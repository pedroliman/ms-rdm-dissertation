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94FF18" w14:textId="77777777" w:rsidR="00A24367" w:rsidRPr="005A6EDC" w:rsidRDefault="00A24367" w:rsidP="007E3A3F">
      <w:pPr>
        <w:ind w:firstLine="0"/>
        <w:jc w:val="center"/>
        <w:rPr>
          <w:b/>
        </w:rPr>
      </w:pPr>
      <w:bookmarkStart w:id="0" w:name="_Toc261858398"/>
      <w:r w:rsidRPr="005A6EDC">
        <w:rPr>
          <w:b/>
        </w:rPr>
        <w:t>UNIVERSIDADE DO VALE DO RIO DOS SINOS</w:t>
      </w:r>
      <w:bookmarkEnd w:id="0"/>
      <w:r w:rsidRPr="005A6EDC">
        <w:rPr>
          <w:b/>
        </w:rPr>
        <w:t xml:space="preserve"> - UNISINOS</w:t>
      </w:r>
    </w:p>
    <w:p w14:paraId="0F0AF112" w14:textId="77777777" w:rsidR="00A24367" w:rsidRPr="005A6EDC" w:rsidRDefault="00A24367" w:rsidP="00A24367">
      <w:pPr>
        <w:ind w:firstLine="0"/>
        <w:jc w:val="center"/>
        <w:rPr>
          <w:b/>
        </w:rPr>
      </w:pPr>
      <w:r w:rsidRPr="005A6EDC">
        <w:rPr>
          <w:b/>
        </w:rPr>
        <w:t>UNIDADE ACADÊMICA DE PESQUISA E PÓS-GRADUAÇÃO</w:t>
      </w:r>
    </w:p>
    <w:p w14:paraId="31CEFF9B" w14:textId="77777777" w:rsidR="00A24367" w:rsidRPr="00D45060" w:rsidRDefault="00A24367" w:rsidP="00A24367">
      <w:pPr>
        <w:ind w:firstLine="0"/>
        <w:jc w:val="center"/>
        <w:rPr>
          <w:rFonts w:cs="Arial"/>
          <w:b/>
          <w:szCs w:val="24"/>
        </w:rPr>
      </w:pPr>
      <w:r>
        <w:rPr>
          <w:rFonts w:cs="Arial"/>
          <w:b/>
          <w:szCs w:val="24"/>
        </w:rPr>
        <w:t>PROGRAMA DE PÓS-</w:t>
      </w:r>
      <w:r w:rsidRPr="00D45060">
        <w:rPr>
          <w:rFonts w:cs="Arial"/>
          <w:b/>
          <w:szCs w:val="24"/>
        </w:rPr>
        <w:t>GRADUAÇÃO</w:t>
      </w:r>
      <w:r>
        <w:rPr>
          <w:rFonts w:cs="Arial"/>
          <w:b/>
          <w:szCs w:val="24"/>
        </w:rPr>
        <w:t xml:space="preserve"> EM ENGENHARIA DE PRODUÇÃO E SISTEMAS</w:t>
      </w:r>
    </w:p>
    <w:p w14:paraId="6D309C65" w14:textId="77777777" w:rsidR="00A24367" w:rsidRDefault="00A24367" w:rsidP="00A24367">
      <w:pPr>
        <w:ind w:firstLine="0"/>
        <w:jc w:val="center"/>
        <w:rPr>
          <w:rFonts w:cs="Arial"/>
          <w:b/>
          <w:szCs w:val="24"/>
        </w:rPr>
      </w:pPr>
      <w:r>
        <w:rPr>
          <w:rFonts w:cs="Arial"/>
          <w:b/>
          <w:szCs w:val="24"/>
        </w:rPr>
        <w:t>NÍVEL MESTRADO</w:t>
      </w:r>
    </w:p>
    <w:p w14:paraId="7CECCCA4" w14:textId="77777777" w:rsidR="00A24367" w:rsidRDefault="00A24367" w:rsidP="00A24367">
      <w:pPr>
        <w:ind w:firstLine="0"/>
        <w:jc w:val="center"/>
        <w:rPr>
          <w:rFonts w:cs="Arial"/>
          <w:b/>
          <w:szCs w:val="24"/>
        </w:rPr>
      </w:pPr>
    </w:p>
    <w:p w14:paraId="2373BCD2" w14:textId="77777777" w:rsidR="00A24367" w:rsidRDefault="00A24367" w:rsidP="00A24367">
      <w:pPr>
        <w:ind w:firstLine="0"/>
        <w:jc w:val="center"/>
        <w:rPr>
          <w:rFonts w:cs="Arial"/>
          <w:b/>
          <w:szCs w:val="24"/>
        </w:rPr>
      </w:pPr>
    </w:p>
    <w:p w14:paraId="2A1F86E7" w14:textId="77777777" w:rsidR="00A24367" w:rsidRPr="00D45060" w:rsidRDefault="00A24367" w:rsidP="00A24367">
      <w:pPr>
        <w:ind w:firstLine="0"/>
        <w:jc w:val="center"/>
        <w:rPr>
          <w:rFonts w:cs="Arial"/>
          <w:b/>
          <w:szCs w:val="24"/>
        </w:rPr>
      </w:pPr>
      <w:r>
        <w:rPr>
          <w:rFonts w:cs="Arial"/>
          <w:b/>
          <w:szCs w:val="24"/>
        </w:rPr>
        <w:t>PEDRO NASCIMENTO DE LIMA</w:t>
      </w:r>
    </w:p>
    <w:p w14:paraId="168711C1" w14:textId="77777777" w:rsidR="00A24367" w:rsidRPr="00D45060" w:rsidRDefault="00A24367" w:rsidP="00A24367">
      <w:pPr>
        <w:ind w:firstLine="0"/>
        <w:jc w:val="center"/>
        <w:rPr>
          <w:rFonts w:cs="Arial"/>
          <w:b/>
          <w:szCs w:val="24"/>
        </w:rPr>
      </w:pPr>
    </w:p>
    <w:p w14:paraId="56C0D7AD" w14:textId="77777777" w:rsidR="00A24367" w:rsidRPr="00043744" w:rsidRDefault="00A24367" w:rsidP="00A24367">
      <w:pPr>
        <w:ind w:firstLine="0"/>
        <w:jc w:val="center"/>
        <w:rPr>
          <w:rFonts w:cs="Arial"/>
          <w:b/>
          <w:szCs w:val="24"/>
        </w:rPr>
      </w:pPr>
    </w:p>
    <w:p w14:paraId="3F1EFB63" w14:textId="77777777" w:rsidR="00A24367" w:rsidRPr="00043744" w:rsidRDefault="00A24367" w:rsidP="00A24367">
      <w:pPr>
        <w:ind w:firstLine="0"/>
        <w:jc w:val="center"/>
        <w:rPr>
          <w:rFonts w:cs="Arial"/>
          <w:b/>
          <w:szCs w:val="24"/>
        </w:rPr>
      </w:pPr>
    </w:p>
    <w:p w14:paraId="229EE241" w14:textId="77777777" w:rsidR="00A24367" w:rsidRPr="00043744" w:rsidRDefault="00A24367" w:rsidP="00A24367">
      <w:pPr>
        <w:ind w:firstLine="0"/>
        <w:jc w:val="center"/>
        <w:rPr>
          <w:rFonts w:cs="Arial"/>
          <w:b/>
          <w:szCs w:val="24"/>
        </w:rPr>
      </w:pPr>
    </w:p>
    <w:p w14:paraId="445A908F" w14:textId="77777777" w:rsidR="00A24367" w:rsidRPr="00043744" w:rsidRDefault="00A24367" w:rsidP="00A24367">
      <w:pPr>
        <w:ind w:firstLine="0"/>
        <w:jc w:val="center"/>
        <w:rPr>
          <w:rFonts w:cs="Arial"/>
          <w:b/>
          <w:szCs w:val="24"/>
        </w:rPr>
      </w:pPr>
    </w:p>
    <w:p w14:paraId="61689996" w14:textId="77777777" w:rsidR="00A24367" w:rsidRPr="00043744" w:rsidRDefault="00A24367" w:rsidP="00A24367">
      <w:pPr>
        <w:ind w:firstLine="0"/>
        <w:jc w:val="center"/>
        <w:rPr>
          <w:rFonts w:cs="Arial"/>
          <w:b/>
          <w:szCs w:val="24"/>
        </w:rPr>
      </w:pPr>
    </w:p>
    <w:p w14:paraId="04D8EEF4" w14:textId="77777777" w:rsidR="00A24367" w:rsidRPr="00043744" w:rsidRDefault="00A24367" w:rsidP="00A24367">
      <w:pPr>
        <w:ind w:firstLine="0"/>
        <w:jc w:val="center"/>
        <w:rPr>
          <w:rFonts w:cs="Arial"/>
          <w:b/>
          <w:szCs w:val="24"/>
        </w:rPr>
      </w:pPr>
    </w:p>
    <w:p w14:paraId="1153C9DB" w14:textId="77777777" w:rsidR="00A24367" w:rsidRPr="00043744" w:rsidRDefault="00A24367" w:rsidP="00A24367">
      <w:pPr>
        <w:ind w:firstLine="0"/>
        <w:jc w:val="center"/>
        <w:rPr>
          <w:rFonts w:cs="Arial"/>
          <w:b/>
          <w:szCs w:val="24"/>
        </w:rPr>
      </w:pPr>
    </w:p>
    <w:p w14:paraId="56738769" w14:textId="77777777" w:rsidR="00A24367" w:rsidRPr="00043744" w:rsidRDefault="00A24367" w:rsidP="00A24367">
      <w:pPr>
        <w:ind w:firstLine="0"/>
        <w:jc w:val="center"/>
        <w:rPr>
          <w:rFonts w:cs="Arial"/>
          <w:b/>
          <w:szCs w:val="24"/>
        </w:rPr>
      </w:pPr>
    </w:p>
    <w:p w14:paraId="291EB178" w14:textId="65D43661" w:rsidR="005654A4" w:rsidRPr="005654A4" w:rsidDel="009E2FF1" w:rsidRDefault="009E2FF1" w:rsidP="009E2FF1">
      <w:pPr>
        <w:ind w:firstLine="0"/>
        <w:jc w:val="center"/>
        <w:rPr>
          <w:del w:id="1" w:author="Daniel Lacerda" w:date="2017-05-03T22:34:00Z"/>
          <w:rFonts w:cs="Arial"/>
          <w:b/>
          <w:szCs w:val="24"/>
        </w:rPr>
        <w:pPrChange w:id="2" w:author="Daniel Lacerda" w:date="2017-05-03T22:34:00Z">
          <w:pPr>
            <w:ind w:firstLine="0"/>
            <w:jc w:val="center"/>
          </w:pPr>
        </w:pPrChange>
      </w:pPr>
      <w:commentRangeStart w:id="3"/>
      <w:ins w:id="4" w:author="Daniel Lacerda" w:date="2017-05-03T22:34:00Z">
        <w:r>
          <w:rPr>
            <w:rFonts w:cs="Arial"/>
            <w:b/>
            <w:szCs w:val="24"/>
          </w:rPr>
          <w:t xml:space="preserve">Avaliação de Decisões Estratégicas sob Incerteza: </w:t>
        </w:r>
      </w:ins>
      <w:ins w:id="5" w:author="Daniel Lacerda" w:date="2017-05-03T22:50:00Z">
        <w:r w:rsidR="009E7F5E">
          <w:rPr>
            <w:rFonts w:cs="Arial"/>
            <w:b/>
            <w:szCs w:val="24"/>
          </w:rPr>
          <w:t xml:space="preserve">Análise das Contribuições </w:t>
        </w:r>
      </w:ins>
      <w:ins w:id="6" w:author="Daniel Lacerda" w:date="2017-05-03T22:34:00Z">
        <w:r>
          <w:rPr>
            <w:rFonts w:cs="Arial"/>
            <w:b/>
            <w:szCs w:val="24"/>
          </w:rPr>
          <w:t xml:space="preserve">da Modelagem Exploratória (EMA) e </w:t>
        </w:r>
        <w:proofErr w:type="spellStart"/>
        <w:r w:rsidRPr="00674F10">
          <w:rPr>
            <w:rFonts w:cs="Arial"/>
            <w:b/>
            <w:i/>
            <w:szCs w:val="24"/>
          </w:rPr>
          <w:t>Robust</w:t>
        </w:r>
        <w:proofErr w:type="spellEnd"/>
        <w:r w:rsidRPr="00674F10">
          <w:rPr>
            <w:rFonts w:cs="Arial"/>
            <w:b/>
            <w:i/>
            <w:szCs w:val="24"/>
          </w:rPr>
          <w:t xml:space="preserve"> </w:t>
        </w:r>
        <w:proofErr w:type="spellStart"/>
        <w:r w:rsidRPr="00674F10">
          <w:rPr>
            <w:rFonts w:cs="Arial"/>
            <w:b/>
            <w:i/>
            <w:szCs w:val="24"/>
          </w:rPr>
          <w:t>Decision</w:t>
        </w:r>
        <w:proofErr w:type="spellEnd"/>
        <w:r w:rsidRPr="00674F10">
          <w:rPr>
            <w:rFonts w:cs="Arial"/>
            <w:b/>
            <w:i/>
            <w:szCs w:val="24"/>
          </w:rPr>
          <w:t xml:space="preserve"> Making</w:t>
        </w:r>
        <w:r>
          <w:rPr>
            <w:rFonts w:cs="Arial"/>
            <w:b/>
            <w:szCs w:val="24"/>
          </w:rPr>
          <w:t xml:space="preserve"> (RDM)</w:t>
        </w:r>
      </w:ins>
      <w:del w:id="7" w:author="Daniel Lacerda" w:date="2017-05-03T22:34:00Z">
        <w:r w:rsidR="005654A4" w:rsidRPr="005654A4" w:rsidDel="009E2FF1">
          <w:rPr>
            <w:rFonts w:cs="Arial"/>
            <w:b/>
            <w:szCs w:val="24"/>
          </w:rPr>
          <w:delText>ROBUST DECISION MAKING</w:delText>
        </w:r>
        <w:r w:rsidR="00B43358" w:rsidDel="009E2FF1">
          <w:rPr>
            <w:rFonts w:cs="Arial"/>
            <w:b/>
            <w:szCs w:val="24"/>
          </w:rPr>
          <w:delText xml:space="preserve"> (RDM)</w:delText>
        </w:r>
        <w:r w:rsidR="00A519D0" w:rsidDel="009E2FF1">
          <w:rPr>
            <w:rFonts w:cs="Arial"/>
            <w:b/>
            <w:szCs w:val="24"/>
          </w:rPr>
          <w:delText xml:space="preserve"> e MODELAGEM EXPLORATÓRIA (EMA)</w:delText>
        </w:r>
        <w:r w:rsidR="005654A4" w:rsidRPr="005654A4" w:rsidDel="009E2FF1">
          <w:rPr>
            <w:rFonts w:cs="Arial"/>
            <w:b/>
            <w:szCs w:val="24"/>
          </w:rPr>
          <w:delText xml:space="preserve">: </w:delText>
        </w:r>
        <w:r w:rsidR="00BB1713" w:rsidDel="009E2FF1">
          <w:rPr>
            <w:rFonts w:cs="Arial"/>
            <w:b/>
            <w:szCs w:val="24"/>
          </w:rPr>
          <w:delText>Nova</w:delText>
        </w:r>
        <w:r w:rsidR="00A519D0" w:rsidDel="009E2FF1">
          <w:rPr>
            <w:rFonts w:cs="Arial"/>
            <w:b/>
            <w:szCs w:val="24"/>
          </w:rPr>
          <w:delText>s</w:delText>
        </w:r>
        <w:r w:rsidR="00BB1713" w:rsidDel="009E2FF1">
          <w:rPr>
            <w:rFonts w:cs="Arial"/>
            <w:b/>
            <w:szCs w:val="24"/>
          </w:rPr>
          <w:delText xml:space="preserve"> </w:delText>
        </w:r>
        <w:r w:rsidR="005654A4" w:rsidDel="009E2FF1">
          <w:rPr>
            <w:rFonts w:cs="Arial"/>
            <w:b/>
            <w:szCs w:val="24"/>
          </w:rPr>
          <w:delText xml:space="preserve">Abordagens para </w:delText>
        </w:r>
        <w:r w:rsidR="00D24DF6" w:rsidDel="009E2FF1">
          <w:rPr>
            <w:rFonts w:cs="Arial"/>
            <w:b/>
            <w:szCs w:val="24"/>
          </w:rPr>
          <w:delText>Avaliação de Decisões Estratégicas sob Incerteza</w:delText>
        </w:r>
      </w:del>
      <w:commentRangeEnd w:id="3"/>
      <w:r>
        <w:rPr>
          <w:rStyle w:val="Refdecomentrio"/>
        </w:rPr>
        <w:commentReference w:id="3"/>
      </w:r>
    </w:p>
    <w:p w14:paraId="198B18C5" w14:textId="52A347E2" w:rsidR="00A24367" w:rsidRPr="005654A4" w:rsidRDefault="00A24367" w:rsidP="009E2FF1">
      <w:pPr>
        <w:ind w:firstLine="0"/>
        <w:jc w:val="center"/>
        <w:rPr>
          <w:rFonts w:cs="Arial"/>
          <w:b/>
          <w:szCs w:val="24"/>
        </w:rPr>
      </w:pPr>
    </w:p>
    <w:p w14:paraId="0841FEAF" w14:textId="77777777" w:rsidR="00A24367" w:rsidRPr="005654A4" w:rsidRDefault="00A24367" w:rsidP="00A24367">
      <w:pPr>
        <w:ind w:firstLine="0"/>
        <w:jc w:val="center"/>
        <w:rPr>
          <w:rFonts w:cs="Arial"/>
          <w:b/>
          <w:szCs w:val="24"/>
        </w:rPr>
      </w:pPr>
    </w:p>
    <w:p w14:paraId="66D42D21" w14:textId="77777777" w:rsidR="00A24367" w:rsidRPr="005654A4" w:rsidRDefault="00A24367" w:rsidP="00A24367">
      <w:pPr>
        <w:ind w:firstLine="0"/>
        <w:jc w:val="center"/>
        <w:rPr>
          <w:rFonts w:cs="Arial"/>
          <w:b/>
          <w:szCs w:val="24"/>
        </w:rPr>
      </w:pPr>
    </w:p>
    <w:p w14:paraId="74D4359C" w14:textId="77777777" w:rsidR="00A24367" w:rsidRPr="005654A4" w:rsidRDefault="00A24367" w:rsidP="00A24367">
      <w:pPr>
        <w:ind w:firstLine="0"/>
        <w:jc w:val="center"/>
        <w:rPr>
          <w:rFonts w:cs="Arial"/>
          <w:b/>
          <w:szCs w:val="24"/>
        </w:rPr>
      </w:pPr>
      <w:bookmarkStart w:id="8" w:name="_Toc261858403"/>
    </w:p>
    <w:p w14:paraId="0C198DB9" w14:textId="77777777" w:rsidR="00A24367" w:rsidRPr="005654A4" w:rsidRDefault="00A24367" w:rsidP="00A24367">
      <w:pPr>
        <w:ind w:firstLine="0"/>
        <w:jc w:val="center"/>
        <w:rPr>
          <w:rFonts w:cs="Arial"/>
          <w:b/>
          <w:szCs w:val="24"/>
        </w:rPr>
      </w:pPr>
    </w:p>
    <w:p w14:paraId="4B5EA2FC" w14:textId="77777777" w:rsidR="00A24367" w:rsidRPr="005654A4" w:rsidRDefault="00A24367" w:rsidP="00A24367">
      <w:pPr>
        <w:ind w:firstLine="0"/>
        <w:jc w:val="center"/>
        <w:rPr>
          <w:rFonts w:cs="Arial"/>
          <w:b/>
          <w:szCs w:val="24"/>
        </w:rPr>
      </w:pPr>
    </w:p>
    <w:p w14:paraId="089F80E8" w14:textId="77777777" w:rsidR="00A24367" w:rsidRPr="005654A4" w:rsidRDefault="00A24367" w:rsidP="00A24367">
      <w:pPr>
        <w:ind w:firstLine="0"/>
        <w:jc w:val="center"/>
        <w:rPr>
          <w:rFonts w:cs="Arial"/>
          <w:b/>
          <w:szCs w:val="24"/>
        </w:rPr>
      </w:pPr>
    </w:p>
    <w:p w14:paraId="6A20F236" w14:textId="77777777" w:rsidR="00A24367" w:rsidRPr="005654A4" w:rsidRDefault="00A24367" w:rsidP="00A24367">
      <w:pPr>
        <w:ind w:firstLine="0"/>
        <w:jc w:val="center"/>
        <w:rPr>
          <w:rFonts w:cs="Arial"/>
          <w:b/>
          <w:szCs w:val="24"/>
        </w:rPr>
      </w:pPr>
    </w:p>
    <w:p w14:paraId="0CF8E8B9" w14:textId="77777777" w:rsidR="00A24367" w:rsidRPr="005654A4" w:rsidRDefault="00A24367" w:rsidP="00A24367">
      <w:pPr>
        <w:pStyle w:val="PPGEClinhaembranco"/>
        <w:ind w:firstLine="0"/>
        <w:jc w:val="center"/>
        <w:rPr>
          <w:rFonts w:cs="Arial"/>
          <w:b/>
          <w:szCs w:val="24"/>
        </w:rPr>
      </w:pPr>
    </w:p>
    <w:p w14:paraId="4404B249" w14:textId="77777777" w:rsidR="00A24367" w:rsidRPr="005654A4" w:rsidRDefault="00A24367" w:rsidP="00A24367">
      <w:pPr>
        <w:pStyle w:val="PPGEClinhaembranco"/>
        <w:ind w:firstLine="0"/>
        <w:jc w:val="center"/>
        <w:rPr>
          <w:rFonts w:cs="Arial"/>
          <w:b/>
          <w:szCs w:val="24"/>
        </w:rPr>
      </w:pPr>
    </w:p>
    <w:p w14:paraId="03387363" w14:textId="77777777" w:rsidR="00A24367" w:rsidRPr="005654A4" w:rsidRDefault="00A24367" w:rsidP="00A24367">
      <w:pPr>
        <w:pStyle w:val="PPGEClinhaembranco"/>
        <w:ind w:firstLine="0"/>
        <w:jc w:val="center"/>
        <w:rPr>
          <w:rFonts w:cs="Arial"/>
          <w:b/>
          <w:szCs w:val="24"/>
        </w:rPr>
      </w:pPr>
    </w:p>
    <w:bookmarkEnd w:id="8"/>
    <w:p w14:paraId="27AF60C7" w14:textId="77777777" w:rsidR="00926868" w:rsidRPr="005654A4" w:rsidRDefault="00926868" w:rsidP="00A24367">
      <w:pPr>
        <w:pStyle w:val="PPGEClinhaembranco"/>
        <w:ind w:firstLine="0"/>
        <w:jc w:val="center"/>
        <w:rPr>
          <w:rFonts w:cs="Arial"/>
          <w:b/>
        </w:rPr>
      </w:pPr>
    </w:p>
    <w:p w14:paraId="0E207489" w14:textId="77777777" w:rsidR="00A24367" w:rsidRPr="00F441E5" w:rsidRDefault="00A24367" w:rsidP="00A24367">
      <w:pPr>
        <w:pStyle w:val="PPGEClinhaembranco"/>
        <w:ind w:firstLine="0"/>
        <w:jc w:val="center"/>
        <w:rPr>
          <w:rFonts w:cs="Arial"/>
          <w:b/>
        </w:rPr>
      </w:pPr>
      <w:r w:rsidRPr="00F441E5">
        <w:rPr>
          <w:rFonts w:cs="Arial"/>
          <w:b/>
        </w:rPr>
        <w:t>SÃO LEOPOLDO</w:t>
      </w:r>
    </w:p>
    <w:p w14:paraId="0E2365C4" w14:textId="77777777" w:rsidR="00A24367" w:rsidRPr="00043744" w:rsidRDefault="00A24367" w:rsidP="00A24367">
      <w:pPr>
        <w:pStyle w:val="PPGEClinhaembranco"/>
        <w:ind w:firstLine="0"/>
        <w:jc w:val="center"/>
        <w:rPr>
          <w:rFonts w:cs="Arial"/>
          <w:b/>
        </w:rPr>
      </w:pPr>
      <w:r>
        <w:rPr>
          <w:rFonts w:cs="Arial"/>
          <w:b/>
        </w:rPr>
        <w:t>201</w:t>
      </w:r>
      <w:r w:rsidR="003C30F0">
        <w:rPr>
          <w:rFonts w:cs="Arial"/>
          <w:b/>
        </w:rPr>
        <w:t>7</w:t>
      </w:r>
    </w:p>
    <w:p w14:paraId="7F03DA4E" w14:textId="77777777" w:rsidR="00A24367" w:rsidRPr="00043744" w:rsidRDefault="00A24367" w:rsidP="00A24367">
      <w:pPr>
        <w:pStyle w:val="PPGEClinhaembranco"/>
        <w:ind w:firstLine="0"/>
        <w:jc w:val="center"/>
        <w:rPr>
          <w:rFonts w:cs="Arial"/>
          <w:szCs w:val="24"/>
        </w:rPr>
        <w:sectPr w:rsidR="00A24367" w:rsidRPr="00043744" w:rsidSect="001F56FA">
          <w:headerReference w:type="even" r:id="rId10"/>
          <w:footerReference w:type="default" r:id="rId11"/>
          <w:headerReference w:type="first" r:id="rId12"/>
          <w:footnotePr>
            <w:numRestart w:val="eachSect"/>
          </w:footnotePr>
          <w:pgSz w:w="11906" w:h="16838" w:code="9"/>
          <w:pgMar w:top="1701" w:right="1134" w:bottom="1134" w:left="1701" w:header="1134" w:footer="709" w:gutter="0"/>
          <w:pgNumType w:start="0"/>
          <w:cols w:space="720"/>
          <w:titlePg/>
          <w:docGrid w:linePitch="381"/>
        </w:sectPr>
      </w:pPr>
    </w:p>
    <w:p w14:paraId="51DAD4D3" w14:textId="77777777" w:rsidR="00A24367" w:rsidRDefault="00A24367" w:rsidP="00A24367">
      <w:pPr>
        <w:ind w:firstLine="0"/>
        <w:jc w:val="center"/>
        <w:rPr>
          <w:rFonts w:cs="Arial"/>
          <w:szCs w:val="24"/>
        </w:rPr>
      </w:pPr>
    </w:p>
    <w:p w14:paraId="53239178" w14:textId="77777777" w:rsidR="00A24367" w:rsidRDefault="00A24367" w:rsidP="00A24367">
      <w:pPr>
        <w:ind w:firstLine="0"/>
        <w:jc w:val="center"/>
        <w:rPr>
          <w:rFonts w:cs="Arial"/>
          <w:szCs w:val="24"/>
        </w:rPr>
      </w:pPr>
    </w:p>
    <w:p w14:paraId="16909B3D" w14:textId="77777777" w:rsidR="00A24367" w:rsidRDefault="00A24367" w:rsidP="00A24367">
      <w:pPr>
        <w:ind w:firstLine="0"/>
        <w:jc w:val="center"/>
        <w:rPr>
          <w:rFonts w:cs="Arial"/>
          <w:szCs w:val="24"/>
        </w:rPr>
      </w:pPr>
    </w:p>
    <w:p w14:paraId="44A02330" w14:textId="77777777" w:rsidR="00A24367" w:rsidRDefault="00A24367" w:rsidP="00A24367">
      <w:pPr>
        <w:ind w:firstLine="0"/>
        <w:jc w:val="center"/>
        <w:rPr>
          <w:rFonts w:cs="Arial"/>
          <w:szCs w:val="24"/>
        </w:rPr>
      </w:pPr>
    </w:p>
    <w:p w14:paraId="4E72D2D6" w14:textId="77777777" w:rsidR="00A24367" w:rsidRDefault="00A24367" w:rsidP="00A24367">
      <w:pPr>
        <w:ind w:firstLine="0"/>
        <w:jc w:val="center"/>
        <w:rPr>
          <w:rFonts w:cs="Arial"/>
          <w:szCs w:val="24"/>
        </w:rPr>
      </w:pPr>
    </w:p>
    <w:p w14:paraId="260F32E3" w14:textId="77777777" w:rsidR="00A24367" w:rsidRDefault="00A24367" w:rsidP="00A24367">
      <w:pPr>
        <w:ind w:firstLine="0"/>
        <w:jc w:val="center"/>
        <w:rPr>
          <w:rFonts w:cs="Arial"/>
          <w:szCs w:val="24"/>
        </w:rPr>
      </w:pPr>
    </w:p>
    <w:p w14:paraId="301FEB75" w14:textId="77777777" w:rsidR="00A24367" w:rsidRDefault="00A24367" w:rsidP="00A24367">
      <w:pPr>
        <w:ind w:firstLine="0"/>
        <w:jc w:val="center"/>
        <w:rPr>
          <w:rFonts w:cs="Arial"/>
          <w:szCs w:val="24"/>
        </w:rPr>
      </w:pPr>
    </w:p>
    <w:p w14:paraId="5398BBCC" w14:textId="77777777" w:rsidR="00A24367" w:rsidRPr="00043744" w:rsidRDefault="00A24367" w:rsidP="00A24367">
      <w:pPr>
        <w:ind w:firstLine="0"/>
        <w:jc w:val="center"/>
        <w:rPr>
          <w:rFonts w:cs="Arial"/>
          <w:szCs w:val="24"/>
        </w:rPr>
      </w:pPr>
      <w:r>
        <w:rPr>
          <w:rFonts w:cs="Arial"/>
          <w:szCs w:val="24"/>
        </w:rPr>
        <w:t>Pedro Nascimento de Lima</w:t>
      </w:r>
    </w:p>
    <w:p w14:paraId="25696836" w14:textId="77777777" w:rsidR="00A24367" w:rsidRPr="00043744" w:rsidRDefault="00A24367" w:rsidP="00A24367">
      <w:pPr>
        <w:ind w:firstLine="0"/>
        <w:jc w:val="center"/>
        <w:rPr>
          <w:rFonts w:cs="Arial"/>
          <w:szCs w:val="24"/>
        </w:rPr>
      </w:pPr>
    </w:p>
    <w:p w14:paraId="57CFB70F" w14:textId="77777777" w:rsidR="00A24367" w:rsidRPr="00043744" w:rsidRDefault="00A24367" w:rsidP="00A24367">
      <w:pPr>
        <w:ind w:firstLine="0"/>
        <w:jc w:val="center"/>
        <w:rPr>
          <w:rFonts w:cs="Arial"/>
          <w:szCs w:val="24"/>
        </w:rPr>
      </w:pPr>
    </w:p>
    <w:p w14:paraId="56AE9350" w14:textId="77777777" w:rsidR="00A24367" w:rsidRPr="00043744" w:rsidRDefault="00A24367" w:rsidP="00A24367">
      <w:pPr>
        <w:ind w:firstLine="0"/>
        <w:jc w:val="center"/>
        <w:rPr>
          <w:rFonts w:cs="Arial"/>
          <w:szCs w:val="24"/>
        </w:rPr>
      </w:pPr>
    </w:p>
    <w:p w14:paraId="02564E3D" w14:textId="77777777" w:rsidR="00A24367" w:rsidRPr="00043744" w:rsidRDefault="00A24367" w:rsidP="00A24367">
      <w:pPr>
        <w:ind w:firstLine="0"/>
        <w:jc w:val="center"/>
        <w:rPr>
          <w:rFonts w:cs="Arial"/>
          <w:szCs w:val="24"/>
        </w:rPr>
      </w:pPr>
    </w:p>
    <w:p w14:paraId="44043C66" w14:textId="77777777" w:rsidR="00A24367" w:rsidRPr="00043744" w:rsidRDefault="00A24367" w:rsidP="00A24367">
      <w:pPr>
        <w:ind w:firstLine="0"/>
        <w:jc w:val="center"/>
        <w:rPr>
          <w:rFonts w:cs="Arial"/>
          <w:szCs w:val="24"/>
        </w:rPr>
      </w:pPr>
    </w:p>
    <w:p w14:paraId="718DDE69" w14:textId="77777777" w:rsidR="00A24367" w:rsidRPr="00043744" w:rsidRDefault="00A24367" w:rsidP="00A24367">
      <w:pPr>
        <w:ind w:firstLine="0"/>
        <w:jc w:val="center"/>
        <w:rPr>
          <w:rFonts w:cs="Arial"/>
          <w:szCs w:val="24"/>
        </w:rPr>
      </w:pPr>
    </w:p>
    <w:p w14:paraId="6A9A4C51" w14:textId="77777777" w:rsidR="00A24367" w:rsidRPr="00043744" w:rsidRDefault="00A24367" w:rsidP="00A24367">
      <w:pPr>
        <w:ind w:firstLine="0"/>
        <w:jc w:val="center"/>
        <w:rPr>
          <w:rFonts w:cs="Arial"/>
          <w:szCs w:val="24"/>
        </w:rPr>
      </w:pPr>
    </w:p>
    <w:p w14:paraId="3C6EA81A" w14:textId="77777777" w:rsidR="00A24367" w:rsidRPr="00043744" w:rsidRDefault="00A24367" w:rsidP="00A24367">
      <w:pPr>
        <w:ind w:firstLine="0"/>
        <w:jc w:val="center"/>
        <w:rPr>
          <w:rFonts w:cs="Arial"/>
          <w:szCs w:val="24"/>
        </w:rPr>
      </w:pPr>
    </w:p>
    <w:p w14:paraId="7C33BDC4" w14:textId="77777777" w:rsidR="00A24367" w:rsidRPr="00043744" w:rsidRDefault="00A24367" w:rsidP="00A24367">
      <w:pPr>
        <w:ind w:firstLine="0"/>
        <w:jc w:val="center"/>
        <w:rPr>
          <w:rFonts w:cs="Arial"/>
          <w:szCs w:val="24"/>
        </w:rPr>
      </w:pPr>
    </w:p>
    <w:p w14:paraId="6803FD9D" w14:textId="77777777" w:rsidR="00A24367" w:rsidRDefault="006E5474" w:rsidP="00A24367">
      <w:pPr>
        <w:ind w:firstLine="0"/>
        <w:jc w:val="center"/>
        <w:rPr>
          <w:rFonts w:cs="Arial"/>
          <w:szCs w:val="24"/>
        </w:rPr>
      </w:pPr>
      <w:r w:rsidRPr="006E5474">
        <w:rPr>
          <w:rFonts w:cs="Arial"/>
          <w:szCs w:val="24"/>
        </w:rPr>
        <w:t>ROBUST DECISION MAKING (RDM)</w:t>
      </w:r>
      <w:r w:rsidR="00A519D0">
        <w:rPr>
          <w:rFonts w:cs="Arial"/>
          <w:szCs w:val="24"/>
        </w:rPr>
        <w:t xml:space="preserve"> e MODELAGEM EXPLORATÓRIA (EMA)</w:t>
      </w:r>
      <w:r w:rsidRPr="006E5474">
        <w:rPr>
          <w:rFonts w:cs="Arial"/>
          <w:szCs w:val="24"/>
        </w:rPr>
        <w:t xml:space="preserve">: Novas Abordagens para </w:t>
      </w:r>
      <w:r w:rsidR="00D24DF6">
        <w:rPr>
          <w:rFonts w:cs="Arial"/>
          <w:szCs w:val="24"/>
        </w:rPr>
        <w:t>Avaliação de Decisões Estratégicas sob</w:t>
      </w:r>
      <w:r w:rsidRPr="006E5474">
        <w:rPr>
          <w:rFonts w:cs="Arial"/>
          <w:szCs w:val="24"/>
        </w:rPr>
        <w:t xml:space="preserve"> Incerteza</w:t>
      </w:r>
    </w:p>
    <w:p w14:paraId="7C256226" w14:textId="77777777" w:rsidR="006E5474" w:rsidRPr="006E5474" w:rsidRDefault="006E5474" w:rsidP="00A24367">
      <w:pPr>
        <w:ind w:firstLine="0"/>
        <w:jc w:val="center"/>
        <w:rPr>
          <w:rFonts w:cs="Arial"/>
          <w:szCs w:val="24"/>
        </w:rPr>
      </w:pPr>
    </w:p>
    <w:p w14:paraId="41333E25" w14:textId="77777777" w:rsidR="00A24367" w:rsidRPr="00E3506F" w:rsidRDefault="00A24367" w:rsidP="00A24367">
      <w:pPr>
        <w:spacing w:line="240" w:lineRule="auto"/>
        <w:ind w:left="4522" w:firstLine="0"/>
        <w:rPr>
          <w:rFonts w:cs="Arial"/>
        </w:rPr>
      </w:pPr>
      <w:r w:rsidRPr="00E3506F">
        <w:rPr>
          <w:rFonts w:cs="Arial"/>
        </w:rPr>
        <w:t>Projeto de Qualificação apresentado como requisito parcial pa</w:t>
      </w:r>
      <w:r w:rsidR="00BF48BB">
        <w:rPr>
          <w:rFonts w:cs="Arial"/>
        </w:rPr>
        <w:t>ra obtenção do título de Mestre</w:t>
      </w:r>
      <w:r w:rsidRPr="00E3506F">
        <w:rPr>
          <w:rFonts w:cs="Arial"/>
        </w:rPr>
        <w:t xml:space="preserve"> em Engenharia de Produção e Sistemas, pelo Programa de Pós-Graduação em Engenharia de Produção e Sistemas da Universidade do Vale do Rio dos Sinos - UNISINOS</w:t>
      </w:r>
    </w:p>
    <w:p w14:paraId="65E3F279" w14:textId="77777777" w:rsidR="00A24367" w:rsidRPr="00E3506F" w:rsidRDefault="00A24367" w:rsidP="00A24367">
      <w:pPr>
        <w:ind w:firstLine="0"/>
        <w:jc w:val="center"/>
        <w:rPr>
          <w:rFonts w:cs="Arial"/>
          <w:szCs w:val="24"/>
        </w:rPr>
      </w:pPr>
      <w:bookmarkStart w:id="9" w:name="_Toc261858406"/>
    </w:p>
    <w:p w14:paraId="74D9EE69" w14:textId="77777777" w:rsidR="00A24367" w:rsidRPr="00D45060" w:rsidRDefault="00A24367" w:rsidP="00A24367">
      <w:pPr>
        <w:ind w:firstLine="0"/>
        <w:jc w:val="right"/>
        <w:rPr>
          <w:rFonts w:cs="Arial"/>
          <w:szCs w:val="24"/>
        </w:rPr>
      </w:pPr>
      <w:r w:rsidRPr="00E3506F">
        <w:rPr>
          <w:rFonts w:cs="Arial"/>
          <w:szCs w:val="24"/>
        </w:rPr>
        <w:t xml:space="preserve">Orientador: </w:t>
      </w:r>
      <w:r w:rsidRPr="00E3506F">
        <w:rPr>
          <w:rFonts w:cs="Arial"/>
        </w:rPr>
        <w:t xml:space="preserve">Prof. Dr. </w:t>
      </w:r>
      <w:r w:rsidR="00234DB5">
        <w:rPr>
          <w:rFonts w:cs="Arial"/>
        </w:rPr>
        <w:t>Daniel Pacheco Lacerda</w:t>
      </w:r>
      <w:r w:rsidRPr="00D45060">
        <w:rPr>
          <w:rFonts w:cs="Arial"/>
        </w:rPr>
        <w:t xml:space="preserve"> </w:t>
      </w:r>
    </w:p>
    <w:bookmarkEnd w:id="9"/>
    <w:p w14:paraId="679C25E8" w14:textId="77777777" w:rsidR="00A24367" w:rsidRDefault="00A24367" w:rsidP="00A24367">
      <w:pPr>
        <w:spacing w:line="240" w:lineRule="auto"/>
        <w:ind w:left="4522" w:firstLine="0"/>
        <w:rPr>
          <w:rFonts w:cs="Arial"/>
          <w:b/>
        </w:rPr>
      </w:pPr>
    </w:p>
    <w:p w14:paraId="6C67278B" w14:textId="77777777" w:rsidR="00A24367" w:rsidRDefault="00A24367" w:rsidP="00A24367">
      <w:pPr>
        <w:spacing w:line="240" w:lineRule="auto"/>
        <w:ind w:left="4522" w:firstLine="0"/>
        <w:rPr>
          <w:rFonts w:cs="Arial"/>
          <w:b/>
        </w:rPr>
      </w:pPr>
    </w:p>
    <w:p w14:paraId="4C64FFC6" w14:textId="77777777" w:rsidR="00A24367" w:rsidRDefault="00A24367" w:rsidP="00A24367">
      <w:pPr>
        <w:ind w:firstLine="0"/>
        <w:jc w:val="center"/>
        <w:rPr>
          <w:rFonts w:cs="Arial"/>
          <w:b/>
        </w:rPr>
      </w:pPr>
    </w:p>
    <w:p w14:paraId="59B52792" w14:textId="77777777" w:rsidR="00A24367" w:rsidRDefault="00A24367" w:rsidP="00A24367">
      <w:pPr>
        <w:ind w:firstLine="0"/>
        <w:jc w:val="center"/>
        <w:rPr>
          <w:rFonts w:cs="Arial"/>
          <w:b/>
        </w:rPr>
      </w:pPr>
    </w:p>
    <w:p w14:paraId="15BBE14F" w14:textId="77777777" w:rsidR="00A24367" w:rsidRDefault="00A24367" w:rsidP="00A24367">
      <w:pPr>
        <w:ind w:firstLine="0"/>
        <w:jc w:val="center"/>
        <w:rPr>
          <w:rFonts w:cs="Arial"/>
          <w:b/>
        </w:rPr>
      </w:pPr>
    </w:p>
    <w:p w14:paraId="63BF624C" w14:textId="77777777" w:rsidR="00A24367" w:rsidRDefault="006E5474" w:rsidP="00A24367">
      <w:pPr>
        <w:ind w:firstLine="0"/>
        <w:jc w:val="center"/>
      </w:pPr>
      <w:r>
        <w:t>São Leopoldo</w:t>
      </w:r>
    </w:p>
    <w:p w14:paraId="402AEC34" w14:textId="77777777" w:rsidR="00A24367" w:rsidRDefault="006E5474" w:rsidP="00A24367">
      <w:pPr>
        <w:ind w:firstLine="0"/>
        <w:jc w:val="center"/>
        <w:sectPr w:rsidR="00A24367" w:rsidSect="001F56FA">
          <w:headerReference w:type="default" r:id="rId13"/>
          <w:footnotePr>
            <w:numRestart w:val="eachSect"/>
          </w:footnotePr>
          <w:pgSz w:w="11906" w:h="16838" w:code="9"/>
          <w:pgMar w:top="1701" w:right="1134" w:bottom="1134" w:left="1701" w:header="1134" w:footer="709" w:gutter="0"/>
          <w:cols w:space="708"/>
          <w:titlePg/>
          <w:docGrid w:linePitch="360"/>
        </w:sectPr>
      </w:pPr>
      <w:r>
        <w:t>2017</w:t>
      </w:r>
    </w:p>
    <w:p w14:paraId="49B464A0" w14:textId="77777777" w:rsidR="00A24367" w:rsidRDefault="00A24367" w:rsidP="00A24367">
      <w:pPr>
        <w:spacing w:after="360"/>
        <w:ind w:firstLine="0"/>
        <w:jc w:val="center"/>
        <w:rPr>
          <w:b/>
        </w:rPr>
      </w:pPr>
      <w:r w:rsidRPr="00767350">
        <w:rPr>
          <w:b/>
        </w:rPr>
        <w:lastRenderedPageBreak/>
        <w:t>LISTA DE</w:t>
      </w:r>
      <w:r>
        <w:rPr>
          <w:b/>
        </w:rPr>
        <w:t xml:space="preserve"> QUADROS</w:t>
      </w:r>
    </w:p>
    <w:p w14:paraId="3B89E93A" w14:textId="7A6840CF" w:rsidR="000677DA" w:rsidRDefault="00A24367">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"Quadro" </w:instrText>
      </w:r>
      <w:r>
        <w:rPr>
          <w:b/>
        </w:rPr>
        <w:fldChar w:fldCharType="separate"/>
      </w:r>
      <w:hyperlink w:anchor="_Toc481594515" w:history="1">
        <w:r w:rsidR="000677DA" w:rsidRPr="00535A51">
          <w:rPr>
            <w:rStyle w:val="Hyperlink"/>
            <w:noProof/>
          </w:rPr>
          <w:t>Quadro 1 – Buscas Realizadas durante a Revisão da Literatura e Relação com Questões de Interesse</w:t>
        </w:r>
        <w:r w:rsidR="000677DA">
          <w:rPr>
            <w:noProof/>
            <w:webHidden/>
          </w:rPr>
          <w:tab/>
        </w:r>
        <w:r w:rsidR="000677DA">
          <w:rPr>
            <w:noProof/>
            <w:webHidden/>
          </w:rPr>
          <w:fldChar w:fldCharType="begin"/>
        </w:r>
        <w:r w:rsidR="000677DA">
          <w:rPr>
            <w:noProof/>
            <w:webHidden/>
          </w:rPr>
          <w:instrText xml:space="preserve"> PAGEREF _Toc481594515 \h </w:instrText>
        </w:r>
        <w:r w:rsidR="000677DA">
          <w:rPr>
            <w:noProof/>
            <w:webHidden/>
          </w:rPr>
        </w:r>
        <w:r w:rsidR="000677DA">
          <w:rPr>
            <w:noProof/>
            <w:webHidden/>
          </w:rPr>
          <w:fldChar w:fldCharType="separate"/>
        </w:r>
        <w:r w:rsidR="000677DA">
          <w:rPr>
            <w:noProof/>
            <w:webHidden/>
          </w:rPr>
          <w:t>18</w:t>
        </w:r>
        <w:r w:rsidR="000677DA">
          <w:rPr>
            <w:noProof/>
            <w:webHidden/>
          </w:rPr>
          <w:fldChar w:fldCharType="end"/>
        </w:r>
      </w:hyperlink>
    </w:p>
    <w:p w14:paraId="34C521F9" w14:textId="1FC21966"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16" w:history="1">
        <w:r w:rsidR="000677DA" w:rsidRPr="00535A51">
          <w:rPr>
            <w:rStyle w:val="Hyperlink"/>
            <w:noProof/>
          </w:rPr>
          <w:t>Quadro 2 – Abordagens para Avaliação de Decisões Estratégicas e suas Fragilidades</w:t>
        </w:r>
        <w:r w:rsidR="000677DA">
          <w:rPr>
            <w:noProof/>
            <w:webHidden/>
          </w:rPr>
          <w:tab/>
        </w:r>
        <w:r w:rsidR="000677DA">
          <w:rPr>
            <w:noProof/>
            <w:webHidden/>
          </w:rPr>
          <w:fldChar w:fldCharType="begin"/>
        </w:r>
        <w:r w:rsidR="000677DA">
          <w:rPr>
            <w:noProof/>
            <w:webHidden/>
          </w:rPr>
          <w:instrText xml:space="preserve"> PAGEREF _Toc481594516 \h </w:instrText>
        </w:r>
        <w:r w:rsidR="000677DA">
          <w:rPr>
            <w:noProof/>
            <w:webHidden/>
          </w:rPr>
        </w:r>
        <w:r w:rsidR="000677DA">
          <w:rPr>
            <w:noProof/>
            <w:webHidden/>
          </w:rPr>
          <w:fldChar w:fldCharType="separate"/>
        </w:r>
        <w:r w:rsidR="000677DA">
          <w:rPr>
            <w:noProof/>
            <w:webHidden/>
          </w:rPr>
          <w:t>21</w:t>
        </w:r>
        <w:r w:rsidR="000677DA">
          <w:rPr>
            <w:noProof/>
            <w:webHidden/>
          </w:rPr>
          <w:fldChar w:fldCharType="end"/>
        </w:r>
      </w:hyperlink>
    </w:p>
    <w:p w14:paraId="09B52760" w14:textId="321EA8AB"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17" w:history="1">
        <w:r w:rsidR="000677DA" w:rsidRPr="00535A51">
          <w:rPr>
            <w:rStyle w:val="Hyperlink"/>
            <w:noProof/>
          </w:rPr>
          <w:t>Quadro 3 – Características de Decisões Estratégicas</w:t>
        </w:r>
        <w:r w:rsidR="000677DA">
          <w:rPr>
            <w:noProof/>
            <w:webHidden/>
          </w:rPr>
          <w:tab/>
        </w:r>
        <w:r w:rsidR="000677DA">
          <w:rPr>
            <w:noProof/>
            <w:webHidden/>
          </w:rPr>
          <w:fldChar w:fldCharType="begin"/>
        </w:r>
        <w:r w:rsidR="000677DA">
          <w:rPr>
            <w:noProof/>
            <w:webHidden/>
          </w:rPr>
          <w:instrText xml:space="preserve"> PAGEREF _Toc481594517 \h </w:instrText>
        </w:r>
        <w:r w:rsidR="000677DA">
          <w:rPr>
            <w:noProof/>
            <w:webHidden/>
          </w:rPr>
        </w:r>
        <w:r w:rsidR="000677DA">
          <w:rPr>
            <w:noProof/>
            <w:webHidden/>
          </w:rPr>
          <w:fldChar w:fldCharType="separate"/>
        </w:r>
        <w:r w:rsidR="000677DA">
          <w:rPr>
            <w:noProof/>
            <w:webHidden/>
          </w:rPr>
          <w:t>26</w:t>
        </w:r>
        <w:r w:rsidR="000677DA">
          <w:rPr>
            <w:noProof/>
            <w:webHidden/>
          </w:rPr>
          <w:fldChar w:fldCharType="end"/>
        </w:r>
      </w:hyperlink>
    </w:p>
    <w:p w14:paraId="05B44028" w14:textId="0FFC7DB6"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18" w:history="1">
        <w:r w:rsidR="000677DA" w:rsidRPr="00535A51">
          <w:rPr>
            <w:rStyle w:val="Hyperlink"/>
            <w:noProof/>
          </w:rPr>
          <w:t>Quadro 4 – RDM e Abordagens Relacionadas</w:t>
        </w:r>
        <w:r w:rsidR="000677DA">
          <w:rPr>
            <w:noProof/>
            <w:webHidden/>
          </w:rPr>
          <w:tab/>
        </w:r>
        <w:r w:rsidR="000677DA">
          <w:rPr>
            <w:noProof/>
            <w:webHidden/>
          </w:rPr>
          <w:fldChar w:fldCharType="begin"/>
        </w:r>
        <w:r w:rsidR="000677DA">
          <w:rPr>
            <w:noProof/>
            <w:webHidden/>
          </w:rPr>
          <w:instrText xml:space="preserve"> PAGEREF _Toc481594518 \h </w:instrText>
        </w:r>
        <w:r w:rsidR="000677DA">
          <w:rPr>
            <w:noProof/>
            <w:webHidden/>
          </w:rPr>
        </w:r>
        <w:r w:rsidR="000677DA">
          <w:rPr>
            <w:noProof/>
            <w:webHidden/>
          </w:rPr>
          <w:fldChar w:fldCharType="separate"/>
        </w:r>
        <w:r w:rsidR="000677DA">
          <w:rPr>
            <w:noProof/>
            <w:webHidden/>
          </w:rPr>
          <w:t>36</w:t>
        </w:r>
        <w:r w:rsidR="000677DA">
          <w:rPr>
            <w:noProof/>
            <w:webHidden/>
          </w:rPr>
          <w:fldChar w:fldCharType="end"/>
        </w:r>
      </w:hyperlink>
    </w:p>
    <w:p w14:paraId="6F0DED6F" w14:textId="7FD5A7C3"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19" w:history="1">
        <w:r w:rsidR="000677DA" w:rsidRPr="00535A51">
          <w:rPr>
            <w:rStyle w:val="Hyperlink"/>
            <w:noProof/>
          </w:rPr>
          <w:t>Quadro 5 – Framework XLRM</w:t>
        </w:r>
        <w:r w:rsidR="000677DA">
          <w:rPr>
            <w:noProof/>
            <w:webHidden/>
          </w:rPr>
          <w:tab/>
        </w:r>
        <w:r w:rsidR="000677DA">
          <w:rPr>
            <w:noProof/>
            <w:webHidden/>
          </w:rPr>
          <w:fldChar w:fldCharType="begin"/>
        </w:r>
        <w:r w:rsidR="000677DA">
          <w:rPr>
            <w:noProof/>
            <w:webHidden/>
          </w:rPr>
          <w:instrText xml:space="preserve"> PAGEREF _Toc481594519 \h </w:instrText>
        </w:r>
        <w:r w:rsidR="000677DA">
          <w:rPr>
            <w:noProof/>
            <w:webHidden/>
          </w:rPr>
        </w:r>
        <w:r w:rsidR="000677DA">
          <w:rPr>
            <w:noProof/>
            <w:webHidden/>
          </w:rPr>
          <w:fldChar w:fldCharType="separate"/>
        </w:r>
        <w:r w:rsidR="000677DA">
          <w:rPr>
            <w:noProof/>
            <w:webHidden/>
          </w:rPr>
          <w:t>48</w:t>
        </w:r>
        <w:r w:rsidR="000677DA">
          <w:rPr>
            <w:noProof/>
            <w:webHidden/>
          </w:rPr>
          <w:fldChar w:fldCharType="end"/>
        </w:r>
      </w:hyperlink>
    </w:p>
    <w:p w14:paraId="045AB04B" w14:textId="53183681"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0" w:history="1">
        <w:r w:rsidR="000677DA" w:rsidRPr="00535A51">
          <w:rPr>
            <w:rStyle w:val="Hyperlink"/>
            <w:noProof/>
          </w:rPr>
          <w:t xml:space="preserve">Quadro 6 – </w:t>
        </w:r>
        <w:r w:rsidR="000677DA" w:rsidRPr="00535A51">
          <w:rPr>
            <w:rStyle w:val="Hyperlink"/>
            <w:noProof/>
            <w:lang w:val="en-US"/>
          </w:rPr>
          <w:t>Scenario Ensemble</w:t>
        </w:r>
        <w:r w:rsidR="000677DA">
          <w:rPr>
            <w:noProof/>
            <w:webHidden/>
          </w:rPr>
          <w:tab/>
        </w:r>
        <w:r w:rsidR="000677DA">
          <w:rPr>
            <w:noProof/>
            <w:webHidden/>
          </w:rPr>
          <w:fldChar w:fldCharType="begin"/>
        </w:r>
        <w:r w:rsidR="000677DA">
          <w:rPr>
            <w:noProof/>
            <w:webHidden/>
          </w:rPr>
          <w:instrText xml:space="preserve"> PAGEREF _Toc481594520 \h </w:instrText>
        </w:r>
        <w:r w:rsidR="000677DA">
          <w:rPr>
            <w:noProof/>
            <w:webHidden/>
          </w:rPr>
        </w:r>
        <w:r w:rsidR="000677DA">
          <w:rPr>
            <w:noProof/>
            <w:webHidden/>
          </w:rPr>
          <w:fldChar w:fldCharType="separate"/>
        </w:r>
        <w:r w:rsidR="000677DA">
          <w:rPr>
            <w:noProof/>
            <w:webHidden/>
          </w:rPr>
          <w:t>49</w:t>
        </w:r>
        <w:r w:rsidR="000677DA">
          <w:rPr>
            <w:noProof/>
            <w:webHidden/>
          </w:rPr>
          <w:fldChar w:fldCharType="end"/>
        </w:r>
      </w:hyperlink>
    </w:p>
    <w:p w14:paraId="2629CF31" w14:textId="2596C1B8"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1" w:history="1">
        <w:r w:rsidR="000677DA" w:rsidRPr="00535A51">
          <w:rPr>
            <w:rStyle w:val="Hyperlink"/>
            <w:noProof/>
          </w:rPr>
          <w:t>Quadro 7 – Abordagem Científica do RDM e EMA</w:t>
        </w:r>
        <w:r w:rsidR="000677DA">
          <w:rPr>
            <w:noProof/>
            <w:webHidden/>
          </w:rPr>
          <w:tab/>
        </w:r>
        <w:r w:rsidR="000677DA">
          <w:rPr>
            <w:noProof/>
            <w:webHidden/>
          </w:rPr>
          <w:fldChar w:fldCharType="begin"/>
        </w:r>
        <w:r w:rsidR="000677DA">
          <w:rPr>
            <w:noProof/>
            <w:webHidden/>
          </w:rPr>
          <w:instrText xml:space="preserve"> PAGEREF _Toc481594521 \h </w:instrText>
        </w:r>
        <w:r w:rsidR="000677DA">
          <w:rPr>
            <w:noProof/>
            <w:webHidden/>
          </w:rPr>
        </w:r>
        <w:r w:rsidR="000677DA">
          <w:rPr>
            <w:noProof/>
            <w:webHidden/>
          </w:rPr>
          <w:fldChar w:fldCharType="separate"/>
        </w:r>
        <w:r w:rsidR="000677DA">
          <w:rPr>
            <w:noProof/>
            <w:webHidden/>
          </w:rPr>
          <w:t>68</w:t>
        </w:r>
        <w:r w:rsidR="000677DA">
          <w:rPr>
            <w:noProof/>
            <w:webHidden/>
          </w:rPr>
          <w:fldChar w:fldCharType="end"/>
        </w:r>
      </w:hyperlink>
    </w:p>
    <w:p w14:paraId="2CFE4925" w14:textId="3D5D36C4"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2" w:history="1">
        <w:r w:rsidR="000677DA" w:rsidRPr="00535A51">
          <w:rPr>
            <w:rStyle w:val="Hyperlink"/>
            <w:noProof/>
          </w:rPr>
          <w:t>Quadro 8 – Relação entre Etapas do Método de Trabalho e Técnicas de Coleta e Análise dos Dados</w:t>
        </w:r>
        <w:r w:rsidR="000677DA">
          <w:rPr>
            <w:noProof/>
            <w:webHidden/>
          </w:rPr>
          <w:tab/>
        </w:r>
        <w:r w:rsidR="000677DA">
          <w:rPr>
            <w:noProof/>
            <w:webHidden/>
          </w:rPr>
          <w:fldChar w:fldCharType="begin"/>
        </w:r>
        <w:r w:rsidR="000677DA">
          <w:rPr>
            <w:noProof/>
            <w:webHidden/>
          </w:rPr>
          <w:instrText xml:space="preserve"> PAGEREF _Toc481594522 \h </w:instrText>
        </w:r>
        <w:r w:rsidR="000677DA">
          <w:rPr>
            <w:noProof/>
            <w:webHidden/>
          </w:rPr>
        </w:r>
        <w:r w:rsidR="000677DA">
          <w:rPr>
            <w:noProof/>
            <w:webHidden/>
          </w:rPr>
          <w:fldChar w:fldCharType="separate"/>
        </w:r>
        <w:r w:rsidR="000677DA">
          <w:rPr>
            <w:noProof/>
            <w:webHidden/>
          </w:rPr>
          <w:t>73</w:t>
        </w:r>
        <w:r w:rsidR="000677DA">
          <w:rPr>
            <w:noProof/>
            <w:webHidden/>
          </w:rPr>
          <w:fldChar w:fldCharType="end"/>
        </w:r>
      </w:hyperlink>
    </w:p>
    <w:p w14:paraId="3248C8B7" w14:textId="42097313"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3" w:history="1">
        <w:r w:rsidR="000677DA" w:rsidRPr="00535A51">
          <w:rPr>
            <w:rStyle w:val="Hyperlink"/>
            <w:noProof/>
          </w:rPr>
          <w:t>Quadro 9 – Condições Necessárias para a Instanciação do RDM</w:t>
        </w:r>
        <w:r w:rsidR="000677DA">
          <w:rPr>
            <w:noProof/>
            <w:webHidden/>
          </w:rPr>
          <w:tab/>
        </w:r>
        <w:r w:rsidR="000677DA">
          <w:rPr>
            <w:noProof/>
            <w:webHidden/>
          </w:rPr>
          <w:fldChar w:fldCharType="begin"/>
        </w:r>
        <w:r w:rsidR="000677DA">
          <w:rPr>
            <w:noProof/>
            <w:webHidden/>
          </w:rPr>
          <w:instrText xml:space="preserve"> PAGEREF _Toc481594523 \h </w:instrText>
        </w:r>
        <w:r w:rsidR="000677DA">
          <w:rPr>
            <w:noProof/>
            <w:webHidden/>
          </w:rPr>
        </w:r>
        <w:r w:rsidR="000677DA">
          <w:rPr>
            <w:noProof/>
            <w:webHidden/>
          </w:rPr>
          <w:fldChar w:fldCharType="separate"/>
        </w:r>
        <w:r w:rsidR="000677DA">
          <w:rPr>
            <w:noProof/>
            <w:webHidden/>
          </w:rPr>
          <w:t>74</w:t>
        </w:r>
        <w:r w:rsidR="000677DA">
          <w:rPr>
            <w:noProof/>
            <w:webHidden/>
          </w:rPr>
          <w:fldChar w:fldCharType="end"/>
        </w:r>
      </w:hyperlink>
    </w:p>
    <w:p w14:paraId="2D48D7C4" w14:textId="12C6E0B6"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4" w:history="1">
        <w:r w:rsidR="000677DA" w:rsidRPr="00535A51">
          <w:rPr>
            <w:rStyle w:val="Hyperlink"/>
            <w:noProof/>
          </w:rPr>
          <w:t>Quadro 10 – Decisões Metodológicas em uma aplicação do RDM</w:t>
        </w:r>
        <w:r w:rsidR="000677DA">
          <w:rPr>
            <w:noProof/>
            <w:webHidden/>
          </w:rPr>
          <w:tab/>
        </w:r>
        <w:r w:rsidR="000677DA">
          <w:rPr>
            <w:noProof/>
            <w:webHidden/>
          </w:rPr>
          <w:fldChar w:fldCharType="begin"/>
        </w:r>
        <w:r w:rsidR="000677DA">
          <w:rPr>
            <w:noProof/>
            <w:webHidden/>
          </w:rPr>
          <w:instrText xml:space="preserve"> PAGEREF _Toc481594524 \h </w:instrText>
        </w:r>
        <w:r w:rsidR="000677DA">
          <w:rPr>
            <w:noProof/>
            <w:webHidden/>
          </w:rPr>
        </w:r>
        <w:r w:rsidR="000677DA">
          <w:rPr>
            <w:noProof/>
            <w:webHidden/>
          </w:rPr>
          <w:fldChar w:fldCharType="separate"/>
        </w:r>
        <w:r w:rsidR="000677DA">
          <w:rPr>
            <w:noProof/>
            <w:webHidden/>
          </w:rPr>
          <w:t>75</w:t>
        </w:r>
        <w:r w:rsidR="000677DA">
          <w:rPr>
            <w:noProof/>
            <w:webHidden/>
          </w:rPr>
          <w:fldChar w:fldCharType="end"/>
        </w:r>
      </w:hyperlink>
    </w:p>
    <w:p w14:paraId="5E8A5863" w14:textId="02810A2B"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5" w:history="1">
        <w:r w:rsidR="000677DA" w:rsidRPr="00535A51">
          <w:rPr>
            <w:rStyle w:val="Hyperlink"/>
            <w:noProof/>
          </w:rPr>
          <w:t>Quadro 11 – Protocolo da Revisão Sistemática da Literatura</w:t>
        </w:r>
        <w:r w:rsidR="000677DA">
          <w:rPr>
            <w:noProof/>
            <w:webHidden/>
          </w:rPr>
          <w:tab/>
        </w:r>
        <w:r w:rsidR="000677DA">
          <w:rPr>
            <w:noProof/>
            <w:webHidden/>
          </w:rPr>
          <w:fldChar w:fldCharType="begin"/>
        </w:r>
        <w:r w:rsidR="000677DA">
          <w:rPr>
            <w:noProof/>
            <w:webHidden/>
          </w:rPr>
          <w:instrText xml:space="preserve"> PAGEREF _Toc481594525 \h </w:instrText>
        </w:r>
        <w:r w:rsidR="000677DA">
          <w:rPr>
            <w:noProof/>
            <w:webHidden/>
          </w:rPr>
        </w:r>
        <w:r w:rsidR="000677DA">
          <w:rPr>
            <w:noProof/>
            <w:webHidden/>
          </w:rPr>
          <w:fldChar w:fldCharType="separate"/>
        </w:r>
        <w:r w:rsidR="000677DA">
          <w:rPr>
            <w:noProof/>
            <w:webHidden/>
          </w:rPr>
          <w:t>89</w:t>
        </w:r>
        <w:r w:rsidR="000677DA">
          <w:rPr>
            <w:noProof/>
            <w:webHidden/>
          </w:rPr>
          <w:fldChar w:fldCharType="end"/>
        </w:r>
      </w:hyperlink>
    </w:p>
    <w:p w14:paraId="7C6DB42A" w14:textId="70F153FD"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6" w:history="1">
        <w:r w:rsidR="000677DA" w:rsidRPr="00535A51">
          <w:rPr>
            <w:rStyle w:val="Hyperlink"/>
            <w:noProof/>
          </w:rPr>
          <w:t>Quadro 12 – Literatura Analisada sobre a Avaliação de Decisões Estratégicas sob Incerteza</w:t>
        </w:r>
        <w:r w:rsidR="000677DA">
          <w:rPr>
            <w:noProof/>
            <w:webHidden/>
          </w:rPr>
          <w:tab/>
        </w:r>
        <w:r w:rsidR="000677DA">
          <w:rPr>
            <w:noProof/>
            <w:webHidden/>
          </w:rPr>
          <w:fldChar w:fldCharType="begin"/>
        </w:r>
        <w:r w:rsidR="000677DA">
          <w:rPr>
            <w:noProof/>
            <w:webHidden/>
          </w:rPr>
          <w:instrText xml:space="preserve"> PAGEREF _Toc481594526 \h </w:instrText>
        </w:r>
        <w:r w:rsidR="000677DA">
          <w:rPr>
            <w:noProof/>
            <w:webHidden/>
          </w:rPr>
        </w:r>
        <w:r w:rsidR="000677DA">
          <w:rPr>
            <w:noProof/>
            <w:webHidden/>
          </w:rPr>
          <w:fldChar w:fldCharType="separate"/>
        </w:r>
        <w:r w:rsidR="000677DA">
          <w:rPr>
            <w:noProof/>
            <w:webHidden/>
          </w:rPr>
          <w:t>93</w:t>
        </w:r>
        <w:r w:rsidR="000677DA">
          <w:rPr>
            <w:noProof/>
            <w:webHidden/>
          </w:rPr>
          <w:fldChar w:fldCharType="end"/>
        </w:r>
      </w:hyperlink>
    </w:p>
    <w:p w14:paraId="17A5A62C" w14:textId="70939B85"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7" w:history="1">
        <w:r w:rsidR="000677DA" w:rsidRPr="00535A51">
          <w:rPr>
            <w:rStyle w:val="Hyperlink"/>
            <w:noProof/>
          </w:rPr>
          <w:t>Quadro 13 – Shortlist de Trabalhos em RDM e EMA</w:t>
        </w:r>
        <w:r w:rsidR="000677DA">
          <w:rPr>
            <w:noProof/>
            <w:webHidden/>
          </w:rPr>
          <w:tab/>
        </w:r>
        <w:r w:rsidR="000677DA">
          <w:rPr>
            <w:noProof/>
            <w:webHidden/>
          </w:rPr>
          <w:fldChar w:fldCharType="begin"/>
        </w:r>
        <w:r w:rsidR="000677DA">
          <w:rPr>
            <w:noProof/>
            <w:webHidden/>
          </w:rPr>
          <w:instrText xml:space="preserve"> PAGEREF _Toc481594527 \h </w:instrText>
        </w:r>
        <w:r w:rsidR="000677DA">
          <w:rPr>
            <w:noProof/>
            <w:webHidden/>
          </w:rPr>
        </w:r>
        <w:r w:rsidR="000677DA">
          <w:rPr>
            <w:noProof/>
            <w:webHidden/>
          </w:rPr>
          <w:fldChar w:fldCharType="separate"/>
        </w:r>
        <w:r w:rsidR="000677DA">
          <w:rPr>
            <w:noProof/>
            <w:webHidden/>
          </w:rPr>
          <w:t>96</w:t>
        </w:r>
        <w:r w:rsidR="000677DA">
          <w:rPr>
            <w:noProof/>
            <w:webHidden/>
          </w:rPr>
          <w:fldChar w:fldCharType="end"/>
        </w:r>
      </w:hyperlink>
    </w:p>
    <w:p w14:paraId="48E4A3A6" w14:textId="340EE6E3"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8" w:history="1">
        <w:r w:rsidR="000677DA" w:rsidRPr="00535A51">
          <w:rPr>
            <w:rStyle w:val="Hyperlink"/>
            <w:noProof/>
          </w:rPr>
          <w:t>Quadro 14 – Lista de Aplicações do RDM</w:t>
        </w:r>
        <w:r w:rsidR="000677DA">
          <w:rPr>
            <w:noProof/>
            <w:webHidden/>
          </w:rPr>
          <w:tab/>
        </w:r>
        <w:r w:rsidR="000677DA">
          <w:rPr>
            <w:noProof/>
            <w:webHidden/>
          </w:rPr>
          <w:fldChar w:fldCharType="begin"/>
        </w:r>
        <w:r w:rsidR="000677DA">
          <w:rPr>
            <w:noProof/>
            <w:webHidden/>
          </w:rPr>
          <w:instrText xml:space="preserve"> PAGEREF _Toc481594528 \h </w:instrText>
        </w:r>
        <w:r w:rsidR="000677DA">
          <w:rPr>
            <w:noProof/>
            <w:webHidden/>
          </w:rPr>
        </w:r>
        <w:r w:rsidR="000677DA">
          <w:rPr>
            <w:noProof/>
            <w:webHidden/>
          </w:rPr>
          <w:fldChar w:fldCharType="separate"/>
        </w:r>
        <w:r w:rsidR="000677DA">
          <w:rPr>
            <w:noProof/>
            <w:webHidden/>
          </w:rPr>
          <w:t>99</w:t>
        </w:r>
        <w:r w:rsidR="000677DA">
          <w:rPr>
            <w:noProof/>
            <w:webHidden/>
          </w:rPr>
          <w:fldChar w:fldCharType="end"/>
        </w:r>
      </w:hyperlink>
    </w:p>
    <w:p w14:paraId="066703F4" w14:textId="59974802"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29" w:history="1">
        <w:r w:rsidR="000677DA" w:rsidRPr="00535A51">
          <w:rPr>
            <w:rStyle w:val="Hyperlink"/>
            <w:noProof/>
          </w:rPr>
          <w:t>Quadro 15 – Avaliação da Situação Pré-Instanciação – Roteiro</w:t>
        </w:r>
        <w:r w:rsidR="000677DA">
          <w:rPr>
            <w:noProof/>
            <w:webHidden/>
          </w:rPr>
          <w:tab/>
        </w:r>
        <w:r w:rsidR="000677DA">
          <w:rPr>
            <w:noProof/>
            <w:webHidden/>
          </w:rPr>
          <w:fldChar w:fldCharType="begin"/>
        </w:r>
        <w:r w:rsidR="000677DA">
          <w:rPr>
            <w:noProof/>
            <w:webHidden/>
          </w:rPr>
          <w:instrText xml:space="preserve"> PAGEREF _Toc481594529 \h </w:instrText>
        </w:r>
        <w:r w:rsidR="000677DA">
          <w:rPr>
            <w:noProof/>
            <w:webHidden/>
          </w:rPr>
        </w:r>
        <w:r w:rsidR="000677DA">
          <w:rPr>
            <w:noProof/>
            <w:webHidden/>
          </w:rPr>
          <w:fldChar w:fldCharType="separate"/>
        </w:r>
        <w:r w:rsidR="000677DA">
          <w:rPr>
            <w:noProof/>
            <w:webHidden/>
          </w:rPr>
          <w:t>102</w:t>
        </w:r>
        <w:r w:rsidR="000677DA">
          <w:rPr>
            <w:noProof/>
            <w:webHidden/>
          </w:rPr>
          <w:fldChar w:fldCharType="end"/>
        </w:r>
      </w:hyperlink>
    </w:p>
    <w:p w14:paraId="390F69A7" w14:textId="62BE4573"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30" w:history="1">
        <w:r w:rsidR="000677DA" w:rsidRPr="00535A51">
          <w:rPr>
            <w:rStyle w:val="Hyperlink"/>
            <w:noProof/>
          </w:rPr>
          <w:t>Quadro 16 – Protocolo da Pesquisa Pós-Instanciação – Questões para Discussão no Grupo Focal Confirmatório</w:t>
        </w:r>
        <w:r w:rsidR="000677DA">
          <w:rPr>
            <w:noProof/>
            <w:webHidden/>
          </w:rPr>
          <w:tab/>
        </w:r>
        <w:r w:rsidR="000677DA">
          <w:rPr>
            <w:noProof/>
            <w:webHidden/>
          </w:rPr>
          <w:fldChar w:fldCharType="begin"/>
        </w:r>
        <w:r w:rsidR="000677DA">
          <w:rPr>
            <w:noProof/>
            <w:webHidden/>
          </w:rPr>
          <w:instrText xml:space="preserve"> PAGEREF _Toc481594530 \h </w:instrText>
        </w:r>
        <w:r w:rsidR="000677DA">
          <w:rPr>
            <w:noProof/>
            <w:webHidden/>
          </w:rPr>
        </w:r>
        <w:r w:rsidR="000677DA">
          <w:rPr>
            <w:noProof/>
            <w:webHidden/>
          </w:rPr>
          <w:fldChar w:fldCharType="separate"/>
        </w:r>
        <w:r w:rsidR="000677DA">
          <w:rPr>
            <w:noProof/>
            <w:webHidden/>
          </w:rPr>
          <w:t>104</w:t>
        </w:r>
        <w:r w:rsidR="000677DA">
          <w:rPr>
            <w:noProof/>
            <w:webHidden/>
          </w:rPr>
          <w:fldChar w:fldCharType="end"/>
        </w:r>
      </w:hyperlink>
    </w:p>
    <w:p w14:paraId="1F55067C" w14:textId="2FC84FC2"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31" w:history="1">
        <w:r w:rsidR="000677DA" w:rsidRPr="00535A51">
          <w:rPr>
            <w:rStyle w:val="Hyperlink"/>
            <w:noProof/>
          </w:rPr>
          <w:t>Quadro 17 – Equações para Aplicação do RDM e Fontes</w:t>
        </w:r>
        <w:r w:rsidR="000677DA">
          <w:rPr>
            <w:noProof/>
            <w:webHidden/>
          </w:rPr>
          <w:tab/>
        </w:r>
        <w:r w:rsidR="000677DA">
          <w:rPr>
            <w:noProof/>
            <w:webHidden/>
          </w:rPr>
          <w:fldChar w:fldCharType="begin"/>
        </w:r>
        <w:r w:rsidR="000677DA">
          <w:rPr>
            <w:noProof/>
            <w:webHidden/>
          </w:rPr>
          <w:instrText xml:space="preserve"> PAGEREF _Toc481594531 \h </w:instrText>
        </w:r>
        <w:r w:rsidR="000677DA">
          <w:rPr>
            <w:noProof/>
            <w:webHidden/>
          </w:rPr>
        </w:r>
        <w:r w:rsidR="000677DA">
          <w:rPr>
            <w:noProof/>
            <w:webHidden/>
          </w:rPr>
          <w:fldChar w:fldCharType="separate"/>
        </w:r>
        <w:r w:rsidR="000677DA">
          <w:rPr>
            <w:noProof/>
            <w:webHidden/>
          </w:rPr>
          <w:t>107</w:t>
        </w:r>
        <w:r w:rsidR="000677DA">
          <w:rPr>
            <w:noProof/>
            <w:webHidden/>
          </w:rPr>
          <w:fldChar w:fldCharType="end"/>
        </w:r>
      </w:hyperlink>
    </w:p>
    <w:p w14:paraId="1BE67C38" w14:textId="26590E06"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32" w:history="1">
        <w:r w:rsidR="000677DA" w:rsidRPr="00535A51">
          <w:rPr>
            <w:rStyle w:val="Hyperlink"/>
            <w:noProof/>
          </w:rPr>
          <w:t>Quadro 18 – Quadro completo de Métodos Relacionados ao RDM</w:t>
        </w:r>
        <w:r w:rsidR="000677DA">
          <w:rPr>
            <w:noProof/>
            <w:webHidden/>
          </w:rPr>
          <w:tab/>
        </w:r>
        <w:r w:rsidR="000677DA">
          <w:rPr>
            <w:noProof/>
            <w:webHidden/>
          </w:rPr>
          <w:fldChar w:fldCharType="begin"/>
        </w:r>
        <w:r w:rsidR="000677DA">
          <w:rPr>
            <w:noProof/>
            <w:webHidden/>
          </w:rPr>
          <w:instrText xml:space="preserve"> PAGEREF _Toc481594532 \h </w:instrText>
        </w:r>
        <w:r w:rsidR="000677DA">
          <w:rPr>
            <w:noProof/>
            <w:webHidden/>
          </w:rPr>
        </w:r>
        <w:r w:rsidR="000677DA">
          <w:rPr>
            <w:noProof/>
            <w:webHidden/>
          </w:rPr>
          <w:fldChar w:fldCharType="separate"/>
        </w:r>
        <w:r w:rsidR="000677DA">
          <w:rPr>
            <w:noProof/>
            <w:webHidden/>
          </w:rPr>
          <w:t>109</w:t>
        </w:r>
        <w:r w:rsidR="000677DA">
          <w:rPr>
            <w:noProof/>
            <w:webHidden/>
          </w:rPr>
          <w:fldChar w:fldCharType="end"/>
        </w:r>
      </w:hyperlink>
    </w:p>
    <w:p w14:paraId="78A483FB" w14:textId="195DB8DE" w:rsidR="00A24367" w:rsidRDefault="00A24367" w:rsidP="00A24367">
      <w:pPr>
        <w:rPr>
          <w:b/>
        </w:rPr>
      </w:pPr>
      <w:r>
        <w:rPr>
          <w:b/>
        </w:rPr>
        <w:fldChar w:fldCharType="end"/>
      </w:r>
    </w:p>
    <w:p w14:paraId="5A683E6D" w14:textId="77777777" w:rsidR="00A24367" w:rsidRDefault="00A24367" w:rsidP="00A24367">
      <w:pPr>
        <w:rPr>
          <w:b/>
        </w:rPr>
      </w:pPr>
    </w:p>
    <w:p w14:paraId="6C2FBA61" w14:textId="77777777"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p>
    <w:p w14:paraId="7E0E12D2" w14:textId="77777777" w:rsidR="00A24367" w:rsidRDefault="00A24367" w:rsidP="00A24367">
      <w:pPr>
        <w:spacing w:after="360"/>
        <w:ind w:firstLine="0"/>
        <w:jc w:val="center"/>
        <w:rPr>
          <w:b/>
        </w:rPr>
      </w:pPr>
      <w:r w:rsidRPr="00767350">
        <w:rPr>
          <w:b/>
        </w:rPr>
        <w:lastRenderedPageBreak/>
        <w:t xml:space="preserve">LISTA DE </w:t>
      </w:r>
      <w:r w:rsidR="002A24F4">
        <w:rPr>
          <w:b/>
        </w:rPr>
        <w:t>FIGURAS</w:t>
      </w:r>
    </w:p>
    <w:p w14:paraId="53DCB320" w14:textId="0F020C35" w:rsidR="000677DA" w:rsidRDefault="002A24F4">
      <w:pPr>
        <w:pStyle w:val="ndicedeilustraes"/>
        <w:tabs>
          <w:tab w:val="right" w:leader="dot" w:pos="9061"/>
        </w:tabs>
        <w:rPr>
          <w:rFonts w:asciiTheme="minorHAnsi" w:eastAsiaTheme="minorEastAsia" w:hAnsiTheme="minorHAnsi" w:cstheme="minorBidi"/>
          <w:noProof/>
          <w:sz w:val="22"/>
          <w:szCs w:val="22"/>
        </w:rPr>
      </w:pPr>
      <w:r>
        <w:rPr>
          <w:b/>
        </w:rPr>
        <w:fldChar w:fldCharType="begin"/>
      </w:r>
      <w:r>
        <w:rPr>
          <w:b/>
        </w:rPr>
        <w:instrText xml:space="preserve"> TOC \h \z \c "Figura" </w:instrText>
      </w:r>
      <w:r>
        <w:rPr>
          <w:b/>
        </w:rPr>
        <w:fldChar w:fldCharType="separate"/>
      </w:r>
      <w:hyperlink w:anchor="_Toc481594533" w:history="1">
        <w:r w:rsidR="000677DA" w:rsidRPr="00E06CB7">
          <w:rPr>
            <w:rStyle w:val="Hyperlink"/>
            <w:noProof/>
          </w:rPr>
          <w:t>Figura 1 – Processo Formal para Suporte à Decisões Estratégicas</w:t>
        </w:r>
        <w:r w:rsidR="000677DA">
          <w:rPr>
            <w:noProof/>
            <w:webHidden/>
          </w:rPr>
          <w:tab/>
        </w:r>
        <w:r w:rsidR="000677DA">
          <w:rPr>
            <w:noProof/>
            <w:webHidden/>
          </w:rPr>
          <w:fldChar w:fldCharType="begin"/>
        </w:r>
        <w:r w:rsidR="000677DA">
          <w:rPr>
            <w:noProof/>
            <w:webHidden/>
          </w:rPr>
          <w:instrText xml:space="preserve"> PAGEREF _Toc481594533 \h </w:instrText>
        </w:r>
        <w:r w:rsidR="000677DA">
          <w:rPr>
            <w:noProof/>
            <w:webHidden/>
          </w:rPr>
        </w:r>
        <w:r w:rsidR="000677DA">
          <w:rPr>
            <w:noProof/>
            <w:webHidden/>
          </w:rPr>
          <w:fldChar w:fldCharType="separate"/>
        </w:r>
        <w:r w:rsidR="000677DA">
          <w:rPr>
            <w:noProof/>
            <w:webHidden/>
          </w:rPr>
          <w:t>8</w:t>
        </w:r>
        <w:r w:rsidR="000677DA">
          <w:rPr>
            <w:noProof/>
            <w:webHidden/>
          </w:rPr>
          <w:fldChar w:fldCharType="end"/>
        </w:r>
      </w:hyperlink>
    </w:p>
    <w:p w14:paraId="54D0A233" w14:textId="21FFFCB9"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34" w:history="1">
        <w:r w:rsidR="000677DA" w:rsidRPr="00E06CB7">
          <w:rPr>
            <w:rStyle w:val="Hyperlink"/>
            <w:noProof/>
          </w:rPr>
          <w:t>Figura 2 – Um Modelo Genérico do Processo de Decisão Estratégica</w:t>
        </w:r>
        <w:r w:rsidR="000677DA">
          <w:rPr>
            <w:noProof/>
            <w:webHidden/>
          </w:rPr>
          <w:tab/>
        </w:r>
        <w:r w:rsidR="000677DA">
          <w:rPr>
            <w:noProof/>
            <w:webHidden/>
          </w:rPr>
          <w:fldChar w:fldCharType="begin"/>
        </w:r>
        <w:r w:rsidR="000677DA">
          <w:rPr>
            <w:noProof/>
            <w:webHidden/>
          </w:rPr>
          <w:instrText xml:space="preserve"> PAGEREF _Toc481594534 \h </w:instrText>
        </w:r>
        <w:r w:rsidR="000677DA">
          <w:rPr>
            <w:noProof/>
            <w:webHidden/>
          </w:rPr>
        </w:r>
        <w:r w:rsidR="000677DA">
          <w:rPr>
            <w:noProof/>
            <w:webHidden/>
          </w:rPr>
          <w:fldChar w:fldCharType="separate"/>
        </w:r>
        <w:r w:rsidR="000677DA">
          <w:rPr>
            <w:noProof/>
            <w:webHidden/>
          </w:rPr>
          <w:t>11</w:t>
        </w:r>
        <w:r w:rsidR="000677DA">
          <w:rPr>
            <w:noProof/>
            <w:webHidden/>
          </w:rPr>
          <w:fldChar w:fldCharType="end"/>
        </w:r>
      </w:hyperlink>
    </w:p>
    <w:p w14:paraId="62EB549E" w14:textId="724BA00B"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35" w:history="1">
        <w:r w:rsidR="000677DA" w:rsidRPr="00E06CB7">
          <w:rPr>
            <w:rStyle w:val="Hyperlink"/>
            <w:noProof/>
          </w:rPr>
          <w:t>Figura 3 – Desenho da Pesquisa</w:t>
        </w:r>
        <w:r w:rsidR="000677DA">
          <w:rPr>
            <w:noProof/>
            <w:webHidden/>
          </w:rPr>
          <w:tab/>
        </w:r>
        <w:r w:rsidR="000677DA">
          <w:rPr>
            <w:noProof/>
            <w:webHidden/>
          </w:rPr>
          <w:fldChar w:fldCharType="begin"/>
        </w:r>
        <w:r w:rsidR="000677DA">
          <w:rPr>
            <w:noProof/>
            <w:webHidden/>
          </w:rPr>
          <w:instrText xml:space="preserve"> PAGEREF _Toc481594535 \h </w:instrText>
        </w:r>
        <w:r w:rsidR="000677DA">
          <w:rPr>
            <w:noProof/>
            <w:webHidden/>
          </w:rPr>
        </w:r>
        <w:r w:rsidR="000677DA">
          <w:rPr>
            <w:noProof/>
            <w:webHidden/>
          </w:rPr>
          <w:fldChar w:fldCharType="separate"/>
        </w:r>
        <w:r w:rsidR="000677DA">
          <w:rPr>
            <w:noProof/>
            <w:webHidden/>
          </w:rPr>
          <w:t>14</w:t>
        </w:r>
        <w:r w:rsidR="000677DA">
          <w:rPr>
            <w:noProof/>
            <w:webHidden/>
          </w:rPr>
          <w:fldChar w:fldCharType="end"/>
        </w:r>
      </w:hyperlink>
    </w:p>
    <w:p w14:paraId="791A2649" w14:textId="0F19E22E"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36" w:history="1">
        <w:r w:rsidR="000677DA" w:rsidRPr="00E06CB7">
          <w:rPr>
            <w:rStyle w:val="Hyperlink"/>
            <w:noProof/>
          </w:rPr>
          <w:t>Figura 4 – Estrutura do Trabalho.</w:t>
        </w:r>
        <w:r w:rsidR="000677DA">
          <w:rPr>
            <w:noProof/>
            <w:webHidden/>
          </w:rPr>
          <w:tab/>
        </w:r>
        <w:r w:rsidR="000677DA">
          <w:rPr>
            <w:noProof/>
            <w:webHidden/>
          </w:rPr>
          <w:fldChar w:fldCharType="begin"/>
        </w:r>
        <w:r w:rsidR="000677DA">
          <w:rPr>
            <w:noProof/>
            <w:webHidden/>
          </w:rPr>
          <w:instrText xml:space="preserve"> PAGEREF _Toc481594536 \h </w:instrText>
        </w:r>
        <w:r w:rsidR="000677DA">
          <w:rPr>
            <w:noProof/>
            <w:webHidden/>
          </w:rPr>
        </w:r>
        <w:r w:rsidR="000677DA">
          <w:rPr>
            <w:noProof/>
            <w:webHidden/>
          </w:rPr>
          <w:fldChar w:fldCharType="separate"/>
        </w:r>
        <w:r w:rsidR="000677DA">
          <w:rPr>
            <w:noProof/>
            <w:webHidden/>
          </w:rPr>
          <w:t>24</w:t>
        </w:r>
        <w:r w:rsidR="000677DA">
          <w:rPr>
            <w:noProof/>
            <w:webHidden/>
          </w:rPr>
          <w:fldChar w:fldCharType="end"/>
        </w:r>
      </w:hyperlink>
    </w:p>
    <w:p w14:paraId="7B3BA624" w14:textId="5CF1DFBA"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37" w:history="1">
        <w:r w:rsidR="000677DA" w:rsidRPr="00E06CB7">
          <w:rPr>
            <w:rStyle w:val="Hyperlink"/>
            <w:noProof/>
          </w:rPr>
          <w:t>Figura 5 – Previsões e Comportamento real da demanda de petróleo</w:t>
        </w:r>
        <w:r w:rsidR="000677DA">
          <w:rPr>
            <w:noProof/>
            <w:webHidden/>
          </w:rPr>
          <w:tab/>
        </w:r>
        <w:r w:rsidR="000677DA">
          <w:rPr>
            <w:noProof/>
            <w:webHidden/>
          </w:rPr>
          <w:fldChar w:fldCharType="begin"/>
        </w:r>
        <w:r w:rsidR="000677DA">
          <w:rPr>
            <w:noProof/>
            <w:webHidden/>
          </w:rPr>
          <w:instrText xml:space="preserve"> PAGEREF _Toc481594537 \h </w:instrText>
        </w:r>
        <w:r w:rsidR="000677DA">
          <w:rPr>
            <w:noProof/>
            <w:webHidden/>
          </w:rPr>
        </w:r>
        <w:r w:rsidR="000677DA">
          <w:rPr>
            <w:noProof/>
            <w:webHidden/>
          </w:rPr>
          <w:fldChar w:fldCharType="separate"/>
        </w:r>
        <w:r w:rsidR="000677DA">
          <w:rPr>
            <w:noProof/>
            <w:webHidden/>
          </w:rPr>
          <w:t>28</w:t>
        </w:r>
        <w:r w:rsidR="000677DA">
          <w:rPr>
            <w:noProof/>
            <w:webHidden/>
          </w:rPr>
          <w:fldChar w:fldCharType="end"/>
        </w:r>
      </w:hyperlink>
    </w:p>
    <w:p w14:paraId="3A61BB60" w14:textId="7D3EEF82"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38" w:history="1">
        <w:r w:rsidR="000677DA" w:rsidRPr="00E06CB7">
          <w:rPr>
            <w:rStyle w:val="Hyperlink"/>
            <w:noProof/>
          </w:rPr>
          <w:t>Figura 6 – Níveis de Incerteza e Deep Uncertainty</w:t>
        </w:r>
        <w:r w:rsidR="000677DA">
          <w:rPr>
            <w:noProof/>
            <w:webHidden/>
          </w:rPr>
          <w:tab/>
        </w:r>
        <w:r w:rsidR="000677DA">
          <w:rPr>
            <w:noProof/>
            <w:webHidden/>
          </w:rPr>
          <w:fldChar w:fldCharType="begin"/>
        </w:r>
        <w:r w:rsidR="000677DA">
          <w:rPr>
            <w:noProof/>
            <w:webHidden/>
          </w:rPr>
          <w:instrText xml:space="preserve"> PAGEREF _Toc481594538 \h </w:instrText>
        </w:r>
        <w:r w:rsidR="000677DA">
          <w:rPr>
            <w:noProof/>
            <w:webHidden/>
          </w:rPr>
        </w:r>
        <w:r w:rsidR="000677DA">
          <w:rPr>
            <w:noProof/>
            <w:webHidden/>
          </w:rPr>
          <w:fldChar w:fldCharType="separate"/>
        </w:r>
        <w:r w:rsidR="000677DA">
          <w:rPr>
            <w:noProof/>
            <w:webHidden/>
          </w:rPr>
          <w:t>30</w:t>
        </w:r>
        <w:r w:rsidR="000677DA">
          <w:rPr>
            <w:noProof/>
            <w:webHidden/>
          </w:rPr>
          <w:fldChar w:fldCharType="end"/>
        </w:r>
      </w:hyperlink>
    </w:p>
    <w:p w14:paraId="525E14EF" w14:textId="4B26AAD9"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39" w:history="1">
        <w:r w:rsidR="000677DA" w:rsidRPr="00E06CB7">
          <w:rPr>
            <w:rStyle w:val="Hyperlink"/>
            <w:noProof/>
          </w:rPr>
          <w:t>Figura 7 – Evolução de Publicações sobre o Tema</w:t>
        </w:r>
        <w:r w:rsidR="000677DA">
          <w:rPr>
            <w:noProof/>
            <w:webHidden/>
          </w:rPr>
          <w:tab/>
        </w:r>
        <w:r w:rsidR="000677DA">
          <w:rPr>
            <w:noProof/>
            <w:webHidden/>
          </w:rPr>
          <w:fldChar w:fldCharType="begin"/>
        </w:r>
        <w:r w:rsidR="000677DA">
          <w:rPr>
            <w:noProof/>
            <w:webHidden/>
          </w:rPr>
          <w:instrText xml:space="preserve"> PAGEREF _Toc481594539 \h </w:instrText>
        </w:r>
        <w:r w:rsidR="000677DA">
          <w:rPr>
            <w:noProof/>
            <w:webHidden/>
          </w:rPr>
        </w:r>
        <w:r w:rsidR="000677DA">
          <w:rPr>
            <w:noProof/>
            <w:webHidden/>
          </w:rPr>
          <w:fldChar w:fldCharType="separate"/>
        </w:r>
        <w:r w:rsidR="000677DA">
          <w:rPr>
            <w:noProof/>
            <w:webHidden/>
          </w:rPr>
          <w:t>31</w:t>
        </w:r>
        <w:r w:rsidR="000677DA">
          <w:rPr>
            <w:noProof/>
            <w:webHidden/>
          </w:rPr>
          <w:fldChar w:fldCharType="end"/>
        </w:r>
      </w:hyperlink>
    </w:p>
    <w:p w14:paraId="7E560477" w14:textId="14E2484A"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0" w:history="1">
        <w:r w:rsidR="000677DA" w:rsidRPr="00E06CB7">
          <w:rPr>
            <w:rStyle w:val="Hyperlink"/>
            <w:noProof/>
          </w:rPr>
          <w:t>Figura 8 – Um Mapa de Co-Citação de Trabalhos relacionados ao RDM</w:t>
        </w:r>
        <w:r w:rsidR="000677DA">
          <w:rPr>
            <w:noProof/>
            <w:webHidden/>
          </w:rPr>
          <w:tab/>
        </w:r>
        <w:r w:rsidR="000677DA">
          <w:rPr>
            <w:noProof/>
            <w:webHidden/>
          </w:rPr>
          <w:fldChar w:fldCharType="begin"/>
        </w:r>
        <w:r w:rsidR="000677DA">
          <w:rPr>
            <w:noProof/>
            <w:webHidden/>
          </w:rPr>
          <w:instrText xml:space="preserve"> PAGEREF _Toc481594540 \h </w:instrText>
        </w:r>
        <w:r w:rsidR="000677DA">
          <w:rPr>
            <w:noProof/>
            <w:webHidden/>
          </w:rPr>
        </w:r>
        <w:r w:rsidR="000677DA">
          <w:rPr>
            <w:noProof/>
            <w:webHidden/>
          </w:rPr>
          <w:fldChar w:fldCharType="separate"/>
        </w:r>
        <w:r w:rsidR="000677DA">
          <w:rPr>
            <w:noProof/>
            <w:webHidden/>
          </w:rPr>
          <w:t>32</w:t>
        </w:r>
        <w:r w:rsidR="000677DA">
          <w:rPr>
            <w:noProof/>
            <w:webHidden/>
          </w:rPr>
          <w:fldChar w:fldCharType="end"/>
        </w:r>
      </w:hyperlink>
    </w:p>
    <w:p w14:paraId="44F63BCC" w14:textId="5FACF437"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1" w:history="1">
        <w:r w:rsidR="000677DA" w:rsidRPr="00E06CB7">
          <w:rPr>
            <w:rStyle w:val="Hyperlink"/>
            <w:noProof/>
          </w:rPr>
          <w:t>Figura 9 – 10 Autores mais Citados em RDM e Instituições</w:t>
        </w:r>
        <w:r w:rsidR="000677DA">
          <w:rPr>
            <w:noProof/>
            <w:webHidden/>
          </w:rPr>
          <w:tab/>
        </w:r>
        <w:r w:rsidR="000677DA">
          <w:rPr>
            <w:noProof/>
            <w:webHidden/>
          </w:rPr>
          <w:fldChar w:fldCharType="begin"/>
        </w:r>
        <w:r w:rsidR="000677DA">
          <w:rPr>
            <w:noProof/>
            <w:webHidden/>
          </w:rPr>
          <w:instrText xml:space="preserve"> PAGEREF _Toc481594541 \h </w:instrText>
        </w:r>
        <w:r w:rsidR="000677DA">
          <w:rPr>
            <w:noProof/>
            <w:webHidden/>
          </w:rPr>
        </w:r>
        <w:r w:rsidR="000677DA">
          <w:rPr>
            <w:noProof/>
            <w:webHidden/>
          </w:rPr>
          <w:fldChar w:fldCharType="separate"/>
        </w:r>
        <w:r w:rsidR="000677DA">
          <w:rPr>
            <w:noProof/>
            <w:webHidden/>
          </w:rPr>
          <w:t>33</w:t>
        </w:r>
        <w:r w:rsidR="000677DA">
          <w:rPr>
            <w:noProof/>
            <w:webHidden/>
          </w:rPr>
          <w:fldChar w:fldCharType="end"/>
        </w:r>
      </w:hyperlink>
    </w:p>
    <w:p w14:paraId="3560D09C" w14:textId="55C8411D"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2" w:history="1">
        <w:r w:rsidR="000677DA" w:rsidRPr="00E06CB7">
          <w:rPr>
            <w:rStyle w:val="Hyperlink"/>
            <w:noProof/>
          </w:rPr>
          <w:t>Figura 10 – Uso de Ferramentas para Suporte ao Desenvolvimento da Estratégia</w:t>
        </w:r>
        <w:r w:rsidR="000677DA">
          <w:rPr>
            <w:noProof/>
            <w:webHidden/>
          </w:rPr>
          <w:tab/>
        </w:r>
        <w:r w:rsidR="000677DA">
          <w:rPr>
            <w:noProof/>
            <w:webHidden/>
          </w:rPr>
          <w:fldChar w:fldCharType="begin"/>
        </w:r>
        <w:r w:rsidR="000677DA">
          <w:rPr>
            <w:noProof/>
            <w:webHidden/>
          </w:rPr>
          <w:instrText xml:space="preserve"> PAGEREF _Toc481594542 \h </w:instrText>
        </w:r>
        <w:r w:rsidR="000677DA">
          <w:rPr>
            <w:noProof/>
            <w:webHidden/>
          </w:rPr>
        </w:r>
        <w:r w:rsidR="000677DA">
          <w:rPr>
            <w:noProof/>
            <w:webHidden/>
          </w:rPr>
          <w:fldChar w:fldCharType="separate"/>
        </w:r>
        <w:r w:rsidR="000677DA">
          <w:rPr>
            <w:noProof/>
            <w:webHidden/>
          </w:rPr>
          <w:t>35</w:t>
        </w:r>
        <w:r w:rsidR="000677DA">
          <w:rPr>
            <w:noProof/>
            <w:webHidden/>
          </w:rPr>
          <w:fldChar w:fldCharType="end"/>
        </w:r>
      </w:hyperlink>
    </w:p>
    <w:p w14:paraId="5E2FBFCB" w14:textId="0AD7BB65"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3" w:history="1">
        <w:r w:rsidR="000677DA" w:rsidRPr="00E06CB7">
          <w:rPr>
            <w:rStyle w:val="Hyperlink"/>
            <w:noProof/>
          </w:rPr>
          <w:t>Figura 11 – Em que Contextos o RDM foi aplicado</w:t>
        </w:r>
        <w:r w:rsidR="000677DA">
          <w:rPr>
            <w:noProof/>
            <w:webHidden/>
          </w:rPr>
          <w:tab/>
        </w:r>
        <w:r w:rsidR="000677DA">
          <w:rPr>
            <w:noProof/>
            <w:webHidden/>
          </w:rPr>
          <w:fldChar w:fldCharType="begin"/>
        </w:r>
        <w:r w:rsidR="000677DA">
          <w:rPr>
            <w:noProof/>
            <w:webHidden/>
          </w:rPr>
          <w:instrText xml:space="preserve"> PAGEREF _Toc481594543 \h </w:instrText>
        </w:r>
        <w:r w:rsidR="000677DA">
          <w:rPr>
            <w:noProof/>
            <w:webHidden/>
          </w:rPr>
        </w:r>
        <w:r w:rsidR="000677DA">
          <w:rPr>
            <w:noProof/>
            <w:webHidden/>
          </w:rPr>
          <w:fldChar w:fldCharType="separate"/>
        </w:r>
        <w:r w:rsidR="000677DA">
          <w:rPr>
            <w:noProof/>
            <w:webHidden/>
          </w:rPr>
          <w:t>38</w:t>
        </w:r>
        <w:r w:rsidR="000677DA">
          <w:rPr>
            <w:noProof/>
            <w:webHidden/>
          </w:rPr>
          <w:fldChar w:fldCharType="end"/>
        </w:r>
      </w:hyperlink>
    </w:p>
    <w:p w14:paraId="68DDC7C1" w14:textId="396D4E04"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4" w:history="1">
        <w:r w:rsidR="000677DA" w:rsidRPr="00E06CB7">
          <w:rPr>
            <w:rStyle w:val="Hyperlink"/>
            <w:noProof/>
          </w:rPr>
          <w:t>Figura 12 – Robust Decision Making</w:t>
        </w:r>
        <w:r w:rsidR="000677DA">
          <w:rPr>
            <w:noProof/>
            <w:webHidden/>
          </w:rPr>
          <w:tab/>
        </w:r>
        <w:r w:rsidR="000677DA">
          <w:rPr>
            <w:noProof/>
            <w:webHidden/>
          </w:rPr>
          <w:fldChar w:fldCharType="begin"/>
        </w:r>
        <w:r w:rsidR="000677DA">
          <w:rPr>
            <w:noProof/>
            <w:webHidden/>
          </w:rPr>
          <w:instrText xml:space="preserve"> PAGEREF _Toc481594544 \h </w:instrText>
        </w:r>
        <w:r w:rsidR="000677DA">
          <w:rPr>
            <w:noProof/>
            <w:webHidden/>
          </w:rPr>
        </w:r>
        <w:r w:rsidR="000677DA">
          <w:rPr>
            <w:noProof/>
            <w:webHidden/>
          </w:rPr>
          <w:fldChar w:fldCharType="separate"/>
        </w:r>
        <w:r w:rsidR="000677DA">
          <w:rPr>
            <w:noProof/>
            <w:webHidden/>
          </w:rPr>
          <w:t>45</w:t>
        </w:r>
        <w:r w:rsidR="000677DA">
          <w:rPr>
            <w:noProof/>
            <w:webHidden/>
          </w:rPr>
          <w:fldChar w:fldCharType="end"/>
        </w:r>
      </w:hyperlink>
    </w:p>
    <w:p w14:paraId="1F451E5E" w14:textId="3F8D90C6"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5" w:history="1">
        <w:r w:rsidR="000677DA" w:rsidRPr="00E06CB7">
          <w:rPr>
            <w:rStyle w:val="Hyperlink"/>
            <w:noProof/>
          </w:rPr>
          <w:t>Figura 13 – Princípios, Etapas, Técnicas e Ferramentas associadas ao RDM</w:t>
        </w:r>
        <w:r w:rsidR="000677DA">
          <w:rPr>
            <w:noProof/>
            <w:webHidden/>
          </w:rPr>
          <w:tab/>
        </w:r>
        <w:r w:rsidR="000677DA">
          <w:rPr>
            <w:noProof/>
            <w:webHidden/>
          </w:rPr>
          <w:fldChar w:fldCharType="begin"/>
        </w:r>
        <w:r w:rsidR="000677DA">
          <w:rPr>
            <w:noProof/>
            <w:webHidden/>
          </w:rPr>
          <w:instrText xml:space="preserve"> PAGEREF _Toc481594545 \h </w:instrText>
        </w:r>
        <w:r w:rsidR="000677DA">
          <w:rPr>
            <w:noProof/>
            <w:webHidden/>
          </w:rPr>
        </w:r>
        <w:r w:rsidR="000677DA">
          <w:rPr>
            <w:noProof/>
            <w:webHidden/>
          </w:rPr>
          <w:fldChar w:fldCharType="separate"/>
        </w:r>
        <w:r w:rsidR="000677DA">
          <w:rPr>
            <w:noProof/>
            <w:webHidden/>
          </w:rPr>
          <w:t>47</w:t>
        </w:r>
        <w:r w:rsidR="000677DA">
          <w:rPr>
            <w:noProof/>
            <w:webHidden/>
          </w:rPr>
          <w:fldChar w:fldCharType="end"/>
        </w:r>
      </w:hyperlink>
    </w:p>
    <w:p w14:paraId="39AABB2A" w14:textId="51BF90EE"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6" w:history="1">
        <w:r w:rsidR="000677DA" w:rsidRPr="00E06CB7">
          <w:rPr>
            <w:rStyle w:val="Hyperlink"/>
            <w:noProof/>
          </w:rPr>
          <w:t>Figura 14 – Comparação de Estratégias Utilizando o Arrependimento Relativo</w:t>
        </w:r>
        <w:r w:rsidR="000677DA">
          <w:rPr>
            <w:noProof/>
            <w:webHidden/>
          </w:rPr>
          <w:tab/>
        </w:r>
        <w:r w:rsidR="000677DA">
          <w:rPr>
            <w:noProof/>
            <w:webHidden/>
          </w:rPr>
          <w:fldChar w:fldCharType="begin"/>
        </w:r>
        <w:r w:rsidR="000677DA">
          <w:rPr>
            <w:noProof/>
            <w:webHidden/>
          </w:rPr>
          <w:instrText xml:space="preserve"> PAGEREF _Toc481594546 \h </w:instrText>
        </w:r>
        <w:r w:rsidR="000677DA">
          <w:rPr>
            <w:noProof/>
            <w:webHidden/>
          </w:rPr>
        </w:r>
        <w:r w:rsidR="000677DA">
          <w:rPr>
            <w:noProof/>
            <w:webHidden/>
          </w:rPr>
          <w:fldChar w:fldCharType="separate"/>
        </w:r>
        <w:r w:rsidR="000677DA">
          <w:rPr>
            <w:noProof/>
            <w:webHidden/>
          </w:rPr>
          <w:t>52</w:t>
        </w:r>
        <w:r w:rsidR="000677DA">
          <w:rPr>
            <w:noProof/>
            <w:webHidden/>
          </w:rPr>
          <w:fldChar w:fldCharType="end"/>
        </w:r>
      </w:hyperlink>
    </w:p>
    <w:p w14:paraId="65DB0AE1" w14:textId="0083A48B"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7" w:history="1">
        <w:r w:rsidR="000677DA" w:rsidRPr="00E06CB7">
          <w:rPr>
            <w:rStyle w:val="Hyperlink"/>
            <w:noProof/>
          </w:rPr>
          <w:t>Figura 15 – Visualização de Vulnerabilidades de uma Estratégia</w:t>
        </w:r>
        <w:r w:rsidR="000677DA">
          <w:rPr>
            <w:noProof/>
            <w:webHidden/>
          </w:rPr>
          <w:tab/>
        </w:r>
        <w:r w:rsidR="000677DA">
          <w:rPr>
            <w:noProof/>
            <w:webHidden/>
          </w:rPr>
          <w:fldChar w:fldCharType="begin"/>
        </w:r>
        <w:r w:rsidR="000677DA">
          <w:rPr>
            <w:noProof/>
            <w:webHidden/>
          </w:rPr>
          <w:instrText xml:space="preserve"> PAGEREF _Toc481594547 \h </w:instrText>
        </w:r>
        <w:r w:rsidR="000677DA">
          <w:rPr>
            <w:noProof/>
            <w:webHidden/>
          </w:rPr>
        </w:r>
        <w:r w:rsidR="000677DA">
          <w:rPr>
            <w:noProof/>
            <w:webHidden/>
          </w:rPr>
          <w:fldChar w:fldCharType="separate"/>
        </w:r>
        <w:r w:rsidR="000677DA">
          <w:rPr>
            <w:noProof/>
            <w:webHidden/>
          </w:rPr>
          <w:t>53</w:t>
        </w:r>
        <w:r w:rsidR="000677DA">
          <w:rPr>
            <w:noProof/>
            <w:webHidden/>
          </w:rPr>
          <w:fldChar w:fldCharType="end"/>
        </w:r>
      </w:hyperlink>
    </w:p>
    <w:p w14:paraId="1F3D44AA" w14:textId="4422A5A1"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8" w:history="1">
        <w:r w:rsidR="000677DA" w:rsidRPr="00E06CB7">
          <w:rPr>
            <w:rStyle w:val="Hyperlink"/>
            <w:noProof/>
          </w:rPr>
          <w:t>Figura 16 – Passos da Descoberta de Cenários</w:t>
        </w:r>
        <w:r w:rsidR="000677DA">
          <w:rPr>
            <w:noProof/>
            <w:webHidden/>
          </w:rPr>
          <w:tab/>
        </w:r>
        <w:r w:rsidR="000677DA">
          <w:rPr>
            <w:noProof/>
            <w:webHidden/>
          </w:rPr>
          <w:fldChar w:fldCharType="begin"/>
        </w:r>
        <w:r w:rsidR="000677DA">
          <w:rPr>
            <w:noProof/>
            <w:webHidden/>
          </w:rPr>
          <w:instrText xml:space="preserve"> PAGEREF _Toc481594548 \h </w:instrText>
        </w:r>
        <w:r w:rsidR="000677DA">
          <w:rPr>
            <w:noProof/>
            <w:webHidden/>
          </w:rPr>
        </w:r>
        <w:r w:rsidR="000677DA">
          <w:rPr>
            <w:noProof/>
            <w:webHidden/>
          </w:rPr>
          <w:fldChar w:fldCharType="separate"/>
        </w:r>
        <w:r w:rsidR="000677DA">
          <w:rPr>
            <w:noProof/>
            <w:webHidden/>
          </w:rPr>
          <w:t>54</w:t>
        </w:r>
        <w:r w:rsidR="000677DA">
          <w:rPr>
            <w:noProof/>
            <w:webHidden/>
          </w:rPr>
          <w:fldChar w:fldCharType="end"/>
        </w:r>
      </w:hyperlink>
    </w:p>
    <w:p w14:paraId="0C7FE8F4" w14:textId="1420935D"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49" w:history="1">
        <w:r w:rsidR="000677DA" w:rsidRPr="00E06CB7">
          <w:rPr>
            <w:rStyle w:val="Hyperlink"/>
            <w:noProof/>
          </w:rPr>
          <w:t>Figura 17 – Exemplo de Cenários “Descobertos”</w:t>
        </w:r>
        <w:r w:rsidR="000677DA">
          <w:rPr>
            <w:noProof/>
            <w:webHidden/>
          </w:rPr>
          <w:tab/>
        </w:r>
        <w:r w:rsidR="000677DA">
          <w:rPr>
            <w:noProof/>
            <w:webHidden/>
          </w:rPr>
          <w:fldChar w:fldCharType="begin"/>
        </w:r>
        <w:r w:rsidR="000677DA">
          <w:rPr>
            <w:noProof/>
            <w:webHidden/>
          </w:rPr>
          <w:instrText xml:space="preserve"> PAGEREF _Toc481594549 \h </w:instrText>
        </w:r>
        <w:r w:rsidR="000677DA">
          <w:rPr>
            <w:noProof/>
            <w:webHidden/>
          </w:rPr>
        </w:r>
        <w:r w:rsidR="000677DA">
          <w:rPr>
            <w:noProof/>
            <w:webHidden/>
          </w:rPr>
          <w:fldChar w:fldCharType="separate"/>
        </w:r>
        <w:r w:rsidR="000677DA">
          <w:rPr>
            <w:noProof/>
            <w:webHidden/>
          </w:rPr>
          <w:t>56</w:t>
        </w:r>
        <w:r w:rsidR="000677DA">
          <w:rPr>
            <w:noProof/>
            <w:webHidden/>
          </w:rPr>
          <w:fldChar w:fldCharType="end"/>
        </w:r>
      </w:hyperlink>
    </w:p>
    <w:p w14:paraId="22189F26" w14:textId="1BDF0EDC"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0" w:history="1">
        <w:r w:rsidR="000677DA" w:rsidRPr="00E06CB7">
          <w:rPr>
            <w:rStyle w:val="Hyperlink"/>
            <w:noProof/>
          </w:rPr>
          <w:t>Figura 18 – Curvas de Tradeoff entre Densidade e Cobertura</w:t>
        </w:r>
        <w:r w:rsidR="000677DA">
          <w:rPr>
            <w:noProof/>
            <w:webHidden/>
          </w:rPr>
          <w:tab/>
        </w:r>
        <w:r w:rsidR="000677DA">
          <w:rPr>
            <w:noProof/>
            <w:webHidden/>
          </w:rPr>
          <w:fldChar w:fldCharType="begin"/>
        </w:r>
        <w:r w:rsidR="000677DA">
          <w:rPr>
            <w:noProof/>
            <w:webHidden/>
          </w:rPr>
          <w:instrText xml:space="preserve"> PAGEREF _Toc481594550 \h </w:instrText>
        </w:r>
        <w:r w:rsidR="000677DA">
          <w:rPr>
            <w:noProof/>
            <w:webHidden/>
          </w:rPr>
        </w:r>
        <w:r w:rsidR="000677DA">
          <w:rPr>
            <w:noProof/>
            <w:webHidden/>
          </w:rPr>
          <w:fldChar w:fldCharType="separate"/>
        </w:r>
        <w:r w:rsidR="000677DA">
          <w:rPr>
            <w:noProof/>
            <w:webHidden/>
          </w:rPr>
          <w:t>58</w:t>
        </w:r>
        <w:r w:rsidR="000677DA">
          <w:rPr>
            <w:noProof/>
            <w:webHidden/>
          </w:rPr>
          <w:fldChar w:fldCharType="end"/>
        </w:r>
      </w:hyperlink>
    </w:p>
    <w:p w14:paraId="259E4BB9" w14:textId="749CBBD6"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1" w:history="1">
        <w:r w:rsidR="000677DA" w:rsidRPr="00E06CB7">
          <w:rPr>
            <w:rStyle w:val="Hyperlink"/>
            <w:noProof/>
          </w:rPr>
          <w:t>Figura 19 – Cenários Obtidos com o Algoritmo PRIM</w:t>
        </w:r>
        <w:r w:rsidR="000677DA">
          <w:rPr>
            <w:noProof/>
            <w:webHidden/>
          </w:rPr>
          <w:tab/>
        </w:r>
        <w:r w:rsidR="000677DA">
          <w:rPr>
            <w:noProof/>
            <w:webHidden/>
          </w:rPr>
          <w:fldChar w:fldCharType="begin"/>
        </w:r>
        <w:r w:rsidR="000677DA">
          <w:rPr>
            <w:noProof/>
            <w:webHidden/>
          </w:rPr>
          <w:instrText xml:space="preserve"> PAGEREF _Toc481594551 \h </w:instrText>
        </w:r>
        <w:r w:rsidR="000677DA">
          <w:rPr>
            <w:noProof/>
            <w:webHidden/>
          </w:rPr>
        </w:r>
        <w:r w:rsidR="000677DA">
          <w:rPr>
            <w:noProof/>
            <w:webHidden/>
          </w:rPr>
          <w:fldChar w:fldCharType="separate"/>
        </w:r>
        <w:r w:rsidR="000677DA">
          <w:rPr>
            <w:noProof/>
            <w:webHidden/>
          </w:rPr>
          <w:t>59</w:t>
        </w:r>
        <w:r w:rsidR="000677DA">
          <w:rPr>
            <w:noProof/>
            <w:webHidden/>
          </w:rPr>
          <w:fldChar w:fldCharType="end"/>
        </w:r>
      </w:hyperlink>
    </w:p>
    <w:p w14:paraId="44CBC6A8" w14:textId="6157C891"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2" w:history="1">
        <w:r w:rsidR="000677DA" w:rsidRPr="00E06CB7">
          <w:rPr>
            <w:rStyle w:val="Hyperlink"/>
            <w:noProof/>
          </w:rPr>
          <w:t>Figura 20 – Um Cenário definido por 5 Incertezas</w:t>
        </w:r>
        <w:r w:rsidR="000677DA">
          <w:rPr>
            <w:noProof/>
            <w:webHidden/>
          </w:rPr>
          <w:tab/>
        </w:r>
        <w:r w:rsidR="000677DA">
          <w:rPr>
            <w:noProof/>
            <w:webHidden/>
          </w:rPr>
          <w:fldChar w:fldCharType="begin"/>
        </w:r>
        <w:r w:rsidR="000677DA">
          <w:rPr>
            <w:noProof/>
            <w:webHidden/>
          </w:rPr>
          <w:instrText xml:space="preserve"> PAGEREF _Toc481594552 \h </w:instrText>
        </w:r>
        <w:r w:rsidR="000677DA">
          <w:rPr>
            <w:noProof/>
            <w:webHidden/>
          </w:rPr>
        </w:r>
        <w:r w:rsidR="000677DA">
          <w:rPr>
            <w:noProof/>
            <w:webHidden/>
          </w:rPr>
          <w:fldChar w:fldCharType="separate"/>
        </w:r>
        <w:r w:rsidR="000677DA">
          <w:rPr>
            <w:noProof/>
            <w:webHidden/>
          </w:rPr>
          <w:t>59</w:t>
        </w:r>
        <w:r w:rsidR="000677DA">
          <w:rPr>
            <w:noProof/>
            <w:webHidden/>
          </w:rPr>
          <w:fldChar w:fldCharType="end"/>
        </w:r>
      </w:hyperlink>
    </w:p>
    <w:p w14:paraId="5890FBB0" w14:textId="57225058"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3" w:history="1">
        <w:r w:rsidR="000677DA" w:rsidRPr="00E06CB7">
          <w:rPr>
            <w:rStyle w:val="Hyperlink"/>
            <w:noProof/>
          </w:rPr>
          <w:t>Figura 21 – Curva de Tradeoffs Entre Estratégias</w:t>
        </w:r>
        <w:r w:rsidR="000677DA">
          <w:rPr>
            <w:noProof/>
            <w:webHidden/>
          </w:rPr>
          <w:tab/>
        </w:r>
        <w:r w:rsidR="000677DA">
          <w:rPr>
            <w:noProof/>
            <w:webHidden/>
          </w:rPr>
          <w:fldChar w:fldCharType="begin"/>
        </w:r>
        <w:r w:rsidR="000677DA">
          <w:rPr>
            <w:noProof/>
            <w:webHidden/>
          </w:rPr>
          <w:instrText xml:space="preserve"> PAGEREF _Toc481594553 \h </w:instrText>
        </w:r>
        <w:r w:rsidR="000677DA">
          <w:rPr>
            <w:noProof/>
            <w:webHidden/>
          </w:rPr>
        </w:r>
        <w:r w:rsidR="000677DA">
          <w:rPr>
            <w:noProof/>
            <w:webHidden/>
          </w:rPr>
          <w:fldChar w:fldCharType="separate"/>
        </w:r>
        <w:r w:rsidR="000677DA">
          <w:rPr>
            <w:noProof/>
            <w:webHidden/>
          </w:rPr>
          <w:t>61</w:t>
        </w:r>
        <w:r w:rsidR="000677DA">
          <w:rPr>
            <w:noProof/>
            <w:webHidden/>
          </w:rPr>
          <w:fldChar w:fldCharType="end"/>
        </w:r>
      </w:hyperlink>
    </w:p>
    <w:p w14:paraId="4D1474EA" w14:textId="10718631"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4" w:history="1">
        <w:r w:rsidR="000677DA" w:rsidRPr="00E06CB7">
          <w:rPr>
            <w:rStyle w:val="Hyperlink"/>
            <w:noProof/>
          </w:rPr>
          <w:t>Figura 22 – Arrependimento Esperado das Estratégias sobre a Curva de Tradeoff</w:t>
        </w:r>
        <w:r w:rsidR="000677DA">
          <w:rPr>
            <w:noProof/>
            <w:webHidden/>
          </w:rPr>
          <w:tab/>
        </w:r>
        <w:r w:rsidR="000677DA">
          <w:rPr>
            <w:noProof/>
            <w:webHidden/>
          </w:rPr>
          <w:fldChar w:fldCharType="begin"/>
        </w:r>
        <w:r w:rsidR="000677DA">
          <w:rPr>
            <w:noProof/>
            <w:webHidden/>
          </w:rPr>
          <w:instrText xml:space="preserve"> PAGEREF _Toc481594554 \h </w:instrText>
        </w:r>
        <w:r w:rsidR="000677DA">
          <w:rPr>
            <w:noProof/>
            <w:webHidden/>
          </w:rPr>
        </w:r>
        <w:r w:rsidR="000677DA">
          <w:rPr>
            <w:noProof/>
            <w:webHidden/>
          </w:rPr>
          <w:fldChar w:fldCharType="separate"/>
        </w:r>
        <w:r w:rsidR="000677DA">
          <w:rPr>
            <w:noProof/>
            <w:webHidden/>
          </w:rPr>
          <w:t>62</w:t>
        </w:r>
        <w:r w:rsidR="000677DA">
          <w:rPr>
            <w:noProof/>
            <w:webHidden/>
          </w:rPr>
          <w:fldChar w:fldCharType="end"/>
        </w:r>
      </w:hyperlink>
    </w:p>
    <w:p w14:paraId="24D61704" w14:textId="47B2EEF6"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5" w:history="1">
        <w:r w:rsidR="000677DA" w:rsidRPr="00E06CB7">
          <w:rPr>
            <w:rStyle w:val="Hyperlink"/>
            <w:noProof/>
          </w:rPr>
          <w:t>Figura 23 – Quando usar o RDM – Uma versão simplificada</w:t>
        </w:r>
        <w:r w:rsidR="000677DA">
          <w:rPr>
            <w:noProof/>
            <w:webHidden/>
          </w:rPr>
          <w:tab/>
        </w:r>
        <w:r w:rsidR="000677DA">
          <w:rPr>
            <w:noProof/>
            <w:webHidden/>
          </w:rPr>
          <w:fldChar w:fldCharType="begin"/>
        </w:r>
        <w:r w:rsidR="000677DA">
          <w:rPr>
            <w:noProof/>
            <w:webHidden/>
          </w:rPr>
          <w:instrText xml:space="preserve"> PAGEREF _Toc481594555 \h </w:instrText>
        </w:r>
        <w:r w:rsidR="000677DA">
          <w:rPr>
            <w:noProof/>
            <w:webHidden/>
          </w:rPr>
        </w:r>
        <w:r w:rsidR="000677DA">
          <w:rPr>
            <w:noProof/>
            <w:webHidden/>
          </w:rPr>
          <w:fldChar w:fldCharType="separate"/>
        </w:r>
        <w:r w:rsidR="000677DA">
          <w:rPr>
            <w:noProof/>
            <w:webHidden/>
          </w:rPr>
          <w:t>64</w:t>
        </w:r>
        <w:r w:rsidR="000677DA">
          <w:rPr>
            <w:noProof/>
            <w:webHidden/>
          </w:rPr>
          <w:fldChar w:fldCharType="end"/>
        </w:r>
      </w:hyperlink>
    </w:p>
    <w:p w14:paraId="443DBE68" w14:textId="2D974C29"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6" w:history="1">
        <w:r w:rsidR="000677DA" w:rsidRPr="00E06CB7">
          <w:rPr>
            <w:rStyle w:val="Hyperlink"/>
            <w:noProof/>
          </w:rPr>
          <w:t>Figura 24 – Quando usar o RDM – Outra Alternativa</w:t>
        </w:r>
        <w:r w:rsidR="000677DA">
          <w:rPr>
            <w:noProof/>
            <w:webHidden/>
          </w:rPr>
          <w:tab/>
        </w:r>
        <w:r w:rsidR="000677DA">
          <w:rPr>
            <w:noProof/>
            <w:webHidden/>
          </w:rPr>
          <w:fldChar w:fldCharType="begin"/>
        </w:r>
        <w:r w:rsidR="000677DA">
          <w:rPr>
            <w:noProof/>
            <w:webHidden/>
          </w:rPr>
          <w:instrText xml:space="preserve"> PAGEREF _Toc481594556 \h </w:instrText>
        </w:r>
        <w:r w:rsidR="000677DA">
          <w:rPr>
            <w:noProof/>
            <w:webHidden/>
          </w:rPr>
        </w:r>
        <w:r w:rsidR="000677DA">
          <w:rPr>
            <w:noProof/>
            <w:webHidden/>
          </w:rPr>
          <w:fldChar w:fldCharType="separate"/>
        </w:r>
        <w:r w:rsidR="000677DA">
          <w:rPr>
            <w:noProof/>
            <w:webHidden/>
          </w:rPr>
          <w:t>65</w:t>
        </w:r>
        <w:r w:rsidR="000677DA">
          <w:rPr>
            <w:noProof/>
            <w:webHidden/>
          </w:rPr>
          <w:fldChar w:fldCharType="end"/>
        </w:r>
      </w:hyperlink>
    </w:p>
    <w:p w14:paraId="0FBE8057" w14:textId="717BD34F"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7" w:history="1">
        <w:r w:rsidR="000677DA" w:rsidRPr="00E06CB7">
          <w:rPr>
            <w:rStyle w:val="Hyperlink"/>
            <w:noProof/>
          </w:rPr>
          <w:t>Figura 25 – Etapas da Design Science Research</w:t>
        </w:r>
        <w:r w:rsidR="000677DA">
          <w:rPr>
            <w:noProof/>
            <w:webHidden/>
          </w:rPr>
          <w:tab/>
        </w:r>
        <w:r w:rsidR="000677DA">
          <w:rPr>
            <w:noProof/>
            <w:webHidden/>
          </w:rPr>
          <w:fldChar w:fldCharType="begin"/>
        </w:r>
        <w:r w:rsidR="000677DA">
          <w:rPr>
            <w:noProof/>
            <w:webHidden/>
          </w:rPr>
          <w:instrText xml:space="preserve"> PAGEREF _Toc481594557 \h </w:instrText>
        </w:r>
        <w:r w:rsidR="000677DA">
          <w:rPr>
            <w:noProof/>
            <w:webHidden/>
          </w:rPr>
        </w:r>
        <w:r w:rsidR="000677DA">
          <w:rPr>
            <w:noProof/>
            <w:webHidden/>
          </w:rPr>
          <w:fldChar w:fldCharType="separate"/>
        </w:r>
        <w:r w:rsidR="000677DA">
          <w:rPr>
            <w:noProof/>
            <w:webHidden/>
          </w:rPr>
          <w:t>70</w:t>
        </w:r>
        <w:r w:rsidR="000677DA">
          <w:rPr>
            <w:noProof/>
            <w:webHidden/>
          </w:rPr>
          <w:fldChar w:fldCharType="end"/>
        </w:r>
      </w:hyperlink>
    </w:p>
    <w:p w14:paraId="1A4E33F1" w14:textId="4C774026"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8" w:history="1">
        <w:r w:rsidR="000677DA" w:rsidRPr="00E06CB7">
          <w:rPr>
            <w:rStyle w:val="Hyperlink"/>
            <w:noProof/>
          </w:rPr>
          <w:t>Figura 26 – Método de Trabalho – Visão Geral</w:t>
        </w:r>
        <w:r w:rsidR="000677DA">
          <w:rPr>
            <w:noProof/>
            <w:webHidden/>
          </w:rPr>
          <w:tab/>
        </w:r>
        <w:r w:rsidR="000677DA">
          <w:rPr>
            <w:noProof/>
            <w:webHidden/>
          </w:rPr>
          <w:fldChar w:fldCharType="begin"/>
        </w:r>
        <w:r w:rsidR="000677DA">
          <w:rPr>
            <w:noProof/>
            <w:webHidden/>
          </w:rPr>
          <w:instrText xml:space="preserve"> PAGEREF _Toc481594558 \h </w:instrText>
        </w:r>
        <w:r w:rsidR="000677DA">
          <w:rPr>
            <w:noProof/>
            <w:webHidden/>
          </w:rPr>
        </w:r>
        <w:r w:rsidR="000677DA">
          <w:rPr>
            <w:noProof/>
            <w:webHidden/>
          </w:rPr>
          <w:fldChar w:fldCharType="separate"/>
        </w:r>
        <w:r w:rsidR="000677DA">
          <w:rPr>
            <w:noProof/>
            <w:webHidden/>
          </w:rPr>
          <w:t>72</w:t>
        </w:r>
        <w:r w:rsidR="000677DA">
          <w:rPr>
            <w:noProof/>
            <w:webHidden/>
          </w:rPr>
          <w:fldChar w:fldCharType="end"/>
        </w:r>
      </w:hyperlink>
    </w:p>
    <w:p w14:paraId="452B7014" w14:textId="443041BD" w:rsidR="000677DA" w:rsidRDefault="009E2FF1">
      <w:pPr>
        <w:pStyle w:val="ndicedeilustraes"/>
        <w:tabs>
          <w:tab w:val="right" w:leader="dot" w:pos="9061"/>
        </w:tabs>
        <w:rPr>
          <w:rFonts w:asciiTheme="minorHAnsi" w:eastAsiaTheme="minorEastAsia" w:hAnsiTheme="minorHAnsi" w:cstheme="minorBidi"/>
          <w:noProof/>
          <w:sz w:val="22"/>
          <w:szCs w:val="22"/>
        </w:rPr>
      </w:pPr>
      <w:hyperlink w:anchor="_Toc481594559" w:history="1">
        <w:r w:rsidR="000677DA" w:rsidRPr="00E06CB7">
          <w:rPr>
            <w:rStyle w:val="Hyperlink"/>
            <w:noProof/>
          </w:rPr>
          <w:t>Figura 27 – Detalhamento – Instanciação do RDM – Etapas e Outputs</w:t>
        </w:r>
        <w:r w:rsidR="000677DA">
          <w:rPr>
            <w:noProof/>
            <w:webHidden/>
          </w:rPr>
          <w:tab/>
        </w:r>
        <w:r w:rsidR="000677DA">
          <w:rPr>
            <w:noProof/>
            <w:webHidden/>
          </w:rPr>
          <w:fldChar w:fldCharType="begin"/>
        </w:r>
        <w:r w:rsidR="000677DA">
          <w:rPr>
            <w:noProof/>
            <w:webHidden/>
          </w:rPr>
          <w:instrText xml:space="preserve"> PAGEREF _Toc481594559 \h </w:instrText>
        </w:r>
        <w:r w:rsidR="000677DA">
          <w:rPr>
            <w:noProof/>
            <w:webHidden/>
          </w:rPr>
        </w:r>
        <w:r w:rsidR="000677DA">
          <w:rPr>
            <w:noProof/>
            <w:webHidden/>
          </w:rPr>
          <w:fldChar w:fldCharType="separate"/>
        </w:r>
        <w:r w:rsidR="000677DA">
          <w:rPr>
            <w:noProof/>
            <w:webHidden/>
          </w:rPr>
          <w:t>77</w:t>
        </w:r>
        <w:r w:rsidR="000677DA">
          <w:rPr>
            <w:noProof/>
            <w:webHidden/>
          </w:rPr>
          <w:fldChar w:fldCharType="end"/>
        </w:r>
      </w:hyperlink>
    </w:p>
    <w:p w14:paraId="35C25F35" w14:textId="19119DBA" w:rsidR="002A24F4" w:rsidRPr="00767350" w:rsidRDefault="002A24F4" w:rsidP="00A24367">
      <w:pPr>
        <w:spacing w:after="360"/>
        <w:ind w:firstLine="0"/>
        <w:jc w:val="center"/>
        <w:rPr>
          <w:b/>
        </w:rPr>
      </w:pPr>
      <w:r>
        <w:rPr>
          <w:b/>
        </w:rPr>
        <w:fldChar w:fldCharType="end"/>
      </w:r>
    </w:p>
    <w:p w14:paraId="7CCB4C71" w14:textId="77777777" w:rsidR="00A24367" w:rsidRPr="002A24F4" w:rsidRDefault="00A24367" w:rsidP="002A24F4">
      <w:pPr>
        <w:sectPr w:rsidR="00A24367" w:rsidRPr="002A24F4" w:rsidSect="001F56FA">
          <w:footnotePr>
            <w:numRestart w:val="eachSect"/>
          </w:footnotePr>
          <w:pgSz w:w="11906" w:h="16838" w:code="9"/>
          <w:pgMar w:top="1701" w:right="1134" w:bottom="1134" w:left="1701" w:header="1134" w:footer="709" w:gutter="0"/>
          <w:cols w:space="708"/>
          <w:titlePg/>
          <w:docGrid w:linePitch="360"/>
        </w:sectPr>
      </w:pPr>
    </w:p>
    <w:p w14:paraId="1E40833D" w14:textId="77777777" w:rsidR="00A24367" w:rsidRDefault="00A24367" w:rsidP="00A24367">
      <w:pPr>
        <w:spacing w:after="360"/>
        <w:ind w:firstLine="0"/>
        <w:jc w:val="center"/>
        <w:rPr>
          <w:rFonts w:cs="Arial"/>
          <w:b/>
        </w:rPr>
      </w:pPr>
      <w:r w:rsidRPr="00043744">
        <w:rPr>
          <w:rFonts w:cs="Arial"/>
          <w:b/>
        </w:rPr>
        <w:lastRenderedPageBreak/>
        <w:t>LISTA DE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7837"/>
      </w:tblGrid>
      <w:tr w:rsidR="00A24367" w:rsidRPr="009F0EEE" w14:paraId="4BE8362C" w14:textId="77777777" w:rsidTr="001F56FA">
        <w:tc>
          <w:tcPr>
            <w:tcW w:w="1228" w:type="dxa"/>
            <w:shd w:val="clear" w:color="auto" w:fill="auto"/>
          </w:tcPr>
          <w:p w14:paraId="2BF77C20" w14:textId="77777777" w:rsidR="00A24367" w:rsidRPr="009F0EEE" w:rsidRDefault="00A24367" w:rsidP="001F56FA">
            <w:pPr>
              <w:ind w:firstLine="0"/>
              <w:jc w:val="left"/>
            </w:pPr>
            <w:r w:rsidRPr="009F0EEE">
              <w:t>ABNT</w:t>
            </w:r>
          </w:p>
        </w:tc>
        <w:tc>
          <w:tcPr>
            <w:tcW w:w="7984" w:type="dxa"/>
            <w:shd w:val="clear" w:color="auto" w:fill="auto"/>
          </w:tcPr>
          <w:p w14:paraId="50619D9B" w14:textId="77777777" w:rsidR="00A24367" w:rsidRPr="009F0EEE" w:rsidRDefault="00A24367" w:rsidP="001F56FA">
            <w:pPr>
              <w:ind w:firstLine="0"/>
              <w:jc w:val="left"/>
            </w:pPr>
            <w:r w:rsidRPr="009F0EEE">
              <w:t>Associação Brasileira de Normas Técnicas</w:t>
            </w:r>
          </w:p>
        </w:tc>
      </w:tr>
      <w:tr w:rsidR="00A24367" w:rsidRPr="009F0EEE" w14:paraId="445E2111" w14:textId="77777777" w:rsidTr="001F56FA">
        <w:tc>
          <w:tcPr>
            <w:tcW w:w="1228" w:type="dxa"/>
            <w:shd w:val="clear" w:color="auto" w:fill="auto"/>
          </w:tcPr>
          <w:p w14:paraId="26732149" w14:textId="77777777" w:rsidR="00A24367" w:rsidRDefault="00A24367" w:rsidP="001F56FA">
            <w:pPr>
              <w:ind w:firstLine="0"/>
              <w:jc w:val="left"/>
            </w:pPr>
            <w:r>
              <w:t>NBR</w:t>
            </w:r>
          </w:p>
        </w:tc>
        <w:tc>
          <w:tcPr>
            <w:tcW w:w="7984" w:type="dxa"/>
            <w:shd w:val="clear" w:color="auto" w:fill="auto"/>
          </w:tcPr>
          <w:p w14:paraId="29D0A531" w14:textId="77777777" w:rsidR="00A24367" w:rsidRDefault="00A24367" w:rsidP="001F56FA">
            <w:pPr>
              <w:ind w:firstLine="0"/>
              <w:jc w:val="left"/>
            </w:pPr>
            <w:r w:rsidRPr="003E69C9">
              <w:t>Normas Brasileiras de Regulação</w:t>
            </w:r>
          </w:p>
        </w:tc>
      </w:tr>
      <w:tr w:rsidR="0026667F" w:rsidRPr="009F0EEE" w14:paraId="2EFD748C" w14:textId="77777777" w:rsidTr="001F56FA">
        <w:tc>
          <w:tcPr>
            <w:tcW w:w="1228" w:type="dxa"/>
            <w:shd w:val="clear" w:color="auto" w:fill="auto"/>
          </w:tcPr>
          <w:p w14:paraId="6A2761F7" w14:textId="77777777" w:rsidR="0026667F" w:rsidRDefault="0026667F" w:rsidP="001F56FA">
            <w:pPr>
              <w:ind w:firstLine="0"/>
              <w:jc w:val="left"/>
            </w:pPr>
            <w:r>
              <w:t>RDM</w:t>
            </w:r>
          </w:p>
        </w:tc>
        <w:tc>
          <w:tcPr>
            <w:tcW w:w="7984" w:type="dxa"/>
            <w:shd w:val="clear" w:color="auto" w:fill="auto"/>
          </w:tcPr>
          <w:p w14:paraId="03E623F1" w14:textId="77777777" w:rsidR="0026667F" w:rsidRPr="003E69C9" w:rsidRDefault="0026667F" w:rsidP="001F56FA">
            <w:pPr>
              <w:ind w:firstLine="0"/>
              <w:jc w:val="left"/>
            </w:pPr>
            <w:proofErr w:type="spellStart"/>
            <w:r>
              <w:t>Robust</w:t>
            </w:r>
            <w:proofErr w:type="spellEnd"/>
            <w:r>
              <w:t xml:space="preserve"> </w:t>
            </w:r>
            <w:proofErr w:type="spellStart"/>
            <w:r>
              <w:t>Decision</w:t>
            </w:r>
            <w:proofErr w:type="spellEnd"/>
            <w:r>
              <w:t xml:space="preserve"> Making</w:t>
            </w:r>
          </w:p>
        </w:tc>
      </w:tr>
      <w:tr w:rsidR="0026667F" w:rsidRPr="009F0EEE" w14:paraId="6BA9E704" w14:textId="77777777" w:rsidTr="001F56FA">
        <w:tc>
          <w:tcPr>
            <w:tcW w:w="1228" w:type="dxa"/>
            <w:shd w:val="clear" w:color="auto" w:fill="auto"/>
          </w:tcPr>
          <w:p w14:paraId="4C6CE7D7" w14:textId="77777777" w:rsidR="0026667F" w:rsidRDefault="0026667F" w:rsidP="001F56FA">
            <w:pPr>
              <w:ind w:firstLine="0"/>
              <w:jc w:val="left"/>
            </w:pPr>
            <w:r>
              <w:t>EMA</w:t>
            </w:r>
          </w:p>
        </w:tc>
        <w:tc>
          <w:tcPr>
            <w:tcW w:w="7984" w:type="dxa"/>
            <w:shd w:val="clear" w:color="auto" w:fill="auto"/>
          </w:tcPr>
          <w:p w14:paraId="0906F9CD" w14:textId="77777777" w:rsidR="0026667F" w:rsidRDefault="0026667F" w:rsidP="001F56FA">
            <w:pPr>
              <w:ind w:firstLine="0"/>
              <w:jc w:val="left"/>
            </w:pPr>
            <w:proofErr w:type="spellStart"/>
            <w:r>
              <w:t>Exploratory</w:t>
            </w:r>
            <w:proofErr w:type="spellEnd"/>
            <w:r>
              <w:t xml:space="preserve"> </w:t>
            </w:r>
            <w:proofErr w:type="spellStart"/>
            <w:r>
              <w:t>Modeling</w:t>
            </w:r>
            <w:proofErr w:type="spellEnd"/>
            <w:r>
              <w:t xml:space="preserve"> and </w:t>
            </w:r>
            <w:proofErr w:type="spellStart"/>
            <w:r>
              <w:t>Analysis</w:t>
            </w:r>
            <w:proofErr w:type="spellEnd"/>
          </w:p>
        </w:tc>
      </w:tr>
      <w:tr w:rsidR="0026667F" w:rsidRPr="009E2FF1" w14:paraId="7FADB8B6" w14:textId="77777777" w:rsidTr="001F56FA">
        <w:tc>
          <w:tcPr>
            <w:tcW w:w="1228" w:type="dxa"/>
            <w:shd w:val="clear" w:color="auto" w:fill="auto"/>
          </w:tcPr>
          <w:p w14:paraId="70107179" w14:textId="77777777" w:rsidR="0026667F" w:rsidRDefault="0026667F" w:rsidP="001F56FA">
            <w:pPr>
              <w:ind w:firstLine="0"/>
              <w:jc w:val="left"/>
            </w:pPr>
            <w:r>
              <w:t>ESDMA</w:t>
            </w:r>
          </w:p>
        </w:tc>
        <w:tc>
          <w:tcPr>
            <w:tcW w:w="7984" w:type="dxa"/>
            <w:shd w:val="clear" w:color="auto" w:fill="auto"/>
          </w:tcPr>
          <w:p w14:paraId="41DE13E3" w14:textId="77777777" w:rsidR="0026667F" w:rsidRPr="0026667F" w:rsidRDefault="0026667F" w:rsidP="001F56FA">
            <w:pPr>
              <w:ind w:firstLine="0"/>
              <w:jc w:val="left"/>
              <w:rPr>
                <w:lang w:val="en-US"/>
              </w:rPr>
            </w:pPr>
            <w:r w:rsidRPr="0026667F">
              <w:rPr>
                <w:lang w:val="en-US"/>
              </w:rPr>
              <w:t>Exploratory System Dynamics Modeling and Analysis</w:t>
            </w:r>
          </w:p>
        </w:tc>
      </w:tr>
      <w:tr w:rsidR="0026667F" w:rsidRPr="0026667F" w14:paraId="33F223CD" w14:textId="77777777" w:rsidTr="001F56FA">
        <w:tc>
          <w:tcPr>
            <w:tcW w:w="1228" w:type="dxa"/>
            <w:shd w:val="clear" w:color="auto" w:fill="auto"/>
          </w:tcPr>
          <w:p w14:paraId="469428BC" w14:textId="77777777" w:rsidR="0026667F" w:rsidRPr="0026667F" w:rsidRDefault="0026667F" w:rsidP="001F56FA">
            <w:pPr>
              <w:ind w:firstLine="0"/>
              <w:jc w:val="left"/>
              <w:rPr>
                <w:lang w:val="en-US"/>
              </w:rPr>
            </w:pPr>
            <w:r>
              <w:rPr>
                <w:lang w:val="en-US"/>
              </w:rPr>
              <w:t>SD</w:t>
            </w:r>
          </w:p>
        </w:tc>
        <w:tc>
          <w:tcPr>
            <w:tcW w:w="7984" w:type="dxa"/>
            <w:shd w:val="clear" w:color="auto" w:fill="auto"/>
          </w:tcPr>
          <w:p w14:paraId="3CEB8FA3" w14:textId="77777777" w:rsidR="0026667F" w:rsidRPr="0026667F" w:rsidRDefault="0026667F" w:rsidP="001F56FA">
            <w:pPr>
              <w:ind w:firstLine="0"/>
              <w:jc w:val="left"/>
              <w:rPr>
                <w:lang w:val="en-US"/>
              </w:rPr>
            </w:pPr>
            <w:r>
              <w:rPr>
                <w:lang w:val="en-US"/>
              </w:rPr>
              <w:t>System Dynamics</w:t>
            </w:r>
          </w:p>
        </w:tc>
      </w:tr>
      <w:tr w:rsidR="0026667F" w:rsidRPr="0026667F" w14:paraId="454441A7" w14:textId="77777777" w:rsidTr="001F56FA">
        <w:tc>
          <w:tcPr>
            <w:tcW w:w="1228" w:type="dxa"/>
            <w:shd w:val="clear" w:color="auto" w:fill="auto"/>
          </w:tcPr>
          <w:p w14:paraId="6B54432A" w14:textId="77777777" w:rsidR="0026667F" w:rsidRDefault="0026667F" w:rsidP="001F56FA">
            <w:pPr>
              <w:ind w:firstLine="0"/>
              <w:jc w:val="left"/>
              <w:rPr>
                <w:lang w:val="en-US"/>
              </w:rPr>
            </w:pPr>
            <w:r>
              <w:rPr>
                <w:lang w:val="en-US"/>
              </w:rPr>
              <w:t>PRIM</w:t>
            </w:r>
          </w:p>
        </w:tc>
        <w:tc>
          <w:tcPr>
            <w:tcW w:w="7984" w:type="dxa"/>
            <w:shd w:val="clear" w:color="auto" w:fill="auto"/>
          </w:tcPr>
          <w:p w14:paraId="1AA19E57" w14:textId="30B9E58B" w:rsidR="0026667F" w:rsidRDefault="0026667F" w:rsidP="001F56FA">
            <w:pPr>
              <w:ind w:firstLine="0"/>
              <w:jc w:val="left"/>
              <w:rPr>
                <w:lang w:val="en-US"/>
              </w:rPr>
            </w:pPr>
            <w:r>
              <w:rPr>
                <w:lang w:val="en-US"/>
              </w:rPr>
              <w:t xml:space="preserve">Patient Rule </w:t>
            </w:r>
            <w:r w:rsidR="009410EB">
              <w:rPr>
                <w:lang w:val="en-US"/>
              </w:rPr>
              <w:t>Induction</w:t>
            </w:r>
            <w:r>
              <w:rPr>
                <w:lang w:val="en-US"/>
              </w:rPr>
              <w:t xml:space="preserve"> Method</w:t>
            </w:r>
          </w:p>
        </w:tc>
      </w:tr>
    </w:tbl>
    <w:p w14:paraId="66977989" w14:textId="77777777" w:rsidR="00A24367" w:rsidRPr="0026667F" w:rsidRDefault="00A24367" w:rsidP="00A24367">
      <w:pPr>
        <w:pStyle w:val="PPGEClinhaembranco"/>
        <w:ind w:firstLine="0"/>
        <w:jc w:val="center"/>
        <w:rPr>
          <w:rFonts w:cs="Arial"/>
          <w:b/>
          <w:color w:val="FF0000"/>
          <w:sz w:val="20"/>
          <w:lang w:val="en-US"/>
        </w:rPr>
        <w:sectPr w:rsidR="00A24367" w:rsidRPr="0026667F" w:rsidSect="001F56FA">
          <w:headerReference w:type="default" r:id="rId14"/>
          <w:footnotePr>
            <w:numRestart w:val="eachSect"/>
          </w:footnotePr>
          <w:pgSz w:w="11906" w:h="16838" w:code="9"/>
          <w:pgMar w:top="1701" w:right="1134" w:bottom="1134" w:left="1701" w:header="1134" w:footer="709" w:gutter="0"/>
          <w:cols w:space="708"/>
          <w:titlePg/>
          <w:docGrid w:linePitch="360"/>
        </w:sectPr>
      </w:pPr>
    </w:p>
    <w:p w14:paraId="5C1E5CC0" w14:textId="77777777" w:rsidR="00A24367" w:rsidRPr="00EC5688" w:rsidRDefault="00A24367" w:rsidP="00A24367">
      <w:pPr>
        <w:spacing w:after="360"/>
        <w:ind w:firstLine="0"/>
        <w:jc w:val="center"/>
        <w:rPr>
          <w:b/>
        </w:rPr>
      </w:pPr>
      <w:r w:rsidRPr="00EC5688">
        <w:rPr>
          <w:b/>
        </w:rPr>
        <w:lastRenderedPageBreak/>
        <w:t>SUMÁRIO</w:t>
      </w:r>
    </w:p>
    <w:p w14:paraId="79631337" w14:textId="265D5E2E" w:rsidR="00B7483F" w:rsidRDefault="00A24367">
      <w:pPr>
        <w:pStyle w:val="Sumrio1"/>
        <w:tabs>
          <w:tab w:val="left" w:pos="660"/>
          <w:tab w:val="right" w:leader="dot" w:pos="9061"/>
        </w:tabs>
        <w:rPr>
          <w:rFonts w:asciiTheme="minorHAnsi" w:eastAsiaTheme="minorEastAsia" w:hAnsiTheme="minorHAnsi" w:cstheme="minorBidi"/>
          <w:b w:val="0"/>
          <w:caps w:val="0"/>
          <w:noProof/>
          <w:sz w:val="22"/>
          <w:szCs w:val="22"/>
        </w:rPr>
      </w:pPr>
      <w:r>
        <w:rPr>
          <w:rFonts w:cs="Arial"/>
          <w:b w:val="0"/>
          <w:color w:val="FF0000"/>
          <w:sz w:val="20"/>
        </w:rPr>
        <w:fldChar w:fldCharType="begin"/>
      </w:r>
      <w:r>
        <w:rPr>
          <w:rFonts w:cs="Arial"/>
          <w:b w:val="0"/>
          <w:color w:val="FF0000"/>
          <w:sz w:val="20"/>
        </w:rPr>
        <w:instrText xml:space="preserve"> TOC \o "1-3" \h \z \u </w:instrText>
      </w:r>
      <w:r>
        <w:rPr>
          <w:rFonts w:cs="Arial"/>
          <w:b w:val="0"/>
          <w:color w:val="FF0000"/>
          <w:sz w:val="20"/>
        </w:rPr>
        <w:fldChar w:fldCharType="separate"/>
      </w:r>
      <w:hyperlink w:anchor="_Toc481590662" w:history="1">
        <w:r w:rsidR="00B7483F" w:rsidRPr="004656FF">
          <w:rPr>
            <w:rStyle w:val="Hyperlink"/>
            <w:noProof/>
          </w:rPr>
          <w:t>1.</w:t>
        </w:r>
        <w:r w:rsidR="00B7483F">
          <w:rPr>
            <w:rFonts w:asciiTheme="minorHAnsi" w:eastAsiaTheme="minorEastAsia" w:hAnsiTheme="minorHAnsi" w:cstheme="minorBidi"/>
            <w:b w:val="0"/>
            <w:caps w:val="0"/>
            <w:noProof/>
            <w:sz w:val="22"/>
            <w:szCs w:val="22"/>
          </w:rPr>
          <w:tab/>
        </w:r>
        <w:r w:rsidR="00B7483F" w:rsidRPr="004656FF">
          <w:rPr>
            <w:rStyle w:val="Hyperlink"/>
            <w:noProof/>
          </w:rPr>
          <w:t>INTRODUÇÃO</w:t>
        </w:r>
        <w:r w:rsidR="00B7483F">
          <w:rPr>
            <w:noProof/>
            <w:webHidden/>
          </w:rPr>
          <w:tab/>
        </w:r>
        <w:r w:rsidR="00B7483F">
          <w:rPr>
            <w:noProof/>
            <w:webHidden/>
          </w:rPr>
          <w:fldChar w:fldCharType="begin"/>
        </w:r>
        <w:r w:rsidR="00B7483F">
          <w:rPr>
            <w:noProof/>
            <w:webHidden/>
          </w:rPr>
          <w:instrText xml:space="preserve"> PAGEREF _Toc481590662 \h </w:instrText>
        </w:r>
        <w:r w:rsidR="00B7483F">
          <w:rPr>
            <w:noProof/>
            <w:webHidden/>
          </w:rPr>
        </w:r>
        <w:r w:rsidR="00B7483F">
          <w:rPr>
            <w:noProof/>
            <w:webHidden/>
          </w:rPr>
          <w:fldChar w:fldCharType="separate"/>
        </w:r>
        <w:r w:rsidR="000677DA">
          <w:rPr>
            <w:noProof/>
            <w:webHidden/>
          </w:rPr>
          <w:t>7</w:t>
        </w:r>
        <w:r w:rsidR="00B7483F">
          <w:rPr>
            <w:noProof/>
            <w:webHidden/>
          </w:rPr>
          <w:fldChar w:fldCharType="end"/>
        </w:r>
      </w:hyperlink>
    </w:p>
    <w:p w14:paraId="68E5270E" w14:textId="0DC9B753" w:rsidR="00B7483F" w:rsidRDefault="009E2FF1">
      <w:pPr>
        <w:pStyle w:val="Sumrio2"/>
        <w:tabs>
          <w:tab w:val="left" w:pos="660"/>
          <w:tab w:val="right" w:leader="dot" w:pos="9061"/>
        </w:tabs>
        <w:rPr>
          <w:rFonts w:asciiTheme="minorHAnsi" w:eastAsiaTheme="minorEastAsia" w:hAnsiTheme="minorHAnsi" w:cstheme="minorBidi"/>
          <w:b w:val="0"/>
          <w:noProof/>
          <w:sz w:val="22"/>
          <w:szCs w:val="22"/>
        </w:rPr>
      </w:pPr>
      <w:hyperlink w:anchor="_Toc481590663" w:history="1">
        <w:r w:rsidR="00B7483F" w:rsidRPr="004656FF">
          <w:rPr>
            <w:rStyle w:val="Hyperlink"/>
            <w:noProof/>
          </w:rPr>
          <w:t>1.1</w:t>
        </w:r>
        <w:r w:rsidR="00B7483F">
          <w:rPr>
            <w:rFonts w:asciiTheme="minorHAnsi" w:eastAsiaTheme="minorEastAsia" w:hAnsiTheme="minorHAnsi" w:cstheme="minorBidi"/>
            <w:b w:val="0"/>
            <w:noProof/>
            <w:sz w:val="22"/>
            <w:szCs w:val="22"/>
          </w:rPr>
          <w:tab/>
        </w:r>
        <w:r w:rsidR="00B7483F" w:rsidRPr="004656FF">
          <w:rPr>
            <w:rStyle w:val="Hyperlink"/>
            <w:noProof/>
          </w:rPr>
          <w:t>Objeto e Questão de Pesquisa</w:t>
        </w:r>
        <w:r w:rsidR="00B7483F">
          <w:rPr>
            <w:noProof/>
            <w:webHidden/>
          </w:rPr>
          <w:tab/>
        </w:r>
        <w:r w:rsidR="00B7483F">
          <w:rPr>
            <w:noProof/>
            <w:webHidden/>
          </w:rPr>
          <w:fldChar w:fldCharType="begin"/>
        </w:r>
        <w:r w:rsidR="00B7483F">
          <w:rPr>
            <w:noProof/>
            <w:webHidden/>
          </w:rPr>
          <w:instrText xml:space="preserve"> PAGEREF _Toc481590663 \h </w:instrText>
        </w:r>
        <w:r w:rsidR="00B7483F">
          <w:rPr>
            <w:noProof/>
            <w:webHidden/>
          </w:rPr>
        </w:r>
        <w:r w:rsidR="00B7483F">
          <w:rPr>
            <w:noProof/>
            <w:webHidden/>
          </w:rPr>
          <w:fldChar w:fldCharType="separate"/>
        </w:r>
        <w:r w:rsidR="000677DA">
          <w:rPr>
            <w:noProof/>
            <w:webHidden/>
          </w:rPr>
          <w:t>10</w:t>
        </w:r>
        <w:r w:rsidR="00B7483F">
          <w:rPr>
            <w:noProof/>
            <w:webHidden/>
          </w:rPr>
          <w:fldChar w:fldCharType="end"/>
        </w:r>
      </w:hyperlink>
    </w:p>
    <w:p w14:paraId="3A18360D" w14:textId="74D5109A" w:rsidR="00B7483F" w:rsidRDefault="009E2FF1">
      <w:pPr>
        <w:pStyle w:val="Sumrio2"/>
        <w:tabs>
          <w:tab w:val="left" w:pos="660"/>
          <w:tab w:val="right" w:leader="dot" w:pos="9061"/>
        </w:tabs>
        <w:rPr>
          <w:rFonts w:asciiTheme="minorHAnsi" w:eastAsiaTheme="minorEastAsia" w:hAnsiTheme="minorHAnsi" w:cstheme="minorBidi"/>
          <w:b w:val="0"/>
          <w:noProof/>
          <w:sz w:val="22"/>
          <w:szCs w:val="22"/>
        </w:rPr>
      </w:pPr>
      <w:hyperlink w:anchor="_Toc481590664" w:history="1">
        <w:r w:rsidR="00B7483F" w:rsidRPr="004656FF">
          <w:rPr>
            <w:rStyle w:val="Hyperlink"/>
            <w:noProof/>
          </w:rPr>
          <w:t>1.2</w:t>
        </w:r>
        <w:r w:rsidR="00B7483F">
          <w:rPr>
            <w:rFonts w:asciiTheme="minorHAnsi" w:eastAsiaTheme="minorEastAsia" w:hAnsiTheme="minorHAnsi" w:cstheme="minorBidi"/>
            <w:b w:val="0"/>
            <w:noProof/>
            <w:sz w:val="22"/>
            <w:szCs w:val="22"/>
          </w:rPr>
          <w:tab/>
        </w:r>
        <w:r w:rsidR="00B7483F" w:rsidRPr="004656FF">
          <w:rPr>
            <w:rStyle w:val="Hyperlink"/>
            <w:noProof/>
          </w:rPr>
          <w:t>Objetivos</w:t>
        </w:r>
        <w:r w:rsidR="00B7483F">
          <w:rPr>
            <w:noProof/>
            <w:webHidden/>
          </w:rPr>
          <w:tab/>
        </w:r>
        <w:r w:rsidR="00B7483F">
          <w:rPr>
            <w:noProof/>
            <w:webHidden/>
          </w:rPr>
          <w:fldChar w:fldCharType="begin"/>
        </w:r>
        <w:r w:rsidR="00B7483F">
          <w:rPr>
            <w:noProof/>
            <w:webHidden/>
          </w:rPr>
          <w:instrText xml:space="preserve"> PAGEREF _Toc481590664 \h </w:instrText>
        </w:r>
        <w:r w:rsidR="00B7483F">
          <w:rPr>
            <w:noProof/>
            <w:webHidden/>
          </w:rPr>
        </w:r>
        <w:r w:rsidR="00B7483F">
          <w:rPr>
            <w:noProof/>
            <w:webHidden/>
          </w:rPr>
          <w:fldChar w:fldCharType="separate"/>
        </w:r>
        <w:r w:rsidR="000677DA">
          <w:rPr>
            <w:noProof/>
            <w:webHidden/>
          </w:rPr>
          <w:t>15</w:t>
        </w:r>
        <w:r w:rsidR="00B7483F">
          <w:rPr>
            <w:noProof/>
            <w:webHidden/>
          </w:rPr>
          <w:fldChar w:fldCharType="end"/>
        </w:r>
      </w:hyperlink>
    </w:p>
    <w:p w14:paraId="4DDE7520" w14:textId="462BE66C" w:rsidR="00B7483F" w:rsidRDefault="009E2FF1">
      <w:pPr>
        <w:pStyle w:val="Sumrio3"/>
        <w:tabs>
          <w:tab w:val="left" w:pos="880"/>
        </w:tabs>
        <w:rPr>
          <w:rFonts w:asciiTheme="minorHAnsi" w:eastAsiaTheme="minorEastAsia" w:hAnsiTheme="minorHAnsi" w:cstheme="minorBidi"/>
          <w:noProof/>
          <w:sz w:val="22"/>
          <w:szCs w:val="22"/>
        </w:rPr>
      </w:pPr>
      <w:hyperlink w:anchor="_Toc481590665" w:history="1">
        <w:r w:rsidR="00B7483F" w:rsidRPr="004656FF">
          <w:rPr>
            <w:rStyle w:val="Hyperlink"/>
            <w:noProof/>
          </w:rPr>
          <w:t>1.2.1</w:t>
        </w:r>
        <w:r w:rsidR="00B7483F">
          <w:rPr>
            <w:rFonts w:asciiTheme="minorHAnsi" w:eastAsiaTheme="minorEastAsia" w:hAnsiTheme="minorHAnsi" w:cstheme="minorBidi"/>
            <w:noProof/>
            <w:sz w:val="22"/>
            <w:szCs w:val="22"/>
          </w:rPr>
          <w:tab/>
        </w:r>
        <w:r w:rsidR="00B7483F" w:rsidRPr="004656FF">
          <w:rPr>
            <w:rStyle w:val="Hyperlink"/>
            <w:noProof/>
          </w:rPr>
          <w:t>Objetivo Geral</w:t>
        </w:r>
        <w:r w:rsidR="00B7483F">
          <w:rPr>
            <w:noProof/>
            <w:webHidden/>
          </w:rPr>
          <w:tab/>
        </w:r>
        <w:r w:rsidR="00B7483F">
          <w:rPr>
            <w:noProof/>
            <w:webHidden/>
          </w:rPr>
          <w:fldChar w:fldCharType="begin"/>
        </w:r>
        <w:r w:rsidR="00B7483F">
          <w:rPr>
            <w:noProof/>
            <w:webHidden/>
          </w:rPr>
          <w:instrText xml:space="preserve"> PAGEREF _Toc481590665 \h </w:instrText>
        </w:r>
        <w:r w:rsidR="00B7483F">
          <w:rPr>
            <w:noProof/>
            <w:webHidden/>
          </w:rPr>
        </w:r>
        <w:r w:rsidR="00B7483F">
          <w:rPr>
            <w:noProof/>
            <w:webHidden/>
          </w:rPr>
          <w:fldChar w:fldCharType="separate"/>
        </w:r>
        <w:r w:rsidR="000677DA">
          <w:rPr>
            <w:noProof/>
            <w:webHidden/>
          </w:rPr>
          <w:t>15</w:t>
        </w:r>
        <w:r w:rsidR="00B7483F">
          <w:rPr>
            <w:noProof/>
            <w:webHidden/>
          </w:rPr>
          <w:fldChar w:fldCharType="end"/>
        </w:r>
      </w:hyperlink>
    </w:p>
    <w:p w14:paraId="6A4035BF" w14:textId="5F1DA6BD" w:rsidR="00B7483F" w:rsidRDefault="009E2FF1">
      <w:pPr>
        <w:pStyle w:val="Sumrio3"/>
        <w:tabs>
          <w:tab w:val="left" w:pos="880"/>
        </w:tabs>
        <w:rPr>
          <w:rFonts w:asciiTheme="minorHAnsi" w:eastAsiaTheme="minorEastAsia" w:hAnsiTheme="minorHAnsi" w:cstheme="minorBidi"/>
          <w:noProof/>
          <w:sz w:val="22"/>
          <w:szCs w:val="22"/>
        </w:rPr>
      </w:pPr>
      <w:hyperlink w:anchor="_Toc481590666" w:history="1">
        <w:r w:rsidR="00B7483F" w:rsidRPr="004656FF">
          <w:rPr>
            <w:rStyle w:val="Hyperlink"/>
            <w:noProof/>
          </w:rPr>
          <w:t>1.2.2</w:t>
        </w:r>
        <w:r w:rsidR="00B7483F">
          <w:rPr>
            <w:rFonts w:asciiTheme="minorHAnsi" w:eastAsiaTheme="minorEastAsia" w:hAnsiTheme="minorHAnsi" w:cstheme="minorBidi"/>
            <w:noProof/>
            <w:sz w:val="22"/>
            <w:szCs w:val="22"/>
          </w:rPr>
          <w:tab/>
        </w:r>
        <w:r w:rsidR="00B7483F" w:rsidRPr="004656FF">
          <w:rPr>
            <w:rStyle w:val="Hyperlink"/>
            <w:noProof/>
          </w:rPr>
          <w:t>Objetivos Específicos</w:t>
        </w:r>
        <w:r w:rsidR="00B7483F">
          <w:rPr>
            <w:noProof/>
            <w:webHidden/>
          </w:rPr>
          <w:tab/>
        </w:r>
        <w:r w:rsidR="00B7483F">
          <w:rPr>
            <w:noProof/>
            <w:webHidden/>
          </w:rPr>
          <w:fldChar w:fldCharType="begin"/>
        </w:r>
        <w:r w:rsidR="00B7483F">
          <w:rPr>
            <w:noProof/>
            <w:webHidden/>
          </w:rPr>
          <w:instrText xml:space="preserve"> PAGEREF _Toc481590666 \h </w:instrText>
        </w:r>
        <w:r w:rsidR="00B7483F">
          <w:rPr>
            <w:noProof/>
            <w:webHidden/>
          </w:rPr>
        </w:r>
        <w:r w:rsidR="00B7483F">
          <w:rPr>
            <w:noProof/>
            <w:webHidden/>
          </w:rPr>
          <w:fldChar w:fldCharType="separate"/>
        </w:r>
        <w:r w:rsidR="000677DA">
          <w:rPr>
            <w:noProof/>
            <w:webHidden/>
          </w:rPr>
          <w:t>15</w:t>
        </w:r>
        <w:r w:rsidR="00B7483F">
          <w:rPr>
            <w:noProof/>
            <w:webHidden/>
          </w:rPr>
          <w:fldChar w:fldCharType="end"/>
        </w:r>
      </w:hyperlink>
    </w:p>
    <w:p w14:paraId="3C5ADA85" w14:textId="01303527" w:rsidR="00B7483F" w:rsidRDefault="009E2FF1">
      <w:pPr>
        <w:pStyle w:val="Sumrio2"/>
        <w:tabs>
          <w:tab w:val="left" w:pos="660"/>
          <w:tab w:val="right" w:leader="dot" w:pos="9061"/>
        </w:tabs>
        <w:rPr>
          <w:rFonts w:asciiTheme="minorHAnsi" w:eastAsiaTheme="minorEastAsia" w:hAnsiTheme="minorHAnsi" w:cstheme="minorBidi"/>
          <w:b w:val="0"/>
          <w:noProof/>
          <w:sz w:val="22"/>
          <w:szCs w:val="22"/>
        </w:rPr>
      </w:pPr>
      <w:hyperlink w:anchor="_Toc481590667" w:history="1">
        <w:r w:rsidR="00B7483F" w:rsidRPr="004656FF">
          <w:rPr>
            <w:rStyle w:val="Hyperlink"/>
            <w:noProof/>
          </w:rPr>
          <w:t>1.3</w:t>
        </w:r>
        <w:r w:rsidR="00B7483F">
          <w:rPr>
            <w:rFonts w:asciiTheme="minorHAnsi" w:eastAsiaTheme="minorEastAsia" w:hAnsiTheme="minorHAnsi" w:cstheme="minorBidi"/>
            <w:b w:val="0"/>
            <w:noProof/>
            <w:sz w:val="22"/>
            <w:szCs w:val="22"/>
          </w:rPr>
          <w:tab/>
        </w:r>
        <w:r w:rsidR="00B7483F" w:rsidRPr="004656FF">
          <w:rPr>
            <w:rStyle w:val="Hyperlink"/>
            <w:noProof/>
          </w:rPr>
          <w:t>Justificativa</w:t>
        </w:r>
        <w:r w:rsidR="00B7483F">
          <w:rPr>
            <w:noProof/>
            <w:webHidden/>
          </w:rPr>
          <w:tab/>
        </w:r>
        <w:r w:rsidR="00B7483F">
          <w:rPr>
            <w:noProof/>
            <w:webHidden/>
          </w:rPr>
          <w:fldChar w:fldCharType="begin"/>
        </w:r>
        <w:r w:rsidR="00B7483F">
          <w:rPr>
            <w:noProof/>
            <w:webHidden/>
          </w:rPr>
          <w:instrText xml:space="preserve"> PAGEREF _Toc481590667 \h </w:instrText>
        </w:r>
        <w:r w:rsidR="00B7483F">
          <w:rPr>
            <w:noProof/>
            <w:webHidden/>
          </w:rPr>
        </w:r>
        <w:r w:rsidR="00B7483F">
          <w:rPr>
            <w:noProof/>
            <w:webHidden/>
          </w:rPr>
          <w:fldChar w:fldCharType="separate"/>
        </w:r>
        <w:r w:rsidR="000677DA">
          <w:rPr>
            <w:noProof/>
            <w:webHidden/>
          </w:rPr>
          <w:t>16</w:t>
        </w:r>
        <w:r w:rsidR="00B7483F">
          <w:rPr>
            <w:noProof/>
            <w:webHidden/>
          </w:rPr>
          <w:fldChar w:fldCharType="end"/>
        </w:r>
      </w:hyperlink>
    </w:p>
    <w:p w14:paraId="047DFD02" w14:textId="3F626B70" w:rsidR="00B7483F" w:rsidRDefault="009E2FF1">
      <w:pPr>
        <w:pStyle w:val="Sumrio2"/>
        <w:tabs>
          <w:tab w:val="left" w:pos="660"/>
          <w:tab w:val="right" w:leader="dot" w:pos="9061"/>
        </w:tabs>
        <w:rPr>
          <w:rFonts w:asciiTheme="minorHAnsi" w:eastAsiaTheme="minorEastAsia" w:hAnsiTheme="minorHAnsi" w:cstheme="minorBidi"/>
          <w:b w:val="0"/>
          <w:noProof/>
          <w:sz w:val="22"/>
          <w:szCs w:val="22"/>
        </w:rPr>
      </w:pPr>
      <w:hyperlink w:anchor="_Toc481590668" w:history="1">
        <w:r w:rsidR="00B7483F" w:rsidRPr="004656FF">
          <w:rPr>
            <w:rStyle w:val="Hyperlink"/>
            <w:noProof/>
          </w:rPr>
          <w:t>1.4</w:t>
        </w:r>
        <w:r w:rsidR="00B7483F">
          <w:rPr>
            <w:rFonts w:asciiTheme="minorHAnsi" w:eastAsiaTheme="minorEastAsia" w:hAnsiTheme="minorHAnsi" w:cstheme="minorBidi"/>
            <w:b w:val="0"/>
            <w:noProof/>
            <w:sz w:val="22"/>
            <w:szCs w:val="22"/>
          </w:rPr>
          <w:tab/>
        </w:r>
        <w:r w:rsidR="00B7483F" w:rsidRPr="004656FF">
          <w:rPr>
            <w:rStyle w:val="Hyperlink"/>
            <w:noProof/>
          </w:rPr>
          <w:t>Estrutura do Trabalho</w:t>
        </w:r>
        <w:r w:rsidR="00B7483F">
          <w:rPr>
            <w:noProof/>
            <w:webHidden/>
          </w:rPr>
          <w:tab/>
        </w:r>
        <w:r w:rsidR="00B7483F">
          <w:rPr>
            <w:noProof/>
            <w:webHidden/>
          </w:rPr>
          <w:fldChar w:fldCharType="begin"/>
        </w:r>
        <w:r w:rsidR="00B7483F">
          <w:rPr>
            <w:noProof/>
            <w:webHidden/>
          </w:rPr>
          <w:instrText xml:space="preserve"> PAGEREF _Toc481590668 \h </w:instrText>
        </w:r>
        <w:r w:rsidR="00B7483F">
          <w:rPr>
            <w:noProof/>
            <w:webHidden/>
          </w:rPr>
        </w:r>
        <w:r w:rsidR="00B7483F">
          <w:rPr>
            <w:noProof/>
            <w:webHidden/>
          </w:rPr>
          <w:fldChar w:fldCharType="separate"/>
        </w:r>
        <w:r w:rsidR="000677DA">
          <w:rPr>
            <w:noProof/>
            <w:webHidden/>
          </w:rPr>
          <w:t>24</w:t>
        </w:r>
        <w:r w:rsidR="00B7483F">
          <w:rPr>
            <w:noProof/>
            <w:webHidden/>
          </w:rPr>
          <w:fldChar w:fldCharType="end"/>
        </w:r>
      </w:hyperlink>
    </w:p>
    <w:p w14:paraId="705FDD49" w14:textId="1D7696C5" w:rsidR="00B7483F" w:rsidRDefault="009E2FF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81590669" w:history="1">
        <w:r w:rsidR="00B7483F" w:rsidRPr="004656FF">
          <w:rPr>
            <w:rStyle w:val="Hyperlink"/>
            <w:noProof/>
          </w:rPr>
          <w:t>2.</w:t>
        </w:r>
        <w:r w:rsidR="00B7483F">
          <w:rPr>
            <w:rFonts w:asciiTheme="minorHAnsi" w:eastAsiaTheme="minorEastAsia" w:hAnsiTheme="minorHAnsi" w:cstheme="minorBidi"/>
            <w:b w:val="0"/>
            <w:caps w:val="0"/>
            <w:noProof/>
            <w:sz w:val="22"/>
            <w:szCs w:val="22"/>
          </w:rPr>
          <w:tab/>
        </w:r>
        <w:r w:rsidR="00B7483F" w:rsidRPr="004656FF">
          <w:rPr>
            <w:rStyle w:val="Hyperlink"/>
            <w:noProof/>
          </w:rPr>
          <w:t>FUNDAMENTAÇÃO TÉORICA</w:t>
        </w:r>
        <w:r w:rsidR="00B7483F">
          <w:rPr>
            <w:noProof/>
            <w:webHidden/>
          </w:rPr>
          <w:tab/>
        </w:r>
        <w:r w:rsidR="00B7483F">
          <w:rPr>
            <w:noProof/>
            <w:webHidden/>
          </w:rPr>
          <w:fldChar w:fldCharType="begin"/>
        </w:r>
        <w:r w:rsidR="00B7483F">
          <w:rPr>
            <w:noProof/>
            <w:webHidden/>
          </w:rPr>
          <w:instrText xml:space="preserve"> PAGEREF _Toc481590669 \h </w:instrText>
        </w:r>
        <w:r w:rsidR="00B7483F">
          <w:rPr>
            <w:noProof/>
            <w:webHidden/>
          </w:rPr>
        </w:r>
        <w:r w:rsidR="00B7483F">
          <w:rPr>
            <w:noProof/>
            <w:webHidden/>
          </w:rPr>
          <w:fldChar w:fldCharType="separate"/>
        </w:r>
        <w:r w:rsidR="000677DA">
          <w:rPr>
            <w:noProof/>
            <w:webHidden/>
          </w:rPr>
          <w:t>25</w:t>
        </w:r>
        <w:r w:rsidR="00B7483F">
          <w:rPr>
            <w:noProof/>
            <w:webHidden/>
          </w:rPr>
          <w:fldChar w:fldCharType="end"/>
        </w:r>
      </w:hyperlink>
    </w:p>
    <w:p w14:paraId="28B93621" w14:textId="597812DA" w:rsidR="00B7483F" w:rsidRDefault="009E2FF1">
      <w:pPr>
        <w:pStyle w:val="Sumrio2"/>
        <w:tabs>
          <w:tab w:val="left" w:pos="660"/>
          <w:tab w:val="right" w:leader="dot" w:pos="9061"/>
        </w:tabs>
        <w:rPr>
          <w:rFonts w:asciiTheme="minorHAnsi" w:eastAsiaTheme="minorEastAsia" w:hAnsiTheme="minorHAnsi" w:cstheme="minorBidi"/>
          <w:b w:val="0"/>
          <w:noProof/>
          <w:sz w:val="22"/>
          <w:szCs w:val="22"/>
        </w:rPr>
      </w:pPr>
      <w:hyperlink w:anchor="_Toc481590670" w:history="1">
        <w:r w:rsidR="00B7483F" w:rsidRPr="004656FF">
          <w:rPr>
            <w:rStyle w:val="Hyperlink"/>
            <w:noProof/>
          </w:rPr>
          <w:t>2.1</w:t>
        </w:r>
        <w:r w:rsidR="00B7483F">
          <w:rPr>
            <w:rFonts w:asciiTheme="minorHAnsi" w:eastAsiaTheme="minorEastAsia" w:hAnsiTheme="minorHAnsi" w:cstheme="minorBidi"/>
            <w:b w:val="0"/>
            <w:noProof/>
            <w:sz w:val="22"/>
            <w:szCs w:val="22"/>
          </w:rPr>
          <w:tab/>
        </w:r>
        <w:r w:rsidR="00B7483F" w:rsidRPr="004656FF">
          <w:rPr>
            <w:rStyle w:val="Hyperlink"/>
            <w:noProof/>
          </w:rPr>
          <w:t>Avaliação de Decisões Estratégicas Sob Incerteza Profunda</w:t>
        </w:r>
        <w:r w:rsidR="00B7483F">
          <w:rPr>
            <w:noProof/>
            <w:webHidden/>
          </w:rPr>
          <w:tab/>
        </w:r>
        <w:r w:rsidR="00B7483F">
          <w:rPr>
            <w:noProof/>
            <w:webHidden/>
          </w:rPr>
          <w:fldChar w:fldCharType="begin"/>
        </w:r>
        <w:r w:rsidR="00B7483F">
          <w:rPr>
            <w:noProof/>
            <w:webHidden/>
          </w:rPr>
          <w:instrText xml:space="preserve"> PAGEREF _Toc481590670 \h </w:instrText>
        </w:r>
        <w:r w:rsidR="00B7483F">
          <w:rPr>
            <w:noProof/>
            <w:webHidden/>
          </w:rPr>
        </w:r>
        <w:r w:rsidR="00B7483F">
          <w:rPr>
            <w:noProof/>
            <w:webHidden/>
          </w:rPr>
          <w:fldChar w:fldCharType="separate"/>
        </w:r>
        <w:r w:rsidR="000677DA">
          <w:rPr>
            <w:noProof/>
            <w:webHidden/>
          </w:rPr>
          <w:t>25</w:t>
        </w:r>
        <w:r w:rsidR="00B7483F">
          <w:rPr>
            <w:noProof/>
            <w:webHidden/>
          </w:rPr>
          <w:fldChar w:fldCharType="end"/>
        </w:r>
      </w:hyperlink>
    </w:p>
    <w:p w14:paraId="645E4629" w14:textId="122178B3" w:rsidR="00B7483F" w:rsidRDefault="009E2FF1">
      <w:pPr>
        <w:pStyle w:val="Sumrio3"/>
        <w:tabs>
          <w:tab w:val="left" w:pos="880"/>
        </w:tabs>
        <w:rPr>
          <w:rFonts w:asciiTheme="minorHAnsi" w:eastAsiaTheme="minorEastAsia" w:hAnsiTheme="minorHAnsi" w:cstheme="minorBidi"/>
          <w:noProof/>
          <w:sz w:val="22"/>
          <w:szCs w:val="22"/>
        </w:rPr>
      </w:pPr>
      <w:hyperlink w:anchor="_Toc481590671" w:history="1">
        <w:r w:rsidR="00B7483F" w:rsidRPr="004656FF">
          <w:rPr>
            <w:rStyle w:val="Hyperlink"/>
            <w:noProof/>
          </w:rPr>
          <w:t>2.1.1</w:t>
        </w:r>
        <w:r w:rsidR="00B7483F">
          <w:rPr>
            <w:rFonts w:asciiTheme="minorHAnsi" w:eastAsiaTheme="minorEastAsia" w:hAnsiTheme="minorHAnsi" w:cstheme="minorBidi"/>
            <w:noProof/>
            <w:sz w:val="22"/>
            <w:szCs w:val="22"/>
          </w:rPr>
          <w:tab/>
        </w:r>
        <w:r w:rsidR="00B7483F" w:rsidRPr="004656FF">
          <w:rPr>
            <w:rStyle w:val="Hyperlink"/>
            <w:noProof/>
          </w:rPr>
          <w:t>Avaliação de Decisões Estratégias</w:t>
        </w:r>
        <w:r w:rsidR="00B7483F">
          <w:rPr>
            <w:noProof/>
            <w:webHidden/>
          </w:rPr>
          <w:tab/>
        </w:r>
        <w:r w:rsidR="00B7483F">
          <w:rPr>
            <w:noProof/>
            <w:webHidden/>
          </w:rPr>
          <w:fldChar w:fldCharType="begin"/>
        </w:r>
        <w:r w:rsidR="00B7483F">
          <w:rPr>
            <w:noProof/>
            <w:webHidden/>
          </w:rPr>
          <w:instrText xml:space="preserve"> PAGEREF _Toc481590671 \h </w:instrText>
        </w:r>
        <w:r w:rsidR="00B7483F">
          <w:rPr>
            <w:noProof/>
            <w:webHidden/>
          </w:rPr>
        </w:r>
        <w:r w:rsidR="00B7483F">
          <w:rPr>
            <w:noProof/>
            <w:webHidden/>
          </w:rPr>
          <w:fldChar w:fldCharType="separate"/>
        </w:r>
        <w:r w:rsidR="000677DA">
          <w:rPr>
            <w:noProof/>
            <w:webHidden/>
          </w:rPr>
          <w:t>25</w:t>
        </w:r>
        <w:r w:rsidR="00B7483F">
          <w:rPr>
            <w:noProof/>
            <w:webHidden/>
          </w:rPr>
          <w:fldChar w:fldCharType="end"/>
        </w:r>
      </w:hyperlink>
    </w:p>
    <w:p w14:paraId="0FB67940" w14:textId="508F88EA" w:rsidR="00B7483F" w:rsidRDefault="009E2FF1">
      <w:pPr>
        <w:pStyle w:val="Sumrio3"/>
        <w:tabs>
          <w:tab w:val="left" w:pos="880"/>
        </w:tabs>
        <w:rPr>
          <w:rFonts w:asciiTheme="minorHAnsi" w:eastAsiaTheme="minorEastAsia" w:hAnsiTheme="minorHAnsi" w:cstheme="minorBidi"/>
          <w:noProof/>
          <w:sz w:val="22"/>
          <w:szCs w:val="22"/>
        </w:rPr>
      </w:pPr>
      <w:hyperlink w:anchor="_Toc481590672" w:history="1">
        <w:r w:rsidR="00B7483F" w:rsidRPr="004656FF">
          <w:rPr>
            <w:rStyle w:val="Hyperlink"/>
            <w:noProof/>
          </w:rPr>
          <w:t>2.1.2</w:t>
        </w:r>
        <w:r w:rsidR="00B7483F">
          <w:rPr>
            <w:rFonts w:asciiTheme="minorHAnsi" w:eastAsiaTheme="minorEastAsia" w:hAnsiTheme="minorHAnsi" w:cstheme="minorBidi"/>
            <w:noProof/>
            <w:sz w:val="22"/>
            <w:szCs w:val="22"/>
          </w:rPr>
          <w:tab/>
        </w:r>
        <w:r w:rsidR="00B7483F" w:rsidRPr="004656FF">
          <w:rPr>
            <w:rStyle w:val="Hyperlink"/>
            <w:noProof/>
          </w:rPr>
          <w:t>Níveis de Incerteza e Incerteza Profunda</w:t>
        </w:r>
        <w:r w:rsidR="00B7483F">
          <w:rPr>
            <w:noProof/>
            <w:webHidden/>
          </w:rPr>
          <w:tab/>
        </w:r>
        <w:r w:rsidR="00B7483F">
          <w:rPr>
            <w:noProof/>
            <w:webHidden/>
          </w:rPr>
          <w:fldChar w:fldCharType="begin"/>
        </w:r>
        <w:r w:rsidR="00B7483F">
          <w:rPr>
            <w:noProof/>
            <w:webHidden/>
          </w:rPr>
          <w:instrText xml:space="preserve"> PAGEREF _Toc481590672 \h </w:instrText>
        </w:r>
        <w:r w:rsidR="00B7483F">
          <w:rPr>
            <w:noProof/>
            <w:webHidden/>
          </w:rPr>
        </w:r>
        <w:r w:rsidR="00B7483F">
          <w:rPr>
            <w:noProof/>
            <w:webHidden/>
          </w:rPr>
          <w:fldChar w:fldCharType="separate"/>
        </w:r>
        <w:r w:rsidR="000677DA">
          <w:rPr>
            <w:noProof/>
            <w:webHidden/>
          </w:rPr>
          <w:t>29</w:t>
        </w:r>
        <w:r w:rsidR="00B7483F">
          <w:rPr>
            <w:noProof/>
            <w:webHidden/>
          </w:rPr>
          <w:fldChar w:fldCharType="end"/>
        </w:r>
      </w:hyperlink>
    </w:p>
    <w:p w14:paraId="6656445F" w14:textId="484E61CC" w:rsidR="00B7483F" w:rsidRDefault="009E2FF1">
      <w:pPr>
        <w:pStyle w:val="Sumrio2"/>
        <w:tabs>
          <w:tab w:val="left" w:pos="660"/>
          <w:tab w:val="right" w:leader="dot" w:pos="9061"/>
        </w:tabs>
        <w:rPr>
          <w:rFonts w:asciiTheme="minorHAnsi" w:eastAsiaTheme="minorEastAsia" w:hAnsiTheme="minorHAnsi" w:cstheme="minorBidi"/>
          <w:b w:val="0"/>
          <w:noProof/>
          <w:sz w:val="22"/>
          <w:szCs w:val="22"/>
        </w:rPr>
      </w:pPr>
      <w:hyperlink w:anchor="_Toc481590673" w:history="1">
        <w:r w:rsidR="00B7483F" w:rsidRPr="004656FF">
          <w:rPr>
            <w:rStyle w:val="Hyperlink"/>
            <w:noProof/>
          </w:rPr>
          <w:t>2.2</w:t>
        </w:r>
        <w:r w:rsidR="00B7483F">
          <w:rPr>
            <w:rFonts w:asciiTheme="minorHAnsi" w:eastAsiaTheme="minorEastAsia" w:hAnsiTheme="minorHAnsi" w:cstheme="minorBidi"/>
            <w:b w:val="0"/>
            <w:noProof/>
            <w:sz w:val="22"/>
            <w:szCs w:val="22"/>
          </w:rPr>
          <w:tab/>
        </w:r>
        <w:r w:rsidR="00B7483F" w:rsidRPr="004656FF">
          <w:rPr>
            <w:rStyle w:val="Hyperlink"/>
            <w:noProof/>
          </w:rPr>
          <w:t>Abordagens para Avaliação de Decisão sob Incerteza Profunda</w:t>
        </w:r>
        <w:r w:rsidR="00B7483F">
          <w:rPr>
            <w:noProof/>
            <w:webHidden/>
          </w:rPr>
          <w:tab/>
        </w:r>
        <w:r w:rsidR="00B7483F">
          <w:rPr>
            <w:noProof/>
            <w:webHidden/>
          </w:rPr>
          <w:fldChar w:fldCharType="begin"/>
        </w:r>
        <w:r w:rsidR="00B7483F">
          <w:rPr>
            <w:noProof/>
            <w:webHidden/>
          </w:rPr>
          <w:instrText xml:space="preserve"> PAGEREF _Toc481590673 \h </w:instrText>
        </w:r>
        <w:r w:rsidR="00B7483F">
          <w:rPr>
            <w:noProof/>
            <w:webHidden/>
          </w:rPr>
        </w:r>
        <w:r w:rsidR="00B7483F">
          <w:rPr>
            <w:noProof/>
            <w:webHidden/>
          </w:rPr>
          <w:fldChar w:fldCharType="separate"/>
        </w:r>
        <w:r w:rsidR="000677DA">
          <w:rPr>
            <w:noProof/>
            <w:webHidden/>
          </w:rPr>
          <w:t>31</w:t>
        </w:r>
        <w:r w:rsidR="00B7483F">
          <w:rPr>
            <w:noProof/>
            <w:webHidden/>
          </w:rPr>
          <w:fldChar w:fldCharType="end"/>
        </w:r>
      </w:hyperlink>
    </w:p>
    <w:p w14:paraId="1689CC3A" w14:textId="6E5C3FCF" w:rsidR="00B7483F" w:rsidRDefault="009E2FF1">
      <w:pPr>
        <w:pStyle w:val="Sumrio3"/>
        <w:tabs>
          <w:tab w:val="left" w:pos="880"/>
        </w:tabs>
        <w:rPr>
          <w:rFonts w:asciiTheme="minorHAnsi" w:eastAsiaTheme="minorEastAsia" w:hAnsiTheme="minorHAnsi" w:cstheme="minorBidi"/>
          <w:noProof/>
          <w:sz w:val="22"/>
          <w:szCs w:val="22"/>
        </w:rPr>
      </w:pPr>
      <w:hyperlink w:anchor="_Toc481590674" w:history="1">
        <w:r w:rsidR="00B7483F" w:rsidRPr="004656FF">
          <w:rPr>
            <w:rStyle w:val="Hyperlink"/>
            <w:noProof/>
          </w:rPr>
          <w:t>2.2.1</w:t>
        </w:r>
        <w:r w:rsidR="00B7483F">
          <w:rPr>
            <w:rFonts w:asciiTheme="minorHAnsi" w:eastAsiaTheme="minorEastAsia" w:hAnsiTheme="minorHAnsi" w:cstheme="minorBidi"/>
            <w:noProof/>
            <w:sz w:val="22"/>
            <w:szCs w:val="22"/>
          </w:rPr>
          <w:tab/>
        </w:r>
        <w:r w:rsidR="00B7483F" w:rsidRPr="004656FF">
          <w:rPr>
            <w:rStyle w:val="Hyperlink"/>
            <w:noProof/>
          </w:rPr>
          <w:t>Identificação de Artefatos</w:t>
        </w:r>
        <w:r w:rsidR="00B7483F">
          <w:rPr>
            <w:noProof/>
            <w:webHidden/>
          </w:rPr>
          <w:tab/>
        </w:r>
        <w:r w:rsidR="00B7483F">
          <w:rPr>
            <w:noProof/>
            <w:webHidden/>
          </w:rPr>
          <w:fldChar w:fldCharType="begin"/>
        </w:r>
        <w:r w:rsidR="00B7483F">
          <w:rPr>
            <w:noProof/>
            <w:webHidden/>
          </w:rPr>
          <w:instrText xml:space="preserve"> PAGEREF _Toc481590674 \h </w:instrText>
        </w:r>
        <w:r w:rsidR="00B7483F">
          <w:rPr>
            <w:noProof/>
            <w:webHidden/>
          </w:rPr>
        </w:r>
        <w:r w:rsidR="00B7483F">
          <w:rPr>
            <w:noProof/>
            <w:webHidden/>
          </w:rPr>
          <w:fldChar w:fldCharType="separate"/>
        </w:r>
        <w:r w:rsidR="000677DA">
          <w:rPr>
            <w:noProof/>
            <w:webHidden/>
          </w:rPr>
          <w:t>34</w:t>
        </w:r>
        <w:r w:rsidR="00B7483F">
          <w:rPr>
            <w:noProof/>
            <w:webHidden/>
          </w:rPr>
          <w:fldChar w:fldCharType="end"/>
        </w:r>
      </w:hyperlink>
    </w:p>
    <w:p w14:paraId="3F6C8D22" w14:textId="42337DD7" w:rsidR="00B7483F" w:rsidRDefault="009E2FF1">
      <w:pPr>
        <w:pStyle w:val="Sumrio3"/>
        <w:tabs>
          <w:tab w:val="left" w:pos="880"/>
        </w:tabs>
        <w:rPr>
          <w:rFonts w:asciiTheme="minorHAnsi" w:eastAsiaTheme="minorEastAsia" w:hAnsiTheme="minorHAnsi" w:cstheme="minorBidi"/>
          <w:noProof/>
          <w:sz w:val="22"/>
          <w:szCs w:val="22"/>
        </w:rPr>
      </w:pPr>
      <w:hyperlink w:anchor="_Toc481590675" w:history="1">
        <w:r w:rsidR="00B7483F" w:rsidRPr="004656FF">
          <w:rPr>
            <w:rStyle w:val="Hyperlink"/>
            <w:noProof/>
          </w:rPr>
          <w:t>2.2.2</w:t>
        </w:r>
        <w:r w:rsidR="00B7483F">
          <w:rPr>
            <w:rFonts w:asciiTheme="minorHAnsi" w:eastAsiaTheme="minorEastAsia" w:hAnsiTheme="minorHAnsi" w:cstheme="minorBidi"/>
            <w:noProof/>
            <w:sz w:val="22"/>
            <w:szCs w:val="22"/>
          </w:rPr>
          <w:tab/>
        </w:r>
        <w:r w:rsidR="00B7483F" w:rsidRPr="004656FF">
          <w:rPr>
            <w:rStyle w:val="Hyperlink"/>
            <w:noProof/>
          </w:rPr>
          <w:t>Contextos de Aplicação do RDM</w:t>
        </w:r>
        <w:r w:rsidR="00B7483F">
          <w:rPr>
            <w:noProof/>
            <w:webHidden/>
          </w:rPr>
          <w:tab/>
        </w:r>
        <w:r w:rsidR="00B7483F">
          <w:rPr>
            <w:noProof/>
            <w:webHidden/>
          </w:rPr>
          <w:fldChar w:fldCharType="begin"/>
        </w:r>
        <w:r w:rsidR="00B7483F">
          <w:rPr>
            <w:noProof/>
            <w:webHidden/>
          </w:rPr>
          <w:instrText xml:space="preserve"> PAGEREF _Toc481590675 \h </w:instrText>
        </w:r>
        <w:r w:rsidR="00B7483F">
          <w:rPr>
            <w:noProof/>
            <w:webHidden/>
          </w:rPr>
        </w:r>
        <w:r w:rsidR="00B7483F">
          <w:rPr>
            <w:noProof/>
            <w:webHidden/>
          </w:rPr>
          <w:fldChar w:fldCharType="separate"/>
        </w:r>
        <w:r w:rsidR="000677DA">
          <w:rPr>
            <w:noProof/>
            <w:webHidden/>
          </w:rPr>
          <w:t>37</w:t>
        </w:r>
        <w:r w:rsidR="00B7483F">
          <w:rPr>
            <w:noProof/>
            <w:webHidden/>
          </w:rPr>
          <w:fldChar w:fldCharType="end"/>
        </w:r>
      </w:hyperlink>
    </w:p>
    <w:p w14:paraId="426F36CE" w14:textId="68B02B68" w:rsidR="00B7483F" w:rsidRDefault="009E2FF1">
      <w:pPr>
        <w:pStyle w:val="Sumrio2"/>
        <w:tabs>
          <w:tab w:val="left" w:pos="660"/>
          <w:tab w:val="right" w:leader="dot" w:pos="9061"/>
        </w:tabs>
        <w:rPr>
          <w:rFonts w:asciiTheme="minorHAnsi" w:eastAsiaTheme="minorEastAsia" w:hAnsiTheme="minorHAnsi" w:cstheme="minorBidi"/>
          <w:b w:val="0"/>
          <w:noProof/>
          <w:sz w:val="22"/>
          <w:szCs w:val="22"/>
        </w:rPr>
      </w:pPr>
      <w:hyperlink w:anchor="_Toc481590676" w:history="1">
        <w:r w:rsidR="00B7483F" w:rsidRPr="004656FF">
          <w:rPr>
            <w:rStyle w:val="Hyperlink"/>
            <w:noProof/>
            <w:lang w:val="en-US"/>
          </w:rPr>
          <w:t>2.3</w:t>
        </w:r>
        <w:r w:rsidR="00B7483F">
          <w:rPr>
            <w:rFonts w:asciiTheme="minorHAnsi" w:eastAsiaTheme="minorEastAsia" w:hAnsiTheme="minorHAnsi" w:cstheme="minorBidi"/>
            <w:b w:val="0"/>
            <w:noProof/>
            <w:sz w:val="22"/>
            <w:szCs w:val="22"/>
          </w:rPr>
          <w:tab/>
        </w:r>
        <w:r w:rsidR="00B7483F" w:rsidRPr="004656FF">
          <w:rPr>
            <w:rStyle w:val="Hyperlink"/>
            <w:noProof/>
            <w:lang w:val="en-US"/>
          </w:rPr>
          <w:t>RDM – Robust Decision Making</w:t>
        </w:r>
        <w:r w:rsidR="00B7483F">
          <w:rPr>
            <w:noProof/>
            <w:webHidden/>
          </w:rPr>
          <w:tab/>
        </w:r>
        <w:r w:rsidR="00B7483F">
          <w:rPr>
            <w:noProof/>
            <w:webHidden/>
          </w:rPr>
          <w:fldChar w:fldCharType="begin"/>
        </w:r>
        <w:r w:rsidR="00B7483F">
          <w:rPr>
            <w:noProof/>
            <w:webHidden/>
          </w:rPr>
          <w:instrText xml:space="preserve"> PAGEREF _Toc481590676 \h </w:instrText>
        </w:r>
        <w:r w:rsidR="00B7483F">
          <w:rPr>
            <w:noProof/>
            <w:webHidden/>
          </w:rPr>
        </w:r>
        <w:r w:rsidR="00B7483F">
          <w:rPr>
            <w:noProof/>
            <w:webHidden/>
          </w:rPr>
          <w:fldChar w:fldCharType="separate"/>
        </w:r>
        <w:r w:rsidR="000677DA">
          <w:rPr>
            <w:noProof/>
            <w:webHidden/>
          </w:rPr>
          <w:t>39</w:t>
        </w:r>
        <w:r w:rsidR="00B7483F">
          <w:rPr>
            <w:noProof/>
            <w:webHidden/>
          </w:rPr>
          <w:fldChar w:fldCharType="end"/>
        </w:r>
      </w:hyperlink>
    </w:p>
    <w:p w14:paraId="3F96546D" w14:textId="084AEA2A" w:rsidR="00B7483F" w:rsidRDefault="009E2FF1">
      <w:pPr>
        <w:pStyle w:val="Sumrio3"/>
        <w:tabs>
          <w:tab w:val="left" w:pos="880"/>
        </w:tabs>
        <w:rPr>
          <w:rFonts w:asciiTheme="minorHAnsi" w:eastAsiaTheme="minorEastAsia" w:hAnsiTheme="minorHAnsi" w:cstheme="minorBidi"/>
          <w:noProof/>
          <w:sz w:val="22"/>
          <w:szCs w:val="22"/>
        </w:rPr>
      </w:pPr>
      <w:hyperlink w:anchor="_Toc481590677" w:history="1">
        <w:r w:rsidR="00B7483F" w:rsidRPr="004656FF">
          <w:rPr>
            <w:rStyle w:val="Hyperlink"/>
            <w:noProof/>
          </w:rPr>
          <w:t>2.3.1</w:t>
        </w:r>
        <w:r w:rsidR="00B7483F">
          <w:rPr>
            <w:rFonts w:asciiTheme="minorHAnsi" w:eastAsiaTheme="minorEastAsia" w:hAnsiTheme="minorHAnsi" w:cstheme="minorBidi"/>
            <w:noProof/>
            <w:sz w:val="22"/>
            <w:szCs w:val="22"/>
          </w:rPr>
          <w:tab/>
        </w:r>
        <w:r w:rsidR="00B7483F" w:rsidRPr="004656FF">
          <w:rPr>
            <w:rStyle w:val="Hyperlink"/>
            <w:noProof/>
          </w:rPr>
          <w:t>Elementos Analíticos</w:t>
        </w:r>
        <w:r w:rsidR="00B7483F">
          <w:rPr>
            <w:noProof/>
            <w:webHidden/>
          </w:rPr>
          <w:tab/>
        </w:r>
        <w:r w:rsidR="00B7483F">
          <w:rPr>
            <w:noProof/>
            <w:webHidden/>
          </w:rPr>
          <w:fldChar w:fldCharType="begin"/>
        </w:r>
        <w:r w:rsidR="00B7483F">
          <w:rPr>
            <w:noProof/>
            <w:webHidden/>
          </w:rPr>
          <w:instrText xml:space="preserve"> PAGEREF _Toc481590677 \h </w:instrText>
        </w:r>
        <w:r w:rsidR="00B7483F">
          <w:rPr>
            <w:noProof/>
            <w:webHidden/>
          </w:rPr>
        </w:r>
        <w:r w:rsidR="00B7483F">
          <w:rPr>
            <w:noProof/>
            <w:webHidden/>
          </w:rPr>
          <w:fldChar w:fldCharType="separate"/>
        </w:r>
        <w:r w:rsidR="000677DA">
          <w:rPr>
            <w:noProof/>
            <w:webHidden/>
          </w:rPr>
          <w:t>40</w:t>
        </w:r>
        <w:r w:rsidR="00B7483F">
          <w:rPr>
            <w:noProof/>
            <w:webHidden/>
          </w:rPr>
          <w:fldChar w:fldCharType="end"/>
        </w:r>
      </w:hyperlink>
    </w:p>
    <w:p w14:paraId="0531C067" w14:textId="2AB019F6" w:rsidR="00B7483F" w:rsidRDefault="009E2FF1">
      <w:pPr>
        <w:pStyle w:val="Sumrio3"/>
        <w:tabs>
          <w:tab w:val="left" w:pos="880"/>
        </w:tabs>
        <w:rPr>
          <w:rFonts w:asciiTheme="minorHAnsi" w:eastAsiaTheme="minorEastAsia" w:hAnsiTheme="minorHAnsi" w:cstheme="minorBidi"/>
          <w:noProof/>
          <w:sz w:val="22"/>
          <w:szCs w:val="22"/>
        </w:rPr>
      </w:pPr>
      <w:hyperlink w:anchor="_Toc481590678" w:history="1">
        <w:r w:rsidR="00B7483F" w:rsidRPr="004656FF">
          <w:rPr>
            <w:rStyle w:val="Hyperlink"/>
            <w:noProof/>
          </w:rPr>
          <w:t>2.3.2</w:t>
        </w:r>
        <w:r w:rsidR="00B7483F">
          <w:rPr>
            <w:rFonts w:asciiTheme="minorHAnsi" w:eastAsiaTheme="minorEastAsia" w:hAnsiTheme="minorHAnsi" w:cstheme="minorBidi"/>
            <w:noProof/>
            <w:sz w:val="22"/>
            <w:szCs w:val="22"/>
          </w:rPr>
          <w:tab/>
        </w:r>
        <w:r w:rsidR="00B7483F" w:rsidRPr="004656FF">
          <w:rPr>
            <w:rStyle w:val="Hyperlink"/>
            <w:noProof/>
          </w:rPr>
          <w:t>Modelagem e Análise Exploratória</w:t>
        </w:r>
        <w:r w:rsidR="00B7483F">
          <w:rPr>
            <w:noProof/>
            <w:webHidden/>
          </w:rPr>
          <w:tab/>
        </w:r>
        <w:r w:rsidR="00B7483F">
          <w:rPr>
            <w:noProof/>
            <w:webHidden/>
          </w:rPr>
          <w:fldChar w:fldCharType="begin"/>
        </w:r>
        <w:r w:rsidR="00B7483F">
          <w:rPr>
            <w:noProof/>
            <w:webHidden/>
          </w:rPr>
          <w:instrText xml:space="preserve"> PAGEREF _Toc481590678 \h </w:instrText>
        </w:r>
        <w:r w:rsidR="00B7483F">
          <w:rPr>
            <w:noProof/>
            <w:webHidden/>
          </w:rPr>
        </w:r>
        <w:r w:rsidR="00B7483F">
          <w:rPr>
            <w:noProof/>
            <w:webHidden/>
          </w:rPr>
          <w:fldChar w:fldCharType="separate"/>
        </w:r>
        <w:r w:rsidR="000677DA">
          <w:rPr>
            <w:noProof/>
            <w:webHidden/>
          </w:rPr>
          <w:t>41</w:t>
        </w:r>
        <w:r w:rsidR="00B7483F">
          <w:rPr>
            <w:noProof/>
            <w:webHidden/>
          </w:rPr>
          <w:fldChar w:fldCharType="end"/>
        </w:r>
      </w:hyperlink>
    </w:p>
    <w:p w14:paraId="60AEEAFC" w14:textId="090FD590" w:rsidR="00B7483F" w:rsidRDefault="009E2FF1">
      <w:pPr>
        <w:pStyle w:val="Sumrio3"/>
        <w:tabs>
          <w:tab w:val="left" w:pos="880"/>
        </w:tabs>
        <w:rPr>
          <w:rFonts w:asciiTheme="minorHAnsi" w:eastAsiaTheme="minorEastAsia" w:hAnsiTheme="minorHAnsi" w:cstheme="minorBidi"/>
          <w:noProof/>
          <w:sz w:val="22"/>
          <w:szCs w:val="22"/>
        </w:rPr>
      </w:pPr>
      <w:hyperlink w:anchor="_Toc481590679" w:history="1">
        <w:r w:rsidR="00B7483F" w:rsidRPr="004656FF">
          <w:rPr>
            <w:rStyle w:val="Hyperlink"/>
            <w:noProof/>
          </w:rPr>
          <w:t>2.3.3</w:t>
        </w:r>
        <w:r w:rsidR="00B7483F">
          <w:rPr>
            <w:rFonts w:asciiTheme="minorHAnsi" w:eastAsiaTheme="minorEastAsia" w:hAnsiTheme="minorHAnsi" w:cstheme="minorBidi"/>
            <w:noProof/>
            <w:sz w:val="22"/>
            <w:szCs w:val="22"/>
          </w:rPr>
          <w:tab/>
        </w:r>
        <w:r w:rsidR="00B7483F" w:rsidRPr="004656FF">
          <w:rPr>
            <w:rStyle w:val="Hyperlink"/>
            <w:noProof/>
          </w:rPr>
          <w:t>Visão Geral das Etapas do RDM</w:t>
        </w:r>
        <w:r w:rsidR="00B7483F">
          <w:rPr>
            <w:noProof/>
            <w:webHidden/>
          </w:rPr>
          <w:tab/>
        </w:r>
        <w:r w:rsidR="00B7483F">
          <w:rPr>
            <w:noProof/>
            <w:webHidden/>
          </w:rPr>
          <w:fldChar w:fldCharType="begin"/>
        </w:r>
        <w:r w:rsidR="00B7483F">
          <w:rPr>
            <w:noProof/>
            <w:webHidden/>
          </w:rPr>
          <w:instrText xml:space="preserve"> PAGEREF _Toc481590679 \h </w:instrText>
        </w:r>
        <w:r w:rsidR="00B7483F">
          <w:rPr>
            <w:noProof/>
            <w:webHidden/>
          </w:rPr>
        </w:r>
        <w:r w:rsidR="00B7483F">
          <w:rPr>
            <w:noProof/>
            <w:webHidden/>
          </w:rPr>
          <w:fldChar w:fldCharType="separate"/>
        </w:r>
        <w:r w:rsidR="000677DA">
          <w:rPr>
            <w:noProof/>
            <w:webHidden/>
          </w:rPr>
          <w:t>45</w:t>
        </w:r>
        <w:r w:rsidR="00B7483F">
          <w:rPr>
            <w:noProof/>
            <w:webHidden/>
          </w:rPr>
          <w:fldChar w:fldCharType="end"/>
        </w:r>
      </w:hyperlink>
    </w:p>
    <w:p w14:paraId="3179AEE6" w14:textId="449ECD27" w:rsidR="00B7483F" w:rsidRDefault="009E2FF1">
      <w:pPr>
        <w:pStyle w:val="Sumrio3"/>
        <w:tabs>
          <w:tab w:val="left" w:pos="880"/>
        </w:tabs>
        <w:rPr>
          <w:rFonts w:asciiTheme="minorHAnsi" w:eastAsiaTheme="minorEastAsia" w:hAnsiTheme="minorHAnsi" w:cstheme="minorBidi"/>
          <w:noProof/>
          <w:sz w:val="22"/>
          <w:szCs w:val="22"/>
        </w:rPr>
      </w:pPr>
      <w:hyperlink w:anchor="_Toc481590680" w:history="1">
        <w:r w:rsidR="00B7483F" w:rsidRPr="004656FF">
          <w:rPr>
            <w:rStyle w:val="Hyperlink"/>
            <w:noProof/>
          </w:rPr>
          <w:t>2.3.4</w:t>
        </w:r>
        <w:r w:rsidR="00B7483F">
          <w:rPr>
            <w:rFonts w:asciiTheme="minorHAnsi" w:eastAsiaTheme="minorEastAsia" w:hAnsiTheme="minorHAnsi" w:cstheme="minorBidi"/>
            <w:noProof/>
            <w:sz w:val="22"/>
            <w:szCs w:val="22"/>
          </w:rPr>
          <w:tab/>
        </w:r>
        <w:r w:rsidR="00B7483F" w:rsidRPr="004656FF">
          <w:rPr>
            <w:rStyle w:val="Hyperlink"/>
            <w:noProof/>
          </w:rPr>
          <w:t>Estruturação da Decisão</w:t>
        </w:r>
        <w:r w:rsidR="00B7483F">
          <w:rPr>
            <w:noProof/>
            <w:webHidden/>
          </w:rPr>
          <w:tab/>
        </w:r>
        <w:r w:rsidR="00B7483F">
          <w:rPr>
            <w:noProof/>
            <w:webHidden/>
          </w:rPr>
          <w:fldChar w:fldCharType="begin"/>
        </w:r>
        <w:r w:rsidR="00B7483F">
          <w:rPr>
            <w:noProof/>
            <w:webHidden/>
          </w:rPr>
          <w:instrText xml:space="preserve"> PAGEREF _Toc481590680 \h </w:instrText>
        </w:r>
        <w:r w:rsidR="00B7483F">
          <w:rPr>
            <w:noProof/>
            <w:webHidden/>
          </w:rPr>
        </w:r>
        <w:r w:rsidR="00B7483F">
          <w:rPr>
            <w:noProof/>
            <w:webHidden/>
          </w:rPr>
          <w:fldChar w:fldCharType="separate"/>
        </w:r>
        <w:r w:rsidR="000677DA">
          <w:rPr>
            <w:noProof/>
            <w:webHidden/>
          </w:rPr>
          <w:t>48</w:t>
        </w:r>
        <w:r w:rsidR="00B7483F">
          <w:rPr>
            <w:noProof/>
            <w:webHidden/>
          </w:rPr>
          <w:fldChar w:fldCharType="end"/>
        </w:r>
      </w:hyperlink>
    </w:p>
    <w:p w14:paraId="24376FDE" w14:textId="468E3172" w:rsidR="00B7483F" w:rsidRDefault="009E2FF1">
      <w:pPr>
        <w:pStyle w:val="Sumrio3"/>
        <w:tabs>
          <w:tab w:val="left" w:pos="880"/>
        </w:tabs>
        <w:rPr>
          <w:rFonts w:asciiTheme="minorHAnsi" w:eastAsiaTheme="minorEastAsia" w:hAnsiTheme="minorHAnsi" w:cstheme="minorBidi"/>
          <w:noProof/>
          <w:sz w:val="22"/>
          <w:szCs w:val="22"/>
        </w:rPr>
      </w:pPr>
      <w:hyperlink w:anchor="_Toc481590681" w:history="1">
        <w:r w:rsidR="00B7483F" w:rsidRPr="004656FF">
          <w:rPr>
            <w:rStyle w:val="Hyperlink"/>
            <w:noProof/>
          </w:rPr>
          <w:t>2.3.5</w:t>
        </w:r>
        <w:r w:rsidR="00B7483F">
          <w:rPr>
            <w:rFonts w:asciiTheme="minorHAnsi" w:eastAsiaTheme="minorEastAsia" w:hAnsiTheme="minorHAnsi" w:cstheme="minorBidi"/>
            <w:noProof/>
            <w:sz w:val="22"/>
            <w:szCs w:val="22"/>
          </w:rPr>
          <w:tab/>
        </w:r>
        <w:r w:rsidR="00B7483F" w:rsidRPr="004656FF">
          <w:rPr>
            <w:rStyle w:val="Hyperlink"/>
            <w:noProof/>
          </w:rPr>
          <w:t>Geração de Casos</w:t>
        </w:r>
        <w:r w:rsidR="00B7483F">
          <w:rPr>
            <w:noProof/>
            <w:webHidden/>
          </w:rPr>
          <w:tab/>
        </w:r>
        <w:r w:rsidR="00B7483F">
          <w:rPr>
            <w:noProof/>
            <w:webHidden/>
          </w:rPr>
          <w:fldChar w:fldCharType="begin"/>
        </w:r>
        <w:r w:rsidR="00B7483F">
          <w:rPr>
            <w:noProof/>
            <w:webHidden/>
          </w:rPr>
          <w:instrText xml:space="preserve"> PAGEREF _Toc481590681 \h </w:instrText>
        </w:r>
        <w:r w:rsidR="00B7483F">
          <w:rPr>
            <w:noProof/>
            <w:webHidden/>
          </w:rPr>
        </w:r>
        <w:r w:rsidR="00B7483F">
          <w:rPr>
            <w:noProof/>
            <w:webHidden/>
          </w:rPr>
          <w:fldChar w:fldCharType="separate"/>
        </w:r>
        <w:r w:rsidR="000677DA">
          <w:rPr>
            <w:noProof/>
            <w:webHidden/>
          </w:rPr>
          <w:t>49</w:t>
        </w:r>
        <w:r w:rsidR="00B7483F">
          <w:rPr>
            <w:noProof/>
            <w:webHidden/>
          </w:rPr>
          <w:fldChar w:fldCharType="end"/>
        </w:r>
      </w:hyperlink>
    </w:p>
    <w:p w14:paraId="7DCB67F8" w14:textId="532E1336" w:rsidR="00B7483F" w:rsidRDefault="009E2FF1">
      <w:pPr>
        <w:pStyle w:val="Sumrio3"/>
        <w:tabs>
          <w:tab w:val="left" w:pos="880"/>
        </w:tabs>
        <w:rPr>
          <w:rFonts w:asciiTheme="minorHAnsi" w:eastAsiaTheme="minorEastAsia" w:hAnsiTheme="minorHAnsi" w:cstheme="minorBidi"/>
          <w:noProof/>
          <w:sz w:val="22"/>
          <w:szCs w:val="22"/>
        </w:rPr>
      </w:pPr>
      <w:hyperlink w:anchor="_Toc481590682" w:history="1">
        <w:r w:rsidR="00B7483F" w:rsidRPr="004656FF">
          <w:rPr>
            <w:rStyle w:val="Hyperlink"/>
            <w:noProof/>
          </w:rPr>
          <w:t>2.3.6</w:t>
        </w:r>
        <w:r w:rsidR="00B7483F">
          <w:rPr>
            <w:rFonts w:asciiTheme="minorHAnsi" w:eastAsiaTheme="minorEastAsia" w:hAnsiTheme="minorHAnsi" w:cstheme="minorBidi"/>
            <w:noProof/>
            <w:sz w:val="22"/>
            <w:szCs w:val="22"/>
          </w:rPr>
          <w:tab/>
        </w:r>
        <w:r w:rsidR="00B7483F" w:rsidRPr="004656FF">
          <w:rPr>
            <w:rStyle w:val="Hyperlink"/>
            <w:noProof/>
          </w:rPr>
          <w:t>Descoberta de Cenários para Análise de Vulnerabilidade</w:t>
        </w:r>
        <w:r w:rsidR="00B7483F">
          <w:rPr>
            <w:noProof/>
            <w:webHidden/>
          </w:rPr>
          <w:tab/>
        </w:r>
        <w:r w:rsidR="00B7483F">
          <w:rPr>
            <w:noProof/>
            <w:webHidden/>
          </w:rPr>
          <w:fldChar w:fldCharType="begin"/>
        </w:r>
        <w:r w:rsidR="00B7483F">
          <w:rPr>
            <w:noProof/>
            <w:webHidden/>
          </w:rPr>
          <w:instrText xml:space="preserve"> PAGEREF _Toc481590682 \h </w:instrText>
        </w:r>
        <w:r w:rsidR="00B7483F">
          <w:rPr>
            <w:noProof/>
            <w:webHidden/>
          </w:rPr>
        </w:r>
        <w:r w:rsidR="00B7483F">
          <w:rPr>
            <w:noProof/>
            <w:webHidden/>
          </w:rPr>
          <w:fldChar w:fldCharType="separate"/>
        </w:r>
        <w:r w:rsidR="000677DA">
          <w:rPr>
            <w:noProof/>
            <w:webHidden/>
          </w:rPr>
          <w:t>52</w:t>
        </w:r>
        <w:r w:rsidR="00B7483F">
          <w:rPr>
            <w:noProof/>
            <w:webHidden/>
          </w:rPr>
          <w:fldChar w:fldCharType="end"/>
        </w:r>
      </w:hyperlink>
    </w:p>
    <w:p w14:paraId="7F608A81" w14:textId="0CE7BB5C" w:rsidR="00B7483F" w:rsidRDefault="009E2FF1">
      <w:pPr>
        <w:pStyle w:val="Sumrio3"/>
        <w:tabs>
          <w:tab w:val="left" w:pos="880"/>
        </w:tabs>
        <w:rPr>
          <w:rFonts w:asciiTheme="minorHAnsi" w:eastAsiaTheme="minorEastAsia" w:hAnsiTheme="minorHAnsi" w:cstheme="minorBidi"/>
          <w:noProof/>
          <w:sz w:val="22"/>
          <w:szCs w:val="22"/>
        </w:rPr>
      </w:pPr>
      <w:hyperlink w:anchor="_Toc481590683" w:history="1">
        <w:r w:rsidR="00B7483F" w:rsidRPr="004656FF">
          <w:rPr>
            <w:rStyle w:val="Hyperlink"/>
            <w:noProof/>
          </w:rPr>
          <w:t>2.3.7</w:t>
        </w:r>
        <w:r w:rsidR="00B7483F">
          <w:rPr>
            <w:rFonts w:asciiTheme="minorHAnsi" w:eastAsiaTheme="minorEastAsia" w:hAnsiTheme="minorHAnsi" w:cstheme="minorBidi"/>
            <w:noProof/>
            <w:sz w:val="22"/>
            <w:szCs w:val="22"/>
          </w:rPr>
          <w:tab/>
        </w:r>
        <w:r w:rsidR="00B7483F" w:rsidRPr="004656FF">
          <w:rPr>
            <w:rStyle w:val="Hyperlink"/>
            <w:noProof/>
          </w:rPr>
          <w:t>Análise de Tradeoffs</w:t>
        </w:r>
        <w:r w:rsidR="00B7483F">
          <w:rPr>
            <w:noProof/>
            <w:webHidden/>
          </w:rPr>
          <w:tab/>
        </w:r>
        <w:r w:rsidR="00B7483F">
          <w:rPr>
            <w:noProof/>
            <w:webHidden/>
          </w:rPr>
          <w:fldChar w:fldCharType="begin"/>
        </w:r>
        <w:r w:rsidR="00B7483F">
          <w:rPr>
            <w:noProof/>
            <w:webHidden/>
          </w:rPr>
          <w:instrText xml:space="preserve"> PAGEREF _Toc481590683 \h </w:instrText>
        </w:r>
        <w:r w:rsidR="00B7483F">
          <w:rPr>
            <w:noProof/>
            <w:webHidden/>
          </w:rPr>
        </w:r>
        <w:r w:rsidR="00B7483F">
          <w:rPr>
            <w:noProof/>
            <w:webHidden/>
          </w:rPr>
          <w:fldChar w:fldCharType="separate"/>
        </w:r>
        <w:r w:rsidR="000677DA">
          <w:rPr>
            <w:noProof/>
            <w:webHidden/>
          </w:rPr>
          <w:t>60</w:t>
        </w:r>
        <w:r w:rsidR="00B7483F">
          <w:rPr>
            <w:noProof/>
            <w:webHidden/>
          </w:rPr>
          <w:fldChar w:fldCharType="end"/>
        </w:r>
      </w:hyperlink>
    </w:p>
    <w:p w14:paraId="35AE68FB" w14:textId="21C09F7E" w:rsidR="00B7483F" w:rsidRDefault="009E2FF1">
      <w:pPr>
        <w:pStyle w:val="Sumrio3"/>
        <w:tabs>
          <w:tab w:val="left" w:pos="880"/>
        </w:tabs>
        <w:rPr>
          <w:rFonts w:asciiTheme="minorHAnsi" w:eastAsiaTheme="minorEastAsia" w:hAnsiTheme="minorHAnsi" w:cstheme="minorBidi"/>
          <w:noProof/>
          <w:sz w:val="22"/>
          <w:szCs w:val="22"/>
        </w:rPr>
      </w:pPr>
      <w:hyperlink w:anchor="_Toc481590684" w:history="1">
        <w:r w:rsidR="00B7483F" w:rsidRPr="004656FF">
          <w:rPr>
            <w:rStyle w:val="Hyperlink"/>
            <w:noProof/>
          </w:rPr>
          <w:t>2.3.8</w:t>
        </w:r>
        <w:r w:rsidR="00B7483F">
          <w:rPr>
            <w:rFonts w:asciiTheme="minorHAnsi" w:eastAsiaTheme="minorEastAsia" w:hAnsiTheme="minorHAnsi" w:cstheme="minorBidi"/>
            <w:noProof/>
            <w:sz w:val="22"/>
            <w:szCs w:val="22"/>
          </w:rPr>
          <w:tab/>
        </w:r>
        <w:r w:rsidR="00B7483F" w:rsidRPr="004656FF">
          <w:rPr>
            <w:rStyle w:val="Hyperlink"/>
            <w:noProof/>
          </w:rPr>
          <w:t>Quando usar o RDM</w:t>
        </w:r>
        <w:r w:rsidR="00B7483F">
          <w:rPr>
            <w:noProof/>
            <w:webHidden/>
          </w:rPr>
          <w:tab/>
        </w:r>
        <w:r w:rsidR="00B7483F">
          <w:rPr>
            <w:noProof/>
            <w:webHidden/>
          </w:rPr>
          <w:fldChar w:fldCharType="begin"/>
        </w:r>
        <w:r w:rsidR="00B7483F">
          <w:rPr>
            <w:noProof/>
            <w:webHidden/>
          </w:rPr>
          <w:instrText xml:space="preserve"> PAGEREF _Toc481590684 \h </w:instrText>
        </w:r>
        <w:r w:rsidR="00B7483F">
          <w:rPr>
            <w:noProof/>
            <w:webHidden/>
          </w:rPr>
        </w:r>
        <w:r w:rsidR="00B7483F">
          <w:rPr>
            <w:noProof/>
            <w:webHidden/>
          </w:rPr>
          <w:fldChar w:fldCharType="separate"/>
        </w:r>
        <w:r w:rsidR="000677DA">
          <w:rPr>
            <w:noProof/>
            <w:webHidden/>
          </w:rPr>
          <w:t>64</w:t>
        </w:r>
        <w:r w:rsidR="00B7483F">
          <w:rPr>
            <w:noProof/>
            <w:webHidden/>
          </w:rPr>
          <w:fldChar w:fldCharType="end"/>
        </w:r>
      </w:hyperlink>
    </w:p>
    <w:p w14:paraId="7EFE313B" w14:textId="7D2AB6F6" w:rsidR="00B7483F" w:rsidRDefault="009E2FF1">
      <w:pPr>
        <w:pStyle w:val="Sumrio1"/>
        <w:tabs>
          <w:tab w:val="left" w:pos="660"/>
          <w:tab w:val="right" w:leader="dot" w:pos="9061"/>
        </w:tabs>
        <w:rPr>
          <w:rFonts w:asciiTheme="minorHAnsi" w:eastAsiaTheme="minorEastAsia" w:hAnsiTheme="minorHAnsi" w:cstheme="minorBidi"/>
          <w:b w:val="0"/>
          <w:caps w:val="0"/>
          <w:noProof/>
          <w:sz w:val="22"/>
          <w:szCs w:val="22"/>
        </w:rPr>
      </w:pPr>
      <w:hyperlink w:anchor="_Toc481590685" w:history="1">
        <w:r w:rsidR="00B7483F" w:rsidRPr="004656FF">
          <w:rPr>
            <w:rStyle w:val="Hyperlink"/>
            <w:noProof/>
          </w:rPr>
          <w:t>3.</w:t>
        </w:r>
        <w:r w:rsidR="00B7483F">
          <w:rPr>
            <w:rFonts w:asciiTheme="minorHAnsi" w:eastAsiaTheme="minorEastAsia" w:hAnsiTheme="minorHAnsi" w:cstheme="minorBidi"/>
            <w:b w:val="0"/>
            <w:caps w:val="0"/>
            <w:noProof/>
            <w:sz w:val="22"/>
            <w:szCs w:val="22"/>
          </w:rPr>
          <w:tab/>
        </w:r>
        <w:r w:rsidR="00B7483F" w:rsidRPr="004656FF">
          <w:rPr>
            <w:rStyle w:val="Hyperlink"/>
            <w:noProof/>
          </w:rPr>
          <w:t>MÉTODO DE PESQUISA</w:t>
        </w:r>
        <w:r w:rsidR="00B7483F">
          <w:rPr>
            <w:noProof/>
            <w:webHidden/>
          </w:rPr>
          <w:tab/>
        </w:r>
        <w:r w:rsidR="00B7483F">
          <w:rPr>
            <w:noProof/>
            <w:webHidden/>
          </w:rPr>
          <w:fldChar w:fldCharType="begin"/>
        </w:r>
        <w:r w:rsidR="00B7483F">
          <w:rPr>
            <w:noProof/>
            <w:webHidden/>
          </w:rPr>
          <w:instrText xml:space="preserve"> PAGEREF _Toc481590685 \h </w:instrText>
        </w:r>
        <w:r w:rsidR="00B7483F">
          <w:rPr>
            <w:noProof/>
            <w:webHidden/>
          </w:rPr>
        </w:r>
        <w:r w:rsidR="00B7483F">
          <w:rPr>
            <w:noProof/>
            <w:webHidden/>
          </w:rPr>
          <w:fldChar w:fldCharType="separate"/>
        </w:r>
        <w:r w:rsidR="000677DA">
          <w:rPr>
            <w:noProof/>
            <w:webHidden/>
          </w:rPr>
          <w:t>66</w:t>
        </w:r>
        <w:r w:rsidR="00B7483F">
          <w:rPr>
            <w:noProof/>
            <w:webHidden/>
          </w:rPr>
          <w:fldChar w:fldCharType="end"/>
        </w:r>
      </w:hyperlink>
    </w:p>
    <w:p w14:paraId="78B3B2A5" w14:textId="7A56F468" w:rsidR="00B7483F" w:rsidRDefault="009E2FF1">
      <w:pPr>
        <w:pStyle w:val="Sumrio2"/>
        <w:tabs>
          <w:tab w:val="left" w:pos="660"/>
          <w:tab w:val="right" w:leader="dot" w:pos="9061"/>
        </w:tabs>
        <w:rPr>
          <w:rFonts w:asciiTheme="minorHAnsi" w:eastAsiaTheme="minorEastAsia" w:hAnsiTheme="minorHAnsi" w:cstheme="minorBidi"/>
          <w:b w:val="0"/>
          <w:noProof/>
          <w:sz w:val="22"/>
          <w:szCs w:val="22"/>
        </w:rPr>
      </w:pPr>
      <w:hyperlink w:anchor="_Toc481590686" w:history="1">
        <w:r w:rsidR="00B7483F" w:rsidRPr="004656FF">
          <w:rPr>
            <w:rStyle w:val="Hyperlink"/>
            <w:noProof/>
          </w:rPr>
          <w:t>3.1</w:t>
        </w:r>
        <w:r w:rsidR="00B7483F">
          <w:rPr>
            <w:rFonts w:asciiTheme="minorHAnsi" w:eastAsiaTheme="minorEastAsia" w:hAnsiTheme="minorHAnsi" w:cstheme="minorBidi"/>
            <w:b w:val="0"/>
            <w:noProof/>
            <w:sz w:val="22"/>
            <w:szCs w:val="22"/>
          </w:rPr>
          <w:tab/>
        </w:r>
        <w:r w:rsidR="00B7483F" w:rsidRPr="004656FF">
          <w:rPr>
            <w:rStyle w:val="Hyperlink"/>
            <w:noProof/>
          </w:rPr>
          <w:t>Delineamento da Pesquisa</w:t>
        </w:r>
        <w:r w:rsidR="00B7483F">
          <w:rPr>
            <w:noProof/>
            <w:webHidden/>
          </w:rPr>
          <w:tab/>
        </w:r>
        <w:r w:rsidR="00B7483F">
          <w:rPr>
            <w:noProof/>
            <w:webHidden/>
          </w:rPr>
          <w:fldChar w:fldCharType="begin"/>
        </w:r>
        <w:r w:rsidR="00B7483F">
          <w:rPr>
            <w:noProof/>
            <w:webHidden/>
          </w:rPr>
          <w:instrText xml:space="preserve"> PAGEREF _Toc481590686 \h </w:instrText>
        </w:r>
        <w:r w:rsidR="00B7483F">
          <w:rPr>
            <w:noProof/>
            <w:webHidden/>
          </w:rPr>
        </w:r>
        <w:r w:rsidR="00B7483F">
          <w:rPr>
            <w:noProof/>
            <w:webHidden/>
          </w:rPr>
          <w:fldChar w:fldCharType="separate"/>
        </w:r>
        <w:r w:rsidR="000677DA">
          <w:rPr>
            <w:noProof/>
            <w:webHidden/>
          </w:rPr>
          <w:t>66</w:t>
        </w:r>
        <w:r w:rsidR="00B7483F">
          <w:rPr>
            <w:noProof/>
            <w:webHidden/>
          </w:rPr>
          <w:fldChar w:fldCharType="end"/>
        </w:r>
      </w:hyperlink>
    </w:p>
    <w:p w14:paraId="20D95ADB" w14:textId="7D08824A" w:rsidR="00B7483F" w:rsidRDefault="009E2FF1">
      <w:pPr>
        <w:pStyle w:val="Sumrio2"/>
        <w:tabs>
          <w:tab w:val="left" w:pos="660"/>
          <w:tab w:val="right" w:leader="dot" w:pos="9061"/>
        </w:tabs>
        <w:rPr>
          <w:rFonts w:asciiTheme="minorHAnsi" w:eastAsiaTheme="minorEastAsia" w:hAnsiTheme="minorHAnsi" w:cstheme="minorBidi"/>
          <w:b w:val="0"/>
          <w:noProof/>
          <w:sz w:val="22"/>
          <w:szCs w:val="22"/>
        </w:rPr>
      </w:pPr>
      <w:hyperlink w:anchor="_Toc481590687" w:history="1">
        <w:r w:rsidR="00B7483F" w:rsidRPr="004656FF">
          <w:rPr>
            <w:rStyle w:val="Hyperlink"/>
            <w:noProof/>
          </w:rPr>
          <w:t>3.2</w:t>
        </w:r>
        <w:r w:rsidR="00B7483F">
          <w:rPr>
            <w:rFonts w:asciiTheme="minorHAnsi" w:eastAsiaTheme="minorEastAsia" w:hAnsiTheme="minorHAnsi" w:cstheme="minorBidi"/>
            <w:b w:val="0"/>
            <w:noProof/>
            <w:sz w:val="22"/>
            <w:szCs w:val="22"/>
          </w:rPr>
          <w:tab/>
        </w:r>
        <w:r w:rsidR="00B7483F" w:rsidRPr="004656FF">
          <w:rPr>
            <w:rStyle w:val="Hyperlink"/>
            <w:noProof/>
          </w:rPr>
          <w:t>Método de Trabalho</w:t>
        </w:r>
        <w:r w:rsidR="00B7483F">
          <w:rPr>
            <w:noProof/>
            <w:webHidden/>
          </w:rPr>
          <w:tab/>
        </w:r>
        <w:r w:rsidR="00B7483F">
          <w:rPr>
            <w:noProof/>
            <w:webHidden/>
          </w:rPr>
          <w:fldChar w:fldCharType="begin"/>
        </w:r>
        <w:r w:rsidR="00B7483F">
          <w:rPr>
            <w:noProof/>
            <w:webHidden/>
          </w:rPr>
          <w:instrText xml:space="preserve"> PAGEREF _Toc481590687 \h </w:instrText>
        </w:r>
        <w:r w:rsidR="00B7483F">
          <w:rPr>
            <w:noProof/>
            <w:webHidden/>
          </w:rPr>
        </w:r>
        <w:r w:rsidR="00B7483F">
          <w:rPr>
            <w:noProof/>
            <w:webHidden/>
          </w:rPr>
          <w:fldChar w:fldCharType="separate"/>
        </w:r>
        <w:r w:rsidR="000677DA">
          <w:rPr>
            <w:noProof/>
            <w:webHidden/>
          </w:rPr>
          <w:t>71</w:t>
        </w:r>
        <w:r w:rsidR="00B7483F">
          <w:rPr>
            <w:noProof/>
            <w:webHidden/>
          </w:rPr>
          <w:fldChar w:fldCharType="end"/>
        </w:r>
      </w:hyperlink>
    </w:p>
    <w:p w14:paraId="4D7F4139" w14:textId="792FFBBC" w:rsidR="00B7483F" w:rsidRDefault="009E2FF1">
      <w:pPr>
        <w:pStyle w:val="Sumrio1"/>
        <w:tabs>
          <w:tab w:val="right" w:leader="dot" w:pos="9061"/>
        </w:tabs>
        <w:rPr>
          <w:rFonts w:asciiTheme="minorHAnsi" w:eastAsiaTheme="minorEastAsia" w:hAnsiTheme="minorHAnsi" w:cstheme="minorBidi"/>
          <w:b w:val="0"/>
          <w:caps w:val="0"/>
          <w:noProof/>
          <w:sz w:val="22"/>
          <w:szCs w:val="22"/>
        </w:rPr>
      </w:pPr>
      <w:hyperlink w:anchor="_Toc481590688" w:history="1">
        <w:r w:rsidR="00B7483F" w:rsidRPr="004656FF">
          <w:rPr>
            <w:rStyle w:val="Hyperlink"/>
            <w:noProof/>
            <w:lang w:val="en-US"/>
          </w:rPr>
          <w:t>REFERÊNCIAS</w:t>
        </w:r>
        <w:r w:rsidR="00B7483F">
          <w:rPr>
            <w:noProof/>
            <w:webHidden/>
          </w:rPr>
          <w:tab/>
        </w:r>
        <w:r w:rsidR="00B7483F">
          <w:rPr>
            <w:noProof/>
            <w:webHidden/>
          </w:rPr>
          <w:fldChar w:fldCharType="begin"/>
        </w:r>
        <w:r w:rsidR="00B7483F">
          <w:rPr>
            <w:noProof/>
            <w:webHidden/>
          </w:rPr>
          <w:instrText xml:space="preserve"> PAGEREF _Toc481590688 \h </w:instrText>
        </w:r>
        <w:r w:rsidR="00B7483F">
          <w:rPr>
            <w:noProof/>
            <w:webHidden/>
          </w:rPr>
        </w:r>
        <w:r w:rsidR="00B7483F">
          <w:rPr>
            <w:noProof/>
            <w:webHidden/>
          </w:rPr>
          <w:fldChar w:fldCharType="separate"/>
        </w:r>
        <w:r w:rsidR="000677DA">
          <w:rPr>
            <w:noProof/>
            <w:webHidden/>
          </w:rPr>
          <w:t>79</w:t>
        </w:r>
        <w:r w:rsidR="00B7483F">
          <w:rPr>
            <w:noProof/>
            <w:webHidden/>
          </w:rPr>
          <w:fldChar w:fldCharType="end"/>
        </w:r>
      </w:hyperlink>
    </w:p>
    <w:p w14:paraId="25F6145B" w14:textId="6BEBC297" w:rsidR="00B7483F" w:rsidRDefault="009E2FF1">
      <w:pPr>
        <w:pStyle w:val="Sumrio1"/>
        <w:tabs>
          <w:tab w:val="right" w:leader="dot" w:pos="9061"/>
        </w:tabs>
        <w:rPr>
          <w:rFonts w:asciiTheme="minorHAnsi" w:eastAsiaTheme="minorEastAsia" w:hAnsiTheme="minorHAnsi" w:cstheme="minorBidi"/>
          <w:b w:val="0"/>
          <w:caps w:val="0"/>
          <w:noProof/>
          <w:sz w:val="22"/>
          <w:szCs w:val="22"/>
        </w:rPr>
      </w:pPr>
      <w:hyperlink w:anchor="_Toc481590689"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A – Protocolo da Revisão Sistemática da Literatura</w:t>
        </w:r>
        <w:r w:rsidR="00B7483F">
          <w:rPr>
            <w:noProof/>
            <w:webHidden/>
          </w:rPr>
          <w:tab/>
        </w:r>
        <w:r w:rsidR="00B7483F">
          <w:rPr>
            <w:noProof/>
            <w:webHidden/>
          </w:rPr>
          <w:fldChar w:fldCharType="begin"/>
        </w:r>
        <w:r w:rsidR="00B7483F">
          <w:rPr>
            <w:noProof/>
            <w:webHidden/>
          </w:rPr>
          <w:instrText xml:space="preserve"> PAGEREF _Toc481590689 \h </w:instrText>
        </w:r>
        <w:r w:rsidR="00B7483F">
          <w:rPr>
            <w:noProof/>
            <w:webHidden/>
          </w:rPr>
        </w:r>
        <w:r w:rsidR="00B7483F">
          <w:rPr>
            <w:noProof/>
            <w:webHidden/>
          </w:rPr>
          <w:fldChar w:fldCharType="separate"/>
        </w:r>
        <w:r w:rsidR="000677DA">
          <w:rPr>
            <w:noProof/>
            <w:webHidden/>
          </w:rPr>
          <w:t>89</w:t>
        </w:r>
        <w:r w:rsidR="00B7483F">
          <w:rPr>
            <w:noProof/>
            <w:webHidden/>
          </w:rPr>
          <w:fldChar w:fldCharType="end"/>
        </w:r>
      </w:hyperlink>
    </w:p>
    <w:p w14:paraId="6C77A911" w14:textId="458A2AD2" w:rsidR="00B7483F" w:rsidRDefault="009E2FF1">
      <w:pPr>
        <w:pStyle w:val="Sumrio1"/>
        <w:tabs>
          <w:tab w:val="right" w:leader="dot" w:pos="9061"/>
        </w:tabs>
        <w:rPr>
          <w:rFonts w:asciiTheme="minorHAnsi" w:eastAsiaTheme="minorEastAsia" w:hAnsiTheme="minorHAnsi" w:cstheme="minorBidi"/>
          <w:b w:val="0"/>
          <w:caps w:val="0"/>
          <w:noProof/>
          <w:sz w:val="22"/>
          <w:szCs w:val="22"/>
        </w:rPr>
      </w:pPr>
      <w:hyperlink w:anchor="_Toc481590690"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B – Literatura Analisada sobre Decisões Estratégicas sob Incerteza</w:t>
        </w:r>
        <w:r w:rsidR="00B7483F">
          <w:rPr>
            <w:noProof/>
            <w:webHidden/>
          </w:rPr>
          <w:tab/>
        </w:r>
        <w:r w:rsidR="00B7483F">
          <w:rPr>
            <w:noProof/>
            <w:webHidden/>
          </w:rPr>
          <w:fldChar w:fldCharType="begin"/>
        </w:r>
        <w:r w:rsidR="00B7483F">
          <w:rPr>
            <w:noProof/>
            <w:webHidden/>
          </w:rPr>
          <w:instrText xml:space="preserve"> PAGEREF _Toc481590690 \h </w:instrText>
        </w:r>
        <w:r w:rsidR="00B7483F">
          <w:rPr>
            <w:noProof/>
            <w:webHidden/>
          </w:rPr>
        </w:r>
        <w:r w:rsidR="00B7483F">
          <w:rPr>
            <w:noProof/>
            <w:webHidden/>
          </w:rPr>
          <w:fldChar w:fldCharType="separate"/>
        </w:r>
        <w:r w:rsidR="000677DA">
          <w:rPr>
            <w:noProof/>
            <w:webHidden/>
          </w:rPr>
          <w:t>93</w:t>
        </w:r>
        <w:r w:rsidR="00B7483F">
          <w:rPr>
            <w:noProof/>
            <w:webHidden/>
          </w:rPr>
          <w:fldChar w:fldCharType="end"/>
        </w:r>
      </w:hyperlink>
    </w:p>
    <w:p w14:paraId="459DF25A" w14:textId="7D113BF6" w:rsidR="00B7483F" w:rsidRDefault="009E2FF1">
      <w:pPr>
        <w:pStyle w:val="Sumrio1"/>
        <w:tabs>
          <w:tab w:val="right" w:leader="dot" w:pos="9061"/>
        </w:tabs>
        <w:rPr>
          <w:rFonts w:asciiTheme="minorHAnsi" w:eastAsiaTheme="minorEastAsia" w:hAnsiTheme="minorHAnsi" w:cstheme="minorBidi"/>
          <w:b w:val="0"/>
          <w:caps w:val="0"/>
          <w:noProof/>
          <w:sz w:val="22"/>
          <w:szCs w:val="22"/>
        </w:rPr>
      </w:pPr>
      <w:hyperlink w:anchor="_Toc481590691"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C – Literatura Analisada sobre RDM e EMA</w:t>
        </w:r>
        <w:r w:rsidR="00B7483F">
          <w:rPr>
            <w:noProof/>
            <w:webHidden/>
          </w:rPr>
          <w:tab/>
        </w:r>
        <w:r w:rsidR="00B7483F">
          <w:rPr>
            <w:noProof/>
            <w:webHidden/>
          </w:rPr>
          <w:fldChar w:fldCharType="begin"/>
        </w:r>
        <w:r w:rsidR="00B7483F">
          <w:rPr>
            <w:noProof/>
            <w:webHidden/>
          </w:rPr>
          <w:instrText xml:space="preserve"> PAGEREF _Toc481590691 \h </w:instrText>
        </w:r>
        <w:r w:rsidR="00B7483F">
          <w:rPr>
            <w:noProof/>
            <w:webHidden/>
          </w:rPr>
        </w:r>
        <w:r w:rsidR="00B7483F">
          <w:rPr>
            <w:noProof/>
            <w:webHidden/>
          </w:rPr>
          <w:fldChar w:fldCharType="separate"/>
        </w:r>
        <w:r w:rsidR="000677DA">
          <w:rPr>
            <w:noProof/>
            <w:webHidden/>
          </w:rPr>
          <w:t>96</w:t>
        </w:r>
        <w:r w:rsidR="00B7483F">
          <w:rPr>
            <w:noProof/>
            <w:webHidden/>
          </w:rPr>
          <w:fldChar w:fldCharType="end"/>
        </w:r>
      </w:hyperlink>
    </w:p>
    <w:p w14:paraId="5767463A" w14:textId="524CB869" w:rsidR="00B7483F" w:rsidRDefault="009E2FF1">
      <w:pPr>
        <w:pStyle w:val="Sumrio1"/>
        <w:tabs>
          <w:tab w:val="right" w:leader="dot" w:pos="9061"/>
        </w:tabs>
        <w:rPr>
          <w:rFonts w:asciiTheme="minorHAnsi" w:eastAsiaTheme="minorEastAsia" w:hAnsiTheme="minorHAnsi" w:cstheme="minorBidi"/>
          <w:b w:val="0"/>
          <w:caps w:val="0"/>
          <w:noProof/>
          <w:sz w:val="22"/>
          <w:szCs w:val="22"/>
        </w:rPr>
      </w:pPr>
      <w:hyperlink w:anchor="_Toc481590692"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D – Contextos de Aplicação do RDM</w:t>
        </w:r>
        <w:r w:rsidR="00B7483F">
          <w:rPr>
            <w:noProof/>
            <w:webHidden/>
          </w:rPr>
          <w:tab/>
        </w:r>
        <w:r w:rsidR="00B7483F">
          <w:rPr>
            <w:noProof/>
            <w:webHidden/>
          </w:rPr>
          <w:fldChar w:fldCharType="begin"/>
        </w:r>
        <w:r w:rsidR="00B7483F">
          <w:rPr>
            <w:noProof/>
            <w:webHidden/>
          </w:rPr>
          <w:instrText xml:space="preserve"> PAGEREF _Toc481590692 \h </w:instrText>
        </w:r>
        <w:r w:rsidR="00B7483F">
          <w:rPr>
            <w:noProof/>
            <w:webHidden/>
          </w:rPr>
        </w:r>
        <w:r w:rsidR="00B7483F">
          <w:rPr>
            <w:noProof/>
            <w:webHidden/>
          </w:rPr>
          <w:fldChar w:fldCharType="separate"/>
        </w:r>
        <w:r w:rsidR="000677DA">
          <w:rPr>
            <w:noProof/>
            <w:webHidden/>
          </w:rPr>
          <w:t>99</w:t>
        </w:r>
        <w:r w:rsidR="00B7483F">
          <w:rPr>
            <w:noProof/>
            <w:webHidden/>
          </w:rPr>
          <w:fldChar w:fldCharType="end"/>
        </w:r>
      </w:hyperlink>
    </w:p>
    <w:p w14:paraId="2FFE0F9D" w14:textId="3D094B3F" w:rsidR="00B7483F" w:rsidRDefault="009E2FF1">
      <w:pPr>
        <w:pStyle w:val="Sumrio1"/>
        <w:tabs>
          <w:tab w:val="right" w:leader="dot" w:pos="9061"/>
        </w:tabs>
        <w:rPr>
          <w:rFonts w:asciiTheme="minorHAnsi" w:eastAsiaTheme="minorEastAsia" w:hAnsiTheme="minorHAnsi" w:cstheme="minorBidi"/>
          <w:b w:val="0"/>
          <w:caps w:val="0"/>
          <w:noProof/>
          <w:sz w:val="22"/>
          <w:szCs w:val="22"/>
        </w:rPr>
      </w:pPr>
      <w:hyperlink w:anchor="_Toc481590693"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E – Protocolo de Pesquisa – Pré-Instanciação</w:t>
        </w:r>
        <w:r w:rsidR="00B7483F">
          <w:rPr>
            <w:noProof/>
            <w:webHidden/>
          </w:rPr>
          <w:tab/>
        </w:r>
        <w:r w:rsidR="00B7483F">
          <w:rPr>
            <w:noProof/>
            <w:webHidden/>
          </w:rPr>
          <w:fldChar w:fldCharType="begin"/>
        </w:r>
        <w:r w:rsidR="00B7483F">
          <w:rPr>
            <w:noProof/>
            <w:webHidden/>
          </w:rPr>
          <w:instrText xml:space="preserve"> PAGEREF _Toc481590693 \h </w:instrText>
        </w:r>
        <w:r w:rsidR="00B7483F">
          <w:rPr>
            <w:noProof/>
            <w:webHidden/>
          </w:rPr>
        </w:r>
        <w:r w:rsidR="00B7483F">
          <w:rPr>
            <w:noProof/>
            <w:webHidden/>
          </w:rPr>
          <w:fldChar w:fldCharType="separate"/>
        </w:r>
        <w:r w:rsidR="000677DA">
          <w:rPr>
            <w:noProof/>
            <w:webHidden/>
          </w:rPr>
          <w:t>102</w:t>
        </w:r>
        <w:r w:rsidR="00B7483F">
          <w:rPr>
            <w:noProof/>
            <w:webHidden/>
          </w:rPr>
          <w:fldChar w:fldCharType="end"/>
        </w:r>
      </w:hyperlink>
    </w:p>
    <w:p w14:paraId="40A9CD22" w14:textId="7C22762F" w:rsidR="00B7483F" w:rsidRDefault="009E2FF1">
      <w:pPr>
        <w:pStyle w:val="Sumrio1"/>
        <w:tabs>
          <w:tab w:val="right" w:leader="dot" w:pos="9061"/>
        </w:tabs>
        <w:rPr>
          <w:rFonts w:asciiTheme="minorHAnsi" w:eastAsiaTheme="minorEastAsia" w:hAnsiTheme="minorHAnsi" w:cstheme="minorBidi"/>
          <w:b w:val="0"/>
          <w:caps w:val="0"/>
          <w:noProof/>
          <w:sz w:val="22"/>
          <w:szCs w:val="22"/>
        </w:rPr>
      </w:pPr>
      <w:hyperlink w:anchor="_Toc481590694"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F – Protocolo de Pesquisa – Pós-Instanciação</w:t>
        </w:r>
        <w:r w:rsidR="00B7483F">
          <w:rPr>
            <w:noProof/>
            <w:webHidden/>
          </w:rPr>
          <w:tab/>
        </w:r>
        <w:r w:rsidR="00B7483F">
          <w:rPr>
            <w:noProof/>
            <w:webHidden/>
          </w:rPr>
          <w:fldChar w:fldCharType="begin"/>
        </w:r>
        <w:r w:rsidR="00B7483F">
          <w:rPr>
            <w:noProof/>
            <w:webHidden/>
          </w:rPr>
          <w:instrText xml:space="preserve"> PAGEREF _Toc481590694 \h </w:instrText>
        </w:r>
        <w:r w:rsidR="00B7483F">
          <w:rPr>
            <w:noProof/>
            <w:webHidden/>
          </w:rPr>
        </w:r>
        <w:r w:rsidR="00B7483F">
          <w:rPr>
            <w:noProof/>
            <w:webHidden/>
          </w:rPr>
          <w:fldChar w:fldCharType="separate"/>
        </w:r>
        <w:r w:rsidR="000677DA">
          <w:rPr>
            <w:noProof/>
            <w:webHidden/>
          </w:rPr>
          <w:t>104</w:t>
        </w:r>
        <w:r w:rsidR="00B7483F">
          <w:rPr>
            <w:noProof/>
            <w:webHidden/>
          </w:rPr>
          <w:fldChar w:fldCharType="end"/>
        </w:r>
      </w:hyperlink>
    </w:p>
    <w:p w14:paraId="4D2F55B0" w14:textId="5A6DDA4C" w:rsidR="00B7483F" w:rsidRDefault="009E2FF1">
      <w:pPr>
        <w:pStyle w:val="Sumrio1"/>
        <w:tabs>
          <w:tab w:val="right" w:leader="dot" w:pos="9061"/>
        </w:tabs>
        <w:rPr>
          <w:rFonts w:asciiTheme="minorHAnsi" w:eastAsiaTheme="minorEastAsia" w:hAnsiTheme="minorHAnsi" w:cstheme="minorBidi"/>
          <w:b w:val="0"/>
          <w:caps w:val="0"/>
          <w:noProof/>
          <w:sz w:val="22"/>
          <w:szCs w:val="22"/>
        </w:rPr>
      </w:pPr>
      <w:hyperlink w:anchor="_Toc481590695"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G – Equações relacionadas ao RDM e Fontes</w:t>
        </w:r>
        <w:r w:rsidR="00B7483F">
          <w:rPr>
            <w:noProof/>
            <w:webHidden/>
          </w:rPr>
          <w:tab/>
        </w:r>
        <w:r w:rsidR="00B7483F">
          <w:rPr>
            <w:noProof/>
            <w:webHidden/>
          </w:rPr>
          <w:fldChar w:fldCharType="begin"/>
        </w:r>
        <w:r w:rsidR="00B7483F">
          <w:rPr>
            <w:noProof/>
            <w:webHidden/>
          </w:rPr>
          <w:instrText xml:space="preserve"> PAGEREF _Toc481590695 \h </w:instrText>
        </w:r>
        <w:r w:rsidR="00B7483F">
          <w:rPr>
            <w:noProof/>
            <w:webHidden/>
          </w:rPr>
        </w:r>
        <w:r w:rsidR="00B7483F">
          <w:rPr>
            <w:noProof/>
            <w:webHidden/>
          </w:rPr>
          <w:fldChar w:fldCharType="separate"/>
        </w:r>
        <w:r w:rsidR="000677DA">
          <w:rPr>
            <w:noProof/>
            <w:webHidden/>
          </w:rPr>
          <w:t>107</w:t>
        </w:r>
        <w:r w:rsidR="00B7483F">
          <w:rPr>
            <w:noProof/>
            <w:webHidden/>
          </w:rPr>
          <w:fldChar w:fldCharType="end"/>
        </w:r>
      </w:hyperlink>
    </w:p>
    <w:p w14:paraId="2BF70D97" w14:textId="50065417" w:rsidR="00B7483F" w:rsidRDefault="009E2FF1">
      <w:pPr>
        <w:pStyle w:val="Sumrio1"/>
        <w:tabs>
          <w:tab w:val="right" w:leader="dot" w:pos="9061"/>
        </w:tabs>
        <w:rPr>
          <w:rFonts w:asciiTheme="minorHAnsi" w:eastAsiaTheme="minorEastAsia" w:hAnsiTheme="minorHAnsi" w:cstheme="minorBidi"/>
          <w:b w:val="0"/>
          <w:caps w:val="0"/>
          <w:noProof/>
          <w:sz w:val="22"/>
          <w:szCs w:val="22"/>
        </w:rPr>
      </w:pPr>
      <w:hyperlink w:anchor="_Toc481590696" w:history="1">
        <w:r w:rsidR="00B7483F" w:rsidRPr="004656FF">
          <w:rPr>
            <w:rStyle w:val="Hyperlink"/>
            <w:noProof/>
          </w:rPr>
          <w:t>A</w:t>
        </w:r>
        <w:r w:rsidR="00B7483F" w:rsidRPr="004656FF">
          <w:rPr>
            <w:rStyle w:val="Hyperlink"/>
            <w:rFonts w:eastAsia="Calibri" w:cs="Arial"/>
            <w:noProof/>
            <w:spacing w:val="5"/>
            <w:kern w:val="32"/>
          </w:rPr>
          <w:t>PÊNDIC</w:t>
        </w:r>
        <w:r w:rsidR="00B7483F" w:rsidRPr="004656FF">
          <w:rPr>
            <w:rStyle w:val="Hyperlink"/>
            <w:noProof/>
          </w:rPr>
          <w:t>E H – Quadro Completo de Métodos</w:t>
        </w:r>
        <w:r w:rsidR="00B7483F">
          <w:rPr>
            <w:noProof/>
            <w:webHidden/>
          </w:rPr>
          <w:tab/>
        </w:r>
        <w:r w:rsidR="00B7483F">
          <w:rPr>
            <w:noProof/>
            <w:webHidden/>
          </w:rPr>
          <w:fldChar w:fldCharType="begin"/>
        </w:r>
        <w:r w:rsidR="00B7483F">
          <w:rPr>
            <w:noProof/>
            <w:webHidden/>
          </w:rPr>
          <w:instrText xml:space="preserve"> PAGEREF _Toc481590696 \h </w:instrText>
        </w:r>
        <w:r w:rsidR="00B7483F">
          <w:rPr>
            <w:noProof/>
            <w:webHidden/>
          </w:rPr>
        </w:r>
        <w:r w:rsidR="00B7483F">
          <w:rPr>
            <w:noProof/>
            <w:webHidden/>
          </w:rPr>
          <w:fldChar w:fldCharType="separate"/>
        </w:r>
        <w:r w:rsidR="000677DA">
          <w:rPr>
            <w:noProof/>
            <w:webHidden/>
          </w:rPr>
          <w:t>109</w:t>
        </w:r>
        <w:r w:rsidR="00B7483F">
          <w:rPr>
            <w:noProof/>
            <w:webHidden/>
          </w:rPr>
          <w:fldChar w:fldCharType="end"/>
        </w:r>
      </w:hyperlink>
    </w:p>
    <w:p w14:paraId="2E57EA8B" w14:textId="0142C3ED" w:rsidR="00A24367" w:rsidRDefault="00A24367" w:rsidP="00A24367">
      <w:pPr>
        <w:pStyle w:val="PPGEClinhaembranco"/>
        <w:ind w:firstLine="0"/>
        <w:jc w:val="center"/>
        <w:rPr>
          <w:rFonts w:cs="Arial"/>
          <w:b/>
          <w:color w:val="FF0000"/>
          <w:sz w:val="20"/>
        </w:rPr>
        <w:sectPr w:rsidR="00A24367" w:rsidSect="001F56FA">
          <w:footnotePr>
            <w:numRestart w:val="eachSect"/>
          </w:footnotePr>
          <w:pgSz w:w="11906" w:h="16838" w:code="9"/>
          <w:pgMar w:top="1701" w:right="1134" w:bottom="1134" w:left="1701" w:header="1134" w:footer="709" w:gutter="0"/>
          <w:cols w:space="708"/>
          <w:titlePg/>
          <w:docGrid w:linePitch="360"/>
        </w:sectPr>
      </w:pPr>
      <w:r>
        <w:rPr>
          <w:rFonts w:cs="Arial"/>
          <w:b/>
          <w:color w:val="FF0000"/>
          <w:sz w:val="20"/>
        </w:rPr>
        <w:fldChar w:fldCharType="end"/>
      </w:r>
    </w:p>
    <w:p w14:paraId="68F86E06" w14:textId="77777777" w:rsidR="001215A3" w:rsidRPr="003B46D6" w:rsidRDefault="001215A3" w:rsidP="001215A3">
      <w:pPr>
        <w:pStyle w:val="Ttulo1"/>
      </w:pPr>
      <w:bookmarkStart w:id="10" w:name="_Toc481590662"/>
      <w:commentRangeStart w:id="11"/>
      <w:commentRangeStart w:id="12"/>
      <w:commentRangeStart w:id="13"/>
      <w:r w:rsidRPr="003B46D6">
        <w:lastRenderedPageBreak/>
        <w:t>INTRODUÇÃO</w:t>
      </w:r>
      <w:commentRangeEnd w:id="11"/>
      <w:r>
        <w:rPr>
          <w:rStyle w:val="Refdecomentrio"/>
          <w:b w:val="0"/>
        </w:rPr>
        <w:commentReference w:id="11"/>
      </w:r>
      <w:bookmarkEnd w:id="10"/>
      <w:commentRangeEnd w:id="12"/>
      <w:r w:rsidR="009E2FF1">
        <w:rPr>
          <w:rStyle w:val="Refdecomentrio"/>
          <w:b w:val="0"/>
        </w:rPr>
        <w:commentReference w:id="12"/>
      </w:r>
      <w:commentRangeEnd w:id="13"/>
      <w:r w:rsidR="001574DB">
        <w:rPr>
          <w:rStyle w:val="Refdecomentrio"/>
          <w:b w:val="0"/>
        </w:rPr>
        <w:commentReference w:id="13"/>
      </w:r>
    </w:p>
    <w:p w14:paraId="1DA1CD79" w14:textId="25F4B225" w:rsidR="001215A3" w:rsidRDefault="001215A3" w:rsidP="001215A3">
      <w:bookmarkStart w:id="14" w:name="_Toc456015058"/>
      <w:r>
        <w:t>Uma decisão</w:t>
      </w:r>
      <w:r w:rsidR="00113416">
        <w:t>, em sua forma mais simples, pode ser considerada uma ação instantânea, uma</w:t>
      </w:r>
      <w:r>
        <w:t xml:space="preserve"> </w:t>
      </w:r>
      <w:r w:rsidR="00113416">
        <w:t>escolha feita entre duas ou mais alternativas por um grupo ou indivíduo.</w:t>
      </w:r>
      <w:r w:rsidR="00113416">
        <w:fldChar w:fldCharType="begin" w:fldLock="1"/>
      </w:r>
      <w:r w:rsidR="00113416">
        <w:instrText>ADDIN CSL_CITATION { "citationItems" : [ { "id" : "ITEM-1", "itemData" : { "DOI" : "10.1108/09596111111129977", "ISBN" : "9780077645069", "ISSN" : "0959-6119", "PMID" : "121463", "author" : [ { "dropping-particle" : "", "family" : "Wilson", "given" : "David", "non-dropping-particle" : "", "parse-names" : false, "suffix" : "" } ], "container-title" : "Wiley Encyclopedia of Management", "id" : "ITEM-1", "issued" : { "date-parts" : [ [ "2015" ] ] }, "page" : "12:1-4", "title" : "Strategic Decision Making", "type" : "chapter" }, "uris" : [ "http://www.mendeley.com/documents/?uuid=29815124-a06b-42f1-9a0a-c76cb644504c" ] } ], "mendeley" : { "formattedCitation" : "(WILSON, 2015)", "plainTextFormattedCitation" : "(WILSON, 2015)", "previouslyFormattedCitation" : "(WILSON, 2015)" }, "properties" : { "noteIndex" : 0 }, "schema" : "https://github.com/citation-style-language/schema/raw/master/csl-citation.json" }</w:instrText>
      </w:r>
      <w:r w:rsidR="00113416">
        <w:fldChar w:fldCharType="separate"/>
      </w:r>
      <w:r w:rsidR="00113416" w:rsidRPr="00113416">
        <w:rPr>
          <w:noProof/>
        </w:rPr>
        <w:t>(WILSON, 2015)</w:t>
      </w:r>
      <w:r w:rsidR="00113416">
        <w:fldChar w:fldCharType="end"/>
      </w:r>
      <w:r w:rsidR="00113416">
        <w:t xml:space="preserve">. Uma decisão </w:t>
      </w:r>
      <w:r>
        <w:t xml:space="preserve">representa um comprometimento de recursos que não é reversível, exceto por uma outra decisão futura. </w:t>
      </w:r>
      <w:r>
        <w:fldChar w:fldCharType="begin" w:fldLock="1"/>
      </w:r>
      <w:r w:rsidR="00113416">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00113416" w:rsidRPr="00113416">
        <w:rPr>
          <w:noProof/>
        </w:rPr>
        <w:t>(ROSENHEAD; ELTON; GUPTA, 1973)</w:t>
      </w:r>
      <w:r>
        <w:fldChar w:fldCharType="end"/>
      </w:r>
      <w:r>
        <w:t xml:space="preserve">. </w:t>
      </w:r>
      <w:r w:rsidRPr="00937337">
        <w:t>A</w:t>
      </w:r>
      <w:r>
        <w:t>s Decisões Estratégicas</w:t>
      </w:r>
      <w:r w:rsidRPr="00937337">
        <w:t xml:space="preserve"> </w:t>
      </w:r>
      <w:r>
        <w:t>(</w:t>
      </w:r>
      <w:proofErr w:type="spellStart"/>
      <w:r w:rsidRPr="00B7483F">
        <w:rPr>
          <w:i/>
        </w:rPr>
        <w:t>Strategic</w:t>
      </w:r>
      <w:proofErr w:type="spellEnd"/>
      <w:r w:rsidRPr="00937337">
        <w:rPr>
          <w:i/>
        </w:rPr>
        <w:t xml:space="preserve"> </w:t>
      </w:r>
      <w:proofErr w:type="spellStart"/>
      <w:r w:rsidRPr="00937337">
        <w:rPr>
          <w:i/>
        </w:rPr>
        <w:t>Decision</w:t>
      </w:r>
      <w:proofErr w:type="spellEnd"/>
      <w:r w:rsidRPr="00937337">
        <w:rPr>
          <w:i/>
        </w:rPr>
        <w:t xml:space="preserve"> Making</w:t>
      </w:r>
      <w:r>
        <w:rPr>
          <w:i/>
        </w:rPr>
        <w:t xml:space="preserve"> – SDM</w:t>
      </w:r>
      <w:r>
        <w:t>) podem ser consideradas</w:t>
      </w:r>
      <w:r w:rsidRPr="00937337">
        <w:t xml:space="preserve"> </w:t>
      </w:r>
      <w:r>
        <w:t xml:space="preserve">como um aspecto central da estratégia de uma empresa, pois moldam o seu futuro. </w:t>
      </w:r>
      <w:r>
        <w:fldChar w:fldCharType="begin" w:fldLock="1"/>
      </w:r>
      <w:r w:rsidR="00113416">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"uris" : [ "http://www.mendeley.com/documents/?uuid=e313b4e0-a8ae-45d6-984f-b15be022f698" ] }, { "id" : "ITEM-2", "itemData" : { "DOI" : "10.1108/09596111111129977", "ISBN" : "9780077645069", "ISSN" : "0959-6119", "PMID" : "121463", "author" : [ { "dropping-particle" : "", "family" : "Wilson", "given" : "David", "non-dropping-particle" : "", "parse-names" : false, "suffix" : "" } ], "container-title" : "Wiley Encyclopedia of Management", "id" : "ITEM-2", "issued" : { "date-parts" : [ [ "2015" ] ] }, "page" : "12:1-4", "title" : "Strategic Decision Making", "type" : "chapter" }, "uris" : [ "http://www.mendeley.com/documents/?uuid=29815124-a06b-42f1-9a0a-c76cb644504c" ] } ], "mendeley" : { "formattedCitation" : "(EISENHARDT; ZBARACKI, 1992; WILSON, 2015)", "plainTextFormattedCitation" : "(EISENHARDT; ZBARACKI, 1992; WILSON, 2015)", "previouslyFormattedCitation" : "(EISENHARDT; ZBARACKI, 1992)" }, "properties" : { "noteIndex" : 0 }, "schema" : "https://github.com/citation-style-language/schema/raw/master/csl-citation.json" }</w:instrText>
      </w:r>
      <w:r>
        <w:fldChar w:fldCharType="separate"/>
      </w:r>
      <w:r w:rsidR="00113416" w:rsidRPr="00113416">
        <w:rPr>
          <w:noProof/>
        </w:rPr>
        <w:t>(EISENHARDT; ZBARACKI, 1992; WILSON, 2015)</w:t>
      </w:r>
      <w:r>
        <w:fldChar w:fldCharType="end"/>
      </w:r>
      <w:r>
        <w:t xml:space="preserve">. </w:t>
      </w:r>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caracterizam as decisões estratégicas como importantes em termos das ações realizadas, recursos comprometidos ou pelos precedentes que define. </w:t>
      </w:r>
      <w:proofErr w:type="spellStart"/>
      <w:r>
        <w:t>Eisenhardt</w:t>
      </w:r>
      <w:proofErr w:type="spellEnd"/>
      <w:r>
        <w:t xml:space="preserve"> e </w:t>
      </w:r>
      <w:proofErr w:type="spellStart"/>
      <w:r>
        <w:t>Zbaracki</w:t>
      </w:r>
      <w:proofErr w:type="spellEnd"/>
      <w:r>
        <w:t xml:space="preserve">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fldChar w:fldCharType="separate"/>
      </w:r>
      <w:r w:rsidRPr="00664E7C">
        <w:rPr>
          <w:noProof/>
        </w:rPr>
        <w:t>(1992, p. 17)</w:t>
      </w:r>
      <w:r>
        <w:fldChar w:fldCharType="end"/>
      </w:r>
      <w:r>
        <w:t xml:space="preserve"> adicionam que decisões estratégicas são </w:t>
      </w:r>
      <w:del w:id="15" w:author="Daniel Lacerda" w:date="2017-05-03T22:36:00Z">
        <w:r w:rsidDel="009E2FF1">
          <w:delText xml:space="preserve">decisões </w:delText>
        </w:r>
      </w:del>
      <w:r>
        <w:t>infrequentes, tomadas pelos líderes de uma organização, que  afetam criticamente a saúde da organização e sua sobrevivência.</w:t>
      </w:r>
    </w:p>
    <w:p w14:paraId="63546702" w14:textId="59E1919D" w:rsidR="001215A3" w:rsidRDefault="001215A3" w:rsidP="001215A3">
      <w:r>
        <w:t xml:space="preserve">Dada a criticidade das decisões estratégicas sobre o futuro das empresas, espera-se que as mesmas procurem suportar tais decisões da melhor maneira disponível, possivelmente usando processos formais. Esta necessidade manifestou-se no surgimento do planejamento estratégico formal, considerado a partir dos anos 60 como </w:t>
      </w:r>
      <w:r>
        <w:rPr>
          <w:i/>
        </w:rPr>
        <w:t xml:space="preserve">a </w:t>
      </w:r>
      <w:r>
        <w:t xml:space="preserve">melhor alternativa para o suporte à estratégia.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fldChar w:fldCharType="separate"/>
      </w:r>
      <w:r w:rsidRPr="00175DCB">
        <w:rPr>
          <w:noProof/>
        </w:rPr>
        <w:t>(MINTZBERG, 1994)</w:t>
      </w:r>
      <w:r>
        <w:fldChar w:fldCharType="end"/>
      </w:r>
      <w:r>
        <w:t xml:space="preserve">. Neste sentido, seria necessário “um processo explícito que determine os objetivos de longo prazo da firma, procedimentos para gerar e </w:t>
      </w:r>
      <w:r w:rsidRPr="003C6F02">
        <w:rPr>
          <w:i/>
        </w:rPr>
        <w:t>avaliar estratégias alternativas</w:t>
      </w:r>
      <w:r>
        <w:t xml:space="preserve"> e um sistema para monitorar os resultados do plano quando implementado”.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"1998", "suffix" : "grifo do autor", "uris" : [ "http://www.mendeley.com/documents/?uuid=c78f9a1b-6336-4295-9baf-fdc0b1639f95" ] } ], "mendeley" : { "formattedCitation" : "(ARMSTRONG, 1982, p. 1998 grifo do autor)", "plainTextFormattedCitation" : "(ARMSTRONG, 1982, p. 1998 grifo do autor)", "previouslyFormattedCitation" : "(ARMSTRONG, 1982, p. 1998 grifo do autor)" }, "properties" : { "noteIndex" : 0 }, "schema" : "https://github.com/citation-style-language/schema/raw/master/csl-citation.json" }</w:instrText>
      </w:r>
      <w:r>
        <w:fldChar w:fldCharType="separate"/>
      </w:r>
      <w:r w:rsidRPr="003C6F02">
        <w:rPr>
          <w:noProof/>
        </w:rPr>
        <w:t>(ARMSTRONG, 1982, p. 1998 grifo do autor)</w:t>
      </w:r>
      <w:r>
        <w:fldChar w:fldCharType="end"/>
      </w:r>
      <w:r>
        <w:t xml:space="preserve">. Tal processo foi caracterizado como indicado na </w:t>
      </w:r>
      <w:r>
        <w:fldChar w:fldCharType="begin"/>
      </w:r>
      <w:r>
        <w:instrText xml:space="preserve"> REF _Ref480553143 \h </w:instrText>
      </w:r>
      <w:r>
        <w:fldChar w:fldCharType="separate"/>
      </w:r>
      <w:r w:rsidR="00B7483F">
        <w:t xml:space="preserve">Figura </w:t>
      </w:r>
      <w:r w:rsidR="00B7483F">
        <w:rPr>
          <w:noProof/>
        </w:rPr>
        <w:t>1</w:t>
      </w:r>
      <w:r>
        <w:fldChar w:fldCharType="end"/>
      </w:r>
      <w:r>
        <w:t xml:space="preserve">. </w:t>
      </w:r>
      <w:del w:id="16" w:author="Daniel Lacerda" w:date="2017-05-03T22:38:00Z">
        <w:r w:rsidDel="009E2FF1">
          <w:delText xml:space="preserve">Destacada </w:delText>
        </w:r>
      </w:del>
      <w:ins w:id="17" w:author="Daniel Lacerda" w:date="2017-05-03T22:38:00Z">
        <w:r w:rsidR="009E2FF1">
          <w:t>Destaca-se a localização da</w:t>
        </w:r>
      </w:ins>
      <w:del w:id="18" w:author="Daniel Lacerda" w:date="2017-05-03T22:38:00Z">
        <w:r w:rsidDel="009E2FF1">
          <w:delText>nesta figura está o foco de</w:delText>
        </w:r>
      </w:del>
      <w:r>
        <w:t xml:space="preserve"> discussão </w:t>
      </w:r>
      <w:ins w:id="19" w:author="Daniel Lacerda" w:date="2017-05-03T22:38:00Z">
        <w:r w:rsidR="009E2FF1">
          <w:t xml:space="preserve">em que se inscreve </w:t>
        </w:r>
      </w:ins>
      <w:del w:id="20" w:author="Daniel Lacerda" w:date="2017-05-03T22:38:00Z">
        <w:r w:rsidDel="009E2FF1">
          <w:delText>deste trabalho</w:delText>
        </w:r>
      </w:del>
      <w:ins w:id="21" w:author="Daniel Lacerda" w:date="2017-05-03T22:38:00Z">
        <w:r w:rsidR="009E2FF1">
          <w:t>essa pesquisa</w:t>
        </w:r>
      </w:ins>
      <w:r>
        <w:t>, a etapa “Avaliar Estratégias”, entendida como a fase na qual estratégias são comparadas e ranqueadas de acordo com alguma métrica de sucesso para a sua escolha.</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fldChar w:fldCharType="separate"/>
      </w:r>
      <w:r w:rsidRPr="00ED70D5">
        <w:rPr>
          <w:noProof/>
        </w:rPr>
        <w:t>(ARMSTRONG, 1982)</w:t>
      </w:r>
      <w:r>
        <w:fldChar w:fldCharType="end"/>
      </w:r>
      <w:r>
        <w:t xml:space="preserve">. </w:t>
      </w:r>
    </w:p>
    <w:p w14:paraId="38009F94" w14:textId="4D310281" w:rsidR="001215A3" w:rsidRDefault="001215A3" w:rsidP="001215A3">
      <w:pPr>
        <w:pStyle w:val="Legenda"/>
      </w:pPr>
      <w:bookmarkStart w:id="22" w:name="_Ref480553143"/>
      <w:bookmarkStart w:id="23" w:name="_Toc481594533"/>
      <w:r>
        <w:lastRenderedPageBreak/>
        <w:t xml:space="preserve">Figura </w:t>
      </w:r>
      <w:fldSimple w:instr=" SEQ Figura \* ARABIC ">
        <w:r w:rsidR="00B7483F">
          <w:rPr>
            <w:noProof/>
          </w:rPr>
          <w:t>1</w:t>
        </w:r>
      </w:fldSimple>
      <w:bookmarkEnd w:id="22"/>
      <w:r>
        <w:t xml:space="preserve"> – Processo Formal para Suporte à Decisões Estratégicas</w:t>
      </w:r>
      <w:bookmarkEnd w:id="23"/>
    </w:p>
    <w:p w14:paraId="0AF6C12B" w14:textId="77777777" w:rsidR="001215A3" w:rsidRDefault="001215A3" w:rsidP="001215A3">
      <w:pPr>
        <w:ind w:firstLine="0"/>
        <w:jc w:val="center"/>
      </w:pPr>
      <w:r>
        <w:rPr>
          <w:noProof/>
        </w:rPr>
        <w:drawing>
          <wp:inline distT="0" distB="0" distL="0" distR="0" wp14:anchorId="1DA5EFC0" wp14:editId="01EB5020">
            <wp:extent cx="4781379" cy="1359752"/>
            <wp:effectExtent l="0" t="0" r="635" b="0"/>
            <wp:docPr id="1036" name="Imagem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5028" cy="1386384"/>
                    </a:xfrm>
                    <a:prstGeom prst="rect">
                      <a:avLst/>
                    </a:prstGeom>
                    <a:noFill/>
                  </pic:spPr>
                </pic:pic>
              </a:graphicData>
            </a:graphic>
          </wp:inline>
        </w:drawing>
      </w:r>
    </w:p>
    <w:p w14:paraId="375D3E47" w14:textId="77777777" w:rsidR="001215A3" w:rsidRDefault="001215A3" w:rsidP="001215A3">
      <w:pPr>
        <w:ind w:firstLine="0"/>
        <w:jc w:val="center"/>
      </w:pPr>
      <w:r>
        <w:t xml:space="preserve">Fonte: Adaptado de Armstrong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"locator" : "198", "uris" : [ "http://www.mendeley.com/documents/?uuid=c78f9a1b-6336-4295-9baf-fdc0b1639f95" ] } ], "mendeley" : { "formattedCitation" : "(ARMSTRONG, 1982, p. 198)", "plainTextFormattedCitation" : "(ARMSTRONG, 1982, p. 198)", "previouslyFormattedCitation" : "(ARMSTRONG, 1982, p. 198)" }, "properties" : { "noteIndex" : 0 }, "schema" : "https://github.com/citation-style-language/schema/raw/master/csl-citation.json" }</w:instrText>
      </w:r>
      <w:r>
        <w:fldChar w:fldCharType="separate"/>
      </w:r>
      <w:r w:rsidRPr="00835F75">
        <w:rPr>
          <w:noProof/>
        </w:rPr>
        <w:t>(ARMSTRONG, 1982, p. 198)</w:t>
      </w:r>
      <w:r>
        <w:fldChar w:fldCharType="end"/>
      </w:r>
      <w:r>
        <w:t>.</w:t>
      </w:r>
    </w:p>
    <w:p w14:paraId="0F2AF15A" w14:textId="76F7E7E7" w:rsidR="001215A3" w:rsidRDefault="001215A3" w:rsidP="001215A3">
      <w:r>
        <w:t xml:space="preserve">Embora haja concessões quanto às contribuições do planejamento estratégico formal para suportar decisões estratégicas, o mesmo foi extensivamente criticado. </w:t>
      </w:r>
      <w:proofErr w:type="spellStart"/>
      <w:r>
        <w:t>Mintzberg</w:t>
      </w:r>
      <w:proofErr w:type="spellEnd"/>
      <w:r>
        <w:t xml:space="preserve">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9136D7">
        <w:rPr>
          <w:noProof/>
        </w:rPr>
        <w:t>(1994)</w:t>
      </w:r>
      <w:r>
        <w:fldChar w:fldCharType="end"/>
      </w:r>
      <w:r>
        <w:t xml:space="preserve"> condena o Planejamento estratégico formal por depender de pressupostos falaciosos, a saber: (i) a necessidade da predição; (</w:t>
      </w:r>
      <w:proofErr w:type="spellStart"/>
      <w:r>
        <w:t>ii</w:t>
      </w:r>
      <w:proofErr w:type="spellEnd"/>
      <w:r>
        <w:t>) o pressuposto da formalização, e; (</w:t>
      </w:r>
      <w:proofErr w:type="spellStart"/>
      <w:r>
        <w:t>iii</w:t>
      </w:r>
      <w:proofErr w:type="spellEnd"/>
      <w:r>
        <w:t xml:space="preserve">) o pressuposto do desligamento (entre a formulação e implementação).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fldChar w:fldCharType="separate"/>
      </w:r>
      <w:r w:rsidRPr="00ED70D5">
        <w:rPr>
          <w:noProof/>
        </w:rPr>
        <w:t>(MINTZBERG, 1994)</w:t>
      </w:r>
      <w:r>
        <w:fldChar w:fldCharType="end"/>
      </w:r>
      <w:r>
        <w:t xml:space="preserve">. A falácia da predição, especificamente, se refere à necessidade de que o mundo não mude enquanto o planejamento está sendo executado, e continue assim enquanto o plano está sendo implementado. Deste modo, </w:t>
      </w:r>
      <w:proofErr w:type="spellStart"/>
      <w:r>
        <w:t>Mintzberg</w:t>
      </w:r>
      <w:proofErr w:type="spellEnd"/>
      <w:r>
        <w:t xml:space="preserve"> </w:t>
      </w:r>
      <w:r>
        <w:fldChar w:fldCharType="begin" w:fldLock="1"/>
      </w:r>
      <w:r>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"suppress-author" : 1, "uris" : [ "http://www.mendeley.com/documents/?uuid=05ae9d02-6b07-49ed-a2a9-52ee88cbddcf" ] } ], "mendeley" : { "formattedCitation" : "(1994)", "plainTextFormattedCitation" : "(1994)", "previouslyFormattedCitation" : "(1994)" }, "properties" : { "noteIndex" : 0 }, "schema" : "https://github.com/citation-style-language/schema/raw/master/csl-citation.json" }</w:instrText>
      </w:r>
      <w:r>
        <w:fldChar w:fldCharType="separate"/>
      </w:r>
      <w:r w:rsidRPr="007D54DE">
        <w:rPr>
          <w:noProof/>
        </w:rPr>
        <w:t>(1994)</w:t>
      </w:r>
      <w:r>
        <w:fldChar w:fldCharType="end"/>
      </w:r>
      <w:r>
        <w:t xml:space="preserve"> sugere que o planejamento formal subestima o impacto da incerteza sobre as decisões estratégicas.</w:t>
      </w:r>
    </w:p>
    <w:p w14:paraId="7D79CF13" w14:textId="77777777" w:rsidR="001215A3" w:rsidRDefault="001215A3" w:rsidP="001215A3">
      <w:r>
        <w:t xml:space="preserve">Ainda que sejam atribuídas todas estas falhas ao Planejamento Estratégico formal, a Avaliação das Decisões estratégicas mantém um papel relevante. Mesmo em um modelo empírico, não normativo, como o de </w:t>
      </w:r>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AF673E">
        <w:rPr>
          <w:noProof/>
        </w:rPr>
        <w:t>(1976)</w:t>
      </w:r>
      <w:r>
        <w:fldChar w:fldCharType="end"/>
      </w:r>
      <w:r>
        <w:t xml:space="preserve"> a “Rotina de Avaliação e Escolha” é detalhadamente discutida.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"uris" : [ "http://www.mendeley.com/documents/?uuid=b69a9a03-ae74-49ec-9f1f-28fb719734b3" ] } ], "mendeley" : { "formattedCitation" : "(MINTZBERG; RAISINGHANI; THEORET, 1976)", "plainTextFormattedCitation" : "(MINTZBERG; RAISINGHANI; THEORET, 1976)", "previouslyFormattedCitation" : "(MINTZBERG; RAISINGHANI; THEORET, 1976)" }, "properties" : { "noteIndex" : 0 }, "schema" : "https://github.com/citation-style-language/schema/raw/master/csl-citation.json" }</w:instrText>
      </w:r>
      <w:r>
        <w:fldChar w:fldCharType="separate"/>
      </w:r>
      <w:r w:rsidRPr="00AF673E">
        <w:rPr>
          <w:noProof/>
        </w:rPr>
        <w:t>(MINTZBERG; RAISINGHANI; THEORET, 1976)</w:t>
      </w:r>
      <w:r>
        <w:fldChar w:fldCharType="end"/>
      </w:r>
      <w:r>
        <w:t xml:space="preserve">. </w:t>
      </w:r>
    </w:p>
    <w:p w14:paraId="450A13BF" w14:textId="1F88921D" w:rsidR="001215A3" w:rsidRDefault="001215A3" w:rsidP="001215A3">
      <w:r>
        <w:t xml:space="preserve">Duas observações de </w:t>
      </w:r>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ressaltam a importância desta etapa crítica. Primeiro, foi observado que as etapas de “avaliação-escolha” estão intrinsecamente relacionadas. Portanto, deve-se notar que toda a importância dada à </w:t>
      </w:r>
      <w:r w:rsidRPr="0058541F">
        <w:rPr>
          <w:i/>
        </w:rPr>
        <w:t>escolha</w:t>
      </w:r>
      <w:r>
        <w:t xml:space="preserve"> das decisões estratégicas também deve ser lançada à forma de </w:t>
      </w:r>
      <w:r w:rsidRPr="0058541F">
        <w:rPr>
          <w:i/>
        </w:rPr>
        <w:t>avaliação</w:t>
      </w:r>
      <w:r>
        <w:t xml:space="preserve"> das decisões estratégicas. Em outras palavras, é importante que a empresa saiba “Decidir como Decidir”.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fldChar w:fldCharType="separate"/>
      </w:r>
      <w:r w:rsidRPr="0037717B">
        <w:rPr>
          <w:noProof/>
        </w:rPr>
        <w:t>(COURTNEY; LOVALLO; CLARKE, 2013)</w:t>
      </w:r>
      <w:r>
        <w:fldChar w:fldCharType="end"/>
      </w:r>
      <w:r>
        <w:t xml:space="preserve">. </w:t>
      </w:r>
    </w:p>
    <w:p w14:paraId="2EA46C5E" w14:textId="555A2C7D" w:rsidR="001215A3" w:rsidRDefault="001215A3" w:rsidP="001215A3">
      <w:r>
        <w:t xml:space="preserve">Segundo, durante a Rotina de Avaliação e Escolha, </w:t>
      </w:r>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AF673E">
        <w:rPr>
          <w:noProof/>
        </w:rPr>
        <w:t>(1976)</w:t>
      </w:r>
      <w:r>
        <w:fldChar w:fldCharType="end"/>
      </w:r>
      <w:r>
        <w:t xml:space="preserve"> observaram três modos de tomada de decisão: Julgamento, Barganha e Análise. No modo “julgamento” (</w:t>
      </w:r>
      <w:proofErr w:type="spellStart"/>
      <w:r w:rsidRPr="00B07594">
        <w:rPr>
          <w:i/>
        </w:rPr>
        <w:t>judgment</w:t>
      </w:r>
      <w:proofErr w:type="spellEnd"/>
      <w:r>
        <w:t xml:space="preserve">), um indivíduo realiza a escolha com base em procedimentos que o mesmo não explicita (e talvez não sabe explicitar). No modo </w:t>
      </w:r>
      <w:r>
        <w:lastRenderedPageBreak/>
        <w:t xml:space="preserve">“barganha”, a seleção da decisão é realizada por um grupo de decisores que possuem sistemas de metas conflitantes, cada um utilizando seu próprio julgamento. Finalmente, na análise, a avaliação formal é realizada geralmente por tecnocratas, seguida de escolha gerencial por meio da barganha ou julgamento. </w:t>
      </w:r>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observam que a maior parte das decisões não são realizadas em um processo analítico (como apregoado pela então literatura normativa), mas em julgamento e barganha.</w:t>
      </w:r>
    </w:p>
    <w:p w14:paraId="74DE0DCA" w14:textId="77777777" w:rsidR="001215A3" w:rsidRDefault="001215A3" w:rsidP="001215A3">
      <w:r>
        <w:t xml:space="preserve">No entanto, esta constatação não significa que “Julgamento” e “Barganha” sejam alternativas </w:t>
      </w:r>
      <w:r>
        <w:rPr>
          <w:i/>
        </w:rPr>
        <w:t xml:space="preserve">melhores </w:t>
      </w:r>
      <w:r>
        <w:t xml:space="preserve">do que a “Análise Formal” para a avaliação de decisões estratégicas. </w:t>
      </w:r>
      <w:commentRangeStart w:id="24"/>
      <w:commentRangeStart w:id="25"/>
      <w:r>
        <w:t>Ao contrário, evidências apontam que o uso de procedimentos racionais para o suporte à tomada de decisão estratégica traz benefícios às empresas.</w:t>
      </w:r>
      <w:commentRangeEnd w:id="24"/>
      <w:r>
        <w:rPr>
          <w:rStyle w:val="Refdecomentrio"/>
        </w:rPr>
        <w:commentReference w:id="24"/>
      </w:r>
      <w:commentRangeEnd w:id="25"/>
      <w:r w:rsidR="009E2FF1">
        <w:rPr>
          <w:rStyle w:val="Refdecomentrio"/>
        </w:rPr>
        <w:commentReference w:id="25"/>
      </w:r>
    </w:p>
    <w:p w14:paraId="05C3EEB4" w14:textId="77777777" w:rsidR="001215A3" w:rsidRDefault="001215A3" w:rsidP="001215A3">
      <w:r>
        <w:t xml:space="preserve">O “julgamento” e a “barganha” são modos de avaliação sujeitos a viés, cujo impacto negativo sobre as decisões estratégicas foi reconhecido há pelo menos 3 décadas. Barnes </w:t>
      </w:r>
      <w:r>
        <w:fldChar w:fldCharType="begin" w:fldLock="1"/>
      </w:r>
      <w:r>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"suppress-author" : 1, "uris" : [ "http://www.mendeley.com/documents/?uuid=1949703a-d02b-4bff-8283-90715f8dc289" ] } ], "mendeley" : { "formattedCitation" : "(1984)", "plainTextFormattedCitation" : "(1984)", "previouslyFormattedCitation" : "(1984)" }, "properties" : { "noteIndex" : 0 }, "schema" : "https://github.com/citation-style-language/schema/raw/master/csl-citation.json" }</w:instrText>
      </w:r>
      <w:r>
        <w:fldChar w:fldCharType="separate"/>
      </w:r>
      <w:r w:rsidRPr="00EB5011">
        <w:rPr>
          <w:noProof/>
        </w:rPr>
        <w:t>(1984)</w:t>
      </w:r>
      <w:r>
        <w:fldChar w:fldCharType="end"/>
      </w:r>
      <w:r>
        <w:t xml:space="preserve"> observa que o viés da confiança em excesso (</w:t>
      </w:r>
      <w:proofErr w:type="spellStart"/>
      <w:r w:rsidRPr="00B07594">
        <w:rPr>
          <w:i/>
        </w:rPr>
        <w:t>overconfidence</w:t>
      </w:r>
      <w:proofErr w:type="spellEnd"/>
      <w:r>
        <w:t>) é particularmente pernicioso para as decisões estratégicas pois dificulta o reconhecimento da fragilidade de pressupostos. Como consequência, não é surpreendente que este viés esteja associado negativamente ao tempo de sobrevivência das empresas.</w:t>
      </w:r>
      <w:r>
        <w:fldChar w:fldCharType="begin" w:fldLock="1"/>
      </w:r>
      <w:r>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fldChar w:fldCharType="separate"/>
      </w:r>
      <w:r w:rsidRPr="008E02A8">
        <w:rPr>
          <w:noProof/>
        </w:rPr>
        <w:t>(GUDMUNDSSON; LECHNER, 2013)</w:t>
      </w:r>
      <w:r>
        <w:fldChar w:fldCharType="end"/>
      </w:r>
      <w:r>
        <w:t xml:space="preserve">. </w:t>
      </w:r>
    </w:p>
    <w:p w14:paraId="48A92DA8" w14:textId="1258042F" w:rsidR="001215A3" w:rsidRDefault="001215A3" w:rsidP="001215A3">
      <w:r>
        <w:t>Se a presença de vieses no julgamento humano pode ser prejudicial para a qualidade de decisões estratégica, resta saber se a alternativa analítica pode trazer benefícios. De fato, a relação entre o uso de processos de decisão estratégica racionais (</w:t>
      </w:r>
      <w:r>
        <w:rPr>
          <w:i/>
        </w:rPr>
        <w:t xml:space="preserve">procedural </w:t>
      </w:r>
      <w:proofErr w:type="spellStart"/>
      <w:r>
        <w:rPr>
          <w:i/>
        </w:rPr>
        <w:t>racionality</w:t>
      </w:r>
      <w:proofErr w:type="spellEnd"/>
      <w:r>
        <w:rPr>
          <w:i/>
        </w:rPr>
        <w:t xml:space="preserve">) </w:t>
      </w:r>
      <w:r>
        <w:t xml:space="preserve">e a qualidade de decisões estratégicas foi testada </w:t>
      </w:r>
      <w:r w:rsidR="009410EB">
        <w:t>empiricamente</w:t>
      </w:r>
      <w:r>
        <w:t xml:space="preserve">. Dean e </w:t>
      </w:r>
      <w:proofErr w:type="spellStart"/>
      <w:r>
        <w:t>Sharfman</w:t>
      </w:r>
      <w:proofErr w:type="spellEnd"/>
      <w:r>
        <w:t xml:space="preserve"> </w:t>
      </w:r>
      <w:r>
        <w:fldChar w:fldCharType="begin" w:fldLock="1"/>
      </w:r>
      <w:r>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"suppress-author" : 1, "uris" : [ "http://www.mendeley.com/documents/?uuid=f1edcbfa-1305-4bc7-8f5b-232e2364e7fc" ] } ], "mendeley" : { "formattedCitation" : "(1996)", "plainTextFormattedCitation" : "(1996)", "previouslyFormattedCitation" : "(1996)" }, "properties" : { "noteIndex" : 0 }, "schema" : "https://github.com/citation-style-language/schema/raw/master/csl-citation.json" }</w:instrText>
      </w:r>
      <w:r>
        <w:fldChar w:fldCharType="separate"/>
      </w:r>
      <w:r w:rsidRPr="00B70C94">
        <w:rPr>
          <w:noProof/>
        </w:rPr>
        <w:t>(1996)</w:t>
      </w:r>
      <w:r>
        <w:fldChar w:fldCharType="end"/>
      </w:r>
      <w:r>
        <w:t xml:space="preserve"> encontraram uma relação positiva entre o uso de processos de decisão estratégica racionais e a efetividade das decisões estratégica, mesmo controlando fatores externos como a </w:t>
      </w:r>
      <w:proofErr w:type="spellStart"/>
      <w:r>
        <w:t>favorabilidade</w:t>
      </w:r>
      <w:proofErr w:type="spellEnd"/>
      <w:r>
        <w:t xml:space="preserve"> do ambiente e a qualidade da implementação. </w:t>
      </w:r>
      <w:proofErr w:type="spellStart"/>
      <w:r>
        <w:t>Brews</w:t>
      </w:r>
      <w:proofErr w:type="spellEnd"/>
      <w:r>
        <w:t xml:space="preserve"> e Hunt </w:t>
      </w:r>
      <w:r>
        <w:fldChar w:fldCharType="begin" w:fldLock="1"/>
      </w:r>
      <w:r>
        <w:instrText>ADDIN CSL_CITATION { "citationItems" : [ { "id" : "ITEM-1", "itemData" : { "DOI" : "10.1002/(SICI)1097-0266(199910)20:10&lt;889::AID-SMJ60&gt;3.0.CO;2-F", "ISBN" : "0143-2095", "ISSN" : "0143-2095", "author" : [ { "dropping-particle" : "", "family" : "Brews", "given" : "PJ", "non-dropping-particle" : "", "parse-names" : false, "suffix" : "" }, { "dropping-particle" : "", "family" : "Hunt", "given" : "MR", "non-dropping-particle" : "", "parse-names" : false, "suffix" : "" } ], "container-title" : "Strategic Management Journal", "id" : "ITEM-1", "issue" : "10", "issued" : { "date-parts" : [ [ "1999" ] ] }, "page" : "889-913", "title" : "Learning to plan and planning to learn: resolving the planning school/learning school debate", "type" : "article-journal", "volume" : "20" }, "suppress-author" : 1, "uris" : [ "http://www.mendeley.com/documents/?uuid=553fe4c8-990c-4f70-8ff4-65846b864809" ] } ], "mendeley" : { "formattedCitation" : "(1999)", "plainTextFormattedCitation" : "(1999)", "previouslyFormattedCitation" : "(1999)" }, "properties" : { "noteIndex" : 0 }, "schema" : "https://github.com/citation-style-language/schema/raw/master/csl-citation.json" }</w:instrText>
      </w:r>
      <w:r>
        <w:fldChar w:fldCharType="separate"/>
      </w:r>
      <w:r w:rsidRPr="000E4642">
        <w:rPr>
          <w:noProof/>
        </w:rPr>
        <w:t>(1999)</w:t>
      </w:r>
      <w:r>
        <w:fldChar w:fldCharType="end"/>
      </w:r>
      <w:r>
        <w:t xml:space="preserve"> procuraram “resolver o dilema entre as escolas do aprendizado e planejamento”, sugerindo que os benefícios do planejamento formal são realizados conforme a empresa “aprende a planejar”, e utiliza o “planejamento para aprender”. </w:t>
      </w:r>
    </w:p>
    <w:p w14:paraId="1D495DB3" w14:textId="1191236E" w:rsidR="001215A3" w:rsidRDefault="001215A3" w:rsidP="001215A3">
      <w:r>
        <w:t xml:space="preserve">Um fator crítico e controverso em relação ao uso de artefatos analíticos para suporte à avaliação de decisões estratégicas é a incerteza. </w:t>
      </w:r>
      <w:r>
        <w:rPr>
          <w:spacing w:val="-4"/>
        </w:rPr>
        <w:t xml:space="preserve">Incerteza pode ser definida como conhecimento limitado sobre eventos futuros, passados ou atuais. Ainda que a definição de Incerteza possa ter começado desde os gregos, uma definição na história moderna começou no trabalho seminal de Knight </w:t>
      </w:r>
      <w:r>
        <w:rPr>
          <w:spacing w:val="-4"/>
        </w:rPr>
        <w:fldChar w:fldCharType="begin" w:fldLock="1"/>
      </w:r>
      <w:r>
        <w:rPr>
          <w:spacing w:val="-4"/>
        </w:rP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Pr>
          <w:spacing w:val="-4"/>
        </w:rPr>
        <w:fldChar w:fldCharType="separate"/>
      </w:r>
      <w:r w:rsidRPr="005A1C94">
        <w:rPr>
          <w:noProof/>
          <w:spacing w:val="-4"/>
        </w:rPr>
        <w:t xml:space="preserve">(WALKER; LEMPERT; KWAKKEL, </w:t>
      </w:r>
      <w:r w:rsidRPr="005A1C94">
        <w:rPr>
          <w:noProof/>
          <w:spacing w:val="-4"/>
        </w:rPr>
        <w:lastRenderedPageBreak/>
        <w:t>2013)</w:t>
      </w:r>
      <w:r>
        <w:rPr>
          <w:spacing w:val="-4"/>
        </w:rPr>
        <w:fldChar w:fldCharType="end"/>
      </w:r>
      <w:r>
        <w:rPr>
          <w:spacing w:val="-4"/>
        </w:rPr>
        <w:t xml:space="preserve">. Nesta definição, o risco denota a parte calculável e controlável de tudo que é desconhecido. A parcela do que não é conhecido e que não é controlável é a incerteza </w:t>
      </w:r>
      <w:r>
        <w:rPr>
          <w:spacing w:val="-4"/>
        </w:rPr>
        <w:fldChar w:fldCharType="begin" w:fldLock="1"/>
      </w:r>
      <w:r>
        <w:rPr>
          <w:spacing w:val="-4"/>
        </w:rPr>
        <w:instrText>ADDIN CSL_CITATION { "citationItems" : [ { "id" : "ITEM-1", "itemData" : { "DOI" : "10.1017/CBO9781107415324.004", "ISSN" : "1098-6596", "PMID" : "140", "abstract" : "A timeless classic of economic theory that remains fascinating and pertinent today, this is Frank Knight's famous explanation of why perfect competition cannot eliminate profits, the important differences between \"risk\" and \"uncertainty,\" and the vital role of the entrepreneur in profitmaking. Based on Knight's PhD dissertation, this 1921 work, balancing theory with fact to come to stunning insights, is a distinct pleasure to read. FRANK H. KNIGHT (1885-1972) is considered by some the greatest American scholar of economics of the 20th century. An economics professor at the University of Chicago from 1927 until 1955, he was one of the founders of the Chicago school of economics, which influenced Milton Friedman and George Stigler.", "author" : [ { "dropping-particle" : "", "family" : "Knight", "given" : "Frank H.", "non-dropping-particle" : "", "parse-names" : false, "suffix" : "" } ], "id" : "ITEM-1", "issued" : { "date-parts" : [ [ "1921" ] ] }, "number-of-pages" : "1-30", "title" : "Risk, Uncertainty and Profit", "type" : "book", "volume" : "XXXI" }, "uris" : [ "http://www.mendeley.com/documents/?uuid=9a813bee-8b9c-4a63-9022-28b6b9ae8791" ] } ], "mendeley" : { "formattedCitation" : "(KNIGHT, 1921)", "plainTextFormattedCitation" : "(KNIGHT, 1921)", "previouslyFormattedCitation" : "(KNIGHT, 1921)" }, "properties" : { "noteIndex" : 0 }, "schema" : "https://github.com/citation-style-language/schema/raw/master/csl-citation.json" }</w:instrText>
      </w:r>
      <w:r>
        <w:rPr>
          <w:spacing w:val="-4"/>
        </w:rPr>
        <w:fldChar w:fldCharType="separate"/>
      </w:r>
      <w:r w:rsidRPr="005A1C94">
        <w:rPr>
          <w:noProof/>
          <w:spacing w:val="-4"/>
        </w:rPr>
        <w:t>(KNIGHT, 1921)</w:t>
      </w:r>
      <w:r>
        <w:rPr>
          <w:spacing w:val="-4"/>
        </w:rPr>
        <w:fldChar w:fldCharType="end"/>
      </w:r>
      <w:r>
        <w:rPr>
          <w:spacing w:val="-4"/>
        </w:rPr>
        <w:t>.</w:t>
      </w:r>
      <w:r>
        <w:t xml:space="preserve"> Enquanto os defensores do planejamento formal indicam que tais processos sejam mais importantes ainda em situações de incerteza </w:t>
      </w:r>
      <w:r>
        <w:fldChar w:fldCharType="begin" w:fldLock="1"/>
      </w:r>
      <w:r>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"mendeley" : { "formattedCitation" : "(ARMSTRONG, 1982)", "plainTextFormattedCitation" : "(ARMSTRONG, 1982)", "previouslyFormattedCitation" : "(ARMSTRONG, 1982)" }, "properties" : { "noteIndex" : 0 }, "schema" : "https://github.com/citation-style-language/schema/raw/master/csl-citation.json" }</w:instrText>
      </w:r>
      <w:r>
        <w:fldChar w:fldCharType="separate"/>
      </w:r>
      <w:r w:rsidRPr="00A558F3">
        <w:rPr>
          <w:noProof/>
        </w:rPr>
        <w:t>(ARMSTRONG, 1982)</w:t>
      </w:r>
      <w:r>
        <w:fldChar w:fldCharType="end"/>
      </w:r>
      <w:r>
        <w:t xml:space="preserve">, e haja evidências empíricas que suportem esta proposição </w:t>
      </w:r>
      <w:r>
        <w:fldChar w:fldCharType="begin" w:fldLock="1"/>
      </w:r>
      <w:r>
        <w:instrText>ADDIN CSL_CITATION { "citationItems" : [ { "id" : "ITEM-1",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"ITEM-1", "issue" : "2", "issued" : { "date-parts" : [ [ "1996" ] ] }, "page" : "368-396", "title" : "Does decision process matter? A study of strategic decision-making effectiveness", "type" : "article-journal", "volume" : "39" }, "uris" : [ "http://www.mendeley.com/documents/?uuid=f1edcbfa-1305-4bc7-8f5b-232e2364e7fc" ] } ], "mendeley" : { "formattedCitation" : "(DEAN; SHARFMAN, 1996)", "plainTextFormattedCitation" : "(DEAN; SHARFMAN, 1996)", "previouslyFormattedCitation" : "(DEAN; SHARFMAN, 1996)" }, "properties" : { "noteIndex" : 0 }, "schema" : "https://github.com/citation-style-language/schema/raw/master/csl-citation.json" }</w:instrText>
      </w:r>
      <w:r>
        <w:fldChar w:fldCharType="separate"/>
      </w:r>
      <w:r w:rsidRPr="00A558F3">
        <w:rPr>
          <w:noProof/>
        </w:rPr>
        <w:t>(DEAN; SHARFMAN, 1996)</w:t>
      </w:r>
      <w:r>
        <w:fldChar w:fldCharType="end"/>
      </w:r>
      <w:r>
        <w:t xml:space="preserve">, há também argumentos contrários. </w:t>
      </w:r>
      <w:proofErr w:type="spellStart"/>
      <w:r>
        <w:t>Hough</w:t>
      </w:r>
      <w:proofErr w:type="spellEnd"/>
      <w:r>
        <w:t xml:space="preserve"> e White </w:t>
      </w:r>
      <w:r>
        <w:fldChar w:fldCharType="begin" w:fldLock="1"/>
      </w:r>
      <w:r>
        <w:instrText>ADDIN CSL_CITATION { "citationItems" : [ { "id" : "ITEM-1", "itemData" : { "DOI" : "10.1002/smj.303", "ISBN" : "0143-2095", "ISSN" : "01432095", "PMID" : "9515884", "abstract" : "Several approaches have been used to explore environmental dynamism as a contingent predictor of the relationship between rational-comprehensive strategic decision-making and firm-level performance. At the decision level of analysis, however, small sample sizes, low statistical power, and statistical dependence have plagued the research. Through the use of a simulated decision-making environment and multilevel analysis, this study examined 400 decisions from 54 executive teams. Consistent with much of the existing firm-level research, the results indicated that environmental dynamism may moderate the relationship between rational-comprehensive decision making and decision quality. Surprisingly, the form of the relationship differed from much of the firm-level research.", "author" : [ { "dropping-particle" : "", "family" : "Hough", "given" : "Jill R.", "non-dropping-particle" : "", "parse-names" : false, "suffix" : "" }, { "dropping-particle" : "", "family" : "White", "given" : "Margaret A.", "non-dropping-particle" : "", "parse-names" : false, "suffix" : "" } ], "container-title" : "Strategic Management Journal", "id" : "ITEM-1", "issue" : "5", "issued" : { "date-parts" : [ [ "2003" ] ] }, "page" : "481-489", "title" : "Environmental dynamism and strategic decision-making rationality: An examination at the decision level", "type" : "article-journal", "volume" : "24" }, "suppress-author" : 1, "uris" : [ "http://www.mendeley.com/documents/?uuid=4ad34691-6c0b-4eea-b04d-b124c33dc84c" ] } ], "mendeley" : { "formattedCitation" : "(2003)", "plainTextFormattedCitation" : "(2003)", "previouslyFormattedCitation" : "(2003)" }, "properties" : { "noteIndex" : 0 }, "schema" : "https://github.com/citation-style-language/schema/raw/master/csl-citation.json" }</w:instrText>
      </w:r>
      <w:r>
        <w:fldChar w:fldCharType="separate"/>
      </w:r>
      <w:r w:rsidRPr="00764B97">
        <w:rPr>
          <w:noProof/>
        </w:rPr>
        <w:t>(2003)</w:t>
      </w:r>
      <w:r>
        <w:fldChar w:fldCharType="end"/>
      </w:r>
      <w:r>
        <w:t xml:space="preserve"> encontraram evidências controversas no nível da decisão, de modo que o “dinamismo do ambiente” foi apontado como um fator que limitou a utilidade dos processos racionais de decisão.</w:t>
      </w:r>
    </w:p>
    <w:p w14:paraId="3763D08B" w14:textId="149BF942" w:rsidR="001215A3" w:rsidRDefault="004460C3" w:rsidP="001215A3">
      <w:r>
        <w:t>As</w:t>
      </w:r>
      <w:r w:rsidR="001215A3">
        <w:t xml:space="preserve"> tensões entre os defensores do planejamento formal (ex.: </w:t>
      </w:r>
      <w:r w:rsidR="001215A3">
        <w:fldChar w:fldCharType="begin" w:fldLock="1"/>
      </w:r>
      <w:r w:rsidR="001215A3">
        <w:instrText>ADDIN CSL_CITATION { "citationItems" : [ { "id" : "ITEM-1", "itemData" : { "DOI" : "10.1002/smj.4250030303", "ISSN" : "01432095", "author" : [ { "dropping-particle" : "", "family" : "Armstrong", "given" : "J Scott", "non-dropping-particle" : "", "parse-names" : false, "suffix" : "" } ], "container-title" : "Strategic Management Journal", "id" : "ITEM-1", "issue" : "3", "issued" : { "date-parts" : [ [ "1982", "7" ] ] }, "page" : "197-211", "title" : "The value of formal planning for strategic decisions: Review of empirical research", "type" : "article-journal", "volume" : "3" }, "uris" : [ "http://www.mendeley.com/documents/?uuid=c78f9a1b-6336-4295-9baf-fdc0b1639f95" ] }, { "id" : "ITEM-2", "itemData" : { "DOI" : "10.2307/256784", "ISBN" : "0001-4273", "ISSN" : "00014273", "PMID" : "5", "abstract" : "This study examined whether strategic decision-making processes are related to decision effectiveness, using a longitudinal field study design. We studied 52 decisions in 24 companies to determine if procedural rationality and political behavior influence decision success, controlling for the favorability of the environment and decision implementation. Our results indicate that decision-making processes are indeed related to decision success. Results are discussed in terms of the importance of strategic choice in organizations.", "author" : [ { "dropping-particle" : "", "family" : "Dean", "given" : "James W.", "non-dropping-particle" : "", "parse-names" : false, "suffix" : "" }, { "dropping-particle" : "", "family" : "Sharfman", "given" : "Mark P.", "non-dropping-particle" : "", "parse-names" : false, "suffix" : "" } ], "container-title" : "Academy of Management Journal", "id" : "ITEM-2", "issue" : "2", "issued" : { "date-parts" : [ [ "1996" ] ] }, "page" : "368-396", "title" : "Does decision process matter? A study of strategic decision-making effectiveness", "type" : "article-journal", "volume" : "39" }, "uris" : [ "http://www.mendeley.com/documents/?uuid=f1edcbfa-1305-4bc7-8f5b-232e2364e7fc" ] } ], "mendeley" : { "formattedCitation" : "(ARMSTRONG, 1982; DEAN; SHARFMAN, 1996)", "plainTextFormattedCitation" : "(ARMSTRONG, 1982; DEAN; SHARFMAN, 1996)", "previouslyFormattedCitation" : "(ARMSTRONG, 1982; DEAN; SHARFMAN, 1996)" }, "properties" : { "noteIndex" : 0 }, "schema" : "https://github.com/citation-style-language/schema/raw/master/csl-citation.json" }</w:instrText>
      </w:r>
      <w:r w:rsidR="001215A3">
        <w:fldChar w:fldCharType="separate"/>
      </w:r>
      <w:r w:rsidR="001215A3" w:rsidRPr="008507BF">
        <w:rPr>
          <w:noProof/>
        </w:rPr>
        <w:t>(ARMSTRONG, 1982; DEAN; SHARFMAN, 1996)</w:t>
      </w:r>
      <w:r w:rsidR="001215A3">
        <w:fldChar w:fldCharType="end"/>
      </w:r>
      <w:r w:rsidR="001215A3">
        <w:t xml:space="preserve">) e seus críticos </w:t>
      </w:r>
      <w:r w:rsidR="001215A3">
        <w:fldChar w:fldCharType="begin" w:fldLock="1"/>
      </w:r>
      <w:r w:rsidR="001215A3">
        <w:instrText>ADDIN CSL_CITATION { "citationItems" : [ { "id" : "ITEM-1", "itemData" : { "ISBN" : "9781476754765", "abstract" : "Strategic planning isn\u2019t strategic thinking. One is analysis, and the other is synthesis.", "author" : [ { "dropping-particle" : "", "family" : "Mintzberg", "given" : "Henry", "non-dropping-particle" : "", "parse-names" : false, "suffix" : "" } ], "container-title" : "Strategic Planning", "id" : "ITEM-1", "issued" : { "date-parts" : [ [ "1994" ] ] }, "page" : "107-114", "title" : "The Fall and Rise of Strategic Planning", "type" : "article-journal" }, "uris" : [ "http://www.mendeley.com/documents/?uuid=05ae9d02-6b07-49ed-a2a9-52ee88cbddcf" ] } ], "mendeley" : { "formattedCitation" : "(MINTZBERG, 1994)", "plainTextFormattedCitation" : "(MINTZBERG, 1994)", "previouslyFormattedCitation" : "(MINTZBERG, 1994)" }, "properties" : { "noteIndex" : 0 }, "schema" : "https://github.com/citation-style-language/schema/raw/master/csl-citation.json" }</w:instrText>
      </w:r>
      <w:r w:rsidR="001215A3">
        <w:fldChar w:fldCharType="separate"/>
      </w:r>
      <w:r w:rsidR="001215A3" w:rsidRPr="008507BF">
        <w:rPr>
          <w:noProof/>
        </w:rPr>
        <w:t>(MINTZBERG, 1994)</w:t>
      </w:r>
      <w:r w:rsidR="001215A3">
        <w:fldChar w:fldCharType="end"/>
      </w:r>
      <w:r w:rsidR="001215A3">
        <w:t xml:space="preserve"> apontam para a relevância da temática da avaliação de decisões estratégicas, especialmente em condições de incerteza. Explicitada a relevância deste tema, a seção seguinte discutirá os problemas relacionados à avaliação de decisões estratégicas, e os elementos que a circundam. A questão de pesquisa deste trabalho será definida.</w:t>
      </w:r>
    </w:p>
    <w:p w14:paraId="0B4444EF" w14:textId="77777777" w:rsidR="001215A3" w:rsidRPr="00C040FC" w:rsidRDefault="001215A3" w:rsidP="001215A3">
      <w:pPr>
        <w:pStyle w:val="Ttulo2"/>
      </w:pPr>
      <w:bookmarkStart w:id="26" w:name="_Toc481590663"/>
      <w:r>
        <w:t xml:space="preserve">Objeto e </w:t>
      </w:r>
      <w:r w:rsidRPr="00C040FC">
        <w:t>Questão de Pesquisa</w:t>
      </w:r>
      <w:bookmarkEnd w:id="26"/>
    </w:p>
    <w:p w14:paraId="55152F88" w14:textId="77777777" w:rsidR="001215A3" w:rsidRDefault="001215A3" w:rsidP="001215A3">
      <w:commentRangeStart w:id="27"/>
      <w:r>
        <w:t>Considerando o contexto apresentado, esta seção detalhará a problemática da decisão estratégica sob incerteza. Inicialmente o objeto de pesquisa será localizado em seu contexto. Em seguida, os problemas centrais da decisão estratégicas serão discutidos, culminando na questão de pesquisa do trabalho.</w:t>
      </w:r>
      <w:commentRangeEnd w:id="27"/>
      <w:r w:rsidR="009E2FF1">
        <w:rPr>
          <w:rStyle w:val="Refdecomentrio"/>
        </w:rPr>
        <w:commentReference w:id="27"/>
      </w:r>
    </w:p>
    <w:p w14:paraId="28CD62C7" w14:textId="0808FE91" w:rsidR="001215A3" w:rsidRDefault="001215A3" w:rsidP="001215A3">
      <w:r>
        <w:t xml:space="preserve">A pesquisa em decisão estratégica frequentemente foi dividida entre duas categorias: a pesquisa sobre o conteúdo das decisões e a pesquisa sobre o processo das decisões. </w:t>
      </w:r>
      <w:r>
        <w:fldChar w:fldCharType="begin" w:fldLock="1"/>
      </w:r>
      <w:r>
        <w:instrText>ADDIN CSL_CITATION { "citationItems" : [ { "id" : "ITEM-1", "itemData" : { "DOI" : "10.1111/j.1468-2370.2006.00118.x", "ISBN" : "1460-8545", "ISSN" : "14608545", "PMID" : "20387012", "abstract" : "This paper reviews the strategic decision-making process literature with respect to the synoptic formalism/political incrementalism debate. Procedural rationality is chosen as a representative of the synoptic formalism perspective; and both intuitive synthesis and political behaviour are employed as representatives of the political-incrementalism perspective. In this paper, the author discusses the theoretical underpinnings of these three process dimensions, as well as the key research efforts gathered together under each perspective. In conducting this review, a number of areas have been identified which could profitably be examined further, and a number of implications for managers will be highlighted and discussed.", "author" : [ { "dropping-particle" : "", "family" : "Elbanna", "given" : "Said", "non-dropping-particle" : "", "parse-names" : false, "suffix" : "" } ], "container-title" : "International Journal of Management Reviews", "id" : "ITEM-1", "issue" : "1", "issued" : { "date-parts" : [ [ "2006" ] ] }, "page" : "1-20", "title" : "Strategic decision-making: Process perspectives", "type" : "article-journal", "volume" : "8" }, "uris" : [ "http://www.mendeley.com/documents/?uuid=834622a6-46fb-4482-8b6e-865c1dfdbe61" ] }, { "id" : "ITEM-2", "itemData" : { "DOI" : "10.1177/0149206306291485", "ISBN" : "0149-2063", "ISSN" : "0149-2063", "abstract" : "This article attempts to reflect the current state and progress of strategy-process research. Based on a literature review, an integrative framework is developed encompassing key antecedents, process and outcome factors, and the interrelationship among them. The review reveals that strategy- process research has made considerable progress in the past, shifting the focus from strategic plan- ning to new areas, thereby emphasizing the exposed position of the individuals involved. The authors recommend that researchers conduct more studies that explore the effects of the individu- als involved in strategy processes and the phases prior to and after the actual decision making.", "author" : [ { "dropping-particle" : "", "family" : "Hutzschenreuter, Thomas; Kleindienst", "given" : "Ingo", "non-dropping-particle" : "", "parse-names" : false, "suffix" : "" } ], "container-title" : "Journal of Management", "id" : "ITEM-2", "issue" : "5", "issued" : { "date-parts" : [ [ "2006" ] ] }, "page" : "673-620", "title" : "Strategy-process research: What have we learned and what is still to be explored", "type" : "article-journal", "volume" : "32" }, "uris" : [ "http://www.mendeley.com/documents/?uuid=9b24f5ef-8391-4894-97e6-bd10ec781984" ] } ], "mendeley" : { "formattedCitation" : "(ELBANNA, 2006; HUTZSCHENREUTER, THOMAS; KLEINDIENST, 2006)", "plainTextFormattedCitation" : "(ELBANNA, 2006; HUTZSCHENREUTER, THOMAS; KLEINDIENST, 2006)", "previouslyFormattedCitation" : "(ELBANNA, 2006; HUTZSCHENREUTER, THOMAS; KLEINDIENST, 2006)" }, "properties" : { "noteIndex" : 0 }, "schema" : "https://github.com/citation-style-language/schema/raw/master/csl-citation.json" }</w:instrText>
      </w:r>
      <w:r>
        <w:fldChar w:fldCharType="separate"/>
      </w:r>
      <w:r w:rsidRPr="006714F1">
        <w:rPr>
          <w:noProof/>
        </w:rPr>
        <w:t>(ELBANNA, 2006; HUTZSCHENREUTER, THOMAS; KLEINDIENST, 2006)</w:t>
      </w:r>
      <w:r>
        <w:fldChar w:fldCharType="end"/>
      </w:r>
      <w:r>
        <w:t>. Este trabalho posiciona-se próximo à segunda vertente indicada.</w:t>
      </w:r>
    </w:p>
    <w:p w14:paraId="6A53351F" w14:textId="160C20CA" w:rsidR="001215A3" w:rsidRDefault="001215A3" w:rsidP="001215A3">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"suppress-author" : 1, "uris" : [ "http://www.mendeley.com/documents/?uuid=b69a9a03-ae74-49ec-9f1f-28fb719734b3" ] } ], "mendeley" : { "formattedCitation" : "(1976)", "plainTextFormattedCitation" : "(1976)", "previouslyFormattedCitation" : "(1976)" }, "properties" : { "noteIndex" : 0 }, "schema" : "https://github.com/citation-style-language/schema/raw/master/csl-citation.json" }</w:instrText>
      </w:r>
      <w:r>
        <w:fldChar w:fldCharType="separate"/>
      </w:r>
      <w:r w:rsidRPr="006D3767">
        <w:rPr>
          <w:noProof/>
        </w:rPr>
        <w:t>(1976)</w:t>
      </w:r>
      <w:r>
        <w:fldChar w:fldCharType="end"/>
      </w:r>
      <w:r>
        <w:t xml:space="preserve"> propuseram um modelo genérico, revelando a estrutura em processos de decisão estratégica (</w:t>
      </w:r>
      <w:r>
        <w:fldChar w:fldCharType="begin"/>
      </w:r>
      <w:r>
        <w:instrText xml:space="preserve"> REF _Ref481141681 \h </w:instrText>
      </w:r>
      <w:r>
        <w:fldChar w:fldCharType="separate"/>
      </w:r>
      <w:r w:rsidR="00B7483F">
        <w:t xml:space="preserve">Figura </w:t>
      </w:r>
      <w:r w:rsidR="00B7483F">
        <w:rPr>
          <w:noProof/>
        </w:rPr>
        <w:t>2</w:t>
      </w:r>
      <w:r>
        <w:fldChar w:fldCharType="end"/>
      </w:r>
      <w:r>
        <w:t>). O modelo sugere que toda decisão estratégica possui ao menos duas etapas em sua linha principal: Reconhecimento e Avaliação/Escolha. Algumas decisões, no entanto, parecem precisar de etapas adicionais, incluindo diagnóstico, busca-</w:t>
      </w:r>
      <w:proofErr w:type="spellStart"/>
      <w:r>
        <w:t>screening</w:t>
      </w:r>
      <w:proofErr w:type="spellEnd"/>
      <w:r>
        <w:t xml:space="preserve"> (para a localização de uma solução pronta a decisão), projeto (para o desenvolvimento de uma solução customizada para a decisão). Ainda assim, em um dado momento as opções indicadas serão avaliadas (seja usando apenas “julgamento” ou “barganha”, </w:t>
      </w:r>
      <w:r>
        <w:lastRenderedPageBreak/>
        <w:t>ou “análise” seguida de “julgamento” ou “barganha”). Após a etapa de avaliação, o ciclo pode voltar para as etapas anteriores, ou prosseguir ser finalizado (com ou sem autorização). O objeto de pesquisa deste trabalho trata-se da etapa destacada na figura: “</w:t>
      </w:r>
      <w:proofErr w:type="spellStart"/>
      <w:r>
        <w:t>Análise:Avaliação</w:t>
      </w:r>
      <w:proofErr w:type="spellEnd"/>
      <w:r>
        <w:t>”.</w:t>
      </w:r>
    </w:p>
    <w:p w14:paraId="1529D562" w14:textId="4DC5B912" w:rsidR="001215A3" w:rsidRDefault="001215A3" w:rsidP="001215A3">
      <w:pPr>
        <w:pStyle w:val="Legenda"/>
      </w:pPr>
      <w:bookmarkStart w:id="28" w:name="_Ref481141681"/>
      <w:bookmarkStart w:id="29" w:name="_Toc481594534"/>
      <w:r>
        <w:t xml:space="preserve">Figura </w:t>
      </w:r>
      <w:fldSimple w:instr=" SEQ Figura \* ARABIC ">
        <w:r w:rsidR="00B7483F">
          <w:rPr>
            <w:noProof/>
          </w:rPr>
          <w:t>2</w:t>
        </w:r>
      </w:fldSimple>
      <w:bookmarkEnd w:id="28"/>
      <w:r>
        <w:t xml:space="preserve"> – Um Modelo Genérico do Processo de Decisão Estratégica</w:t>
      </w:r>
      <w:bookmarkEnd w:id="29"/>
    </w:p>
    <w:p w14:paraId="00EBD265" w14:textId="77777777" w:rsidR="001215A3" w:rsidRDefault="001215A3" w:rsidP="001215A3">
      <w:pPr>
        <w:ind w:firstLine="0"/>
      </w:pPr>
      <w:r>
        <w:rPr>
          <w:noProof/>
        </w:rPr>
        <w:drawing>
          <wp:inline distT="0" distB="0" distL="0" distR="0" wp14:anchorId="6AA16A47" wp14:editId="4D77179C">
            <wp:extent cx="5724525" cy="2736922"/>
            <wp:effectExtent l="0" t="0" r="0" b="6350"/>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424" cy="2753129"/>
                    </a:xfrm>
                    <a:prstGeom prst="rect">
                      <a:avLst/>
                    </a:prstGeom>
                    <a:noFill/>
                  </pic:spPr>
                </pic:pic>
              </a:graphicData>
            </a:graphic>
          </wp:inline>
        </w:drawing>
      </w:r>
    </w:p>
    <w:p w14:paraId="71F30C3C" w14:textId="77777777" w:rsidR="001215A3" w:rsidRPr="009E2FF1" w:rsidRDefault="001215A3" w:rsidP="001215A3">
      <w:pPr>
        <w:ind w:firstLine="0"/>
        <w:jc w:val="center"/>
        <w:rPr>
          <w:rPrChange w:id="30" w:author="Daniel Lacerda" w:date="2017-05-03T22:33:00Z">
            <w:rPr>
              <w:lang w:val="en-US"/>
            </w:rPr>
          </w:rPrChange>
        </w:rPr>
      </w:pPr>
      <w:r w:rsidRPr="009E2FF1">
        <w:rPr>
          <w:rPrChange w:id="31" w:author="Daniel Lacerda" w:date="2017-05-03T22:33:00Z">
            <w:rPr>
              <w:lang w:val="en-US"/>
            </w:rPr>
          </w:rPrChange>
        </w:rPr>
        <w:t xml:space="preserve">Fonte: </w:t>
      </w:r>
      <w:proofErr w:type="spellStart"/>
      <w:r w:rsidRPr="009E2FF1">
        <w:rPr>
          <w:rPrChange w:id="32" w:author="Daniel Lacerda" w:date="2017-05-03T22:33:00Z">
            <w:rPr>
              <w:lang w:val="en-US"/>
            </w:rPr>
          </w:rPrChange>
        </w:rPr>
        <w:t>Mintzberg</w:t>
      </w:r>
      <w:proofErr w:type="spellEnd"/>
      <w:r w:rsidRPr="009E2FF1">
        <w:rPr>
          <w:rPrChange w:id="33" w:author="Daniel Lacerda" w:date="2017-05-03T22:33:00Z">
            <w:rPr>
              <w:lang w:val="en-US"/>
            </w:rPr>
          </w:rPrChange>
        </w:rPr>
        <w:t xml:space="preserve">, </w:t>
      </w:r>
      <w:proofErr w:type="spellStart"/>
      <w:r w:rsidRPr="009E2FF1">
        <w:rPr>
          <w:rPrChange w:id="34" w:author="Daniel Lacerda" w:date="2017-05-03T22:33:00Z">
            <w:rPr>
              <w:lang w:val="en-US"/>
            </w:rPr>
          </w:rPrChange>
        </w:rPr>
        <w:t>Raisinghani</w:t>
      </w:r>
      <w:proofErr w:type="spellEnd"/>
      <w:r w:rsidRPr="009E2FF1">
        <w:rPr>
          <w:rPrChange w:id="35" w:author="Daniel Lacerda" w:date="2017-05-03T22:33:00Z">
            <w:rPr>
              <w:lang w:val="en-US"/>
            </w:rPr>
          </w:rPrChange>
        </w:rPr>
        <w:t xml:space="preserve"> e </w:t>
      </w:r>
      <w:proofErr w:type="spellStart"/>
      <w:r w:rsidRPr="009E2FF1">
        <w:rPr>
          <w:rPrChange w:id="36" w:author="Daniel Lacerda" w:date="2017-05-03T22:33:00Z">
            <w:rPr>
              <w:lang w:val="en-US"/>
            </w:rPr>
          </w:rPrChange>
        </w:rPr>
        <w:t>Theoret</w:t>
      </w:r>
      <w:proofErr w:type="spellEnd"/>
      <w:r w:rsidRPr="009E2FF1">
        <w:rPr>
          <w:rPrChange w:id="37" w:author="Daniel Lacerda" w:date="2017-05-03T22:33:00Z">
            <w:rPr>
              <w:lang w:val="en-US"/>
            </w:rPr>
          </w:rPrChange>
        </w:rPr>
        <w:t xml:space="preserve"> </w:t>
      </w:r>
      <w:r>
        <w:fldChar w:fldCharType="begin" w:fldLock="1"/>
      </w:r>
      <w:r w:rsidRPr="009E2FF1">
        <w:rPr>
          <w:rPrChange w:id="38" w:author="Daniel Lacerda" w:date="2017-05-03T22:33:00Z">
            <w:rPr>
              <w:lang w:val="en-US"/>
            </w:rPr>
          </w:rPrChange>
        </w:rP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fldChar w:fldCharType="separate"/>
      </w:r>
      <w:r w:rsidRPr="009E2FF1">
        <w:rPr>
          <w:noProof/>
          <w:rPrChange w:id="39" w:author="Daniel Lacerda" w:date="2017-05-03T22:33:00Z">
            <w:rPr>
              <w:noProof/>
              <w:lang w:val="en-US"/>
            </w:rPr>
          </w:rPrChange>
        </w:rPr>
        <w:t>(1976, p. 266)</w:t>
      </w:r>
      <w:r>
        <w:fldChar w:fldCharType="end"/>
      </w:r>
      <w:r w:rsidRPr="009E2FF1">
        <w:rPr>
          <w:rPrChange w:id="40" w:author="Daniel Lacerda" w:date="2017-05-03T22:33:00Z">
            <w:rPr>
              <w:lang w:val="en-US"/>
            </w:rPr>
          </w:rPrChange>
        </w:rPr>
        <w:t>.</w:t>
      </w:r>
    </w:p>
    <w:p w14:paraId="142945B3" w14:textId="77777777" w:rsidR="001215A3" w:rsidRDefault="001215A3" w:rsidP="001215A3">
      <w:r>
        <w:t xml:space="preserve">Dois grupos de elementos são inevitavelmente importantes para qualquer decisão estratégica: O Ambiente Externo e o Ambiente Interno. O ambiente externo, o qual recebeu importância significativa na escola do Design, Planejamento e Posicionamento inclui fatores como mudanças na sociedade, mudanças governamentais, mudanças econômicas, mudanças na competição, fornecedores e mercado. </w:t>
      </w:r>
      <w:r>
        <w:fldChar w:fldCharType="begin" w:fldLock="1"/>
      </w:r>
      <w:r>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fldChar w:fldCharType="separate"/>
      </w:r>
      <w:r w:rsidRPr="007877CA">
        <w:rPr>
          <w:noProof/>
        </w:rPr>
        <w:t>(MINTZBERG; AHLSTRAND; LAMPEL, 2005)</w:t>
      </w:r>
      <w:r>
        <w:fldChar w:fldCharType="end"/>
      </w:r>
      <w:r>
        <w:t xml:space="preserve">. O Ambiente Interno, por sua vez recebeu atenção na análise das forças e fraquezas da organização, porém é melhor representado pela Visão Baseada em Recursos. Segundo esta perspectiva, novas opções estratégicas podem emergir naturalmente conforme a empresa analisa seus recursos. </w:t>
      </w:r>
      <w:r>
        <w:fldChar w:fldCharType="begin" w:fldLock="1"/>
      </w:r>
      <w:r>
        <w:instrText>ADDIN CSL_CITATION { "citationItems" : [ { "id" : "ITEM-1", "itemData" : { "DOI" : "10.1002/smj.4250050207", "ISBN" : "01432095", "ISSN" : "01432095", "PMID" : "19064477", "abstract" : "Wernerfelt, B. (1984). \u2018The resource-based view of the firm\u2019. Strategic Management Journal, 5, 171\u201380.", "author" : [ { "dropping-particle" : "", "family" : "Wernerfelt", "given" : "B.", "non-dropping-particle" : "", "parse-names" : false, "suffix" : "" } ], "container-title" : "Strategic Management Journal", "id" : "ITEM-1", "issue" : "April 1983", "issued" : { "date-parts" : [ [ "1984" ] ] }, "page" : "171-180", "title" : "The Resource-Based view of the firm", "type" : "article-journal", "volume" : "5" }, "uris" : [ "http://www.mendeley.com/documents/?uuid=cccee1c8-2390-4f01-909a-43b3baf25039" ] } ], "mendeley" : { "formattedCitation" : "(WERNERFELT, 1984)", "plainTextFormattedCitation" : "(WERNERFELT, 1984)", "previouslyFormattedCitation" : "(WERNERFELT, 1984)" }, "properties" : { "noteIndex" : 0 }, "schema" : "https://github.com/citation-style-language/schema/raw/master/csl-citation.json" }</w:instrText>
      </w:r>
      <w:r>
        <w:fldChar w:fldCharType="separate"/>
      </w:r>
      <w:r w:rsidRPr="007877CA">
        <w:rPr>
          <w:noProof/>
        </w:rPr>
        <w:t>(WERNERFELT, 1984)</w:t>
      </w:r>
      <w:r>
        <w:fldChar w:fldCharType="end"/>
      </w:r>
      <w:r>
        <w:t>.</w:t>
      </w:r>
    </w:p>
    <w:p w14:paraId="0E639243" w14:textId="46AE1D14" w:rsidR="001215A3" w:rsidRDefault="001215A3" w:rsidP="001215A3">
      <w:r>
        <w:t xml:space="preserve">Mesmo considerando estes dois grupos de fatores como essenciais para a decisão estratégica, um problema ainda persiste: A incerteza. Se o ambiente interno ou externo é incerto, qualquer recomendação realizada a partir de uma análise do ambiente interno ou externo atual será falível ao pressupor que esta relação permanecerá durante a implementação da decisão estratégica até os </w:t>
      </w:r>
      <w:r>
        <w:lastRenderedPageBreak/>
        <w:t>desdobramentos de suas consequências. Decisões estratégicas terão sucesso ou falharão, em um contexto dinâmico.</w:t>
      </w:r>
    </w:p>
    <w:p w14:paraId="1CEECA97" w14:textId="78363AEA" w:rsidR="001215A3" w:rsidRPr="003A584F" w:rsidRDefault="001215A3" w:rsidP="001215A3">
      <w:r>
        <w:t>O impacto da incerteza sobre as decisões estratégicas é resultado da necessidade de antecipação por parte da empresa</w:t>
      </w:r>
      <w:r w:rsidRPr="003A584F">
        <w:t>. Em outras palavras, é necessári</w:t>
      </w:r>
      <w:r>
        <w:t>o que o estrategista visualize o presente e o futuro (tanto em relação ao ambiente externo quanto ao ambiente interno)</w:t>
      </w:r>
      <w:r w:rsidRPr="003A584F">
        <w:t>, identifique as mudanças que deseja (ou não) impor e decida m</w:t>
      </w:r>
      <w:r>
        <w:t>udar (ou não) seu curso de ação, prospectando o impacto desta decisão no ambiente interno e externo.</w:t>
      </w:r>
      <w:r w:rsidRPr="003A584F">
        <w:t xml:space="preserve"> Uma empresa avaliando uma decisão de investimento precisa tomar esta decisão antecipando-se ao futuro, portanto comprometendo recursos antes de observar seu retorno. Em se tratando de decisões estratégicas, </w:t>
      </w:r>
      <w:r>
        <w:t>o tempo entre a decisão e suas consequências</w:t>
      </w:r>
      <w:r w:rsidRPr="003A584F">
        <w:t xml:space="preserve"> pode significar meses, anos ou até décadas.</w:t>
      </w:r>
    </w:p>
    <w:bookmarkEnd w:id="14"/>
    <w:p w14:paraId="0FDEC9D1" w14:textId="24E1E0EC" w:rsidR="001215A3" w:rsidRDefault="001215A3" w:rsidP="001215A3">
      <w:r w:rsidRPr="003A584F">
        <w:t xml:space="preserve">Como as decisões estratégicas tendem a “ser as mais importantes”, segue-se que seus custos tendem a ser expressivos e/ou irrecuperáveis. Por este motivo, o impacto das decisões estratégicas geralmente será </w:t>
      </w:r>
      <w:proofErr w:type="spellStart"/>
      <w:r w:rsidRPr="003A584F">
        <w:t>pervasivo</w:t>
      </w:r>
      <w:proofErr w:type="spellEnd"/>
      <w:r w:rsidRPr="003A584F">
        <w:t xml:space="preserve"> e duradouro. </w:t>
      </w:r>
      <w:proofErr w:type="spellStart"/>
      <w:r w:rsidRPr="003A584F">
        <w:t>Pervasivo</w:t>
      </w:r>
      <w:proofErr w:type="spellEnd"/>
      <w:r w:rsidRPr="003A584F">
        <w:t>, pois as consequências das decisões estratégicas tendem a permea</w:t>
      </w:r>
      <w:r>
        <w:t>r toda a organização,</w:t>
      </w:r>
      <w:r w:rsidRPr="003A584F">
        <w:t xml:space="preserve"> e duradouro, visto que o custo de </w:t>
      </w:r>
      <w:r>
        <w:t>retornar</w:t>
      </w:r>
      <w:r w:rsidRPr="003A584F">
        <w:t xml:space="preserve"> pode ser expressivo, tornando</w:t>
      </w:r>
      <w:r>
        <w:t xml:space="preserve"> em alguns casos inviável essa</w:t>
      </w:r>
      <w:r w:rsidRPr="003A584F">
        <w:t xml:space="preserve"> opção.</w:t>
      </w:r>
    </w:p>
    <w:p w14:paraId="70F10AEC" w14:textId="77777777" w:rsidR="001215A3" w:rsidRPr="003A584F" w:rsidRDefault="001215A3" w:rsidP="001215A3">
      <w:r w:rsidRPr="003A584F">
        <w:t>O uso de previsões é</w:t>
      </w:r>
      <w:r>
        <w:t xml:space="preserve"> a maneira convencional</w:t>
      </w:r>
      <w:r w:rsidRPr="003A584F">
        <w:t xml:space="preserve"> de antecipação ao futuro para o suporte à decisão</w:t>
      </w:r>
      <w:r>
        <w:t>.</w:t>
      </w:r>
      <w:r w:rsidRPr="000B55EA">
        <w:t xml:space="preserve"> </w:t>
      </w:r>
      <w:r>
        <w:fldChar w:fldCharType="begin" w:fldLock="1"/>
      </w:r>
      <w:r>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0B55EA">
        <w:rPr>
          <w:noProof/>
        </w:rPr>
        <w:t>(MAKRIDAKIS; HOGARTH; GABA, 2009)</w:t>
      </w:r>
      <w:r>
        <w:fldChar w:fldCharType="end"/>
      </w:r>
      <w:r w:rsidRPr="003A584F">
        <w:t>. O processo pode tomar diversas formas, porém em geral avalia-se como o futuro deve ser e como as decisões candidatas se comportarão neste futuro previsto. A partir desta avaliação, escolhe-se a melhor decisão racional possível, com base em suas consequências esperadas.</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B55EA">
        <w:rPr>
          <w:noProof/>
        </w:rPr>
        <w:t>(LEMPERT; POPPER; BANKES, 2003)</w:t>
      </w:r>
      <w:r>
        <w:fldChar w:fldCharType="end"/>
      </w:r>
      <w:r>
        <w:t>.</w:t>
      </w:r>
    </w:p>
    <w:p w14:paraId="6A3D022F" w14:textId="77777777" w:rsidR="001215A3" w:rsidRDefault="001215A3" w:rsidP="001215A3">
      <w:r>
        <w:t>Previsões são eminentemente sujeitas à falhar.</w:t>
      </w:r>
      <w:r>
        <w:fldChar w:fldCharType="begin" w:fldLock="1"/>
      </w:r>
      <w:r>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680F4C">
        <w:rPr>
          <w:noProof/>
        </w:rPr>
        <w:t>(MAKRIDAKIS; HOGARTH; GABA, 2009)</w:t>
      </w:r>
      <w:r>
        <w:fldChar w:fldCharType="end"/>
      </w:r>
      <w:r>
        <w:t xml:space="preserve"> .Por mais que previsões sejam por algum tempo razoavelmente precisas enquanto o ambiente está estável, isto é o que as torna mais perigosas: Elas falharão no momento de mudanças significativas.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sidRPr="000F0D75">
        <w:rPr>
          <w:noProof/>
        </w:rPr>
        <w:t>(WACK, 1985)</w:t>
      </w:r>
      <w:r>
        <w:fldChar w:fldCharType="end"/>
      </w:r>
      <w:r>
        <w:t>:</w:t>
      </w:r>
    </w:p>
    <w:p w14:paraId="4189A80E" w14:textId="77777777" w:rsidR="001215A3" w:rsidRPr="008E3CC2" w:rsidRDefault="001215A3" w:rsidP="001215A3">
      <w:pPr>
        <w:ind w:left="1416"/>
        <w:rPr>
          <w:sz w:val="22"/>
        </w:rPr>
      </w:pPr>
      <w:r w:rsidRPr="008E3CC2">
        <w:rPr>
          <w:sz w:val="22"/>
        </w:rPr>
        <w:t xml:space="preserve">“A forma de resolver este problema não é procurar por previsões melhores, melhorando técnicas ou contratando mais analistas de previsão. Muitas forças atuam contra a possibilidade de alcançar </w:t>
      </w:r>
      <w:r w:rsidRPr="008E3CC2">
        <w:rPr>
          <w:i/>
          <w:sz w:val="22"/>
        </w:rPr>
        <w:t xml:space="preserve">a </w:t>
      </w:r>
      <w:r w:rsidRPr="008E3CC2">
        <w:rPr>
          <w:sz w:val="22"/>
        </w:rPr>
        <w:t>previsão correta. O futuro não é mais estável; ele se tornou um alvo móvel. Nenhuma projeção “certa” pode ser deduzida do comportamento passado.</w:t>
      </w:r>
    </w:p>
    <w:p w14:paraId="5900F8E7" w14:textId="77777777" w:rsidR="001215A3" w:rsidRPr="008E3CC2" w:rsidRDefault="001215A3" w:rsidP="001215A3">
      <w:pPr>
        <w:ind w:left="1416"/>
        <w:rPr>
          <w:sz w:val="22"/>
        </w:rPr>
      </w:pPr>
      <w:r w:rsidRPr="008E3CC2">
        <w:rPr>
          <w:sz w:val="22"/>
        </w:rPr>
        <w:lastRenderedPageBreak/>
        <w:t xml:space="preserve">A abordagem melhor, eu acredito, é aceitar a incerteza, tentar entende-la, e torna-la parte de nosso raciocínio. Incerteza atualmente não é apenas um desvio temporário de uma previsão razoável; é a estrutura básica do ambiente de negócios. ” </w:t>
      </w:r>
      <w:r w:rsidRPr="008E3CC2">
        <w:rPr>
          <w:sz w:val="22"/>
        </w:rPr>
        <w:fldChar w:fldCharType="begin" w:fldLock="1"/>
      </w:r>
      <w:r>
        <w:rPr>
          <w:sz w:val="22"/>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"73", "uris" : [ "http://www.mendeley.com/documents/?uuid=ce00b288-8dc3-4ab0-9326-7364fef01252" ] } ], "mendeley" : { "formattedCitation" : "(WACK, 1985, p. 73)", "plainTextFormattedCitation" : "(WACK, 1985, p. 73)", "previouslyFormattedCitation" : "(WACK, 1985, p. 73)" }, "properties" : { "noteIndex" : 0 }, "schema" : "https://github.com/citation-style-language/schema/raw/master/csl-citation.json" }</w:instrText>
      </w:r>
      <w:r w:rsidRPr="008E3CC2">
        <w:rPr>
          <w:sz w:val="22"/>
        </w:rPr>
        <w:fldChar w:fldCharType="separate"/>
      </w:r>
      <w:r w:rsidRPr="008E3CC2">
        <w:rPr>
          <w:noProof/>
          <w:sz w:val="22"/>
        </w:rPr>
        <w:t>(WACK, 1985, p. 73)</w:t>
      </w:r>
      <w:r w:rsidRPr="008E3CC2">
        <w:rPr>
          <w:sz w:val="22"/>
        </w:rPr>
        <w:fldChar w:fldCharType="end"/>
      </w:r>
      <w:r w:rsidRPr="008E3CC2">
        <w:rPr>
          <w:sz w:val="22"/>
        </w:rPr>
        <w:t>.</w:t>
      </w:r>
    </w:p>
    <w:p w14:paraId="15598B44" w14:textId="79FA260C" w:rsidR="001215A3" w:rsidRPr="003A584F" w:rsidRDefault="001215A3" w:rsidP="001215A3">
      <w:r>
        <w:t>Por este motivo, previsões são perigosas para as decisões estratégicas</w:t>
      </w:r>
      <w:r w:rsidRPr="003A584F">
        <w:t xml:space="preserve">. </w:t>
      </w:r>
      <w:r>
        <w:t>Uma decisão será tão adequada quanto os pressupostos que a subsidiam</w:t>
      </w:r>
      <w:r w:rsidRPr="003A584F">
        <w:t>. Se estes pressupostos falham, a previsão falha e</w:t>
      </w:r>
      <w:r>
        <w:t>, por consequência,</w:t>
      </w:r>
      <w:r w:rsidRPr="003A584F">
        <w:t xml:space="preserve"> falha também a decisão estratégica. </w:t>
      </w:r>
    </w:p>
    <w:p w14:paraId="27405EE9" w14:textId="637A4C26" w:rsidR="001215A3" w:rsidRDefault="001215A3" w:rsidP="001215A3">
      <w:r>
        <w:t xml:space="preserve">Falsos pressupostos podem ter diversas fontes. Uma fonte primária é o pressuposto de que o futuro repetirá o passado, mesmo a partir de um intervalo de confiança. </w:t>
      </w:r>
      <w:r>
        <w:fldChar w:fldCharType="begin" w:fldLock="1"/>
      </w:r>
      <w:r>
        <w:instrText>ADDIN CSL_CITATION { "citationItems" : [ { "id" : "ITEM-1", "itemData" : { "DOI" : "10.1016/j.ijforecast.2009.05.012", "ISBN" : "0169-2070", "ISSN" : "01692070", "abstract" : "Forecasts are crucial for practically all economic and business decisions. However, there is a mounting body of empirical evidence showing that accurate forecasting in the economic and business world is usually not possible. In addition, there is huge uncertainty, as practically all economic and business activities are subject to events we are unable to predict. The fact that forecasts can be inaccurate creates a serious dilemma for decision and policy makers. On the one hand, accepting the limits of forecasting accuracy implies being unable to assess the correctness of decisions and the surrounding uncertainty. On the other hand, believing that accurate forecasts are possible means succumbing to the illusion of control and experiencing surprises, often with negative consequences. We believe that the time has come for a new attitude towards dealing with the future. In this article, we discuss the limited predictability in the economic and business environment. We also provide a framework that allows decision and policy makers to face the future - despite the inherent limitations of forecasting and the uncertainty, sometimes huge, surrounding most future-oriented decisions. ?? 2009 International Institute of Forecasters.", "author" : [ { "dropping-particle" : "", "family" : "Makridakis", "given" : "Spyros", "non-dropping-particle" : "", "parse-names" : false, "suffix" : "" }, { "dropping-particle" : "", "family" : "Hogarth", "given" : "Robin M.", "non-dropping-particle" : "", "parse-names" : false, "suffix" : "" }, { "dropping-particle" : "", "family" : "Gaba", "given" : "Anil", "non-dropping-particle" : "", "parse-names" : false, "suffix" : "" } ], "container-title" : "International Journal of Forecasting", "id" : "ITEM-1", "issue" : "4", "issued" : { "date-parts" : [ [ "2009" ] ] }, "page" : "794-812", "publisher" : "Elsevier B.V.", "title" : "Forecasting and uncertainty in the economic and business world", "type" : "article-journal", "volume" : "25" }, "uris" : [ "http://www.mendeley.com/documents/?uuid=b4668af4-b936-4607-8d74-c614f161a0a0" ] } ], "mendeley" : { "formattedCitation" : "(MAKRIDAKIS; HOGARTH; GABA, 2009)", "plainTextFormattedCitation" : "(MAKRIDAKIS; HOGARTH; GABA, 2009)", "previouslyFormattedCitation" : "(MAKRIDAKIS; HOGARTH; GABA, 2009)" }, "properties" : { "noteIndex" : 0 }, "schema" : "https://github.com/citation-style-language/schema/raw/master/csl-citation.json" }</w:instrText>
      </w:r>
      <w:r>
        <w:fldChar w:fldCharType="separate"/>
      </w:r>
      <w:r w:rsidRPr="000B55EA">
        <w:rPr>
          <w:noProof/>
        </w:rPr>
        <w:t>(MAKRIDAKIS; HOGARTH; GABA, 2009)</w:t>
      </w:r>
      <w:r>
        <w:fldChar w:fldCharType="end"/>
      </w:r>
      <w:r>
        <w:t>. Outra</w:t>
      </w:r>
      <w:r w:rsidRPr="003A584F">
        <w:t xml:space="preserve"> fonte abundante de pressupostos falsos são os vieses cognitivos.</w:t>
      </w:r>
      <w:r>
        <w:t xml:space="preserve"> Tomadores de decisão são excessivamente sujeitos a tratar problemas como únicos, tanto negligenciando dados sobre o passado, bem como múltiplas oportunidades do futuro. </w:t>
      </w:r>
      <w:r>
        <w:fldChar w:fldCharType="begin" w:fldLock="1"/>
      </w:r>
      <w:r>
        <w:instrText>ADDIN CSL_CITATION { "citationItems" : [ { "id" : "ITEM-1", "itemData" : { "DOI" : "10.1287/mnsc.39.1.17", "ISBN" : "00251909", "ISSN" : "0025-1909", "abstract" : "Daniel K. Dan L., Tutto fotocopiato", "author" : [ { "dropping-particle" : "", "family" : "Kahneman D. Lovallo", "given" : "D", "non-dropping-particle" : "", "parse-names" : false, "suffix" : "" } ], "container-title" : "Management Science", "id" : "ITEM-1", "issued" : { "date-parts" : [ [ "1993" ] ] }, "note" : "NULL", "page" : "393-413", "title" : "Timid Choises and Bold Forecasts: A Cognitive Perspective on Risk Taking", "type" : "article", "volume" : "39, n. 1, " }, "uris" : [ "http://www.mendeley.com/documents/?uuid=8a9badb5-c054-4d7f-8ce6-9aa938ed7cec" ] } ], "mendeley" : { "formattedCitation" : "(KAHNEMAN D. LOVALLO, 1993)", "plainTextFormattedCitation" : "(KAHNEMAN D. LOVALLO, 1993)", "previouslyFormattedCitation" : "(KAHNEMAN D. LOVALLO, 1993)" }, "properties" : { "noteIndex" : 0 }, "schema" : "https://github.com/citation-style-language/schema/raw/master/csl-citation.json" }</w:instrText>
      </w:r>
      <w:r>
        <w:fldChar w:fldCharType="separate"/>
      </w:r>
      <w:r w:rsidRPr="000B55EA">
        <w:rPr>
          <w:noProof/>
        </w:rPr>
        <w:t>(KAHNEMAN D. LOVALLO, 1993)</w:t>
      </w:r>
      <w:r>
        <w:fldChar w:fldCharType="end"/>
      </w:r>
      <w:r w:rsidRPr="003A584F">
        <w:t xml:space="preserve">. Um viés importante </w:t>
      </w:r>
      <w:r>
        <w:t xml:space="preserve">para a decisão estratégica </w:t>
      </w:r>
      <w:r w:rsidRPr="003A584F">
        <w:t>é o da confiança em excesso (</w:t>
      </w:r>
      <w:proofErr w:type="spellStart"/>
      <w:r w:rsidRPr="00B07594">
        <w:rPr>
          <w:i/>
        </w:rPr>
        <w:t>overconfidence</w:t>
      </w:r>
      <w:proofErr w:type="spellEnd"/>
      <w:r w:rsidRPr="003A584F">
        <w:t xml:space="preserve">) </w:t>
      </w:r>
      <w:r>
        <w:fldChar w:fldCharType="begin" w:fldLock="1"/>
      </w:r>
      <w:r>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"uris" : [ "http://www.mendeley.com/documents/?uuid=1949703a-d02b-4bff-8283-90715f8dc289" ] } ], "mendeley" : { "formattedCitation" : "(BARNES, 1984)", "plainTextFormattedCitation" : "(BARNES, 1984)", "previouslyFormattedCitation" : "(BARNES, 1984)" }, "properties" : { "noteIndex" : 0 }, "schema" : "https://github.com/citation-style-language/schema/raw/master/csl-citation.json" }</w:instrText>
      </w:r>
      <w:r>
        <w:fldChar w:fldCharType="separate"/>
      </w:r>
      <w:r w:rsidRPr="000B55EA">
        <w:rPr>
          <w:noProof/>
        </w:rPr>
        <w:t>(BARNES, 1984)</w:t>
      </w:r>
      <w:r>
        <w:fldChar w:fldCharType="end"/>
      </w:r>
      <w:r>
        <w:t xml:space="preserve">, sendo associado negativamente ao tempo de </w:t>
      </w:r>
      <w:del w:id="41" w:author="Daniel Lacerda" w:date="2017-05-03T22:46:00Z">
        <w:r w:rsidDel="009E7F5E">
          <w:delText xml:space="preserve">sobrevivênvia </w:delText>
        </w:r>
      </w:del>
      <w:ins w:id="42" w:author="Daniel Lacerda" w:date="2017-05-03T22:46:00Z">
        <w:r w:rsidR="009E7F5E">
          <w:t>sobrevivên</w:t>
        </w:r>
        <w:r w:rsidR="009E7F5E">
          <w:t>c</w:t>
        </w:r>
        <w:r w:rsidR="009E7F5E">
          <w:t xml:space="preserve">ia </w:t>
        </w:r>
      </w:ins>
      <w:r>
        <w:t xml:space="preserve">das empresas. </w:t>
      </w:r>
      <w:commentRangeStart w:id="43"/>
      <w:commentRangeStart w:id="44"/>
      <w:r>
        <w:fldChar w:fldCharType="begin" w:fldLock="1"/>
      </w:r>
      <w:r>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fldChar w:fldCharType="separate"/>
      </w:r>
      <w:r w:rsidRPr="00BA679B">
        <w:rPr>
          <w:noProof/>
        </w:rPr>
        <w:t>(GUDMUNDSSON; LECHNER, 2013)</w:t>
      </w:r>
      <w:r>
        <w:fldChar w:fldCharType="end"/>
      </w:r>
      <w:commentRangeEnd w:id="43"/>
      <w:r>
        <w:rPr>
          <w:rStyle w:val="Refdecomentrio"/>
        </w:rPr>
        <w:commentReference w:id="43"/>
      </w:r>
      <w:commentRangeEnd w:id="44"/>
      <w:r>
        <w:rPr>
          <w:rStyle w:val="Refdecomentrio"/>
        </w:rPr>
        <w:commentReference w:id="44"/>
      </w:r>
      <w:r>
        <w:t>.</w:t>
      </w:r>
    </w:p>
    <w:p w14:paraId="4F82EF51" w14:textId="1A548FEA" w:rsidR="00A92421" w:rsidRDefault="00A92421" w:rsidP="001215A3">
      <w:r w:rsidRPr="00A92421">
        <w:t>Se previsões geram problemas para as decisões estratégicas, basear as decisões em tentativa e erro também não é uma alternativa adequada. Como indicado anteriormente, a irreversibilidade (ao menos parcial) dos custos de decisão estratégicas poderá ser impeditiva. Ou seja, a decisão estratégica pecará pela falta de uma visão de longo prazo.</w:t>
      </w:r>
    </w:p>
    <w:p w14:paraId="6B85D4C1" w14:textId="74ECC414" w:rsidR="001215A3" w:rsidRDefault="001215A3" w:rsidP="001215A3">
      <w:r>
        <w:t xml:space="preserve">Considerando estes elementos, propõe-se o desenho desta pesquisa na </w:t>
      </w:r>
      <w:r>
        <w:fldChar w:fldCharType="begin"/>
      </w:r>
      <w:r>
        <w:instrText xml:space="preserve"> REF _Ref481156768 \h </w:instrText>
      </w:r>
      <w:r>
        <w:fldChar w:fldCharType="separate"/>
      </w:r>
      <w:r w:rsidR="00B7483F">
        <w:t xml:space="preserve">Figura </w:t>
      </w:r>
      <w:r w:rsidR="00B7483F">
        <w:rPr>
          <w:noProof/>
        </w:rPr>
        <w:t>3</w:t>
      </w:r>
      <w:r>
        <w:fldChar w:fldCharType="end"/>
      </w:r>
      <w:r>
        <w:t xml:space="preserve">. A </w:t>
      </w:r>
      <w:del w:id="45" w:author="Daniel Lacerda" w:date="2017-05-03T22:46:00Z">
        <w:r w:rsidDel="009E7F5E">
          <w:delText xml:space="preserve">figura </w:delText>
        </w:r>
      </w:del>
      <w:ins w:id="46" w:author="Daniel Lacerda" w:date="2017-05-03T22:46:00Z">
        <w:r w:rsidR="009E7F5E">
          <w:t>F</w:t>
        </w:r>
        <w:r w:rsidR="009E7F5E">
          <w:t xml:space="preserve">igura </w:t>
        </w:r>
        <w:r w:rsidR="009E7F5E">
          <w:t xml:space="preserve">3 </w:t>
        </w:r>
      </w:ins>
      <w:r>
        <w:t>sugere que o passado e o futuro são estruturalmente idênticos (com a exceção que o último é desconhecido). No entanto, reconhece-se o caráter sequencial e repetitivo das decisões estratégicas.</w:t>
      </w:r>
    </w:p>
    <w:p w14:paraId="083FCE3A" w14:textId="77777777" w:rsidR="001215A3" w:rsidRDefault="001215A3" w:rsidP="001215A3">
      <w:r>
        <w:t xml:space="preserve">Diante da relevância da incerteza para as decisões estratégicas,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que a incerteza residual (aquela que permanece após a melhor análise possível) pode ser definida em quatro níveis. No primeiro nível de incerteza, “Um futuro Suficientemente Claro”, é possível desenvolver uma previsão do futuro que é precisa o suficiente para a decisão estratégica. Neste nível de incerteza, ferramentas tradicionais de decisão estratégicas podem ser utilizadas.</w:t>
      </w:r>
      <w:r w:rsidRPr="00B77E5C">
        <w:t xml:space="preserve">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fldChar w:fldCharType="separate"/>
      </w:r>
      <w:r w:rsidRPr="00B77E5C">
        <w:rPr>
          <w:noProof/>
        </w:rPr>
        <w:t>(COURTNEY; KIRKLAND; VIGUERIE, 1997)</w:t>
      </w:r>
      <w:r>
        <w:fldChar w:fldCharType="end"/>
      </w:r>
      <w:r>
        <w:t xml:space="preserve">. No segundo nível de incerteza, “Futuros Alternativos”, o futuro pode ser descrito como um de alguns cenários “discretos”. Neste nível de incerteza, </w:t>
      </w:r>
      <w:r>
        <w:lastRenderedPageBreak/>
        <w:t xml:space="preserve">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da “Análise de Decisão” (</w:t>
      </w:r>
      <w:proofErr w:type="spellStart"/>
      <w:r w:rsidRPr="00B07594">
        <w:rPr>
          <w:i/>
        </w:rPr>
        <w:t>Decision</w:t>
      </w:r>
      <w:proofErr w:type="spellEnd"/>
      <w:r w:rsidRPr="00B07594">
        <w:rPr>
          <w:i/>
        </w:rPr>
        <w:t xml:space="preserve"> </w:t>
      </w:r>
      <w:proofErr w:type="spellStart"/>
      <w:r w:rsidRPr="00B07594">
        <w:rPr>
          <w:i/>
        </w:rPr>
        <w:t>Analysis</w:t>
      </w:r>
      <w:proofErr w:type="spellEnd"/>
      <w:r>
        <w:t xml:space="preserve"> </w:t>
      </w:r>
      <w:r>
        <w:fldChar w:fldCharType="begin" w:fldLock="1"/>
      </w:r>
      <w: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fldChar w:fldCharType="separate"/>
      </w:r>
      <w:r w:rsidRPr="00B77E5C">
        <w:rPr>
          <w:noProof/>
        </w:rPr>
        <w:t>(HILLIER; LIEBERMAN, 2010)</w:t>
      </w:r>
      <w:r>
        <w:fldChar w:fldCharType="end"/>
      </w:r>
      <w:r>
        <w:t>), Avaliação de Opções Reais e Teoria dos Jogos.</w:t>
      </w:r>
    </w:p>
    <w:p w14:paraId="12D73FF2" w14:textId="0441AB68" w:rsidR="001215A3" w:rsidRDefault="001215A3" w:rsidP="001215A3">
      <w:pPr>
        <w:pStyle w:val="Legenda"/>
      </w:pPr>
      <w:bookmarkStart w:id="47" w:name="_Ref481156768"/>
      <w:bookmarkStart w:id="48" w:name="_Toc481594535"/>
      <w:r>
        <w:t xml:space="preserve">Figura </w:t>
      </w:r>
      <w:fldSimple w:instr=" SEQ Figura \* ARABIC ">
        <w:r w:rsidR="00B7483F">
          <w:rPr>
            <w:noProof/>
          </w:rPr>
          <w:t>3</w:t>
        </w:r>
      </w:fldSimple>
      <w:bookmarkEnd w:id="47"/>
      <w:r>
        <w:t xml:space="preserve"> – Desenho da Pesquisa</w:t>
      </w:r>
      <w:bookmarkEnd w:id="48"/>
    </w:p>
    <w:p w14:paraId="32C537B9" w14:textId="58CBF2C3" w:rsidR="0035442F" w:rsidRDefault="0035442F" w:rsidP="0035442F">
      <w:pPr>
        <w:ind w:firstLine="0"/>
      </w:pPr>
      <w:commentRangeStart w:id="49"/>
      <w:r>
        <w:rPr>
          <w:noProof/>
        </w:rPr>
        <w:drawing>
          <wp:inline distT="0" distB="0" distL="0" distR="0" wp14:anchorId="07328CC0" wp14:editId="415C0578">
            <wp:extent cx="5678699" cy="3423684"/>
            <wp:effectExtent l="0" t="0" r="0" b="0"/>
            <wp:docPr id="1067" name="Imagem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523" cy="3430813"/>
                    </a:xfrm>
                    <a:prstGeom prst="rect">
                      <a:avLst/>
                    </a:prstGeom>
                    <a:noFill/>
                  </pic:spPr>
                </pic:pic>
              </a:graphicData>
            </a:graphic>
          </wp:inline>
        </w:drawing>
      </w:r>
      <w:commentRangeEnd w:id="49"/>
      <w:r w:rsidR="009E7F5E">
        <w:rPr>
          <w:rStyle w:val="Refdecomentrio"/>
        </w:rPr>
        <w:commentReference w:id="49"/>
      </w:r>
    </w:p>
    <w:p w14:paraId="754CA8EC" w14:textId="357CA791" w:rsidR="001215A3" w:rsidRDefault="001215A3" w:rsidP="001215A3">
      <w:pPr>
        <w:ind w:firstLine="0"/>
      </w:pPr>
      <w:commentRangeStart w:id="50"/>
      <w:r>
        <w:rPr>
          <w:rStyle w:val="Refdecomentrio"/>
        </w:rPr>
        <w:commentReference w:id="51"/>
      </w:r>
      <w:commentRangeEnd w:id="50"/>
      <w:r w:rsidR="0008365E">
        <w:rPr>
          <w:rStyle w:val="Refdecomentrio"/>
        </w:rPr>
        <w:commentReference w:id="50"/>
      </w:r>
      <w:r>
        <w:t xml:space="preserve">Fonte: Elaborado pelo autor, com base em </w:t>
      </w:r>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"266", "suppress-author" : 1, "uris" : [ "http://www.mendeley.com/documents/?uuid=b69a9a03-ae74-49ec-9f1f-28fb719734b3" ] } ], "mendeley" : { "formattedCitation" : "(1976, p. 266)", "plainTextFormattedCitation" : "(1976, p. 266)", "previouslyFormattedCitation" : "(1976, p. 266)" }, "properties" : { "noteIndex" : 0 }, "schema" : "https://github.com/citation-style-language/schema/raw/master/csl-citation.json" }</w:instrText>
      </w:r>
      <w:r>
        <w:fldChar w:fldCharType="separate"/>
      </w:r>
      <w:r w:rsidRPr="001F3D54">
        <w:rPr>
          <w:noProof/>
        </w:rPr>
        <w:t>(1976, p. 266)</w:t>
      </w:r>
      <w:r>
        <w:fldChar w:fldCharType="end"/>
      </w:r>
      <w:r>
        <w:t>.</w:t>
      </w:r>
    </w:p>
    <w:p w14:paraId="18F94EF0" w14:textId="77777777" w:rsidR="001215A3" w:rsidRDefault="001215A3" w:rsidP="001215A3">
      <w:r>
        <w:t xml:space="preserve">No terceiro nível de incerteza, “Um Range de Futuros”, uma faixa de possíveis </w:t>
      </w:r>
      <w:proofErr w:type="spellStart"/>
      <w:r>
        <w:rPr>
          <w:i/>
        </w:rPr>
        <w:t>outcomes</w:t>
      </w:r>
      <w:proofErr w:type="spellEnd"/>
      <w:r>
        <w:rPr>
          <w:i/>
        </w:rPr>
        <w:t xml:space="preserve"> </w:t>
      </w:r>
      <w:r>
        <w:t xml:space="preserve">pode ser visualizada, porém não são delineados cenários “discretos”. Neste nível de incerteza,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sugere o uso de pesquisas de demanda latente, “</w:t>
      </w:r>
      <w:proofErr w:type="spellStart"/>
      <w:r w:rsidRPr="00B07594">
        <w:rPr>
          <w:i/>
        </w:rPr>
        <w:t>technology</w:t>
      </w:r>
      <w:proofErr w:type="spellEnd"/>
      <w:r w:rsidRPr="00B07594">
        <w:rPr>
          <w:i/>
        </w:rPr>
        <w:t xml:space="preserve"> </w:t>
      </w:r>
      <w:proofErr w:type="spellStart"/>
      <w:r w:rsidRPr="00B07594">
        <w:rPr>
          <w:i/>
        </w:rPr>
        <w:t>forecasting</w:t>
      </w:r>
      <w:proofErr w:type="spellEnd"/>
      <w:r>
        <w:t xml:space="preserve">”, e planejamento por cenários. No último nível de incerteza, “Ambiguidade” completa, não há base para prever o futuro. Nestas situações, Courtney </w:t>
      </w:r>
      <w:r>
        <w:fldChar w:fldCharType="begin" w:fldLock="1"/>
      </w:r>
      <w: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"suppress-author" : 1, "uris" : [ "http://www.mendeley.com/documents/?uuid=46af7d69-c758-4107-ae0d-2242fa22a40c" ] } ], "mendeley" : { "formattedCitation" : "(1997)", "plainTextFormattedCitation" : "(1997)", "previouslyFormattedCitation" : "(1997)" }, "properties" : { "noteIndex" : 0 }, "schema" : "https://github.com/citation-style-language/schema/raw/master/csl-citation.json" }</w:instrText>
      </w:r>
      <w:r>
        <w:fldChar w:fldCharType="separate"/>
      </w:r>
      <w:r w:rsidRPr="00B77E5C">
        <w:rPr>
          <w:noProof/>
        </w:rPr>
        <w:t>(1997)</w:t>
      </w:r>
      <w:r>
        <w:fldChar w:fldCharType="end"/>
      </w:r>
      <w:r>
        <w:t xml:space="preserve"> recomenda o uso de analogias e reconhecimento de padrões, e o uso de Dinâmica de Sistemas. Courtney, </w:t>
      </w:r>
      <w:proofErr w:type="spellStart"/>
      <w:r>
        <w:t>Lovallo</w:t>
      </w:r>
      <w:proofErr w:type="spellEnd"/>
      <w:r>
        <w:t xml:space="preserve"> e Clarke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683DDD">
        <w:rPr>
          <w:noProof/>
        </w:rPr>
        <w:t>(2013)</w:t>
      </w:r>
      <w:r>
        <w:fldChar w:fldCharType="end"/>
      </w:r>
      <w:r>
        <w:t xml:space="preserve"> atualizam esta lista de recomendações, incluindo explicitamente ferramentas de agregação de informação, reforçando seu argumento a favor das ferramentas de decisão baseadas em caso.</w:t>
      </w:r>
    </w:p>
    <w:p w14:paraId="2F560190" w14:textId="77777777" w:rsidR="001215A3" w:rsidRDefault="001215A3" w:rsidP="001215A3">
      <w:r>
        <w:t xml:space="preserve">Walker, </w:t>
      </w:r>
      <w:proofErr w:type="spellStart"/>
      <w:r>
        <w:t>Lempert</w:t>
      </w:r>
      <w:proofErr w:type="spellEnd"/>
      <w:r>
        <w:t xml:space="preserve"> e </w:t>
      </w:r>
      <w:proofErr w:type="spellStart"/>
      <w:r>
        <w:t>Kwakkel</w:t>
      </w:r>
      <w:proofErr w:type="spellEnd"/>
      <w:r>
        <w:t xml:space="preserve">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fldChar w:fldCharType="separate"/>
      </w:r>
      <w:r w:rsidRPr="005874CE">
        <w:rPr>
          <w:noProof/>
        </w:rPr>
        <w:t>(2013)</w:t>
      </w:r>
      <w:r>
        <w:fldChar w:fldCharType="end"/>
      </w:r>
      <w:r>
        <w:t xml:space="preserve">, tratando do contexto de políticas públicas,  utilizam o conceito de níveis de incerteza. Nos últimos dois níveis de incerteza está a “incerteza profunda”, a qual pode ser definida como as situações nos quais as partes de uma decisão não conhecem ou não concordam sobre (i) os modelos apropriados </w:t>
      </w:r>
      <w:r>
        <w:lastRenderedPageBreak/>
        <w:t>para descrever as interações entre as variáveis de um sistema; (</w:t>
      </w:r>
      <w:proofErr w:type="spellStart"/>
      <w:r>
        <w:t>ii</w:t>
      </w:r>
      <w:proofErr w:type="spellEnd"/>
      <w:r>
        <w:t>) as distribuições de probabilidades que representam a incerteza sobre parâmetros chave do modelo, e/ou; (</w:t>
      </w:r>
      <w:proofErr w:type="spellStart"/>
      <w:r>
        <w:t>iii</w:t>
      </w:r>
      <w:proofErr w:type="spellEnd"/>
      <w:r>
        <w:t xml:space="preserve">) como valorizar a utilidade de diferentes resultados.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DE69F0">
        <w:rPr>
          <w:noProof/>
        </w:rPr>
        <w:t>(LEMPERT; POPPER; BANKES, 2003)</w:t>
      </w:r>
      <w:r>
        <w:fldChar w:fldCharType="end"/>
      </w:r>
      <w:r>
        <w:t>. Decisão neste nível de incerteza é denominada “</w:t>
      </w:r>
      <w:proofErr w:type="spellStart"/>
      <w:r w:rsidRPr="00B07594">
        <w:rPr>
          <w:i/>
        </w:rPr>
        <w:t>Decision</w:t>
      </w:r>
      <w:proofErr w:type="spellEnd"/>
      <w:r w:rsidRPr="00B07594">
        <w:rPr>
          <w:i/>
        </w:rPr>
        <w:t xml:space="preserve"> Making </w:t>
      </w:r>
      <w:proofErr w:type="spellStart"/>
      <w:r w:rsidRPr="00B07594">
        <w:rPr>
          <w:i/>
        </w:rPr>
        <w:t>Under</w:t>
      </w:r>
      <w:proofErr w:type="spellEnd"/>
      <w:r w:rsidRPr="00B07594">
        <w:rPr>
          <w:i/>
        </w:rPr>
        <w:t xml:space="preserve"> </w:t>
      </w:r>
      <w:proofErr w:type="spellStart"/>
      <w:r w:rsidRPr="00B07594">
        <w:rPr>
          <w:i/>
        </w:rPr>
        <w:t>Deep</w:t>
      </w:r>
      <w:proofErr w:type="spellEnd"/>
      <w:r w:rsidRPr="00B07594">
        <w:rPr>
          <w:i/>
        </w:rPr>
        <w:t xml:space="preserve"> </w:t>
      </w:r>
      <w:proofErr w:type="spellStart"/>
      <w:r w:rsidRPr="00B07594">
        <w:rPr>
          <w:i/>
        </w:rPr>
        <w:t>Uncertainty</w:t>
      </w:r>
      <w:proofErr w:type="spellEnd"/>
      <w:r>
        <w:t xml:space="preserve">” (DMDU).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DE69F0">
        <w:rPr>
          <w:noProof/>
        </w:rPr>
        <w:t>(WALKER; LEMPERT; KWAKKEL, 2013)</w:t>
      </w:r>
      <w:r>
        <w:fldChar w:fldCharType="end"/>
      </w:r>
      <w:r>
        <w:t xml:space="preserve">. </w:t>
      </w:r>
    </w:p>
    <w:p w14:paraId="1186C9E2" w14:textId="17CEBC08" w:rsidR="001215A3" w:rsidRDefault="001215A3" w:rsidP="001215A3">
      <w:r>
        <w:t xml:space="preserve">Para este nível de incerteza, Walker, </w:t>
      </w:r>
      <w:proofErr w:type="spellStart"/>
      <w:r>
        <w:t>Lempert</w:t>
      </w:r>
      <w:proofErr w:type="spellEnd"/>
      <w:r>
        <w:t xml:space="preserve"> e </w:t>
      </w:r>
      <w:proofErr w:type="spellStart"/>
      <w:r>
        <w:t>Kwakkel</w:t>
      </w:r>
      <w:proofErr w:type="spellEnd"/>
      <w:r>
        <w:t xml:space="preserve">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"suppress-author" : 1, "uris" : [ "http://www.mendeley.com/documents/?uuid=3d1e1042-6d3c-47b1-8b19-fad4b3a09774" ] } ], "mendeley" : { "formattedCitation" : "(2013)", "plainTextFormattedCitation" : "(2013)", "previouslyFormattedCitation" : "(2013)" }, "properties" : { "noteIndex" : 0 }, "schema" : "https://github.com/citation-style-language/schema/raw/master/csl-citation.json" }</w:instrText>
      </w:r>
      <w:r>
        <w:fldChar w:fldCharType="separate"/>
      </w:r>
      <w:r w:rsidRPr="005874CE">
        <w:rPr>
          <w:noProof/>
        </w:rPr>
        <w:t>(2013)</w:t>
      </w:r>
      <w:r>
        <w:fldChar w:fldCharType="end"/>
      </w:r>
      <w:r>
        <w:t xml:space="preserve"> não indicam as ferramentas indicadas por Courtney, </w:t>
      </w:r>
      <w:proofErr w:type="spellStart"/>
      <w:r>
        <w:t>Lovallo</w:t>
      </w:r>
      <w:proofErr w:type="spellEnd"/>
      <w:r>
        <w:t xml:space="preserve"> e Clarke </w:t>
      </w:r>
      <w:r>
        <w:fldChar w:fldCharType="begin" w:fldLock="1"/>
      </w:r>
      <w: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fldChar w:fldCharType="separate"/>
      </w:r>
      <w:r w:rsidRPr="00683DDD">
        <w:rPr>
          <w:noProof/>
        </w:rPr>
        <w:t>(2013)</w:t>
      </w:r>
      <w:r>
        <w:fldChar w:fldCharType="end"/>
      </w:r>
      <w:r>
        <w:t>. Ao contrário, indicam o RDM (</w:t>
      </w:r>
      <w:proofErr w:type="spellStart"/>
      <w:r w:rsidRPr="00B07594">
        <w:rPr>
          <w:i/>
        </w:rPr>
        <w:t>Robust</w:t>
      </w:r>
      <w:proofErr w:type="spellEnd"/>
      <w:r w:rsidRPr="00B07594">
        <w:rPr>
          <w:i/>
        </w:rPr>
        <w:t xml:space="preserve"> </w:t>
      </w:r>
      <w:proofErr w:type="spellStart"/>
      <w:r w:rsidRPr="00B07594">
        <w:rPr>
          <w:i/>
        </w:rPr>
        <w:t>Decision</w:t>
      </w:r>
      <w:proofErr w:type="spellEnd"/>
      <w:r w:rsidRPr="00B07594">
        <w:rPr>
          <w:i/>
        </w:rPr>
        <w:t xml:space="preserve"> Making</w:t>
      </w:r>
      <w:r>
        <w:t xml:space="preserve"> -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AA1437">
        <w:rPr>
          <w:noProof/>
        </w:rPr>
        <w:t>(LEMPERT et al., 2006)</w:t>
      </w:r>
      <w:r>
        <w:fldChar w:fldCharType="end"/>
      </w:r>
      <w:r>
        <w:t>) e o DAP (</w:t>
      </w:r>
      <w:proofErr w:type="spellStart"/>
      <w:r w:rsidRPr="00B07594">
        <w:rPr>
          <w:i/>
        </w:rPr>
        <w:t>Dynamic</w:t>
      </w:r>
      <w:proofErr w:type="spellEnd"/>
      <w:r w:rsidRPr="00B07594">
        <w:rPr>
          <w:i/>
        </w:rPr>
        <w:t xml:space="preserve"> </w:t>
      </w:r>
      <w:proofErr w:type="spellStart"/>
      <w:r w:rsidRPr="00B07594">
        <w:rPr>
          <w:i/>
        </w:rPr>
        <w:t>Adaptive</w:t>
      </w:r>
      <w:proofErr w:type="spellEnd"/>
      <w:r w:rsidRPr="00B07594">
        <w:rPr>
          <w:i/>
        </w:rPr>
        <w:t xml:space="preserve"> </w:t>
      </w:r>
      <w:proofErr w:type="spellStart"/>
      <w:r w:rsidRPr="00B07594">
        <w:rPr>
          <w:i/>
        </w:rPr>
        <w:t>Policy</w:t>
      </w:r>
      <w:proofErr w:type="spellEnd"/>
      <w:r w:rsidRPr="00B07594">
        <w:rPr>
          <w:i/>
        </w:rPr>
        <w:t xml:space="preserve"> Making</w:t>
      </w:r>
      <w:r>
        <w:t xml:space="preserve"> - </w:t>
      </w:r>
      <w:r>
        <w:fldChar w:fldCharType="begin" w:fldLock="1"/>
      </w:r>
      <w:r>
        <w:instrText>ADDIN CSL_CITATION { "citationItems" : [ { "id" : "ITEM-1", "itemData" : { "DOI" : "10.1016/S0377-2217(00)00071-0", "ISBN" : "0377-2217", "ISSN" : "03772217", "abstract" : "Public policies must be devised in spite of profound uncertainties about the future. When there are many plausible scenarios for the future, it may well be impossible to construct any single static policy that will perform well in all of them. It is likely, however, that the uncertainties that confront planners will be resolved over the course of time by new information. Thus, policies should be adaptive - devised not to be optimal for a best estimate future, but robust across a range of plausible futures. Such policies should combine actions that are time urgent with those that make important commitments to shape the future and those that preserve needed flexibility for the future. In this paper, we propose an approach to policy formulation and implementation that explicitly confronts the pragmatic reality that policies will be adjusted as the world changes and as new information becomes available. Our suggested `adaptive' approach allows policymakers to cope with the uncertainties that confront them by creating policies that respond to changes over time and that make explicit provision for learning. The approach makes adaptation explicit at the outset of policy formulation. Thus, the inevitable policy changes become part of a larger, recognized process and are not forced to be made repeatedly on an ad hoc basis. This adaptive approach implies fundamental changes in the three major elements of policy-making: the analytical approach, the types of policies considered, and the decision-making process.", "author" : [ { "dropping-particle" : "", "family" : "Walker", "given" : "Warren E.", "non-dropping-particle" : "", "parse-names" : false, "suffix" : "" }, { "dropping-particle" : "", "family" : "Rahman", "given" : "S. Adnan", "non-dropping-particle" : "", "parse-names" : false, "suffix" : "" }, { "dropping-particle" : "", "family" : "Cave", "given" : "Jonathan", "non-dropping-particle" : "", "parse-names" : false, "suffix" : "" } ], "container-title" : "European Journal of Operational Research", "id" : "ITEM-1", "issue" : "2", "issued" : { "date-parts" : [ [ "2001" ] ] }, "page" : "282-289", "title" : "Adaptive policies, policy analysis, and policy-making", "type" : "article-journal", "volume" : "128" }, "uris" : [ "http://www.mendeley.com/documents/?uuid=215e91c1-107c-4f90-800c-3c584831bfed" ] } ], "mendeley" : { "formattedCitation" : "(WALKER; RAHMAN; CAVE, 2001)", "plainTextFormattedCitation" : "(WALKER; RAHMAN; CAVE, 2001)", "previouslyFormattedCitation" : "(WALKER; RAHMAN; CAVE, 2001)" }, "properties" : { "noteIndex" : 0 }, "schema" : "https://github.com/citation-style-language/schema/raw/master/csl-citation.json" }</w:instrText>
      </w:r>
      <w:r>
        <w:fldChar w:fldCharType="separate"/>
      </w:r>
      <w:r w:rsidRPr="00AA1437">
        <w:rPr>
          <w:noProof/>
        </w:rPr>
        <w:t>(WALKER; RAHMAN; CAVE, 2001)</w:t>
      </w:r>
      <w:r>
        <w:fldChar w:fldCharType="end"/>
      </w:r>
      <w:r>
        <w:t xml:space="preserve">). Apesar da crescente adoção destas abordagens no ambiente de decisões relacionadas a políticas públicas em situações de incerteza </w:t>
      </w:r>
      <w:r>
        <w:fldChar w:fldCharType="begin" w:fldLock="1"/>
      </w:r>
      <w: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fldChar w:fldCharType="separate"/>
      </w:r>
      <w:r w:rsidRPr="00AA1437">
        <w:rPr>
          <w:noProof/>
        </w:rPr>
        <w:t>(HERMAN et al., 2015)</w:t>
      </w:r>
      <w:r>
        <w:fldChar w:fldCharType="end"/>
      </w:r>
      <w:r>
        <w:t>, tais abordagens não foram testadas no ambiente das estratégias organizacionais.</w:t>
      </w:r>
    </w:p>
    <w:p w14:paraId="7AFB8B09" w14:textId="77777777" w:rsidR="001215A3" w:rsidRDefault="001215A3" w:rsidP="001215A3">
      <w:r>
        <w:t>Considerando a decisão estratégica como o objeto de pesquisa, a incerteza como fator relevante para o sucesso da decisão, e o estado do conhecimento atual, propõe-se a questão de pesquisa: “Como avaliar decisões estratégicas organizacionais em situações de incerteza profunda”?</w:t>
      </w:r>
    </w:p>
    <w:p w14:paraId="1F11D15B" w14:textId="732B7A74" w:rsidR="001215A3" w:rsidRDefault="001215A3" w:rsidP="001215A3">
      <w:r>
        <w:t>Considerando esta questão, a seção seguinte definirá os objetivo</w:t>
      </w:r>
      <w:r w:rsidR="000E7BB0">
        <w:t>s deste trabalho. Em seguida a j</w:t>
      </w:r>
      <w:r>
        <w:t>ustificativa acadêmica do trabalho será delineada, indicando o estado atual da literatura relevante em relação aos objetivos propostos.</w:t>
      </w:r>
    </w:p>
    <w:p w14:paraId="76819AB2" w14:textId="77777777" w:rsidR="001215A3" w:rsidRPr="00DA1252" w:rsidRDefault="001215A3" w:rsidP="001215A3">
      <w:pPr>
        <w:pStyle w:val="Ttulo2"/>
      </w:pPr>
      <w:bookmarkStart w:id="52" w:name="_Toc481590664"/>
      <w:r>
        <w:t>Objetivos</w:t>
      </w:r>
      <w:bookmarkEnd w:id="52"/>
    </w:p>
    <w:p w14:paraId="65189772" w14:textId="77777777" w:rsidR="001215A3" w:rsidRPr="006F4BC9" w:rsidRDefault="001215A3" w:rsidP="001215A3">
      <w:r>
        <w:t>Estão descritos nesta seção o objetivo geral (1.2.1) e específicos (1.2.2) deste trabalho.</w:t>
      </w:r>
    </w:p>
    <w:p w14:paraId="7B76E91F" w14:textId="77777777" w:rsidR="001215A3" w:rsidRPr="004567DC" w:rsidRDefault="001215A3" w:rsidP="001215A3">
      <w:pPr>
        <w:pStyle w:val="Ttulo3"/>
      </w:pPr>
      <w:bookmarkStart w:id="53" w:name="_Toc481590665"/>
      <w:r>
        <w:t>Objetivo Geral</w:t>
      </w:r>
      <w:bookmarkEnd w:id="53"/>
    </w:p>
    <w:p w14:paraId="1BDA3C01" w14:textId="6308F4D3" w:rsidR="001215A3" w:rsidRPr="00DA267D" w:rsidRDefault="001215A3" w:rsidP="001215A3">
      <w:commentRangeStart w:id="54"/>
      <w:commentRangeStart w:id="55"/>
      <w:r>
        <w:t>O objetivo deste trabalho é propor uma abordagem para a</w:t>
      </w:r>
      <w:r w:rsidRPr="006F4BC9">
        <w:t>valiar a</w:t>
      </w:r>
      <w:r>
        <w:t>s</w:t>
      </w:r>
      <w:r w:rsidRPr="006F4BC9">
        <w:t xml:space="preserve"> </w:t>
      </w:r>
      <w:r>
        <w:t>d</w:t>
      </w:r>
      <w:r w:rsidRPr="006F4BC9">
        <w:t xml:space="preserve">ecisões </w:t>
      </w:r>
      <w:r>
        <w:t>e</w:t>
      </w:r>
      <w:r w:rsidRPr="006F4BC9">
        <w:t xml:space="preserve">stratégicas </w:t>
      </w:r>
      <w:r>
        <w:t>em situações de incerteza profunda.</w:t>
      </w:r>
      <w:commentRangeEnd w:id="54"/>
      <w:r w:rsidR="006A6C9A">
        <w:rPr>
          <w:rStyle w:val="Refdecomentrio"/>
        </w:rPr>
        <w:commentReference w:id="54"/>
      </w:r>
      <w:commentRangeEnd w:id="55"/>
      <w:r w:rsidR="009E7F5E">
        <w:rPr>
          <w:rStyle w:val="Refdecomentrio"/>
        </w:rPr>
        <w:commentReference w:id="55"/>
      </w:r>
    </w:p>
    <w:p w14:paraId="1E3CC204" w14:textId="77777777" w:rsidR="001215A3" w:rsidRDefault="001215A3" w:rsidP="001215A3">
      <w:pPr>
        <w:pStyle w:val="Ttulo3"/>
      </w:pPr>
      <w:bookmarkStart w:id="56" w:name="_Toc481590666"/>
      <w:bookmarkStart w:id="57" w:name="_Toc456015061"/>
      <w:r>
        <w:t>Objetivos Específicos</w:t>
      </w:r>
      <w:bookmarkEnd w:id="56"/>
    </w:p>
    <w:p w14:paraId="12914F2A" w14:textId="3185A7B0" w:rsidR="000B5E88" w:rsidRDefault="000B5E88" w:rsidP="000B5E88">
      <w:pPr>
        <w:pStyle w:val="ALNEAS"/>
        <w:numPr>
          <w:ilvl w:val="0"/>
          <w:numId w:val="0"/>
        </w:numPr>
        <w:ind w:left="1021"/>
      </w:pPr>
      <w:r>
        <w:t>Formulação alternativa:</w:t>
      </w:r>
    </w:p>
    <w:p w14:paraId="726BE92E" w14:textId="05B52D23" w:rsidR="000B5E88" w:rsidRDefault="000B5E88" w:rsidP="001215A3">
      <w:pPr>
        <w:pStyle w:val="ALNEAS"/>
      </w:pPr>
      <w:commentRangeStart w:id="58"/>
      <w:commentRangeStart w:id="59"/>
      <w:r>
        <w:lastRenderedPageBreak/>
        <w:t>identificar abordagens para avaliação de decisão estratégica sob incerteza profunda;</w:t>
      </w:r>
    </w:p>
    <w:p w14:paraId="2932FDD2" w14:textId="7D6AB55A" w:rsidR="000B5E88" w:rsidRDefault="000B5E88" w:rsidP="001215A3">
      <w:pPr>
        <w:pStyle w:val="ALNEAS"/>
      </w:pPr>
      <w:r>
        <w:t>instanciar o RDM no contexto empresarial;</w:t>
      </w:r>
    </w:p>
    <w:p w14:paraId="01BC2B8B" w14:textId="3C540AFD" w:rsidR="000B5E88" w:rsidRDefault="000B5E88" w:rsidP="001215A3">
      <w:pPr>
        <w:pStyle w:val="ALNEAS"/>
      </w:pPr>
      <w:r>
        <w:t>avaliar a instanciação do RDM no contexto empresarial;</w:t>
      </w:r>
      <w:commentRangeEnd w:id="58"/>
      <w:r>
        <w:rPr>
          <w:rStyle w:val="Refdecomentrio"/>
          <w:rFonts w:eastAsia="Times New Roman"/>
          <w:lang w:eastAsia="pt-BR"/>
        </w:rPr>
        <w:commentReference w:id="58"/>
      </w:r>
      <w:commentRangeEnd w:id="59"/>
      <w:r w:rsidR="009E7F5E">
        <w:rPr>
          <w:rStyle w:val="Refdecomentrio"/>
          <w:rFonts w:eastAsia="Times New Roman"/>
          <w:lang w:eastAsia="pt-BR"/>
        </w:rPr>
        <w:commentReference w:id="59"/>
      </w:r>
    </w:p>
    <w:p w14:paraId="7F365975" w14:textId="1390DA12" w:rsidR="000B5E88" w:rsidRDefault="000B5E88" w:rsidP="001215A3">
      <w:pPr>
        <w:pStyle w:val="ALNEAS"/>
      </w:pPr>
      <w:commentRangeStart w:id="60"/>
      <w:commentRangeStart w:id="61"/>
      <w:r>
        <w:t>identificar heurísticas contingenciais na aplicação do RDM no ambiente empresarial</w:t>
      </w:r>
      <w:commentRangeEnd w:id="60"/>
      <w:r>
        <w:rPr>
          <w:rStyle w:val="Refdecomentrio"/>
          <w:rFonts w:eastAsia="Times New Roman"/>
          <w:lang w:eastAsia="pt-BR"/>
        </w:rPr>
        <w:commentReference w:id="60"/>
      </w:r>
      <w:commentRangeEnd w:id="61"/>
      <w:r w:rsidR="009E7F5E">
        <w:rPr>
          <w:rStyle w:val="Refdecomentrio"/>
          <w:rFonts w:eastAsia="Times New Roman"/>
          <w:lang w:eastAsia="pt-BR"/>
        </w:rPr>
        <w:commentReference w:id="61"/>
      </w:r>
      <w:r>
        <w:t>.</w:t>
      </w:r>
      <w:commentRangeStart w:id="62"/>
      <w:commentRangeStart w:id="63"/>
    </w:p>
    <w:p w14:paraId="6BC5D6BA" w14:textId="22B6A547" w:rsidR="000B5E88" w:rsidRDefault="000B5E88" w:rsidP="000B5E88">
      <w:pPr>
        <w:pStyle w:val="ALNEAS"/>
        <w:numPr>
          <w:ilvl w:val="0"/>
          <w:numId w:val="0"/>
        </w:numPr>
        <w:ind w:left="1021"/>
      </w:pPr>
    </w:p>
    <w:p w14:paraId="53EF48DE" w14:textId="53C237AA" w:rsidR="000B5E88" w:rsidRDefault="000B5E88" w:rsidP="000B5E88">
      <w:pPr>
        <w:pStyle w:val="ALNEAS"/>
        <w:numPr>
          <w:ilvl w:val="0"/>
          <w:numId w:val="0"/>
        </w:numPr>
        <w:ind w:left="1021"/>
      </w:pPr>
      <w:r>
        <w:t>Formulação anterior (passos do RDM)</w:t>
      </w:r>
    </w:p>
    <w:p w14:paraId="1BEBCA27" w14:textId="7DC78EFF" w:rsidR="001215A3" w:rsidRPr="00D45060" w:rsidRDefault="001215A3" w:rsidP="001215A3">
      <w:pPr>
        <w:pStyle w:val="ALNEAS"/>
      </w:pPr>
      <w:proofErr w:type="spellStart"/>
      <w:r>
        <w:t>dentificar</w:t>
      </w:r>
      <w:proofErr w:type="spellEnd"/>
      <w:r>
        <w:t xml:space="preserve"> incertezas, estratégias e objetivos da empresa X</w:t>
      </w:r>
      <w:r w:rsidRPr="00D45060">
        <w:t>;</w:t>
      </w:r>
    </w:p>
    <w:p w14:paraId="3FB70492" w14:textId="77777777" w:rsidR="001215A3" w:rsidRPr="00D45060" w:rsidRDefault="001215A3" w:rsidP="001215A3">
      <w:pPr>
        <w:pStyle w:val="ALNEAS"/>
      </w:pPr>
      <w:r>
        <w:t>projetar um modelo para a geração e análise dos casos;</w:t>
      </w:r>
    </w:p>
    <w:p w14:paraId="6B373D0A" w14:textId="77777777" w:rsidR="001215A3" w:rsidRDefault="001215A3" w:rsidP="001215A3">
      <w:pPr>
        <w:pStyle w:val="ALNEAS"/>
      </w:pPr>
      <w:r>
        <w:t>gerar casos para a avaliação das estratégias propostas pela empresa;</w:t>
      </w:r>
    </w:p>
    <w:p w14:paraId="412D86F8" w14:textId="77777777" w:rsidR="001215A3" w:rsidRDefault="001215A3" w:rsidP="001215A3">
      <w:pPr>
        <w:pStyle w:val="ALNEAS"/>
      </w:pPr>
      <w:r>
        <w:t>identificar cenários nos quais as estratégias da empresa tem performance ruim;</w:t>
      </w:r>
    </w:p>
    <w:p w14:paraId="0A9FA5F3" w14:textId="77777777" w:rsidR="001215A3" w:rsidRDefault="001215A3" w:rsidP="001215A3">
      <w:pPr>
        <w:pStyle w:val="ALNEAS"/>
      </w:pPr>
      <w:r>
        <w:t xml:space="preserve">analisar </w:t>
      </w:r>
      <w:proofErr w:type="spellStart"/>
      <w:r>
        <w:t>tradeoffs</w:t>
      </w:r>
      <w:proofErr w:type="spellEnd"/>
      <w:r>
        <w:t xml:space="preserve"> existentes entre as estratégias identificadas para a empresa;</w:t>
      </w:r>
    </w:p>
    <w:p w14:paraId="29AE0431" w14:textId="77777777" w:rsidR="001215A3" w:rsidRDefault="001215A3" w:rsidP="001215A3">
      <w:pPr>
        <w:pStyle w:val="ALNEAS"/>
      </w:pPr>
      <w:r>
        <w:t>avaliar a aplicação do método RDM.</w:t>
      </w:r>
      <w:commentRangeEnd w:id="62"/>
      <w:r>
        <w:rPr>
          <w:rStyle w:val="Refdecomentrio"/>
          <w:rFonts w:eastAsia="Times New Roman"/>
          <w:lang w:eastAsia="pt-BR"/>
        </w:rPr>
        <w:commentReference w:id="62"/>
      </w:r>
      <w:commentRangeEnd w:id="63"/>
      <w:r w:rsidR="009E7F5E">
        <w:rPr>
          <w:rStyle w:val="Refdecomentrio"/>
          <w:rFonts w:eastAsia="Times New Roman"/>
          <w:lang w:eastAsia="pt-BR"/>
        </w:rPr>
        <w:commentReference w:id="63"/>
      </w:r>
    </w:p>
    <w:p w14:paraId="13E38606" w14:textId="77777777" w:rsidR="001215A3" w:rsidRPr="004567DC" w:rsidRDefault="001215A3" w:rsidP="001215A3">
      <w:pPr>
        <w:pStyle w:val="Ttulo2"/>
      </w:pPr>
      <w:bookmarkStart w:id="64" w:name="_Toc481590667"/>
      <w:bookmarkEnd w:id="57"/>
      <w:r>
        <w:t>Justificativa</w:t>
      </w:r>
      <w:bookmarkEnd w:id="64"/>
    </w:p>
    <w:p w14:paraId="53D74FFB" w14:textId="57344605" w:rsidR="001F063E" w:rsidRDefault="000E7BB0" w:rsidP="001F063E">
      <w:pPr>
        <w:rPr>
          <w:rFonts w:cs="Arial"/>
        </w:rPr>
      </w:pPr>
      <w:r>
        <w:rPr>
          <w:rFonts w:cs="Arial"/>
        </w:rPr>
        <w:t>A partir da questão de pesquisa proposta, este trabalho contribuirá</w:t>
      </w:r>
      <w:r w:rsidR="00B07594">
        <w:rPr>
          <w:rFonts w:cs="Arial"/>
        </w:rPr>
        <w:t xml:space="preserve"> para o corpo de conhecimento</w:t>
      </w:r>
      <w:r>
        <w:rPr>
          <w:rFonts w:cs="Arial"/>
        </w:rPr>
        <w:t xml:space="preserve"> à medida que </w:t>
      </w:r>
      <w:r w:rsidR="001F063E">
        <w:rPr>
          <w:rFonts w:cs="Arial"/>
        </w:rPr>
        <w:t>avance em relação às</w:t>
      </w:r>
      <w:r>
        <w:rPr>
          <w:rFonts w:cs="Arial"/>
        </w:rPr>
        <w:t xml:space="preserve"> </w:t>
      </w:r>
      <w:r w:rsidR="00952FB9">
        <w:rPr>
          <w:rFonts w:cs="Arial"/>
        </w:rPr>
        <w:t>fragilidades</w:t>
      </w:r>
      <w:r>
        <w:rPr>
          <w:rFonts w:cs="Arial"/>
        </w:rPr>
        <w:t xml:space="preserve"> existentes nas abordagens para a avaliação de decisões estratégicas</w:t>
      </w:r>
      <w:r w:rsidR="00C134E2">
        <w:rPr>
          <w:rFonts w:cs="Arial"/>
        </w:rPr>
        <w:t xml:space="preserve"> organizacionais</w:t>
      </w:r>
      <w:r>
        <w:rPr>
          <w:rFonts w:cs="Arial"/>
        </w:rPr>
        <w:t xml:space="preserve"> em condições de incerteza profunda. Neste sentido, uma Revisão Sistemática da Literatura foi conduzida com o objetivo de </w:t>
      </w:r>
      <w:r w:rsidR="00952FB9">
        <w:rPr>
          <w:rFonts w:cs="Arial"/>
        </w:rPr>
        <w:t>suportar esta análise,</w:t>
      </w:r>
      <w:r>
        <w:rPr>
          <w:rFonts w:cs="Arial"/>
        </w:rPr>
        <w:t xml:space="preserve"> </w:t>
      </w:r>
      <w:r w:rsidR="001F063E">
        <w:rPr>
          <w:rFonts w:cs="Arial"/>
        </w:rPr>
        <w:t xml:space="preserve">conforme os procedimentos sugeridos por Morandi e Camargo </w:t>
      </w:r>
      <w:r w:rsidR="001F063E">
        <w:rPr>
          <w:rFonts w:cs="Arial"/>
        </w:rPr>
        <w:fldChar w:fldCharType="begin" w:fldLock="1"/>
      </w:r>
      <w:r w:rsidR="00C134E2">
        <w:rPr>
          <w:rFonts w:cs="Arial"/>
        </w:rPr>
        <w:instrText>ADDIN CSL_CITATION { "citationItems" : [ { "id" : "ITEM-1", "itemData" : { "DOI" : "10.1007/978-3-319-07374-3", "author" : [ { "dropping-particle" : "", "family" : "Morandi", "given" : "Maria Isabel Wolf Motta", "non-dropping-particle" : "", "parse-names" : false, "suffix" : "" }, { "dropping-particle" : "", "family" : "Camargo", "given" : "Luis Felipe Riehs", "non-dropping-particle" : "", "parse-names" : false, "suffix" : "" } ], "container-title" : "Design Science Research A Method for Science and Tecnhology Advancement", "editor" : [ { "dropping-particle" : "", "family" : "Dresch", "given" : "Aline", "non-dropping-particle" : "", "parse-names" : false, "suffix" : "" }, { "dropping-particle" : "", "family" : "Lacerda", "given" : "Daniel Pacheco", "non-dropping-particle" : "", "parse-names" : false, "suffix" : "" }, { "dropping-particle" : "", "family" : "Antunes Jr", "given" : "Jos\u00e9 Ant\u00f4nio Valle", "non-dropping-particle" : "", "parse-names" : false, "suffix" : "" } ], "id" : "ITEM-1", "issued" : { "date-parts" : [ [ "2015" ] ] }, "page" : "161", "publisher" : "Springer", "publisher-place" : "London", "title" : "Systematic Literature Review", "type" : "chapter" }, "suppress-author" : 1, "uris" : [ "http://www.mendeley.com/documents/?uuid=bbb0f5a8-0151-45db-b7c0-177de5b16b18" ] } ], "mendeley" : { "formattedCitation" : "(2015a)", "plainTextFormattedCitation" : "(2015a)", "previouslyFormattedCitation" : "(2015a)" }, "properties" : { "noteIndex" : 0 }, "schema" : "https://github.com/citation-style-language/schema/raw/master/csl-citation.json" }</w:instrText>
      </w:r>
      <w:r w:rsidR="001F063E">
        <w:rPr>
          <w:rFonts w:cs="Arial"/>
        </w:rPr>
        <w:fldChar w:fldCharType="separate"/>
      </w:r>
      <w:r w:rsidR="001F063E" w:rsidRPr="00CE08C8">
        <w:rPr>
          <w:rFonts w:cs="Arial"/>
          <w:noProof/>
        </w:rPr>
        <w:t>(2015a)</w:t>
      </w:r>
      <w:r w:rsidR="001F063E">
        <w:rPr>
          <w:rFonts w:cs="Arial"/>
        </w:rPr>
        <w:fldChar w:fldCharType="end"/>
      </w:r>
      <w:r w:rsidR="001F063E">
        <w:rPr>
          <w:rFonts w:cs="Arial"/>
        </w:rPr>
        <w:t xml:space="preserve">. O Apêndice I contém o protocolo de pesquisa utilizado para esta revisão, no qual constam detalhes sobre as decisões tomadas, critérios de busca, e outras informações relevantes para a replicação da revisão. O </w:t>
      </w:r>
      <w:r w:rsidR="001F063E">
        <w:rPr>
          <w:rFonts w:cs="Arial"/>
        </w:rPr>
        <w:fldChar w:fldCharType="begin"/>
      </w:r>
      <w:r w:rsidR="001F063E">
        <w:rPr>
          <w:rFonts w:cs="Arial"/>
        </w:rPr>
        <w:instrText xml:space="preserve"> REF _Ref481527171 \h </w:instrText>
      </w:r>
      <w:r w:rsidR="001F063E">
        <w:rPr>
          <w:rFonts w:cs="Arial"/>
        </w:rPr>
      </w:r>
      <w:r w:rsidR="001F063E">
        <w:rPr>
          <w:rFonts w:cs="Arial"/>
        </w:rPr>
        <w:fldChar w:fldCharType="separate"/>
      </w:r>
      <w:r w:rsidR="00B7483F" w:rsidRPr="003227AE">
        <w:t xml:space="preserve">Quadro </w:t>
      </w:r>
      <w:r w:rsidR="00B7483F">
        <w:rPr>
          <w:noProof/>
        </w:rPr>
        <w:t>1</w:t>
      </w:r>
      <w:r w:rsidR="001F063E">
        <w:rPr>
          <w:rFonts w:cs="Arial"/>
        </w:rPr>
        <w:fldChar w:fldCharType="end"/>
      </w:r>
      <w:r w:rsidR="001F063E">
        <w:rPr>
          <w:rFonts w:cs="Arial"/>
        </w:rPr>
        <w:t xml:space="preserve"> apresenta as buscas realizadas</w:t>
      </w:r>
      <w:r w:rsidR="007E46C8">
        <w:rPr>
          <w:rFonts w:cs="Arial"/>
        </w:rPr>
        <w:t>, relacionando a questão de revisão correspondente indicada no protocolo de pesquisa, as fontes de busca, e número de resultados encontrados.</w:t>
      </w:r>
    </w:p>
    <w:p w14:paraId="32F3E6FE" w14:textId="6448889E" w:rsidR="004C633F" w:rsidRDefault="006F1FF2" w:rsidP="007E46C8">
      <w:pPr>
        <w:rPr>
          <w:rFonts w:cs="Arial"/>
        </w:rPr>
      </w:pPr>
      <w:r>
        <w:rPr>
          <w:rFonts w:cs="Arial"/>
        </w:rPr>
        <w:t>Considerando os problemas inerentes à decisão estratégica levantados na seção anterior, uma abordagem analítica que suporte a decisão estratégica em condição de incerteza profunda deve, simultaneamente, considerar: (i) a necessidade de antecipação, baseando-se no conhecimento existente sobre a situação; (</w:t>
      </w:r>
      <w:proofErr w:type="spellStart"/>
      <w:r>
        <w:rPr>
          <w:rFonts w:cs="Arial"/>
        </w:rPr>
        <w:t>ii</w:t>
      </w:r>
      <w:proofErr w:type="spellEnd"/>
      <w:r>
        <w:rPr>
          <w:rFonts w:cs="Arial"/>
        </w:rPr>
        <w:t xml:space="preserve">) o </w:t>
      </w:r>
      <w:r>
        <w:rPr>
          <w:rFonts w:cs="Arial"/>
        </w:rPr>
        <w:lastRenderedPageBreak/>
        <w:t xml:space="preserve">impacto da incerteza, como elemento permanente do ambiente de negócios. Como aponta Courtney </w:t>
      </w:r>
      <w:r>
        <w:rPr>
          <w:rFonts w:cs="Arial"/>
        </w:rPr>
        <w:fldChar w:fldCharType="begin" w:fldLock="1"/>
      </w:r>
      <w:r w:rsidR="00B17ABE">
        <w:rPr>
          <w:rFonts w:cs="Arial"/>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"suppress-author" : 1, "uris" : [ "http://www.mendeley.com/documents/?uuid=1f5de6ec-e5e0-4fa0-af78-fcd71754d5ed"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6F1FF2">
        <w:rPr>
          <w:rFonts w:cs="Arial"/>
          <w:noProof/>
        </w:rPr>
        <w:t>(2013)</w:t>
      </w:r>
      <w:r>
        <w:rPr>
          <w:rFonts w:cs="Arial"/>
        </w:rPr>
        <w:fldChar w:fldCharType="end"/>
      </w:r>
      <w:r>
        <w:rPr>
          <w:rFonts w:cs="Arial"/>
        </w:rPr>
        <w:t>, diversas abordagens e</w:t>
      </w:r>
      <w:r w:rsidR="00CD2540">
        <w:rPr>
          <w:rFonts w:cs="Arial"/>
        </w:rPr>
        <w:t>xistem para estes problemas.</w:t>
      </w:r>
      <w:r w:rsidR="00324E36">
        <w:rPr>
          <w:rFonts w:cs="Arial"/>
        </w:rPr>
        <w:t xml:space="preserve"> Nesta seção, estas abordagens são agrupadas em três classes, a saber: (i) Simulação Computacional; (</w:t>
      </w:r>
      <w:proofErr w:type="spellStart"/>
      <w:r w:rsidR="00324E36">
        <w:rPr>
          <w:rFonts w:cs="Arial"/>
        </w:rPr>
        <w:t>ii</w:t>
      </w:r>
      <w:proofErr w:type="spellEnd"/>
      <w:r w:rsidR="00324E36">
        <w:rPr>
          <w:rFonts w:cs="Arial"/>
        </w:rPr>
        <w:t>) Análise de Decisão Formal / Bayesiana; (</w:t>
      </w:r>
      <w:proofErr w:type="spellStart"/>
      <w:r w:rsidR="00324E36">
        <w:rPr>
          <w:rFonts w:cs="Arial"/>
        </w:rPr>
        <w:t>iii</w:t>
      </w:r>
      <w:proofErr w:type="spellEnd"/>
      <w:r w:rsidR="00324E36">
        <w:rPr>
          <w:rFonts w:cs="Arial"/>
        </w:rPr>
        <w:t xml:space="preserve">) Planejamento por Cenários. Estes três grupos de abordagens possuem importantes contribuições para a avaliação de decisões estratégicas. </w:t>
      </w:r>
      <w:r w:rsidR="00CD2540">
        <w:rPr>
          <w:rFonts w:cs="Arial"/>
        </w:rPr>
        <w:t xml:space="preserve">No entanto, estas abordagens apresentam limitações relevantes quando aplicadas em </w:t>
      </w:r>
      <w:r w:rsidR="00324E36">
        <w:rPr>
          <w:rFonts w:cs="Arial"/>
        </w:rPr>
        <w:t>situações de incerteza profunda.</w:t>
      </w:r>
    </w:p>
    <w:p w14:paraId="51F17D95" w14:textId="77777777" w:rsidR="004C633F" w:rsidRPr="00A12F3B" w:rsidRDefault="004C633F" w:rsidP="004C633F">
      <w:pPr>
        <w:rPr>
          <w:spacing w:val="-4"/>
        </w:rPr>
        <w:sectPr w:rsidR="004C633F" w:rsidRPr="00A12F3B" w:rsidSect="001F56FA">
          <w:footnotePr>
            <w:numRestart w:val="eachSect"/>
          </w:footnotePr>
          <w:pgSz w:w="11906" w:h="16838" w:code="9"/>
          <w:pgMar w:top="1701" w:right="1134" w:bottom="1134" w:left="1701" w:header="1134" w:footer="709" w:gutter="0"/>
          <w:cols w:space="708"/>
          <w:docGrid w:linePitch="360"/>
        </w:sectPr>
      </w:pPr>
      <w:r w:rsidRPr="003227AE">
        <w:rPr>
          <w:spacing w:val="-4"/>
        </w:rPr>
        <w:t>.</w:t>
      </w:r>
    </w:p>
    <w:p w14:paraId="7851C89D" w14:textId="7D86D1C2" w:rsidR="007E46C8" w:rsidRPr="002E01D0" w:rsidRDefault="004C633F" w:rsidP="007E46C8">
      <w:pPr>
        <w:pStyle w:val="Legenda"/>
      </w:pPr>
      <w:bookmarkStart w:id="65" w:name="_Ref481527171"/>
      <w:bookmarkStart w:id="66" w:name="_Toc479346809"/>
      <w:bookmarkStart w:id="67" w:name="_Toc481594515"/>
      <w:r w:rsidRPr="003227AE">
        <w:lastRenderedPageBreak/>
        <w:t xml:space="preserve">Quadro </w:t>
      </w:r>
      <w:fldSimple w:instr=" SEQ Quadro \* ARABIC ">
        <w:r w:rsidR="00B7483F">
          <w:rPr>
            <w:noProof/>
          </w:rPr>
          <w:t>1</w:t>
        </w:r>
      </w:fldSimple>
      <w:bookmarkEnd w:id="65"/>
      <w:r w:rsidRPr="003227AE">
        <w:t xml:space="preserve"> – Buscas Realizadas durante a Revisão da Literatura e Relação com Questões de Interesse</w:t>
      </w:r>
      <w:bookmarkEnd w:id="66"/>
      <w:bookmarkEnd w:id="67"/>
    </w:p>
    <w:tbl>
      <w:tblPr>
        <w:tblW w:w="15026" w:type="dxa"/>
        <w:tblInd w:w="-5" w:type="dxa"/>
        <w:tblCellMar>
          <w:left w:w="70" w:type="dxa"/>
          <w:right w:w="70" w:type="dxa"/>
        </w:tblCellMar>
        <w:tblLook w:val="04A0" w:firstRow="1" w:lastRow="0" w:firstColumn="1" w:lastColumn="0" w:noHBand="0" w:noVBand="1"/>
      </w:tblPr>
      <w:tblGrid>
        <w:gridCol w:w="1955"/>
        <w:gridCol w:w="2136"/>
        <w:gridCol w:w="4414"/>
        <w:gridCol w:w="1326"/>
        <w:gridCol w:w="1418"/>
        <w:gridCol w:w="1134"/>
        <w:gridCol w:w="1134"/>
        <w:gridCol w:w="1559"/>
        <w:tblGridChange w:id="68">
          <w:tblGrid>
            <w:gridCol w:w="1955"/>
            <w:gridCol w:w="2136"/>
            <w:gridCol w:w="4414"/>
            <w:gridCol w:w="1326"/>
            <w:gridCol w:w="1418"/>
            <w:gridCol w:w="1134"/>
            <w:gridCol w:w="1134"/>
            <w:gridCol w:w="1559"/>
          </w:tblGrid>
        </w:tblGridChange>
      </w:tblGrid>
      <w:tr w:rsidR="007E46C8" w:rsidRPr="006A373B" w14:paraId="301C1D89" w14:textId="77777777" w:rsidTr="00EA08C2">
        <w:trPr>
          <w:trHeight w:val="382"/>
        </w:trPr>
        <w:tc>
          <w:tcPr>
            <w:tcW w:w="10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8A3A19" w14:textId="77777777" w:rsidR="007E46C8" w:rsidRPr="006A373B" w:rsidRDefault="007E46C8" w:rsidP="00EA08C2">
            <w:pPr>
              <w:autoSpaceDE/>
              <w:autoSpaceDN/>
              <w:adjustRightInd/>
              <w:spacing w:line="240" w:lineRule="auto"/>
              <w:ind w:firstLine="0"/>
              <w:jc w:val="left"/>
              <w:rPr>
                <w:rFonts w:cs="Arial"/>
                <w:b/>
                <w:bCs/>
                <w:color w:val="000000"/>
                <w:sz w:val="22"/>
                <w:szCs w:val="22"/>
              </w:rPr>
            </w:pPr>
            <w:commentRangeStart w:id="69"/>
            <w:commentRangeStart w:id="70"/>
            <w:r w:rsidRPr="006A373B">
              <w:rPr>
                <w:rFonts w:cs="Arial"/>
                <w:b/>
                <w:bCs/>
                <w:color w:val="000000"/>
                <w:sz w:val="22"/>
                <w:szCs w:val="22"/>
              </w:rPr>
              <w:t>Questão</w:t>
            </w:r>
            <w:commentRangeEnd w:id="69"/>
            <w:r>
              <w:rPr>
                <w:rStyle w:val="Refdecomentrio"/>
              </w:rPr>
              <w:commentReference w:id="69"/>
            </w:r>
            <w:commentRangeEnd w:id="70"/>
            <w:r>
              <w:rPr>
                <w:rStyle w:val="Refdecomentrio"/>
              </w:rPr>
              <w:commentReference w:id="70"/>
            </w:r>
          </w:p>
        </w:tc>
        <w:tc>
          <w:tcPr>
            <w:tcW w:w="1412" w:type="dxa"/>
            <w:tcBorders>
              <w:top w:val="single" w:sz="4" w:space="0" w:color="auto"/>
              <w:left w:val="nil"/>
              <w:bottom w:val="single" w:sz="4" w:space="0" w:color="auto"/>
              <w:right w:val="single" w:sz="4" w:space="0" w:color="auto"/>
            </w:tcBorders>
            <w:shd w:val="clear" w:color="auto" w:fill="auto"/>
            <w:vAlign w:val="center"/>
            <w:hideMark/>
          </w:tcPr>
          <w:p w14:paraId="75E3D614" w14:textId="77777777" w:rsidR="007E46C8" w:rsidRPr="006A373B" w:rsidRDefault="007E46C8" w:rsidP="00EA08C2">
            <w:pPr>
              <w:autoSpaceDE/>
              <w:autoSpaceDN/>
              <w:adjustRightInd/>
              <w:spacing w:line="240" w:lineRule="auto"/>
              <w:ind w:firstLine="0"/>
              <w:jc w:val="left"/>
              <w:rPr>
                <w:rFonts w:cs="Arial"/>
                <w:b/>
                <w:bCs/>
                <w:color w:val="000000"/>
                <w:sz w:val="22"/>
                <w:szCs w:val="22"/>
              </w:rPr>
            </w:pPr>
            <w:commentRangeStart w:id="71"/>
            <w:commentRangeStart w:id="72"/>
            <w:commentRangeStart w:id="73"/>
            <w:r w:rsidRPr="006A373B">
              <w:rPr>
                <w:rFonts w:cs="Arial"/>
                <w:b/>
                <w:bCs/>
                <w:color w:val="000000"/>
                <w:sz w:val="22"/>
                <w:szCs w:val="22"/>
              </w:rPr>
              <w:t>Fonte</w:t>
            </w:r>
            <w:commentRangeEnd w:id="71"/>
            <w:r>
              <w:rPr>
                <w:rStyle w:val="Refdecomentrio"/>
              </w:rPr>
              <w:commentReference w:id="71"/>
            </w:r>
            <w:commentRangeEnd w:id="72"/>
            <w:r w:rsidR="008065C5">
              <w:rPr>
                <w:rStyle w:val="Refdecomentrio"/>
              </w:rPr>
              <w:commentReference w:id="72"/>
            </w:r>
            <w:commentRangeEnd w:id="73"/>
            <w:r w:rsidR="008065C5">
              <w:rPr>
                <w:rStyle w:val="Refdecomentrio"/>
              </w:rPr>
              <w:commentReference w:id="73"/>
            </w:r>
          </w:p>
        </w:tc>
        <w:tc>
          <w:tcPr>
            <w:tcW w:w="6072" w:type="dxa"/>
            <w:tcBorders>
              <w:top w:val="single" w:sz="4" w:space="0" w:color="auto"/>
              <w:left w:val="nil"/>
              <w:bottom w:val="single" w:sz="4" w:space="0" w:color="auto"/>
              <w:right w:val="single" w:sz="4" w:space="0" w:color="auto"/>
            </w:tcBorders>
            <w:shd w:val="clear" w:color="auto" w:fill="auto"/>
            <w:vAlign w:val="center"/>
            <w:hideMark/>
          </w:tcPr>
          <w:p w14:paraId="4098A6FD" w14:textId="77777777" w:rsidR="007E46C8" w:rsidRPr="006A373B" w:rsidRDefault="007E46C8" w:rsidP="00EA08C2">
            <w:pPr>
              <w:autoSpaceDE/>
              <w:autoSpaceDN/>
              <w:adjustRightInd/>
              <w:spacing w:line="240" w:lineRule="auto"/>
              <w:ind w:firstLine="0"/>
              <w:jc w:val="left"/>
              <w:rPr>
                <w:rFonts w:cs="Arial"/>
                <w:b/>
                <w:bCs/>
                <w:color w:val="000000"/>
                <w:sz w:val="22"/>
                <w:szCs w:val="22"/>
              </w:rPr>
            </w:pPr>
            <w:proofErr w:type="spellStart"/>
            <w:r w:rsidRPr="006A373B">
              <w:rPr>
                <w:rFonts w:cs="Arial"/>
                <w:b/>
                <w:bCs/>
                <w:color w:val="000000"/>
                <w:sz w:val="22"/>
                <w:szCs w:val="22"/>
              </w:rPr>
              <w:t>String</w:t>
            </w:r>
            <w:proofErr w:type="spellEnd"/>
            <w:r w:rsidRPr="006A373B">
              <w:rPr>
                <w:rFonts w:cs="Arial"/>
                <w:b/>
                <w:bCs/>
                <w:color w:val="000000"/>
                <w:sz w:val="22"/>
                <w:szCs w:val="22"/>
              </w:rPr>
              <w:t xml:space="preserve"> de Busca</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B4B1D24"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Resultados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BA9B0C4"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Duplicados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7EF1C01"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Títulos</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B12332C"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Abstract</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441EC89" w14:textId="77777777" w:rsidR="007E46C8" w:rsidRPr="006A373B" w:rsidRDefault="007E46C8" w:rsidP="00EA08C2">
            <w:pPr>
              <w:autoSpaceDE/>
              <w:autoSpaceDN/>
              <w:adjustRightInd/>
              <w:spacing w:line="240" w:lineRule="auto"/>
              <w:ind w:firstLine="0"/>
              <w:jc w:val="center"/>
              <w:rPr>
                <w:rFonts w:cs="Arial"/>
                <w:b/>
                <w:bCs/>
                <w:color w:val="000000"/>
                <w:sz w:val="22"/>
                <w:szCs w:val="22"/>
              </w:rPr>
            </w:pPr>
            <w:r w:rsidRPr="006A373B">
              <w:rPr>
                <w:rFonts w:cs="Arial"/>
                <w:b/>
                <w:bCs/>
                <w:color w:val="000000"/>
                <w:sz w:val="22"/>
                <w:szCs w:val="22"/>
              </w:rPr>
              <w:t>Selecionados</w:t>
            </w:r>
          </w:p>
        </w:tc>
      </w:tr>
      <w:tr w:rsidR="007E46C8" w:rsidRPr="006A373B" w14:paraId="7F44D810" w14:textId="77777777" w:rsidTr="008065C5">
        <w:trPr>
          <w:trHeight w:val="255"/>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41A5DB79" w14:textId="77777777" w:rsidR="007E46C8" w:rsidRPr="002E01D0" w:rsidRDefault="007E46C8" w:rsidP="00EA08C2">
            <w:pPr>
              <w:autoSpaceDE/>
              <w:autoSpaceDN/>
              <w:adjustRightInd/>
              <w:spacing w:line="240" w:lineRule="auto"/>
              <w:ind w:firstLine="0"/>
              <w:jc w:val="center"/>
              <w:rPr>
                <w:rFonts w:cs="Arial"/>
                <w:color w:val="000000"/>
                <w:sz w:val="20"/>
                <w:szCs w:val="22"/>
              </w:rPr>
            </w:pPr>
            <w:proofErr w:type="spellStart"/>
            <w:r w:rsidRPr="002E01D0">
              <w:rPr>
                <w:rFonts w:cs="Arial"/>
                <w:color w:val="000000"/>
                <w:sz w:val="20"/>
                <w:szCs w:val="22"/>
              </w:rPr>
              <w:t>iii</w:t>
            </w:r>
            <w:proofErr w:type="spellEnd"/>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12E18E78"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Banco de Teses e Dissertações CAPES</w:t>
            </w:r>
          </w:p>
        </w:tc>
        <w:tc>
          <w:tcPr>
            <w:tcW w:w="6072" w:type="dxa"/>
            <w:tcBorders>
              <w:top w:val="nil"/>
              <w:left w:val="nil"/>
              <w:bottom w:val="single" w:sz="4" w:space="0" w:color="auto"/>
              <w:right w:val="single" w:sz="4" w:space="0" w:color="auto"/>
            </w:tcBorders>
            <w:shd w:val="clear" w:color="auto" w:fill="auto"/>
            <w:vAlign w:val="center"/>
            <w:hideMark/>
          </w:tcPr>
          <w:p w14:paraId="72235F71"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w:t>
            </w:r>
            <w:proofErr w:type="spellStart"/>
            <w:r w:rsidRPr="002E01D0">
              <w:rPr>
                <w:rFonts w:cs="Arial"/>
                <w:color w:val="000000"/>
                <w:sz w:val="20"/>
                <w:szCs w:val="20"/>
              </w:rPr>
              <w:t>Robust</w:t>
            </w:r>
            <w:proofErr w:type="spellEnd"/>
            <w:r w:rsidRPr="002E01D0">
              <w:rPr>
                <w:rFonts w:cs="Arial"/>
                <w:color w:val="000000"/>
                <w:sz w:val="20"/>
                <w:szCs w:val="20"/>
              </w:rPr>
              <w:t xml:space="preserve"> </w:t>
            </w:r>
            <w:proofErr w:type="spellStart"/>
            <w:r w:rsidRPr="002E01D0">
              <w:rPr>
                <w:rFonts w:cs="Arial"/>
                <w:color w:val="000000"/>
                <w:sz w:val="20"/>
                <w:szCs w:val="20"/>
              </w:rPr>
              <w:t>Decision</w:t>
            </w:r>
            <w:proofErr w:type="spellEnd"/>
            <w:r w:rsidRPr="002E01D0">
              <w:rPr>
                <w:rFonts w:cs="Arial"/>
                <w:color w:val="000000"/>
                <w:sz w:val="20"/>
                <w:szCs w:val="20"/>
              </w:rPr>
              <w:t xml:space="preserve"> Making"</w:t>
            </w:r>
          </w:p>
        </w:tc>
        <w:tc>
          <w:tcPr>
            <w:tcW w:w="1276" w:type="dxa"/>
            <w:tcBorders>
              <w:top w:val="nil"/>
              <w:left w:val="nil"/>
              <w:bottom w:val="single" w:sz="4" w:space="0" w:color="auto"/>
              <w:right w:val="single" w:sz="4" w:space="0" w:color="auto"/>
            </w:tcBorders>
            <w:shd w:val="clear" w:color="auto" w:fill="auto"/>
            <w:vAlign w:val="center"/>
            <w:hideMark/>
          </w:tcPr>
          <w:p w14:paraId="521167B0"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00C3ABAD" w14:textId="3EA8A732" w:rsidR="007E46C8" w:rsidRPr="002E01D0" w:rsidRDefault="008065C5" w:rsidP="00EA08C2">
            <w:pPr>
              <w:autoSpaceDE/>
              <w:autoSpaceDN/>
              <w:adjustRightInd/>
              <w:spacing w:line="240" w:lineRule="auto"/>
              <w:ind w:firstLine="0"/>
              <w:jc w:val="center"/>
              <w:rPr>
                <w:rFonts w:cs="Arial"/>
                <w:color w:val="000000"/>
                <w:sz w:val="20"/>
                <w:szCs w:val="22"/>
              </w:rPr>
            </w:pPr>
            <w:r>
              <w:rPr>
                <w:rFonts w:cs="Arial"/>
                <w:color w:val="000000"/>
                <w:sz w:val="20"/>
                <w:szCs w:val="22"/>
              </w:rPr>
              <w:t>-</w:t>
            </w:r>
            <w:r w:rsidR="007E46C8" w:rsidRPr="002E01D0">
              <w:rPr>
                <w:rStyle w:val="Refdecomentrio"/>
                <w:sz w:val="20"/>
              </w:rPr>
              <w:commentReference w:id="74"/>
            </w:r>
          </w:p>
        </w:tc>
        <w:tc>
          <w:tcPr>
            <w:tcW w:w="1134" w:type="dxa"/>
            <w:tcBorders>
              <w:top w:val="nil"/>
              <w:left w:val="nil"/>
              <w:bottom w:val="single" w:sz="4" w:space="0" w:color="auto"/>
              <w:right w:val="single" w:sz="4" w:space="0" w:color="auto"/>
            </w:tcBorders>
            <w:shd w:val="clear" w:color="auto" w:fill="auto"/>
            <w:vAlign w:val="center"/>
            <w:hideMark/>
          </w:tcPr>
          <w:p w14:paraId="6D9DAC10"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54DEE610"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062CC9C2"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1</w:t>
            </w:r>
          </w:p>
        </w:tc>
      </w:tr>
      <w:tr w:rsidR="007E46C8" w:rsidRPr="006A373B" w14:paraId="3D02C1F0" w14:textId="77777777" w:rsidTr="008065C5">
        <w:trPr>
          <w:trHeight w:val="288"/>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F21CDAF" w14:textId="77777777" w:rsidR="007E46C8" w:rsidRPr="002E01D0" w:rsidRDefault="007E46C8" w:rsidP="00EA08C2">
            <w:pPr>
              <w:autoSpaceDE/>
              <w:autoSpaceDN/>
              <w:adjustRightInd/>
              <w:spacing w:line="240" w:lineRule="auto"/>
              <w:ind w:firstLine="0"/>
              <w:jc w:val="center"/>
              <w:rPr>
                <w:rFonts w:cs="Arial"/>
                <w:color w:val="000000"/>
                <w:sz w:val="20"/>
                <w:szCs w:val="22"/>
              </w:rPr>
            </w:pPr>
            <w:proofErr w:type="spellStart"/>
            <w:r w:rsidRPr="002E01D0">
              <w:rPr>
                <w:rFonts w:cs="Arial"/>
                <w:color w:val="000000"/>
                <w:sz w:val="20"/>
                <w:szCs w:val="22"/>
              </w:rPr>
              <w:t>iii</w:t>
            </w:r>
            <w:proofErr w:type="spellEnd"/>
          </w:p>
        </w:tc>
        <w:tc>
          <w:tcPr>
            <w:tcW w:w="1412" w:type="dxa"/>
            <w:vMerge/>
            <w:tcBorders>
              <w:top w:val="nil"/>
              <w:left w:val="single" w:sz="4" w:space="0" w:color="auto"/>
              <w:bottom w:val="single" w:sz="4" w:space="0" w:color="auto"/>
              <w:right w:val="single" w:sz="4" w:space="0" w:color="auto"/>
            </w:tcBorders>
            <w:vAlign w:val="center"/>
            <w:hideMark/>
          </w:tcPr>
          <w:p w14:paraId="1EDC6D65" w14:textId="77777777" w:rsidR="007E46C8" w:rsidRPr="002E01D0"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center"/>
            <w:hideMark/>
          </w:tcPr>
          <w:p w14:paraId="095D85B9"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w:t>
            </w:r>
            <w:proofErr w:type="spellStart"/>
            <w:r w:rsidRPr="002E01D0">
              <w:rPr>
                <w:rFonts w:cs="Arial"/>
                <w:color w:val="000000"/>
                <w:sz w:val="20"/>
                <w:szCs w:val="20"/>
              </w:rPr>
              <w:t>Exploratory</w:t>
            </w:r>
            <w:proofErr w:type="spellEnd"/>
            <w:r w:rsidRPr="002E01D0">
              <w:rPr>
                <w:rFonts w:cs="Arial"/>
                <w:color w:val="000000"/>
                <w:sz w:val="20"/>
                <w:szCs w:val="20"/>
              </w:rPr>
              <w:t xml:space="preserve"> </w:t>
            </w:r>
            <w:proofErr w:type="spellStart"/>
            <w:r w:rsidRPr="002E01D0">
              <w:rPr>
                <w:rFonts w:cs="Arial"/>
                <w:color w:val="000000"/>
                <w:sz w:val="20"/>
                <w:szCs w:val="20"/>
              </w:rPr>
              <w:t>Modeling</w:t>
            </w:r>
            <w:proofErr w:type="spellEnd"/>
            <w:r w:rsidRPr="002E01D0">
              <w:rPr>
                <w:rFonts w:cs="Arial"/>
                <w:color w:val="000000"/>
                <w:sz w:val="20"/>
                <w:szCs w:val="20"/>
              </w:rPr>
              <w:t>"</w:t>
            </w:r>
          </w:p>
        </w:tc>
        <w:tc>
          <w:tcPr>
            <w:tcW w:w="1276" w:type="dxa"/>
            <w:tcBorders>
              <w:top w:val="nil"/>
              <w:left w:val="nil"/>
              <w:bottom w:val="single" w:sz="4" w:space="0" w:color="auto"/>
              <w:right w:val="single" w:sz="4" w:space="0" w:color="auto"/>
            </w:tcBorders>
            <w:shd w:val="clear" w:color="auto" w:fill="auto"/>
            <w:vAlign w:val="center"/>
            <w:hideMark/>
          </w:tcPr>
          <w:p w14:paraId="63DFCF5D"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w:t>
            </w:r>
          </w:p>
        </w:tc>
        <w:tc>
          <w:tcPr>
            <w:tcW w:w="1418" w:type="dxa"/>
            <w:tcBorders>
              <w:top w:val="nil"/>
              <w:left w:val="nil"/>
              <w:bottom w:val="single" w:sz="4" w:space="0" w:color="auto"/>
              <w:right w:val="single" w:sz="4" w:space="0" w:color="auto"/>
            </w:tcBorders>
            <w:shd w:val="clear" w:color="auto" w:fill="auto"/>
            <w:vAlign w:val="center"/>
            <w:hideMark/>
          </w:tcPr>
          <w:p w14:paraId="1C2315BA" w14:textId="0B872023" w:rsidR="007E46C8" w:rsidRPr="002E01D0" w:rsidRDefault="007E46C8" w:rsidP="00EA08C2">
            <w:pPr>
              <w:autoSpaceDE/>
              <w:autoSpaceDN/>
              <w:adjustRightInd/>
              <w:spacing w:line="240" w:lineRule="auto"/>
              <w:ind w:firstLine="0"/>
              <w:jc w:val="center"/>
              <w:rPr>
                <w:rFonts w:cs="Arial"/>
                <w:color w:val="000000"/>
                <w:sz w:val="20"/>
                <w:szCs w:val="22"/>
              </w:rPr>
            </w:pPr>
            <w:del w:id="75" w:author="Daniel Lacerda" w:date="2017-05-03T22:53:00Z">
              <w:r w:rsidRPr="002E01D0" w:rsidDel="009E7F5E">
                <w:rPr>
                  <w:rFonts w:cs="Arial"/>
                  <w:color w:val="000000"/>
                  <w:sz w:val="20"/>
                  <w:szCs w:val="22"/>
                </w:rPr>
                <w:delText>0</w:delText>
              </w:r>
            </w:del>
            <w:ins w:id="76" w:author="Daniel Lacerda" w:date="2017-05-03T22:53:00Z">
              <w:r w:rsidR="009E7F5E">
                <w:rPr>
                  <w:rFonts w:cs="Arial"/>
                  <w:color w:val="000000"/>
                  <w:sz w:val="20"/>
                  <w:szCs w:val="22"/>
                </w:rPr>
                <w:t>-</w:t>
              </w:r>
            </w:ins>
          </w:p>
        </w:tc>
        <w:tc>
          <w:tcPr>
            <w:tcW w:w="1134" w:type="dxa"/>
            <w:tcBorders>
              <w:top w:val="nil"/>
              <w:left w:val="nil"/>
              <w:bottom w:val="single" w:sz="4" w:space="0" w:color="auto"/>
              <w:right w:val="single" w:sz="4" w:space="0" w:color="auto"/>
            </w:tcBorders>
            <w:shd w:val="clear" w:color="auto" w:fill="auto"/>
            <w:vAlign w:val="center"/>
            <w:hideMark/>
          </w:tcPr>
          <w:p w14:paraId="09054C7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w:t>
            </w:r>
          </w:p>
        </w:tc>
        <w:tc>
          <w:tcPr>
            <w:tcW w:w="1134" w:type="dxa"/>
            <w:tcBorders>
              <w:top w:val="nil"/>
              <w:left w:val="nil"/>
              <w:bottom w:val="single" w:sz="4" w:space="0" w:color="auto"/>
              <w:right w:val="single" w:sz="4" w:space="0" w:color="auto"/>
            </w:tcBorders>
            <w:shd w:val="clear" w:color="auto" w:fill="auto"/>
            <w:vAlign w:val="center"/>
            <w:hideMark/>
          </w:tcPr>
          <w:p w14:paraId="2B5397DF"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w:t>
            </w:r>
          </w:p>
        </w:tc>
        <w:tc>
          <w:tcPr>
            <w:tcW w:w="1559" w:type="dxa"/>
            <w:tcBorders>
              <w:top w:val="nil"/>
              <w:left w:val="nil"/>
              <w:bottom w:val="single" w:sz="4" w:space="0" w:color="auto"/>
              <w:right w:val="single" w:sz="4" w:space="0" w:color="auto"/>
            </w:tcBorders>
            <w:shd w:val="clear" w:color="auto" w:fill="auto"/>
            <w:vAlign w:val="center"/>
            <w:hideMark/>
          </w:tcPr>
          <w:p w14:paraId="40F61EA7"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7E46C8" w:rsidRPr="006A373B" w14:paraId="6E0CB926" w14:textId="77777777" w:rsidTr="008065C5">
        <w:trPr>
          <w:trHeight w:val="307"/>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2DD6E2CA" w14:textId="77777777" w:rsidR="007E46C8" w:rsidRPr="002E01D0" w:rsidRDefault="007E46C8" w:rsidP="00EA08C2">
            <w:pPr>
              <w:autoSpaceDE/>
              <w:autoSpaceDN/>
              <w:adjustRightInd/>
              <w:spacing w:line="240" w:lineRule="auto"/>
              <w:ind w:firstLine="0"/>
              <w:jc w:val="center"/>
              <w:rPr>
                <w:rFonts w:cs="Arial"/>
                <w:color w:val="000000"/>
                <w:sz w:val="20"/>
                <w:szCs w:val="22"/>
              </w:rPr>
            </w:pPr>
            <w:proofErr w:type="spellStart"/>
            <w:r w:rsidRPr="002E01D0">
              <w:rPr>
                <w:rFonts w:cs="Arial"/>
                <w:color w:val="000000"/>
                <w:sz w:val="20"/>
                <w:szCs w:val="22"/>
              </w:rPr>
              <w:t>iii</w:t>
            </w:r>
            <w:proofErr w:type="spellEnd"/>
          </w:p>
        </w:tc>
        <w:tc>
          <w:tcPr>
            <w:tcW w:w="1412" w:type="dxa"/>
            <w:vMerge/>
            <w:tcBorders>
              <w:top w:val="nil"/>
              <w:left w:val="single" w:sz="4" w:space="0" w:color="auto"/>
              <w:bottom w:val="single" w:sz="4" w:space="0" w:color="auto"/>
              <w:right w:val="single" w:sz="4" w:space="0" w:color="auto"/>
            </w:tcBorders>
            <w:vAlign w:val="center"/>
            <w:hideMark/>
          </w:tcPr>
          <w:p w14:paraId="27C7279E" w14:textId="77777777" w:rsidR="007E46C8" w:rsidRPr="002E01D0"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center"/>
            <w:hideMark/>
          </w:tcPr>
          <w:p w14:paraId="1E478FC6"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w:t>
            </w:r>
            <w:proofErr w:type="spellStart"/>
            <w:r w:rsidRPr="002E01D0">
              <w:rPr>
                <w:rFonts w:cs="Arial"/>
                <w:color w:val="000000"/>
                <w:sz w:val="20"/>
                <w:szCs w:val="20"/>
              </w:rPr>
              <w:t>Scenario</w:t>
            </w:r>
            <w:proofErr w:type="spellEnd"/>
            <w:r w:rsidRPr="002E01D0">
              <w:rPr>
                <w:rFonts w:cs="Arial"/>
                <w:color w:val="000000"/>
                <w:sz w:val="20"/>
                <w:szCs w:val="20"/>
              </w:rPr>
              <w:t xml:space="preserve"> Discovery"</w:t>
            </w:r>
          </w:p>
        </w:tc>
        <w:tc>
          <w:tcPr>
            <w:tcW w:w="1276" w:type="dxa"/>
            <w:tcBorders>
              <w:top w:val="nil"/>
              <w:left w:val="nil"/>
              <w:bottom w:val="single" w:sz="4" w:space="0" w:color="auto"/>
              <w:right w:val="single" w:sz="4" w:space="0" w:color="auto"/>
            </w:tcBorders>
            <w:shd w:val="clear" w:color="auto" w:fill="auto"/>
            <w:vAlign w:val="center"/>
            <w:hideMark/>
          </w:tcPr>
          <w:p w14:paraId="3A635B53"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418" w:type="dxa"/>
            <w:tcBorders>
              <w:top w:val="nil"/>
              <w:left w:val="nil"/>
              <w:bottom w:val="single" w:sz="4" w:space="0" w:color="auto"/>
              <w:right w:val="single" w:sz="4" w:space="0" w:color="auto"/>
            </w:tcBorders>
            <w:shd w:val="clear" w:color="auto" w:fill="auto"/>
            <w:vAlign w:val="center"/>
            <w:hideMark/>
          </w:tcPr>
          <w:p w14:paraId="10B34211"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0</w:t>
            </w:r>
          </w:p>
        </w:tc>
        <w:tc>
          <w:tcPr>
            <w:tcW w:w="1134" w:type="dxa"/>
            <w:tcBorders>
              <w:top w:val="nil"/>
              <w:left w:val="nil"/>
              <w:bottom w:val="single" w:sz="4" w:space="0" w:color="auto"/>
              <w:right w:val="single" w:sz="4" w:space="0" w:color="auto"/>
            </w:tcBorders>
            <w:shd w:val="clear" w:color="auto" w:fill="auto"/>
            <w:vAlign w:val="center"/>
            <w:hideMark/>
          </w:tcPr>
          <w:p w14:paraId="47FA4185"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66B05FC2"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559" w:type="dxa"/>
            <w:tcBorders>
              <w:top w:val="nil"/>
              <w:left w:val="nil"/>
              <w:bottom w:val="single" w:sz="4" w:space="0" w:color="auto"/>
              <w:right w:val="single" w:sz="4" w:space="0" w:color="auto"/>
            </w:tcBorders>
            <w:shd w:val="clear" w:color="auto" w:fill="auto"/>
            <w:vAlign w:val="center"/>
            <w:hideMark/>
          </w:tcPr>
          <w:p w14:paraId="17568A84"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0</w:t>
            </w:r>
          </w:p>
        </w:tc>
      </w:tr>
      <w:tr w:rsidR="007E46C8" w:rsidRPr="006A373B" w14:paraId="0ABCCB72" w14:textId="77777777" w:rsidTr="00EA08C2">
        <w:trPr>
          <w:trHeight w:val="51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7927E6C7"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w:t>
            </w:r>
            <w:proofErr w:type="spellStart"/>
            <w:r w:rsidRPr="002E01D0">
              <w:rPr>
                <w:rFonts w:cs="Arial"/>
                <w:color w:val="000000"/>
                <w:sz w:val="20"/>
                <w:szCs w:val="22"/>
              </w:rPr>
              <w:t>iv</w:t>
            </w:r>
            <w:proofErr w:type="spellEnd"/>
          </w:p>
        </w:tc>
        <w:tc>
          <w:tcPr>
            <w:tcW w:w="1412" w:type="dxa"/>
            <w:tcBorders>
              <w:top w:val="nil"/>
              <w:left w:val="nil"/>
              <w:bottom w:val="single" w:sz="4" w:space="0" w:color="auto"/>
              <w:right w:val="single" w:sz="4" w:space="0" w:color="auto"/>
            </w:tcBorders>
            <w:shd w:val="clear" w:color="auto" w:fill="auto"/>
            <w:vAlign w:val="center"/>
            <w:hideMark/>
          </w:tcPr>
          <w:p w14:paraId="0ACD69CA" w14:textId="77777777" w:rsidR="007E46C8" w:rsidRPr="002E01D0" w:rsidRDefault="007E46C8" w:rsidP="00EA08C2">
            <w:pPr>
              <w:autoSpaceDE/>
              <w:autoSpaceDN/>
              <w:adjustRightInd/>
              <w:spacing w:line="240" w:lineRule="auto"/>
              <w:ind w:firstLine="0"/>
              <w:jc w:val="left"/>
              <w:rPr>
                <w:rFonts w:cs="Arial"/>
                <w:color w:val="000000"/>
                <w:sz w:val="20"/>
                <w:szCs w:val="22"/>
              </w:rPr>
            </w:pPr>
            <w:r w:rsidRPr="002E01D0">
              <w:rPr>
                <w:rFonts w:cs="Arial"/>
                <w:color w:val="000000"/>
                <w:sz w:val="20"/>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056029DA" w14:textId="77777777" w:rsidR="007E46C8" w:rsidRPr="002E01D0" w:rsidRDefault="007E46C8" w:rsidP="00EA08C2">
            <w:pPr>
              <w:autoSpaceDE/>
              <w:autoSpaceDN/>
              <w:adjustRightInd/>
              <w:spacing w:line="240" w:lineRule="auto"/>
              <w:ind w:firstLine="0"/>
              <w:jc w:val="left"/>
              <w:rPr>
                <w:rFonts w:cs="Arial"/>
                <w:color w:val="000000"/>
                <w:sz w:val="20"/>
                <w:szCs w:val="20"/>
                <w:lang w:val="en-US"/>
              </w:rPr>
            </w:pPr>
            <w:r w:rsidRPr="002E01D0">
              <w:rPr>
                <w:rFonts w:cs="Arial"/>
                <w:color w:val="000000"/>
                <w:sz w:val="20"/>
                <w:szCs w:val="20"/>
                <w:lang w:val="en-US"/>
              </w:rPr>
              <w:t>"Exploratory Modeling" OR "Robust Decision Making" OR "Scenario Discovery"</w:t>
            </w:r>
          </w:p>
        </w:tc>
        <w:tc>
          <w:tcPr>
            <w:tcW w:w="1276" w:type="dxa"/>
            <w:tcBorders>
              <w:top w:val="nil"/>
              <w:left w:val="nil"/>
              <w:bottom w:val="single" w:sz="4" w:space="0" w:color="auto"/>
              <w:right w:val="single" w:sz="4" w:space="0" w:color="auto"/>
            </w:tcBorders>
            <w:shd w:val="clear" w:color="auto" w:fill="auto"/>
            <w:vAlign w:val="center"/>
            <w:hideMark/>
          </w:tcPr>
          <w:p w14:paraId="55323DE7"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512</w:t>
            </w:r>
          </w:p>
        </w:tc>
        <w:tc>
          <w:tcPr>
            <w:tcW w:w="1418" w:type="dxa"/>
            <w:tcBorders>
              <w:top w:val="nil"/>
              <w:left w:val="nil"/>
              <w:bottom w:val="single" w:sz="4" w:space="0" w:color="auto"/>
              <w:right w:val="single" w:sz="4" w:space="0" w:color="auto"/>
            </w:tcBorders>
            <w:shd w:val="clear" w:color="auto" w:fill="auto"/>
            <w:vAlign w:val="center"/>
            <w:hideMark/>
          </w:tcPr>
          <w:p w14:paraId="037D991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7</w:t>
            </w:r>
          </w:p>
        </w:tc>
        <w:tc>
          <w:tcPr>
            <w:tcW w:w="1134" w:type="dxa"/>
            <w:tcBorders>
              <w:top w:val="nil"/>
              <w:left w:val="nil"/>
              <w:bottom w:val="single" w:sz="4" w:space="0" w:color="auto"/>
              <w:right w:val="single" w:sz="4" w:space="0" w:color="auto"/>
            </w:tcBorders>
            <w:shd w:val="clear" w:color="auto" w:fill="auto"/>
            <w:vAlign w:val="center"/>
            <w:hideMark/>
          </w:tcPr>
          <w:p w14:paraId="0467D158"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505</w:t>
            </w:r>
          </w:p>
        </w:tc>
        <w:tc>
          <w:tcPr>
            <w:tcW w:w="1134" w:type="dxa"/>
            <w:tcBorders>
              <w:top w:val="nil"/>
              <w:left w:val="nil"/>
              <w:bottom w:val="single" w:sz="4" w:space="0" w:color="auto"/>
              <w:right w:val="single" w:sz="4" w:space="0" w:color="auto"/>
            </w:tcBorders>
            <w:shd w:val="clear" w:color="auto" w:fill="auto"/>
            <w:vAlign w:val="center"/>
            <w:hideMark/>
          </w:tcPr>
          <w:p w14:paraId="1DD6CE59"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25</w:t>
            </w:r>
          </w:p>
        </w:tc>
        <w:tc>
          <w:tcPr>
            <w:tcW w:w="1559" w:type="dxa"/>
            <w:tcBorders>
              <w:top w:val="nil"/>
              <w:left w:val="nil"/>
              <w:bottom w:val="single" w:sz="4" w:space="0" w:color="auto"/>
              <w:right w:val="single" w:sz="4" w:space="0" w:color="auto"/>
            </w:tcBorders>
            <w:shd w:val="clear" w:color="auto" w:fill="auto"/>
            <w:vAlign w:val="center"/>
            <w:hideMark/>
          </w:tcPr>
          <w:p w14:paraId="54B6FAB5"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3</w:t>
            </w:r>
          </w:p>
        </w:tc>
      </w:tr>
      <w:tr w:rsidR="007E46C8" w:rsidRPr="006A373B" w14:paraId="0DA13C77" w14:textId="77777777" w:rsidTr="008065C5">
        <w:trPr>
          <w:trHeight w:val="236"/>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07D59827"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i-</w:t>
            </w:r>
            <w:proofErr w:type="spellStart"/>
            <w:r w:rsidRPr="002E01D0">
              <w:rPr>
                <w:rFonts w:cs="Arial"/>
                <w:color w:val="000000"/>
                <w:sz w:val="20"/>
                <w:szCs w:val="22"/>
              </w:rPr>
              <w:t>iv</w:t>
            </w:r>
            <w:proofErr w:type="spellEnd"/>
          </w:p>
        </w:tc>
        <w:tc>
          <w:tcPr>
            <w:tcW w:w="1412" w:type="dxa"/>
            <w:tcBorders>
              <w:top w:val="nil"/>
              <w:left w:val="nil"/>
              <w:bottom w:val="single" w:sz="4" w:space="0" w:color="auto"/>
              <w:right w:val="single" w:sz="4" w:space="0" w:color="auto"/>
            </w:tcBorders>
            <w:shd w:val="clear" w:color="auto" w:fill="auto"/>
            <w:vAlign w:val="center"/>
            <w:hideMark/>
          </w:tcPr>
          <w:p w14:paraId="283ACB70" w14:textId="77777777" w:rsidR="007E46C8" w:rsidRPr="002E01D0" w:rsidRDefault="007E46C8" w:rsidP="00EA08C2">
            <w:pPr>
              <w:autoSpaceDE/>
              <w:autoSpaceDN/>
              <w:adjustRightInd/>
              <w:spacing w:line="240" w:lineRule="auto"/>
              <w:ind w:firstLine="0"/>
              <w:jc w:val="left"/>
              <w:rPr>
                <w:rFonts w:cs="Arial"/>
                <w:color w:val="000000"/>
                <w:sz w:val="20"/>
                <w:szCs w:val="22"/>
              </w:rPr>
            </w:pPr>
            <w:r w:rsidRPr="002E01D0">
              <w:rPr>
                <w:rFonts w:cs="Arial"/>
                <w:color w:val="000000"/>
                <w:sz w:val="20"/>
                <w:szCs w:val="22"/>
              </w:rPr>
              <w:t xml:space="preserve">RAND </w:t>
            </w:r>
            <w:proofErr w:type="spellStart"/>
            <w:r w:rsidRPr="002E01D0">
              <w:rPr>
                <w:rFonts w:cs="Arial"/>
                <w:color w:val="000000"/>
                <w:sz w:val="20"/>
                <w:szCs w:val="22"/>
              </w:rPr>
              <w:t>RDMLab</w:t>
            </w:r>
            <w:proofErr w:type="spellEnd"/>
          </w:p>
        </w:tc>
        <w:tc>
          <w:tcPr>
            <w:tcW w:w="6072" w:type="dxa"/>
            <w:tcBorders>
              <w:top w:val="nil"/>
              <w:left w:val="nil"/>
              <w:bottom w:val="single" w:sz="4" w:space="0" w:color="auto"/>
              <w:right w:val="single" w:sz="4" w:space="0" w:color="auto"/>
            </w:tcBorders>
            <w:shd w:val="clear" w:color="auto" w:fill="auto"/>
            <w:vAlign w:val="center"/>
            <w:hideMark/>
          </w:tcPr>
          <w:p w14:paraId="729B5529" w14:textId="77777777" w:rsidR="007E46C8" w:rsidRPr="002E01D0" w:rsidRDefault="007E46C8" w:rsidP="00EA08C2">
            <w:pPr>
              <w:autoSpaceDE/>
              <w:autoSpaceDN/>
              <w:adjustRightInd/>
              <w:spacing w:line="240" w:lineRule="auto"/>
              <w:ind w:firstLine="0"/>
              <w:jc w:val="left"/>
              <w:rPr>
                <w:rFonts w:cs="Arial"/>
                <w:color w:val="000000"/>
                <w:sz w:val="20"/>
                <w:szCs w:val="20"/>
              </w:rPr>
            </w:pPr>
            <w:r w:rsidRPr="002E01D0">
              <w:rPr>
                <w:rFonts w:cs="Arial"/>
                <w:color w:val="000000"/>
                <w:sz w:val="20"/>
                <w:szCs w:val="20"/>
              </w:rPr>
              <w:t>Todo o Conteúdo</w:t>
            </w:r>
          </w:p>
        </w:tc>
        <w:tc>
          <w:tcPr>
            <w:tcW w:w="1276" w:type="dxa"/>
            <w:tcBorders>
              <w:top w:val="nil"/>
              <w:left w:val="nil"/>
              <w:bottom w:val="single" w:sz="4" w:space="0" w:color="auto"/>
              <w:right w:val="single" w:sz="4" w:space="0" w:color="auto"/>
            </w:tcBorders>
            <w:shd w:val="clear" w:color="auto" w:fill="auto"/>
            <w:vAlign w:val="center"/>
            <w:hideMark/>
          </w:tcPr>
          <w:p w14:paraId="4C1EFF0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88</w:t>
            </w:r>
          </w:p>
        </w:tc>
        <w:tc>
          <w:tcPr>
            <w:tcW w:w="1418" w:type="dxa"/>
            <w:tcBorders>
              <w:top w:val="nil"/>
              <w:left w:val="nil"/>
              <w:bottom w:val="single" w:sz="4" w:space="0" w:color="auto"/>
              <w:right w:val="single" w:sz="4" w:space="0" w:color="auto"/>
            </w:tcBorders>
            <w:shd w:val="clear" w:color="auto" w:fill="auto"/>
            <w:vAlign w:val="center"/>
            <w:hideMark/>
          </w:tcPr>
          <w:p w14:paraId="5C2B8AFC"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18</w:t>
            </w:r>
          </w:p>
        </w:tc>
        <w:tc>
          <w:tcPr>
            <w:tcW w:w="1134" w:type="dxa"/>
            <w:tcBorders>
              <w:top w:val="nil"/>
              <w:left w:val="nil"/>
              <w:bottom w:val="single" w:sz="4" w:space="0" w:color="auto"/>
              <w:right w:val="single" w:sz="4" w:space="0" w:color="auto"/>
            </w:tcBorders>
            <w:shd w:val="clear" w:color="auto" w:fill="auto"/>
            <w:vAlign w:val="center"/>
            <w:hideMark/>
          </w:tcPr>
          <w:p w14:paraId="0D7FC9A8"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70</w:t>
            </w:r>
          </w:p>
        </w:tc>
        <w:tc>
          <w:tcPr>
            <w:tcW w:w="1134" w:type="dxa"/>
            <w:tcBorders>
              <w:top w:val="nil"/>
              <w:left w:val="nil"/>
              <w:bottom w:val="single" w:sz="4" w:space="0" w:color="auto"/>
              <w:right w:val="single" w:sz="4" w:space="0" w:color="auto"/>
            </w:tcBorders>
            <w:shd w:val="clear" w:color="auto" w:fill="auto"/>
            <w:vAlign w:val="center"/>
            <w:hideMark/>
          </w:tcPr>
          <w:p w14:paraId="7A67D8E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85</w:t>
            </w:r>
          </w:p>
        </w:tc>
        <w:tc>
          <w:tcPr>
            <w:tcW w:w="1559" w:type="dxa"/>
            <w:tcBorders>
              <w:top w:val="nil"/>
              <w:left w:val="nil"/>
              <w:bottom w:val="single" w:sz="4" w:space="0" w:color="auto"/>
              <w:right w:val="single" w:sz="4" w:space="0" w:color="auto"/>
            </w:tcBorders>
            <w:shd w:val="clear" w:color="auto" w:fill="auto"/>
            <w:vAlign w:val="center"/>
            <w:hideMark/>
          </w:tcPr>
          <w:p w14:paraId="7CF9939F"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17</w:t>
            </w:r>
          </w:p>
        </w:tc>
      </w:tr>
      <w:tr w:rsidR="007E46C8" w:rsidRPr="006A373B" w14:paraId="2A2BB5B9" w14:textId="77777777" w:rsidTr="00EA08C2">
        <w:trPr>
          <w:trHeight w:val="300"/>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7D9964E3"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v</w:t>
            </w:r>
          </w:p>
        </w:tc>
        <w:tc>
          <w:tcPr>
            <w:tcW w:w="1412" w:type="dxa"/>
            <w:vMerge w:val="restart"/>
            <w:tcBorders>
              <w:top w:val="nil"/>
              <w:left w:val="single" w:sz="4" w:space="0" w:color="auto"/>
              <w:bottom w:val="single" w:sz="4" w:space="0" w:color="auto"/>
              <w:right w:val="single" w:sz="4" w:space="0" w:color="auto"/>
            </w:tcBorders>
            <w:shd w:val="clear" w:color="auto" w:fill="auto"/>
            <w:vAlign w:val="center"/>
            <w:hideMark/>
          </w:tcPr>
          <w:p w14:paraId="00C0597F" w14:textId="77777777" w:rsidR="007E46C8" w:rsidRPr="00CA4EE2" w:rsidRDefault="007E46C8" w:rsidP="00540652">
            <w:pPr>
              <w:autoSpaceDE/>
              <w:autoSpaceDN/>
              <w:adjustRightInd/>
              <w:spacing w:line="240" w:lineRule="auto"/>
              <w:ind w:firstLine="0"/>
              <w:rPr>
                <w:rFonts w:cs="Arial"/>
                <w:color w:val="000000"/>
                <w:sz w:val="20"/>
                <w:szCs w:val="22"/>
              </w:rPr>
            </w:pPr>
            <w:r w:rsidRPr="00CA4EE2">
              <w:rPr>
                <w:rFonts w:cs="Arial"/>
                <w:color w:val="000000"/>
                <w:sz w:val="20"/>
                <w:szCs w:val="22"/>
              </w:rPr>
              <w:t>Scopus</w:t>
            </w:r>
          </w:p>
        </w:tc>
        <w:tc>
          <w:tcPr>
            <w:tcW w:w="6072" w:type="dxa"/>
            <w:tcBorders>
              <w:top w:val="nil"/>
              <w:left w:val="nil"/>
              <w:bottom w:val="single" w:sz="4" w:space="0" w:color="auto"/>
              <w:right w:val="single" w:sz="4" w:space="0" w:color="auto"/>
            </w:tcBorders>
            <w:shd w:val="clear" w:color="auto" w:fill="auto"/>
            <w:vAlign w:val="center"/>
            <w:hideMark/>
          </w:tcPr>
          <w:p w14:paraId="6E360885"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TITLE ( "</w:t>
            </w:r>
            <w:proofErr w:type="spellStart"/>
            <w:r w:rsidRPr="00CA4EE2">
              <w:rPr>
                <w:rFonts w:cs="Arial"/>
                <w:color w:val="000000"/>
                <w:sz w:val="20"/>
                <w:szCs w:val="20"/>
              </w:rPr>
              <w:t>strategy</w:t>
            </w:r>
            <w:proofErr w:type="spellEnd"/>
            <w:r w:rsidRPr="00CA4EE2">
              <w:rPr>
                <w:rFonts w:cs="Arial"/>
                <w:color w:val="000000"/>
                <w:sz w:val="20"/>
                <w:szCs w:val="20"/>
              </w:rPr>
              <w:t xml:space="preserve"> </w:t>
            </w:r>
            <w:proofErr w:type="spellStart"/>
            <w:r w:rsidRPr="00CA4EE2">
              <w:rPr>
                <w:rFonts w:cs="Arial"/>
                <w:color w:val="000000"/>
                <w:sz w:val="20"/>
                <w:szCs w:val="20"/>
              </w:rPr>
              <w:t>under</w:t>
            </w:r>
            <w:proofErr w:type="spellEnd"/>
            <w:r w:rsidRPr="00CA4EE2">
              <w:rPr>
                <w:rFonts w:cs="Arial"/>
                <w:color w:val="000000"/>
                <w:sz w:val="20"/>
                <w:szCs w:val="20"/>
              </w:rPr>
              <w:t xml:space="preserve"> </w:t>
            </w:r>
            <w:proofErr w:type="spellStart"/>
            <w:r w:rsidRPr="00CA4EE2">
              <w:rPr>
                <w:rFonts w:cs="Arial"/>
                <w:color w:val="000000"/>
                <w:sz w:val="20"/>
                <w:szCs w:val="20"/>
              </w:rPr>
              <w:t>uncertainty</w:t>
            </w:r>
            <w:proofErr w:type="spellEnd"/>
            <w:r w:rsidRPr="00CA4EE2">
              <w:rPr>
                <w:rFonts w:cs="Arial"/>
                <w:color w:val="000000"/>
                <w:sz w:val="20"/>
                <w:szCs w:val="20"/>
              </w:rPr>
              <w:t xml:space="preserve">" ) </w:t>
            </w:r>
          </w:p>
        </w:tc>
        <w:tc>
          <w:tcPr>
            <w:tcW w:w="1276" w:type="dxa"/>
            <w:tcBorders>
              <w:top w:val="nil"/>
              <w:left w:val="nil"/>
              <w:bottom w:val="single" w:sz="4" w:space="0" w:color="auto"/>
              <w:right w:val="single" w:sz="4" w:space="0" w:color="auto"/>
            </w:tcBorders>
            <w:shd w:val="clear" w:color="auto" w:fill="auto"/>
            <w:vAlign w:val="center"/>
            <w:hideMark/>
          </w:tcPr>
          <w:p w14:paraId="29F1B6AD"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46</w:t>
            </w:r>
          </w:p>
        </w:tc>
        <w:tc>
          <w:tcPr>
            <w:tcW w:w="1418" w:type="dxa"/>
            <w:tcBorders>
              <w:top w:val="nil"/>
              <w:left w:val="nil"/>
              <w:bottom w:val="single" w:sz="4" w:space="0" w:color="auto"/>
              <w:right w:val="single" w:sz="4" w:space="0" w:color="auto"/>
            </w:tcBorders>
            <w:shd w:val="clear" w:color="auto" w:fill="auto"/>
            <w:vAlign w:val="center"/>
            <w:hideMark/>
          </w:tcPr>
          <w:p w14:paraId="38F9E07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1</w:t>
            </w:r>
          </w:p>
        </w:tc>
        <w:tc>
          <w:tcPr>
            <w:tcW w:w="1134" w:type="dxa"/>
            <w:tcBorders>
              <w:top w:val="nil"/>
              <w:left w:val="nil"/>
              <w:bottom w:val="single" w:sz="4" w:space="0" w:color="auto"/>
              <w:right w:val="single" w:sz="4" w:space="0" w:color="auto"/>
            </w:tcBorders>
            <w:shd w:val="clear" w:color="auto" w:fill="auto"/>
            <w:vAlign w:val="center"/>
            <w:hideMark/>
          </w:tcPr>
          <w:p w14:paraId="65260CDA"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45</w:t>
            </w:r>
          </w:p>
        </w:tc>
        <w:tc>
          <w:tcPr>
            <w:tcW w:w="1134" w:type="dxa"/>
            <w:tcBorders>
              <w:top w:val="nil"/>
              <w:left w:val="nil"/>
              <w:bottom w:val="single" w:sz="4" w:space="0" w:color="auto"/>
              <w:right w:val="single" w:sz="4" w:space="0" w:color="auto"/>
            </w:tcBorders>
            <w:shd w:val="clear" w:color="auto" w:fill="auto"/>
            <w:vAlign w:val="center"/>
            <w:hideMark/>
          </w:tcPr>
          <w:p w14:paraId="7FC7E12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3</w:t>
            </w:r>
          </w:p>
        </w:tc>
        <w:tc>
          <w:tcPr>
            <w:tcW w:w="1559" w:type="dxa"/>
            <w:tcBorders>
              <w:top w:val="nil"/>
              <w:left w:val="nil"/>
              <w:bottom w:val="single" w:sz="4" w:space="0" w:color="auto"/>
              <w:right w:val="single" w:sz="4" w:space="0" w:color="auto"/>
            </w:tcBorders>
            <w:shd w:val="clear" w:color="auto" w:fill="auto"/>
            <w:vAlign w:val="center"/>
            <w:hideMark/>
          </w:tcPr>
          <w:p w14:paraId="3216A7AF" w14:textId="77777777" w:rsidR="007E46C8" w:rsidRPr="006A373B" w:rsidRDefault="007E46C8" w:rsidP="00EA08C2">
            <w:pPr>
              <w:autoSpaceDE/>
              <w:autoSpaceDN/>
              <w:adjustRightInd/>
              <w:spacing w:line="240" w:lineRule="auto"/>
              <w:ind w:firstLine="0"/>
              <w:jc w:val="center"/>
              <w:rPr>
                <w:rFonts w:cs="Arial"/>
                <w:color w:val="000000"/>
                <w:sz w:val="22"/>
                <w:szCs w:val="22"/>
              </w:rPr>
            </w:pPr>
            <w:r w:rsidRPr="006A373B">
              <w:rPr>
                <w:rFonts w:cs="Arial"/>
                <w:color w:val="000000"/>
                <w:sz w:val="22"/>
                <w:szCs w:val="22"/>
              </w:rPr>
              <w:t>2</w:t>
            </w:r>
          </w:p>
        </w:tc>
      </w:tr>
      <w:tr w:rsidR="007E46C8" w:rsidRPr="006A373B" w14:paraId="16FE975D" w14:textId="77777777" w:rsidTr="00EA08C2">
        <w:trPr>
          <w:trHeight w:val="1423"/>
        </w:trPr>
        <w:tc>
          <w:tcPr>
            <w:tcW w:w="1021" w:type="dxa"/>
            <w:tcBorders>
              <w:top w:val="nil"/>
              <w:left w:val="single" w:sz="4" w:space="0" w:color="auto"/>
              <w:bottom w:val="single" w:sz="4" w:space="0" w:color="auto"/>
              <w:right w:val="single" w:sz="4" w:space="0" w:color="auto"/>
            </w:tcBorders>
            <w:shd w:val="clear" w:color="auto" w:fill="auto"/>
            <w:vAlign w:val="center"/>
            <w:hideMark/>
          </w:tcPr>
          <w:p w14:paraId="69E7492E" w14:textId="77777777" w:rsidR="007E46C8" w:rsidRPr="002E01D0" w:rsidRDefault="007E46C8" w:rsidP="00EA08C2">
            <w:pPr>
              <w:autoSpaceDE/>
              <w:autoSpaceDN/>
              <w:adjustRightInd/>
              <w:spacing w:line="240" w:lineRule="auto"/>
              <w:ind w:firstLine="0"/>
              <w:jc w:val="center"/>
              <w:rPr>
                <w:rFonts w:cs="Arial"/>
                <w:color w:val="000000"/>
                <w:sz w:val="20"/>
                <w:szCs w:val="22"/>
              </w:rPr>
            </w:pPr>
            <w:r w:rsidRPr="002E01D0">
              <w:rPr>
                <w:rFonts w:cs="Arial"/>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
          <w:p w14:paraId="68EF54C8"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center"/>
            <w:hideMark/>
          </w:tcPr>
          <w:p w14:paraId="40946C26" w14:textId="4112A018" w:rsidR="007E46C8" w:rsidRPr="00CA4EE2" w:rsidRDefault="007E46C8" w:rsidP="00EA08C2">
            <w:pPr>
              <w:autoSpaceDE/>
              <w:autoSpaceDN/>
              <w:adjustRightInd/>
              <w:spacing w:line="240" w:lineRule="auto"/>
              <w:ind w:firstLine="0"/>
              <w:jc w:val="left"/>
              <w:rPr>
                <w:rFonts w:cs="Arial"/>
                <w:color w:val="000000"/>
                <w:sz w:val="20"/>
                <w:szCs w:val="20"/>
                <w:lang w:val="en-US"/>
              </w:rPr>
            </w:pPr>
            <w:r w:rsidRPr="00CA4EE2">
              <w:rPr>
                <w:rFonts w:cs="Arial"/>
                <w:color w:val="000000"/>
                <w:sz w:val="20"/>
                <w:szCs w:val="20"/>
                <w:lang w:val="en-US"/>
              </w:rPr>
              <w:t>TITLE ( "strategic development"  OR  "strategy process"  OR  "strategic planning"  OR  "strategic decision"  OR  "strategic options evaluation" )  AND  TITLE-ABS-KEY ( "tools"  OR  "method*"  OR  "approach"  OR  "</w:t>
            </w:r>
            <w:r w:rsidR="008065C5" w:rsidRPr="00CA4EE2">
              <w:rPr>
                <w:rFonts w:cs="Arial"/>
                <w:color w:val="000000"/>
                <w:sz w:val="20"/>
                <w:szCs w:val="20"/>
                <w:lang w:val="en-US"/>
              </w:rPr>
              <w:t>methodology"  OR  "technique" ) AND</w:t>
            </w:r>
            <w:r w:rsidRPr="00CA4EE2">
              <w:rPr>
                <w:rFonts w:cs="Arial"/>
                <w:color w:val="000000"/>
                <w:sz w:val="20"/>
                <w:szCs w:val="20"/>
                <w:lang w:val="en-US"/>
              </w:rPr>
              <w:t>( LIM</w:t>
            </w:r>
            <w:r w:rsidR="008065C5" w:rsidRPr="00CA4EE2">
              <w:rPr>
                <w:rFonts w:cs="Arial"/>
                <w:color w:val="000000"/>
                <w:sz w:val="20"/>
                <w:szCs w:val="20"/>
                <w:lang w:val="en-US"/>
              </w:rPr>
              <w:t>IT-TO ( DOCTYPE ,</w:t>
            </w:r>
            <w:r w:rsidRPr="00CA4EE2">
              <w:rPr>
                <w:rFonts w:cs="Arial"/>
                <w:color w:val="000000"/>
                <w:sz w:val="20"/>
                <w:szCs w:val="20"/>
                <w:lang w:val="en-US"/>
              </w:rPr>
              <w:t xml:space="preserve"> "re " ) ) </w:t>
            </w:r>
          </w:p>
        </w:tc>
        <w:tc>
          <w:tcPr>
            <w:tcW w:w="1276" w:type="dxa"/>
            <w:tcBorders>
              <w:top w:val="nil"/>
              <w:left w:val="nil"/>
              <w:bottom w:val="single" w:sz="4" w:space="0" w:color="auto"/>
              <w:right w:val="single" w:sz="4" w:space="0" w:color="auto"/>
            </w:tcBorders>
            <w:shd w:val="clear" w:color="auto" w:fill="auto"/>
            <w:vAlign w:val="center"/>
            <w:hideMark/>
          </w:tcPr>
          <w:p w14:paraId="1905D270"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128</w:t>
            </w:r>
          </w:p>
        </w:tc>
        <w:tc>
          <w:tcPr>
            <w:tcW w:w="1418" w:type="dxa"/>
            <w:tcBorders>
              <w:top w:val="nil"/>
              <w:left w:val="nil"/>
              <w:bottom w:val="single" w:sz="4" w:space="0" w:color="auto"/>
              <w:right w:val="single" w:sz="4" w:space="0" w:color="auto"/>
            </w:tcBorders>
            <w:shd w:val="clear" w:color="auto" w:fill="auto"/>
            <w:vAlign w:val="center"/>
            <w:hideMark/>
          </w:tcPr>
          <w:p w14:paraId="0F66C3FE"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w:t>
            </w:r>
          </w:p>
        </w:tc>
        <w:tc>
          <w:tcPr>
            <w:tcW w:w="1134" w:type="dxa"/>
            <w:tcBorders>
              <w:top w:val="nil"/>
              <w:left w:val="nil"/>
              <w:bottom w:val="single" w:sz="4" w:space="0" w:color="auto"/>
              <w:right w:val="single" w:sz="4" w:space="0" w:color="auto"/>
            </w:tcBorders>
            <w:shd w:val="clear" w:color="auto" w:fill="auto"/>
            <w:vAlign w:val="center"/>
            <w:hideMark/>
          </w:tcPr>
          <w:p w14:paraId="7479AEAD"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127</w:t>
            </w:r>
          </w:p>
        </w:tc>
        <w:tc>
          <w:tcPr>
            <w:tcW w:w="1134" w:type="dxa"/>
            <w:tcBorders>
              <w:top w:val="nil"/>
              <w:left w:val="nil"/>
              <w:bottom w:val="single" w:sz="4" w:space="0" w:color="auto"/>
              <w:right w:val="single" w:sz="4" w:space="0" w:color="auto"/>
            </w:tcBorders>
            <w:shd w:val="clear" w:color="auto" w:fill="auto"/>
            <w:vAlign w:val="center"/>
            <w:hideMark/>
          </w:tcPr>
          <w:p w14:paraId="7B2F2705" w14:textId="77777777" w:rsidR="007E46C8" w:rsidRPr="00CA4EE2" w:rsidRDefault="007E46C8"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17</w:t>
            </w:r>
          </w:p>
        </w:tc>
        <w:tc>
          <w:tcPr>
            <w:tcW w:w="1559" w:type="dxa"/>
            <w:tcBorders>
              <w:top w:val="nil"/>
              <w:left w:val="nil"/>
              <w:bottom w:val="single" w:sz="4" w:space="0" w:color="auto"/>
              <w:right w:val="single" w:sz="4" w:space="0" w:color="auto"/>
            </w:tcBorders>
            <w:shd w:val="clear" w:color="auto" w:fill="auto"/>
            <w:vAlign w:val="center"/>
            <w:hideMark/>
          </w:tcPr>
          <w:p w14:paraId="5AF8D48A" w14:textId="25B5AFA5" w:rsidR="007E46C8" w:rsidRPr="00CA4EE2" w:rsidRDefault="008065C5" w:rsidP="00EA08C2">
            <w:pPr>
              <w:autoSpaceDE/>
              <w:autoSpaceDN/>
              <w:adjustRightInd/>
              <w:spacing w:line="240" w:lineRule="auto"/>
              <w:ind w:firstLine="0"/>
              <w:jc w:val="center"/>
              <w:rPr>
                <w:rFonts w:cs="Arial"/>
                <w:color w:val="000000"/>
                <w:sz w:val="20"/>
                <w:szCs w:val="20"/>
              </w:rPr>
            </w:pPr>
            <w:r w:rsidRPr="00CA4EE2">
              <w:rPr>
                <w:rFonts w:cs="Arial"/>
                <w:color w:val="000000"/>
                <w:sz w:val="20"/>
                <w:szCs w:val="20"/>
              </w:rPr>
              <w:t>-</w:t>
            </w:r>
          </w:p>
        </w:tc>
      </w:tr>
      <w:tr w:rsidR="007E46C8" w:rsidRPr="006A373B" w14:paraId="33C23748" w14:textId="77777777" w:rsidTr="009E7F5E">
        <w:tblPrEx>
          <w:tblW w:w="15026" w:type="dxa"/>
          <w:tblInd w:w="-5" w:type="dxa"/>
          <w:tblCellMar>
            <w:left w:w="70" w:type="dxa"/>
            <w:right w:w="70" w:type="dxa"/>
          </w:tblCellMar>
          <w:tblPrExChange w:id="77" w:author="Daniel Lacerda" w:date="2017-05-03T22:53:00Z">
            <w:tblPrEx>
              <w:tblW w:w="15026" w:type="dxa"/>
              <w:tblInd w:w="-5" w:type="dxa"/>
              <w:tblCellMar>
                <w:left w:w="70" w:type="dxa"/>
                <w:right w:w="70" w:type="dxa"/>
              </w:tblCellMar>
            </w:tblPrEx>
          </w:tblPrExChange>
        </w:tblPrEx>
        <w:trPr>
          <w:trHeight w:val="502"/>
          <w:trPrChange w:id="78" w:author="Daniel Lacerda" w:date="2017-05-03T22:53:00Z">
            <w:trPr>
              <w:trHeight w:val="502"/>
            </w:trPr>
          </w:trPrChange>
        </w:trPr>
        <w:tc>
          <w:tcPr>
            <w:tcW w:w="1021" w:type="dxa"/>
            <w:tcBorders>
              <w:top w:val="nil"/>
              <w:left w:val="single" w:sz="4" w:space="0" w:color="auto"/>
              <w:bottom w:val="single" w:sz="4" w:space="0" w:color="auto"/>
              <w:right w:val="single" w:sz="4" w:space="0" w:color="auto"/>
            </w:tcBorders>
            <w:shd w:val="clear" w:color="auto" w:fill="auto"/>
            <w:noWrap/>
            <w:vAlign w:val="bottom"/>
            <w:hideMark/>
            <w:tcPrChange w:id="79" w:author="Daniel Lacerda" w:date="2017-05-03T22:53:00Z">
              <w:tcPr>
                <w:tcW w:w="102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0018D79"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Change w:id="80" w:author="Daniel Lacerda" w:date="2017-05-03T22:53:00Z">
              <w:tcPr>
                <w:tcW w:w="1412" w:type="dxa"/>
                <w:vMerge/>
                <w:tcBorders>
                  <w:top w:val="nil"/>
                  <w:left w:val="single" w:sz="4" w:space="0" w:color="auto"/>
                  <w:bottom w:val="single" w:sz="4" w:space="0" w:color="auto"/>
                  <w:right w:val="single" w:sz="4" w:space="0" w:color="auto"/>
                </w:tcBorders>
                <w:vAlign w:val="center"/>
                <w:hideMark/>
              </w:tcPr>
            </w:tcPrChange>
          </w:tcPr>
          <w:p w14:paraId="169D27C3"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Change w:id="81" w:author="Daniel Lacerda" w:date="2017-05-03T22:53:00Z">
              <w:tcPr>
                <w:tcW w:w="6072" w:type="dxa"/>
                <w:tcBorders>
                  <w:top w:val="nil"/>
                  <w:left w:val="nil"/>
                  <w:bottom w:val="single" w:sz="4" w:space="0" w:color="auto"/>
                  <w:right w:val="single" w:sz="4" w:space="0" w:color="auto"/>
                </w:tcBorders>
                <w:shd w:val="clear" w:color="auto" w:fill="auto"/>
                <w:vAlign w:val="bottom"/>
                <w:hideMark/>
              </w:tcPr>
            </w:tcPrChange>
          </w:tcPr>
          <w:p w14:paraId="260B1E49" w14:textId="77777777" w:rsidR="007E46C8" w:rsidRPr="00CA4EE2" w:rsidRDefault="007E46C8" w:rsidP="00EA08C2">
            <w:pPr>
              <w:autoSpaceDE/>
              <w:autoSpaceDN/>
              <w:adjustRightInd/>
              <w:spacing w:line="240" w:lineRule="auto"/>
              <w:ind w:firstLine="0"/>
              <w:jc w:val="left"/>
              <w:rPr>
                <w:rFonts w:cs="Arial"/>
                <w:color w:val="000000"/>
                <w:sz w:val="20"/>
                <w:szCs w:val="20"/>
                <w:lang w:val="en-US"/>
              </w:rPr>
            </w:pPr>
            <w:r w:rsidRPr="00CA4EE2">
              <w:rPr>
                <w:rFonts w:cs="Arial"/>
                <w:color w:val="000000"/>
                <w:sz w:val="20"/>
                <w:szCs w:val="20"/>
                <w:lang w:val="en-US"/>
              </w:rPr>
              <w:t>TITLE-ABS-KEY("strategic decision evaluation") AND TITLE-ABS-KEY ( "tools" OR "method*" OR "approach" OR "methodology" OR "technique")</w:t>
            </w:r>
          </w:p>
        </w:tc>
        <w:tc>
          <w:tcPr>
            <w:tcW w:w="1276" w:type="dxa"/>
            <w:tcBorders>
              <w:top w:val="nil"/>
              <w:left w:val="nil"/>
              <w:bottom w:val="single" w:sz="4" w:space="0" w:color="auto"/>
              <w:right w:val="single" w:sz="4" w:space="0" w:color="auto"/>
            </w:tcBorders>
            <w:shd w:val="clear" w:color="auto" w:fill="auto"/>
            <w:noWrap/>
            <w:vAlign w:val="center"/>
            <w:hideMark/>
            <w:tcPrChange w:id="82" w:author="Daniel Lacerda" w:date="2017-05-03T22:53:00Z">
              <w:tcPr>
                <w:tcW w:w="1276" w:type="dxa"/>
                <w:tcBorders>
                  <w:top w:val="nil"/>
                  <w:left w:val="nil"/>
                  <w:bottom w:val="single" w:sz="4" w:space="0" w:color="auto"/>
                  <w:right w:val="single" w:sz="4" w:space="0" w:color="auto"/>
                </w:tcBorders>
                <w:shd w:val="clear" w:color="auto" w:fill="auto"/>
                <w:noWrap/>
                <w:vAlign w:val="bottom"/>
                <w:hideMark/>
              </w:tcPr>
            </w:tcPrChange>
          </w:tcPr>
          <w:p w14:paraId="1395A413"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83" w:author="Daniel Lacerda" w:date="2017-05-03T22:53:00Z">
                <w:pPr>
                  <w:autoSpaceDE/>
                  <w:autoSpaceDN/>
                  <w:adjustRightInd/>
                  <w:spacing w:line="240" w:lineRule="auto"/>
                  <w:ind w:firstLine="0"/>
                  <w:jc w:val="center"/>
                </w:pPr>
              </w:pPrChange>
            </w:pPr>
            <w:r w:rsidRPr="00CA4EE2">
              <w:rPr>
                <w:rFonts w:cs="Arial"/>
                <w:color w:val="000000"/>
                <w:sz w:val="20"/>
                <w:szCs w:val="20"/>
              </w:rPr>
              <w:t>2</w:t>
            </w:r>
          </w:p>
        </w:tc>
        <w:tc>
          <w:tcPr>
            <w:tcW w:w="1418" w:type="dxa"/>
            <w:tcBorders>
              <w:top w:val="nil"/>
              <w:left w:val="nil"/>
              <w:bottom w:val="single" w:sz="4" w:space="0" w:color="auto"/>
              <w:right w:val="single" w:sz="4" w:space="0" w:color="auto"/>
            </w:tcBorders>
            <w:shd w:val="clear" w:color="auto" w:fill="auto"/>
            <w:noWrap/>
            <w:vAlign w:val="center"/>
            <w:hideMark/>
            <w:tcPrChange w:id="84" w:author="Daniel Lacerda" w:date="2017-05-03T22:53:00Z">
              <w:tcPr>
                <w:tcW w:w="1418" w:type="dxa"/>
                <w:tcBorders>
                  <w:top w:val="nil"/>
                  <w:left w:val="nil"/>
                  <w:bottom w:val="single" w:sz="4" w:space="0" w:color="auto"/>
                  <w:right w:val="single" w:sz="4" w:space="0" w:color="auto"/>
                </w:tcBorders>
                <w:shd w:val="clear" w:color="auto" w:fill="auto"/>
                <w:noWrap/>
                <w:vAlign w:val="bottom"/>
                <w:hideMark/>
              </w:tcPr>
            </w:tcPrChange>
          </w:tcPr>
          <w:p w14:paraId="6EC4204D" w14:textId="407B70A5" w:rsidR="007E46C8" w:rsidRPr="00CA4EE2" w:rsidRDefault="008065C5" w:rsidP="009E7F5E">
            <w:pPr>
              <w:autoSpaceDE/>
              <w:autoSpaceDN/>
              <w:adjustRightInd/>
              <w:spacing w:line="240" w:lineRule="auto"/>
              <w:ind w:firstLine="0"/>
              <w:jc w:val="center"/>
              <w:rPr>
                <w:rFonts w:cs="Arial"/>
                <w:color w:val="000000"/>
                <w:sz w:val="20"/>
                <w:szCs w:val="20"/>
              </w:rPr>
              <w:pPrChange w:id="85" w:author="Daniel Lacerda" w:date="2017-05-03T22:53:00Z">
                <w:pPr>
                  <w:autoSpaceDE/>
                  <w:autoSpaceDN/>
                  <w:adjustRightInd/>
                  <w:spacing w:line="240" w:lineRule="auto"/>
                  <w:ind w:firstLine="0"/>
                  <w:jc w:val="center"/>
                </w:pPr>
              </w:pPrChange>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Change w:id="86"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75181B09"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87" w:author="Daniel Lacerda" w:date="2017-05-03T22:53:00Z">
                <w:pPr>
                  <w:autoSpaceDE/>
                  <w:autoSpaceDN/>
                  <w:adjustRightInd/>
                  <w:spacing w:line="240" w:lineRule="auto"/>
                  <w:ind w:firstLine="0"/>
                  <w:jc w:val="center"/>
                </w:pPr>
              </w:pPrChange>
            </w:pPr>
            <w:r w:rsidRPr="00CA4EE2">
              <w:rPr>
                <w:rFonts w:cs="Arial"/>
                <w:color w:val="000000"/>
                <w:sz w:val="20"/>
                <w:szCs w:val="20"/>
              </w:rPr>
              <w:t>2</w:t>
            </w:r>
          </w:p>
        </w:tc>
        <w:tc>
          <w:tcPr>
            <w:tcW w:w="1134" w:type="dxa"/>
            <w:tcBorders>
              <w:top w:val="nil"/>
              <w:left w:val="nil"/>
              <w:bottom w:val="single" w:sz="4" w:space="0" w:color="auto"/>
              <w:right w:val="single" w:sz="4" w:space="0" w:color="auto"/>
            </w:tcBorders>
            <w:shd w:val="clear" w:color="auto" w:fill="auto"/>
            <w:noWrap/>
            <w:vAlign w:val="center"/>
            <w:hideMark/>
            <w:tcPrChange w:id="88"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38D22C38"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89" w:author="Daniel Lacerda" w:date="2017-05-03T22:53:00Z">
                <w:pPr>
                  <w:autoSpaceDE/>
                  <w:autoSpaceDN/>
                  <w:adjustRightInd/>
                  <w:spacing w:line="240" w:lineRule="auto"/>
                  <w:ind w:firstLine="0"/>
                  <w:jc w:val="center"/>
                </w:pPr>
              </w:pPrChange>
            </w:pPr>
            <w:r w:rsidRPr="00CA4EE2">
              <w:rPr>
                <w:rFonts w:cs="Arial"/>
                <w:color w:val="000000"/>
                <w:sz w:val="20"/>
                <w:szCs w:val="20"/>
              </w:rPr>
              <w:t>1</w:t>
            </w:r>
          </w:p>
        </w:tc>
        <w:tc>
          <w:tcPr>
            <w:tcW w:w="1559" w:type="dxa"/>
            <w:tcBorders>
              <w:top w:val="nil"/>
              <w:left w:val="nil"/>
              <w:bottom w:val="single" w:sz="4" w:space="0" w:color="auto"/>
              <w:right w:val="single" w:sz="4" w:space="0" w:color="auto"/>
            </w:tcBorders>
            <w:shd w:val="clear" w:color="auto" w:fill="auto"/>
            <w:noWrap/>
            <w:vAlign w:val="center"/>
            <w:hideMark/>
            <w:tcPrChange w:id="90" w:author="Daniel Lacerda" w:date="2017-05-03T22:53:00Z">
              <w:tcPr>
                <w:tcW w:w="1559" w:type="dxa"/>
                <w:tcBorders>
                  <w:top w:val="nil"/>
                  <w:left w:val="nil"/>
                  <w:bottom w:val="single" w:sz="4" w:space="0" w:color="auto"/>
                  <w:right w:val="single" w:sz="4" w:space="0" w:color="auto"/>
                </w:tcBorders>
                <w:shd w:val="clear" w:color="auto" w:fill="auto"/>
                <w:noWrap/>
                <w:vAlign w:val="bottom"/>
                <w:hideMark/>
              </w:tcPr>
            </w:tcPrChange>
          </w:tcPr>
          <w:p w14:paraId="71F7353C"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91" w:author="Daniel Lacerda" w:date="2017-05-03T22:53:00Z">
                <w:pPr>
                  <w:autoSpaceDE/>
                  <w:autoSpaceDN/>
                  <w:adjustRightInd/>
                  <w:spacing w:line="240" w:lineRule="auto"/>
                  <w:ind w:firstLine="0"/>
                  <w:jc w:val="center"/>
                </w:pPr>
              </w:pPrChange>
            </w:pPr>
            <w:r w:rsidRPr="00CA4EE2">
              <w:rPr>
                <w:rFonts w:cs="Arial"/>
                <w:color w:val="000000"/>
                <w:sz w:val="20"/>
                <w:szCs w:val="20"/>
              </w:rPr>
              <w:t>1</w:t>
            </w:r>
          </w:p>
        </w:tc>
      </w:tr>
      <w:tr w:rsidR="007E46C8" w:rsidRPr="006A373B" w14:paraId="50EFD2B5" w14:textId="77777777" w:rsidTr="009E7F5E">
        <w:tblPrEx>
          <w:tblW w:w="15026" w:type="dxa"/>
          <w:tblInd w:w="-5" w:type="dxa"/>
          <w:tblCellMar>
            <w:left w:w="70" w:type="dxa"/>
            <w:right w:w="70" w:type="dxa"/>
          </w:tblCellMar>
          <w:tblPrExChange w:id="92" w:author="Daniel Lacerda" w:date="2017-05-03T22:53:00Z">
            <w:tblPrEx>
              <w:tblW w:w="15026" w:type="dxa"/>
              <w:tblInd w:w="-5" w:type="dxa"/>
              <w:tblCellMar>
                <w:left w:w="70" w:type="dxa"/>
                <w:right w:w="70" w:type="dxa"/>
              </w:tblCellMar>
            </w:tblPrEx>
          </w:tblPrExChange>
        </w:tblPrEx>
        <w:trPr>
          <w:trHeight w:val="350"/>
          <w:trPrChange w:id="93" w:author="Daniel Lacerda" w:date="2017-05-03T22:53:00Z">
            <w:trPr>
              <w:trHeight w:val="350"/>
            </w:trPr>
          </w:trPrChange>
        </w:trPr>
        <w:tc>
          <w:tcPr>
            <w:tcW w:w="1021" w:type="dxa"/>
            <w:tcBorders>
              <w:top w:val="nil"/>
              <w:left w:val="single" w:sz="4" w:space="0" w:color="auto"/>
              <w:bottom w:val="single" w:sz="4" w:space="0" w:color="auto"/>
              <w:right w:val="single" w:sz="4" w:space="0" w:color="auto"/>
            </w:tcBorders>
            <w:shd w:val="clear" w:color="auto" w:fill="auto"/>
            <w:noWrap/>
            <w:vAlign w:val="bottom"/>
            <w:hideMark/>
            <w:tcPrChange w:id="94" w:author="Daniel Lacerda" w:date="2017-05-03T22:53:00Z">
              <w:tcPr>
                <w:tcW w:w="102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CCFA1FE"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Change w:id="95" w:author="Daniel Lacerda" w:date="2017-05-03T22:53:00Z">
              <w:tcPr>
                <w:tcW w:w="1412" w:type="dxa"/>
                <w:vMerge/>
                <w:tcBorders>
                  <w:top w:val="nil"/>
                  <w:left w:val="single" w:sz="4" w:space="0" w:color="auto"/>
                  <w:bottom w:val="single" w:sz="4" w:space="0" w:color="auto"/>
                  <w:right w:val="single" w:sz="4" w:space="0" w:color="auto"/>
                </w:tcBorders>
                <w:vAlign w:val="center"/>
                <w:hideMark/>
              </w:tcPr>
            </w:tcPrChange>
          </w:tcPr>
          <w:p w14:paraId="04866924"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Change w:id="96" w:author="Daniel Lacerda" w:date="2017-05-03T22:53:00Z">
              <w:tcPr>
                <w:tcW w:w="6072" w:type="dxa"/>
                <w:tcBorders>
                  <w:top w:val="nil"/>
                  <w:left w:val="nil"/>
                  <w:bottom w:val="single" w:sz="4" w:space="0" w:color="auto"/>
                  <w:right w:val="single" w:sz="4" w:space="0" w:color="auto"/>
                </w:tcBorders>
                <w:shd w:val="clear" w:color="auto" w:fill="auto"/>
                <w:vAlign w:val="bottom"/>
                <w:hideMark/>
              </w:tcPr>
            </w:tcPrChange>
          </w:tcPr>
          <w:p w14:paraId="337C31B7"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Trabalhos que Citam o artigo "</w:t>
            </w:r>
            <w:proofErr w:type="spellStart"/>
            <w:r w:rsidRPr="00CA4EE2">
              <w:rPr>
                <w:rFonts w:cs="Arial"/>
                <w:color w:val="000000"/>
                <w:sz w:val="20"/>
                <w:szCs w:val="20"/>
              </w:rPr>
              <w:t>Strategy</w:t>
            </w:r>
            <w:proofErr w:type="spellEnd"/>
            <w:r w:rsidRPr="00CA4EE2">
              <w:rPr>
                <w:rFonts w:cs="Arial"/>
                <w:color w:val="000000"/>
                <w:sz w:val="20"/>
                <w:szCs w:val="20"/>
              </w:rPr>
              <w:t xml:space="preserve"> </w:t>
            </w:r>
            <w:proofErr w:type="spellStart"/>
            <w:r w:rsidRPr="00CA4EE2">
              <w:rPr>
                <w:rFonts w:cs="Arial"/>
                <w:color w:val="000000"/>
                <w:sz w:val="20"/>
                <w:szCs w:val="20"/>
              </w:rPr>
              <w:t>Under</w:t>
            </w:r>
            <w:proofErr w:type="spellEnd"/>
            <w:r w:rsidRPr="00CA4EE2">
              <w:rPr>
                <w:rFonts w:cs="Arial"/>
                <w:color w:val="000000"/>
                <w:sz w:val="20"/>
                <w:szCs w:val="20"/>
              </w:rPr>
              <w:t xml:space="preserve"> </w:t>
            </w:r>
            <w:proofErr w:type="spellStart"/>
            <w:r w:rsidRPr="00CA4EE2">
              <w:rPr>
                <w:rFonts w:cs="Arial"/>
                <w:color w:val="000000"/>
                <w:sz w:val="20"/>
                <w:szCs w:val="20"/>
              </w:rPr>
              <w:t>Uncertainty</w:t>
            </w:r>
            <w:proofErr w:type="spellEnd"/>
            <w:r w:rsidRPr="00CA4EE2">
              <w:rPr>
                <w:rFonts w:cs="Arial"/>
                <w:color w:val="000000"/>
                <w:sz w:val="20"/>
                <w:szCs w:val="20"/>
              </w:rPr>
              <w:t>".</w:t>
            </w:r>
          </w:p>
        </w:tc>
        <w:tc>
          <w:tcPr>
            <w:tcW w:w="1276" w:type="dxa"/>
            <w:tcBorders>
              <w:top w:val="nil"/>
              <w:left w:val="nil"/>
              <w:bottom w:val="single" w:sz="4" w:space="0" w:color="auto"/>
              <w:right w:val="single" w:sz="4" w:space="0" w:color="auto"/>
            </w:tcBorders>
            <w:shd w:val="clear" w:color="auto" w:fill="auto"/>
            <w:noWrap/>
            <w:vAlign w:val="center"/>
            <w:hideMark/>
            <w:tcPrChange w:id="97" w:author="Daniel Lacerda" w:date="2017-05-03T22:53:00Z">
              <w:tcPr>
                <w:tcW w:w="1276" w:type="dxa"/>
                <w:tcBorders>
                  <w:top w:val="nil"/>
                  <w:left w:val="nil"/>
                  <w:bottom w:val="single" w:sz="4" w:space="0" w:color="auto"/>
                  <w:right w:val="single" w:sz="4" w:space="0" w:color="auto"/>
                </w:tcBorders>
                <w:shd w:val="clear" w:color="auto" w:fill="auto"/>
                <w:noWrap/>
                <w:vAlign w:val="bottom"/>
                <w:hideMark/>
              </w:tcPr>
            </w:tcPrChange>
          </w:tcPr>
          <w:p w14:paraId="3E8C16B1"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98" w:author="Daniel Lacerda" w:date="2017-05-03T22:53:00Z">
                <w:pPr>
                  <w:autoSpaceDE/>
                  <w:autoSpaceDN/>
                  <w:adjustRightInd/>
                  <w:spacing w:line="240" w:lineRule="auto"/>
                  <w:ind w:firstLine="0"/>
                  <w:jc w:val="center"/>
                </w:pPr>
              </w:pPrChange>
            </w:pPr>
            <w:r w:rsidRPr="00CA4EE2">
              <w:rPr>
                <w:rFonts w:cs="Arial"/>
                <w:color w:val="000000"/>
                <w:sz w:val="20"/>
                <w:szCs w:val="20"/>
              </w:rPr>
              <w:t>253</w:t>
            </w:r>
          </w:p>
        </w:tc>
        <w:tc>
          <w:tcPr>
            <w:tcW w:w="1418" w:type="dxa"/>
            <w:tcBorders>
              <w:top w:val="nil"/>
              <w:left w:val="nil"/>
              <w:bottom w:val="single" w:sz="4" w:space="0" w:color="auto"/>
              <w:right w:val="single" w:sz="4" w:space="0" w:color="auto"/>
            </w:tcBorders>
            <w:shd w:val="clear" w:color="auto" w:fill="auto"/>
            <w:noWrap/>
            <w:vAlign w:val="center"/>
            <w:hideMark/>
            <w:tcPrChange w:id="99" w:author="Daniel Lacerda" w:date="2017-05-03T22:53:00Z">
              <w:tcPr>
                <w:tcW w:w="1418" w:type="dxa"/>
                <w:tcBorders>
                  <w:top w:val="nil"/>
                  <w:left w:val="nil"/>
                  <w:bottom w:val="single" w:sz="4" w:space="0" w:color="auto"/>
                  <w:right w:val="single" w:sz="4" w:space="0" w:color="auto"/>
                </w:tcBorders>
                <w:shd w:val="clear" w:color="auto" w:fill="auto"/>
                <w:noWrap/>
                <w:vAlign w:val="bottom"/>
                <w:hideMark/>
              </w:tcPr>
            </w:tcPrChange>
          </w:tcPr>
          <w:p w14:paraId="1F4F5CA5" w14:textId="333E4DF3" w:rsidR="007E46C8" w:rsidRPr="00CA4EE2" w:rsidRDefault="008065C5" w:rsidP="009E7F5E">
            <w:pPr>
              <w:autoSpaceDE/>
              <w:autoSpaceDN/>
              <w:adjustRightInd/>
              <w:spacing w:line="240" w:lineRule="auto"/>
              <w:ind w:firstLine="0"/>
              <w:jc w:val="center"/>
              <w:rPr>
                <w:rFonts w:cs="Arial"/>
                <w:color w:val="000000"/>
                <w:sz w:val="20"/>
                <w:szCs w:val="20"/>
              </w:rPr>
              <w:pPrChange w:id="100" w:author="Daniel Lacerda" w:date="2017-05-03T22:53:00Z">
                <w:pPr>
                  <w:autoSpaceDE/>
                  <w:autoSpaceDN/>
                  <w:adjustRightInd/>
                  <w:spacing w:line="240" w:lineRule="auto"/>
                  <w:ind w:firstLine="0"/>
                  <w:jc w:val="center"/>
                </w:pPr>
              </w:pPrChange>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Change w:id="101"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42A1DF56"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02" w:author="Daniel Lacerda" w:date="2017-05-03T22:53:00Z">
                <w:pPr>
                  <w:autoSpaceDE/>
                  <w:autoSpaceDN/>
                  <w:adjustRightInd/>
                  <w:spacing w:line="240" w:lineRule="auto"/>
                  <w:ind w:firstLine="0"/>
                  <w:jc w:val="center"/>
                </w:pPr>
              </w:pPrChange>
            </w:pPr>
            <w:r w:rsidRPr="00CA4EE2">
              <w:rPr>
                <w:rFonts w:cs="Arial"/>
                <w:color w:val="000000"/>
                <w:sz w:val="20"/>
                <w:szCs w:val="20"/>
              </w:rPr>
              <w:t>253</w:t>
            </w:r>
          </w:p>
        </w:tc>
        <w:tc>
          <w:tcPr>
            <w:tcW w:w="1134" w:type="dxa"/>
            <w:tcBorders>
              <w:top w:val="nil"/>
              <w:left w:val="nil"/>
              <w:bottom w:val="single" w:sz="4" w:space="0" w:color="auto"/>
              <w:right w:val="single" w:sz="4" w:space="0" w:color="auto"/>
            </w:tcBorders>
            <w:shd w:val="clear" w:color="auto" w:fill="auto"/>
            <w:noWrap/>
            <w:vAlign w:val="center"/>
            <w:hideMark/>
            <w:tcPrChange w:id="103"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5701C553"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04" w:author="Daniel Lacerda" w:date="2017-05-03T22:53:00Z">
                <w:pPr>
                  <w:autoSpaceDE/>
                  <w:autoSpaceDN/>
                  <w:adjustRightInd/>
                  <w:spacing w:line="240" w:lineRule="auto"/>
                  <w:ind w:firstLine="0"/>
                  <w:jc w:val="center"/>
                </w:pPr>
              </w:pPrChange>
            </w:pPr>
            <w:r w:rsidRPr="00CA4EE2">
              <w:rPr>
                <w:rFonts w:cs="Arial"/>
                <w:color w:val="000000"/>
                <w:sz w:val="20"/>
                <w:szCs w:val="20"/>
              </w:rPr>
              <w:t>1</w:t>
            </w:r>
          </w:p>
        </w:tc>
        <w:tc>
          <w:tcPr>
            <w:tcW w:w="1559" w:type="dxa"/>
            <w:tcBorders>
              <w:top w:val="nil"/>
              <w:left w:val="nil"/>
              <w:bottom w:val="single" w:sz="4" w:space="0" w:color="auto"/>
              <w:right w:val="single" w:sz="4" w:space="0" w:color="auto"/>
            </w:tcBorders>
            <w:shd w:val="clear" w:color="auto" w:fill="auto"/>
            <w:noWrap/>
            <w:vAlign w:val="center"/>
            <w:hideMark/>
            <w:tcPrChange w:id="105" w:author="Daniel Lacerda" w:date="2017-05-03T22:53:00Z">
              <w:tcPr>
                <w:tcW w:w="1559" w:type="dxa"/>
                <w:tcBorders>
                  <w:top w:val="nil"/>
                  <w:left w:val="nil"/>
                  <w:bottom w:val="single" w:sz="4" w:space="0" w:color="auto"/>
                  <w:right w:val="single" w:sz="4" w:space="0" w:color="auto"/>
                </w:tcBorders>
                <w:shd w:val="clear" w:color="auto" w:fill="auto"/>
                <w:noWrap/>
                <w:vAlign w:val="bottom"/>
                <w:hideMark/>
              </w:tcPr>
            </w:tcPrChange>
          </w:tcPr>
          <w:p w14:paraId="79FBEE3F"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06" w:author="Daniel Lacerda" w:date="2017-05-03T22:53:00Z">
                <w:pPr>
                  <w:autoSpaceDE/>
                  <w:autoSpaceDN/>
                  <w:adjustRightInd/>
                  <w:spacing w:line="240" w:lineRule="auto"/>
                  <w:ind w:firstLine="0"/>
                  <w:jc w:val="center"/>
                </w:pPr>
              </w:pPrChange>
            </w:pPr>
            <w:r w:rsidRPr="00CA4EE2">
              <w:rPr>
                <w:rFonts w:cs="Arial"/>
                <w:color w:val="000000"/>
                <w:sz w:val="20"/>
                <w:szCs w:val="20"/>
              </w:rPr>
              <w:t>1</w:t>
            </w:r>
          </w:p>
        </w:tc>
      </w:tr>
      <w:tr w:rsidR="007E46C8" w:rsidRPr="006A373B" w14:paraId="5E154B52" w14:textId="77777777" w:rsidTr="009E7F5E">
        <w:tblPrEx>
          <w:tblW w:w="15026" w:type="dxa"/>
          <w:tblInd w:w="-5" w:type="dxa"/>
          <w:tblCellMar>
            <w:left w:w="70" w:type="dxa"/>
            <w:right w:w="70" w:type="dxa"/>
          </w:tblCellMar>
          <w:tblPrExChange w:id="107" w:author="Daniel Lacerda" w:date="2017-05-03T22:53:00Z">
            <w:tblPrEx>
              <w:tblW w:w="15026" w:type="dxa"/>
              <w:tblInd w:w="-5" w:type="dxa"/>
              <w:tblCellMar>
                <w:left w:w="70" w:type="dxa"/>
                <w:right w:w="70" w:type="dxa"/>
              </w:tblCellMar>
            </w:tblPrEx>
          </w:tblPrExChange>
        </w:tblPrEx>
        <w:trPr>
          <w:trHeight w:val="398"/>
          <w:trPrChange w:id="108" w:author="Daniel Lacerda" w:date="2017-05-03T22:53:00Z">
            <w:trPr>
              <w:trHeight w:val="398"/>
            </w:trPr>
          </w:trPrChange>
        </w:trPr>
        <w:tc>
          <w:tcPr>
            <w:tcW w:w="1021" w:type="dxa"/>
            <w:tcBorders>
              <w:top w:val="nil"/>
              <w:left w:val="single" w:sz="4" w:space="0" w:color="auto"/>
              <w:bottom w:val="single" w:sz="4" w:space="0" w:color="auto"/>
              <w:right w:val="single" w:sz="4" w:space="0" w:color="auto"/>
            </w:tcBorders>
            <w:shd w:val="clear" w:color="auto" w:fill="auto"/>
            <w:noWrap/>
            <w:vAlign w:val="bottom"/>
            <w:hideMark/>
            <w:tcPrChange w:id="109" w:author="Daniel Lacerda" w:date="2017-05-03T22:53:00Z">
              <w:tcPr>
                <w:tcW w:w="102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B735248"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Change w:id="110" w:author="Daniel Lacerda" w:date="2017-05-03T22:53:00Z">
              <w:tcPr>
                <w:tcW w:w="1412" w:type="dxa"/>
                <w:vMerge/>
                <w:tcBorders>
                  <w:top w:val="nil"/>
                  <w:left w:val="single" w:sz="4" w:space="0" w:color="auto"/>
                  <w:bottom w:val="single" w:sz="4" w:space="0" w:color="auto"/>
                  <w:right w:val="single" w:sz="4" w:space="0" w:color="auto"/>
                </w:tcBorders>
                <w:vAlign w:val="center"/>
                <w:hideMark/>
              </w:tcPr>
            </w:tcPrChange>
          </w:tcPr>
          <w:p w14:paraId="3228568B"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Change w:id="111" w:author="Daniel Lacerda" w:date="2017-05-03T22:53:00Z">
              <w:tcPr>
                <w:tcW w:w="6072" w:type="dxa"/>
                <w:tcBorders>
                  <w:top w:val="nil"/>
                  <w:left w:val="nil"/>
                  <w:bottom w:val="single" w:sz="4" w:space="0" w:color="auto"/>
                  <w:right w:val="single" w:sz="4" w:space="0" w:color="auto"/>
                </w:tcBorders>
                <w:shd w:val="clear" w:color="auto" w:fill="auto"/>
                <w:vAlign w:val="bottom"/>
                <w:hideMark/>
              </w:tcPr>
            </w:tcPrChange>
          </w:tcPr>
          <w:p w14:paraId="508CE9C9" w14:textId="77777777" w:rsidR="007E46C8" w:rsidRPr="00CA4EE2" w:rsidRDefault="007E46C8" w:rsidP="00EA08C2">
            <w:pPr>
              <w:autoSpaceDE/>
              <w:autoSpaceDN/>
              <w:adjustRightInd/>
              <w:spacing w:line="240" w:lineRule="auto"/>
              <w:ind w:firstLine="0"/>
              <w:jc w:val="left"/>
              <w:rPr>
                <w:rFonts w:cs="Arial"/>
                <w:color w:val="000000"/>
                <w:sz w:val="20"/>
                <w:szCs w:val="20"/>
                <w:lang w:val="en-US"/>
              </w:rPr>
            </w:pPr>
            <w:r w:rsidRPr="00CA4EE2">
              <w:rPr>
                <w:rFonts w:cs="Arial"/>
                <w:color w:val="000000"/>
                <w:sz w:val="20"/>
                <w:szCs w:val="20"/>
              </w:rPr>
              <w:t>Trabalhos que citam o "</w:t>
            </w:r>
            <w:proofErr w:type="spellStart"/>
            <w:r w:rsidRPr="00CA4EE2">
              <w:rPr>
                <w:rFonts w:cs="Arial"/>
                <w:color w:val="000000"/>
                <w:sz w:val="20"/>
                <w:szCs w:val="20"/>
              </w:rPr>
              <w:t>What</w:t>
            </w:r>
            <w:proofErr w:type="spellEnd"/>
            <w:r w:rsidRPr="00CA4EE2">
              <w:rPr>
                <w:rFonts w:cs="Arial"/>
                <w:color w:val="000000"/>
                <w:sz w:val="20"/>
                <w:szCs w:val="20"/>
              </w:rPr>
              <w:t xml:space="preserve"> </w:t>
            </w:r>
            <w:proofErr w:type="spellStart"/>
            <w:r w:rsidRPr="00CA4EE2">
              <w:rPr>
                <w:rFonts w:cs="Arial"/>
                <w:color w:val="000000"/>
                <w:sz w:val="20"/>
                <w:szCs w:val="20"/>
              </w:rPr>
              <w:t>to</w:t>
            </w:r>
            <w:proofErr w:type="spellEnd"/>
            <w:r w:rsidRPr="00CA4EE2">
              <w:rPr>
                <w:rFonts w:cs="Arial"/>
                <w:color w:val="000000"/>
                <w:sz w:val="20"/>
                <w:szCs w:val="20"/>
              </w:rPr>
              <w:t xml:space="preserve"> do </w:t>
            </w:r>
            <w:proofErr w:type="spellStart"/>
            <w:r w:rsidRPr="00CA4EE2">
              <w:rPr>
                <w:rFonts w:cs="Arial"/>
                <w:color w:val="000000"/>
                <w:sz w:val="20"/>
                <w:szCs w:val="20"/>
              </w:rPr>
              <w:t>next</w:t>
            </w:r>
            <w:proofErr w:type="spellEnd"/>
            <w:r w:rsidRPr="00CA4EE2">
              <w:rPr>
                <w:rFonts w:cs="Arial"/>
                <w:color w:val="000000"/>
                <w:sz w:val="20"/>
                <w:szCs w:val="20"/>
              </w:rPr>
              <w:t xml:space="preserve">? </w:t>
            </w:r>
            <w:r w:rsidRPr="00CA4EE2">
              <w:rPr>
                <w:rFonts w:cs="Arial"/>
                <w:color w:val="000000"/>
                <w:sz w:val="20"/>
                <w:szCs w:val="20"/>
                <w:lang w:val="en-US"/>
              </w:rPr>
              <w:t>The case for non-predictive strategy"</w:t>
            </w:r>
          </w:p>
        </w:tc>
        <w:tc>
          <w:tcPr>
            <w:tcW w:w="1276" w:type="dxa"/>
            <w:tcBorders>
              <w:top w:val="nil"/>
              <w:left w:val="nil"/>
              <w:bottom w:val="single" w:sz="4" w:space="0" w:color="auto"/>
              <w:right w:val="single" w:sz="4" w:space="0" w:color="auto"/>
            </w:tcBorders>
            <w:shd w:val="clear" w:color="auto" w:fill="auto"/>
            <w:noWrap/>
            <w:vAlign w:val="center"/>
            <w:hideMark/>
            <w:tcPrChange w:id="112" w:author="Daniel Lacerda" w:date="2017-05-03T22:53:00Z">
              <w:tcPr>
                <w:tcW w:w="1276" w:type="dxa"/>
                <w:tcBorders>
                  <w:top w:val="nil"/>
                  <w:left w:val="nil"/>
                  <w:bottom w:val="single" w:sz="4" w:space="0" w:color="auto"/>
                  <w:right w:val="single" w:sz="4" w:space="0" w:color="auto"/>
                </w:tcBorders>
                <w:shd w:val="clear" w:color="auto" w:fill="auto"/>
                <w:noWrap/>
                <w:vAlign w:val="bottom"/>
                <w:hideMark/>
              </w:tcPr>
            </w:tcPrChange>
          </w:tcPr>
          <w:p w14:paraId="48F1B550"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13" w:author="Daniel Lacerda" w:date="2017-05-03T22:53:00Z">
                <w:pPr>
                  <w:autoSpaceDE/>
                  <w:autoSpaceDN/>
                  <w:adjustRightInd/>
                  <w:spacing w:line="240" w:lineRule="auto"/>
                  <w:ind w:firstLine="0"/>
                  <w:jc w:val="center"/>
                </w:pPr>
              </w:pPrChange>
            </w:pPr>
            <w:r w:rsidRPr="00CA4EE2">
              <w:rPr>
                <w:rFonts w:cs="Arial"/>
                <w:color w:val="000000"/>
                <w:sz w:val="20"/>
                <w:szCs w:val="20"/>
              </w:rPr>
              <w:t>149</w:t>
            </w:r>
          </w:p>
        </w:tc>
        <w:tc>
          <w:tcPr>
            <w:tcW w:w="1418" w:type="dxa"/>
            <w:tcBorders>
              <w:top w:val="nil"/>
              <w:left w:val="nil"/>
              <w:bottom w:val="single" w:sz="4" w:space="0" w:color="auto"/>
              <w:right w:val="single" w:sz="4" w:space="0" w:color="auto"/>
            </w:tcBorders>
            <w:shd w:val="clear" w:color="auto" w:fill="auto"/>
            <w:noWrap/>
            <w:vAlign w:val="center"/>
            <w:hideMark/>
            <w:tcPrChange w:id="114" w:author="Daniel Lacerda" w:date="2017-05-03T22:53:00Z">
              <w:tcPr>
                <w:tcW w:w="1418" w:type="dxa"/>
                <w:tcBorders>
                  <w:top w:val="nil"/>
                  <w:left w:val="nil"/>
                  <w:bottom w:val="single" w:sz="4" w:space="0" w:color="auto"/>
                  <w:right w:val="single" w:sz="4" w:space="0" w:color="auto"/>
                </w:tcBorders>
                <w:shd w:val="clear" w:color="auto" w:fill="auto"/>
                <w:noWrap/>
                <w:vAlign w:val="bottom"/>
                <w:hideMark/>
              </w:tcPr>
            </w:tcPrChange>
          </w:tcPr>
          <w:p w14:paraId="7BC58A1D" w14:textId="662EE4B5" w:rsidR="007E46C8" w:rsidRPr="00CA4EE2" w:rsidRDefault="008065C5" w:rsidP="009E7F5E">
            <w:pPr>
              <w:autoSpaceDE/>
              <w:autoSpaceDN/>
              <w:adjustRightInd/>
              <w:spacing w:line="240" w:lineRule="auto"/>
              <w:ind w:firstLine="0"/>
              <w:jc w:val="center"/>
              <w:rPr>
                <w:rFonts w:cs="Arial"/>
                <w:color w:val="000000"/>
                <w:sz w:val="20"/>
                <w:szCs w:val="20"/>
              </w:rPr>
              <w:pPrChange w:id="115" w:author="Daniel Lacerda" w:date="2017-05-03T22:53:00Z">
                <w:pPr>
                  <w:autoSpaceDE/>
                  <w:autoSpaceDN/>
                  <w:adjustRightInd/>
                  <w:spacing w:line="240" w:lineRule="auto"/>
                  <w:ind w:firstLine="0"/>
                  <w:jc w:val="center"/>
                </w:pPr>
              </w:pPrChange>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Change w:id="116"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64506262"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17" w:author="Daniel Lacerda" w:date="2017-05-03T22:53:00Z">
                <w:pPr>
                  <w:autoSpaceDE/>
                  <w:autoSpaceDN/>
                  <w:adjustRightInd/>
                  <w:spacing w:line="240" w:lineRule="auto"/>
                  <w:ind w:firstLine="0"/>
                  <w:jc w:val="center"/>
                </w:pPr>
              </w:pPrChange>
            </w:pPr>
            <w:r w:rsidRPr="00CA4EE2">
              <w:rPr>
                <w:rFonts w:cs="Arial"/>
                <w:color w:val="000000"/>
                <w:sz w:val="20"/>
                <w:szCs w:val="20"/>
              </w:rPr>
              <w:t>149</w:t>
            </w:r>
          </w:p>
        </w:tc>
        <w:tc>
          <w:tcPr>
            <w:tcW w:w="1134" w:type="dxa"/>
            <w:tcBorders>
              <w:top w:val="nil"/>
              <w:left w:val="nil"/>
              <w:bottom w:val="single" w:sz="4" w:space="0" w:color="auto"/>
              <w:right w:val="single" w:sz="4" w:space="0" w:color="auto"/>
            </w:tcBorders>
            <w:shd w:val="clear" w:color="auto" w:fill="auto"/>
            <w:noWrap/>
            <w:vAlign w:val="center"/>
            <w:hideMark/>
            <w:tcPrChange w:id="118"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7ADB4082"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19" w:author="Daniel Lacerda" w:date="2017-05-03T22:53:00Z">
                <w:pPr>
                  <w:autoSpaceDE/>
                  <w:autoSpaceDN/>
                  <w:adjustRightInd/>
                  <w:spacing w:line="240" w:lineRule="auto"/>
                  <w:ind w:firstLine="0"/>
                  <w:jc w:val="center"/>
                </w:pPr>
              </w:pPrChange>
            </w:pPr>
            <w:r w:rsidRPr="00CA4EE2">
              <w:rPr>
                <w:rFonts w:cs="Arial"/>
                <w:color w:val="000000"/>
                <w:sz w:val="20"/>
                <w:szCs w:val="20"/>
              </w:rPr>
              <w:t>0</w:t>
            </w:r>
          </w:p>
        </w:tc>
        <w:tc>
          <w:tcPr>
            <w:tcW w:w="1559" w:type="dxa"/>
            <w:tcBorders>
              <w:top w:val="nil"/>
              <w:left w:val="nil"/>
              <w:bottom w:val="single" w:sz="4" w:space="0" w:color="auto"/>
              <w:right w:val="single" w:sz="4" w:space="0" w:color="auto"/>
            </w:tcBorders>
            <w:shd w:val="clear" w:color="auto" w:fill="auto"/>
            <w:noWrap/>
            <w:vAlign w:val="center"/>
            <w:hideMark/>
            <w:tcPrChange w:id="120" w:author="Daniel Lacerda" w:date="2017-05-03T22:53:00Z">
              <w:tcPr>
                <w:tcW w:w="1559" w:type="dxa"/>
                <w:tcBorders>
                  <w:top w:val="nil"/>
                  <w:left w:val="nil"/>
                  <w:bottom w:val="single" w:sz="4" w:space="0" w:color="auto"/>
                  <w:right w:val="single" w:sz="4" w:space="0" w:color="auto"/>
                </w:tcBorders>
                <w:shd w:val="clear" w:color="auto" w:fill="auto"/>
                <w:noWrap/>
                <w:vAlign w:val="bottom"/>
                <w:hideMark/>
              </w:tcPr>
            </w:tcPrChange>
          </w:tcPr>
          <w:p w14:paraId="4846C58B"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21" w:author="Daniel Lacerda" w:date="2017-05-03T22:53:00Z">
                <w:pPr>
                  <w:autoSpaceDE/>
                  <w:autoSpaceDN/>
                  <w:adjustRightInd/>
                  <w:spacing w:line="240" w:lineRule="auto"/>
                  <w:ind w:firstLine="0"/>
                  <w:jc w:val="center"/>
                </w:pPr>
              </w:pPrChange>
            </w:pPr>
            <w:r w:rsidRPr="00CA4EE2">
              <w:rPr>
                <w:rFonts w:cs="Arial"/>
                <w:color w:val="000000"/>
                <w:sz w:val="20"/>
                <w:szCs w:val="20"/>
              </w:rPr>
              <w:t>0</w:t>
            </w:r>
          </w:p>
        </w:tc>
      </w:tr>
      <w:tr w:rsidR="007E46C8" w:rsidRPr="006A373B" w14:paraId="7FC2BDC2" w14:textId="77777777" w:rsidTr="009E7F5E">
        <w:tblPrEx>
          <w:tblW w:w="15026" w:type="dxa"/>
          <w:tblInd w:w="-5" w:type="dxa"/>
          <w:tblCellMar>
            <w:left w:w="70" w:type="dxa"/>
            <w:right w:w="70" w:type="dxa"/>
          </w:tblCellMar>
          <w:tblPrExChange w:id="122" w:author="Daniel Lacerda" w:date="2017-05-03T22:53:00Z">
            <w:tblPrEx>
              <w:tblW w:w="15026" w:type="dxa"/>
              <w:tblInd w:w="-5" w:type="dxa"/>
              <w:tblCellMar>
                <w:left w:w="70" w:type="dxa"/>
                <w:right w:w="70" w:type="dxa"/>
              </w:tblCellMar>
            </w:tblPrEx>
          </w:tblPrExChange>
        </w:tblPrEx>
        <w:trPr>
          <w:trHeight w:val="279"/>
          <w:trPrChange w:id="123" w:author="Daniel Lacerda" w:date="2017-05-03T22:53:00Z">
            <w:trPr>
              <w:trHeight w:val="279"/>
            </w:trPr>
          </w:trPrChange>
        </w:trPr>
        <w:tc>
          <w:tcPr>
            <w:tcW w:w="1021" w:type="dxa"/>
            <w:tcBorders>
              <w:top w:val="nil"/>
              <w:left w:val="single" w:sz="4" w:space="0" w:color="auto"/>
              <w:bottom w:val="single" w:sz="4" w:space="0" w:color="auto"/>
              <w:right w:val="single" w:sz="4" w:space="0" w:color="auto"/>
            </w:tcBorders>
            <w:shd w:val="clear" w:color="auto" w:fill="auto"/>
            <w:noWrap/>
            <w:vAlign w:val="bottom"/>
            <w:hideMark/>
            <w:tcPrChange w:id="124" w:author="Daniel Lacerda" w:date="2017-05-03T22:53:00Z">
              <w:tcPr>
                <w:tcW w:w="102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1F78338"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Change w:id="125" w:author="Daniel Lacerda" w:date="2017-05-03T22:53:00Z">
              <w:tcPr>
                <w:tcW w:w="1412" w:type="dxa"/>
                <w:vMerge/>
                <w:tcBorders>
                  <w:top w:val="nil"/>
                  <w:left w:val="single" w:sz="4" w:space="0" w:color="auto"/>
                  <w:bottom w:val="single" w:sz="4" w:space="0" w:color="auto"/>
                  <w:right w:val="single" w:sz="4" w:space="0" w:color="auto"/>
                </w:tcBorders>
                <w:vAlign w:val="center"/>
                <w:hideMark/>
              </w:tcPr>
            </w:tcPrChange>
          </w:tcPr>
          <w:p w14:paraId="3F71F3E7"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Change w:id="126" w:author="Daniel Lacerda" w:date="2017-05-03T22:53:00Z">
              <w:tcPr>
                <w:tcW w:w="6072" w:type="dxa"/>
                <w:tcBorders>
                  <w:top w:val="nil"/>
                  <w:left w:val="nil"/>
                  <w:bottom w:val="single" w:sz="4" w:space="0" w:color="auto"/>
                  <w:right w:val="single" w:sz="4" w:space="0" w:color="auto"/>
                </w:tcBorders>
                <w:shd w:val="clear" w:color="auto" w:fill="auto"/>
                <w:vAlign w:val="bottom"/>
                <w:hideMark/>
              </w:tcPr>
            </w:tcPrChange>
          </w:tcPr>
          <w:p w14:paraId="11A6C8CD"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Trabalhos de O'Brien, Frances A.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center"/>
            <w:hideMark/>
            <w:tcPrChange w:id="127" w:author="Daniel Lacerda" w:date="2017-05-03T22:53:00Z">
              <w:tcPr>
                <w:tcW w:w="1276" w:type="dxa"/>
                <w:tcBorders>
                  <w:top w:val="nil"/>
                  <w:left w:val="nil"/>
                  <w:bottom w:val="single" w:sz="4" w:space="0" w:color="auto"/>
                  <w:right w:val="single" w:sz="4" w:space="0" w:color="auto"/>
                </w:tcBorders>
                <w:shd w:val="clear" w:color="auto" w:fill="auto"/>
                <w:noWrap/>
                <w:vAlign w:val="bottom"/>
                <w:hideMark/>
              </w:tcPr>
            </w:tcPrChange>
          </w:tcPr>
          <w:p w14:paraId="467218D2"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28" w:author="Daniel Lacerda" w:date="2017-05-03T22:53:00Z">
                <w:pPr>
                  <w:autoSpaceDE/>
                  <w:autoSpaceDN/>
                  <w:adjustRightInd/>
                  <w:spacing w:line="240" w:lineRule="auto"/>
                  <w:ind w:firstLine="0"/>
                  <w:jc w:val="center"/>
                </w:pPr>
              </w:pPrChange>
            </w:pPr>
            <w:r w:rsidRPr="00CA4EE2">
              <w:rPr>
                <w:rFonts w:cs="Arial"/>
                <w:color w:val="000000"/>
                <w:sz w:val="20"/>
                <w:szCs w:val="20"/>
              </w:rPr>
              <w:t>15</w:t>
            </w:r>
          </w:p>
        </w:tc>
        <w:tc>
          <w:tcPr>
            <w:tcW w:w="1418" w:type="dxa"/>
            <w:tcBorders>
              <w:top w:val="nil"/>
              <w:left w:val="nil"/>
              <w:bottom w:val="single" w:sz="4" w:space="0" w:color="auto"/>
              <w:right w:val="single" w:sz="4" w:space="0" w:color="auto"/>
            </w:tcBorders>
            <w:shd w:val="clear" w:color="auto" w:fill="auto"/>
            <w:noWrap/>
            <w:vAlign w:val="center"/>
            <w:hideMark/>
            <w:tcPrChange w:id="129" w:author="Daniel Lacerda" w:date="2017-05-03T22:53:00Z">
              <w:tcPr>
                <w:tcW w:w="1418" w:type="dxa"/>
                <w:tcBorders>
                  <w:top w:val="nil"/>
                  <w:left w:val="nil"/>
                  <w:bottom w:val="single" w:sz="4" w:space="0" w:color="auto"/>
                  <w:right w:val="single" w:sz="4" w:space="0" w:color="auto"/>
                </w:tcBorders>
                <w:shd w:val="clear" w:color="auto" w:fill="auto"/>
                <w:noWrap/>
                <w:vAlign w:val="bottom"/>
                <w:hideMark/>
              </w:tcPr>
            </w:tcPrChange>
          </w:tcPr>
          <w:p w14:paraId="222EFA8C" w14:textId="084E1314" w:rsidR="007E46C8" w:rsidRPr="00CA4EE2" w:rsidRDefault="008065C5" w:rsidP="009E7F5E">
            <w:pPr>
              <w:autoSpaceDE/>
              <w:autoSpaceDN/>
              <w:adjustRightInd/>
              <w:spacing w:line="240" w:lineRule="auto"/>
              <w:ind w:firstLine="0"/>
              <w:jc w:val="center"/>
              <w:rPr>
                <w:rFonts w:cs="Arial"/>
                <w:color w:val="000000"/>
                <w:sz w:val="20"/>
                <w:szCs w:val="20"/>
              </w:rPr>
              <w:pPrChange w:id="130" w:author="Daniel Lacerda" w:date="2017-05-03T22:53:00Z">
                <w:pPr>
                  <w:autoSpaceDE/>
                  <w:autoSpaceDN/>
                  <w:adjustRightInd/>
                  <w:spacing w:line="240" w:lineRule="auto"/>
                  <w:ind w:firstLine="0"/>
                  <w:jc w:val="center"/>
                </w:pPr>
              </w:pPrChange>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Change w:id="131"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7F4E808E"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32" w:author="Daniel Lacerda" w:date="2017-05-03T22:53:00Z">
                <w:pPr>
                  <w:autoSpaceDE/>
                  <w:autoSpaceDN/>
                  <w:adjustRightInd/>
                  <w:spacing w:line="240" w:lineRule="auto"/>
                  <w:ind w:firstLine="0"/>
                  <w:jc w:val="center"/>
                </w:pPr>
              </w:pPrChange>
            </w:pPr>
            <w:r w:rsidRPr="00CA4EE2">
              <w:rPr>
                <w:rFonts w:cs="Arial"/>
                <w:color w:val="000000"/>
                <w:sz w:val="20"/>
                <w:szCs w:val="20"/>
              </w:rPr>
              <w:t>15</w:t>
            </w:r>
          </w:p>
        </w:tc>
        <w:tc>
          <w:tcPr>
            <w:tcW w:w="1134" w:type="dxa"/>
            <w:tcBorders>
              <w:top w:val="nil"/>
              <w:left w:val="nil"/>
              <w:bottom w:val="single" w:sz="4" w:space="0" w:color="auto"/>
              <w:right w:val="single" w:sz="4" w:space="0" w:color="auto"/>
            </w:tcBorders>
            <w:shd w:val="clear" w:color="auto" w:fill="auto"/>
            <w:noWrap/>
            <w:vAlign w:val="center"/>
            <w:hideMark/>
            <w:tcPrChange w:id="133"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01A6D488"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34" w:author="Daniel Lacerda" w:date="2017-05-03T22:53:00Z">
                <w:pPr>
                  <w:autoSpaceDE/>
                  <w:autoSpaceDN/>
                  <w:adjustRightInd/>
                  <w:spacing w:line="240" w:lineRule="auto"/>
                  <w:ind w:firstLine="0"/>
                  <w:jc w:val="center"/>
                </w:pPr>
              </w:pPrChange>
            </w:pPr>
            <w:r w:rsidRPr="00CA4EE2">
              <w:rPr>
                <w:rFonts w:cs="Arial"/>
                <w:color w:val="000000"/>
                <w:sz w:val="20"/>
                <w:szCs w:val="20"/>
              </w:rPr>
              <w:t>6</w:t>
            </w:r>
          </w:p>
        </w:tc>
        <w:tc>
          <w:tcPr>
            <w:tcW w:w="1559" w:type="dxa"/>
            <w:tcBorders>
              <w:top w:val="nil"/>
              <w:left w:val="nil"/>
              <w:bottom w:val="single" w:sz="4" w:space="0" w:color="auto"/>
              <w:right w:val="single" w:sz="4" w:space="0" w:color="auto"/>
            </w:tcBorders>
            <w:shd w:val="clear" w:color="auto" w:fill="auto"/>
            <w:noWrap/>
            <w:vAlign w:val="center"/>
            <w:hideMark/>
            <w:tcPrChange w:id="135" w:author="Daniel Lacerda" w:date="2017-05-03T22:53:00Z">
              <w:tcPr>
                <w:tcW w:w="1559" w:type="dxa"/>
                <w:tcBorders>
                  <w:top w:val="nil"/>
                  <w:left w:val="nil"/>
                  <w:bottom w:val="single" w:sz="4" w:space="0" w:color="auto"/>
                  <w:right w:val="single" w:sz="4" w:space="0" w:color="auto"/>
                </w:tcBorders>
                <w:shd w:val="clear" w:color="auto" w:fill="auto"/>
                <w:noWrap/>
                <w:vAlign w:val="bottom"/>
                <w:hideMark/>
              </w:tcPr>
            </w:tcPrChange>
          </w:tcPr>
          <w:p w14:paraId="78340C24"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36" w:author="Daniel Lacerda" w:date="2017-05-03T22:53:00Z">
                <w:pPr>
                  <w:autoSpaceDE/>
                  <w:autoSpaceDN/>
                  <w:adjustRightInd/>
                  <w:spacing w:line="240" w:lineRule="auto"/>
                  <w:ind w:firstLine="0"/>
                  <w:jc w:val="center"/>
                </w:pPr>
              </w:pPrChange>
            </w:pPr>
            <w:r w:rsidRPr="00CA4EE2">
              <w:rPr>
                <w:rFonts w:cs="Arial"/>
                <w:color w:val="000000"/>
                <w:sz w:val="20"/>
                <w:szCs w:val="20"/>
              </w:rPr>
              <w:t>4</w:t>
            </w:r>
          </w:p>
        </w:tc>
      </w:tr>
      <w:tr w:rsidR="007E46C8" w:rsidRPr="006A373B" w14:paraId="344A6837" w14:textId="77777777" w:rsidTr="009E7F5E">
        <w:tblPrEx>
          <w:tblW w:w="15026" w:type="dxa"/>
          <w:tblInd w:w="-5" w:type="dxa"/>
          <w:tblCellMar>
            <w:left w:w="70" w:type="dxa"/>
            <w:right w:w="70" w:type="dxa"/>
          </w:tblCellMar>
          <w:tblPrExChange w:id="137" w:author="Daniel Lacerda" w:date="2017-05-03T22:53:00Z">
            <w:tblPrEx>
              <w:tblW w:w="15026" w:type="dxa"/>
              <w:tblInd w:w="-5" w:type="dxa"/>
              <w:tblCellMar>
                <w:left w:w="70" w:type="dxa"/>
                <w:right w:w="70" w:type="dxa"/>
              </w:tblCellMar>
            </w:tblPrEx>
          </w:tblPrExChange>
        </w:tblPrEx>
        <w:trPr>
          <w:trHeight w:val="85"/>
          <w:trPrChange w:id="138" w:author="Daniel Lacerda" w:date="2017-05-03T22:53:00Z">
            <w:trPr>
              <w:trHeight w:val="85"/>
            </w:trPr>
          </w:trPrChange>
        </w:trPr>
        <w:tc>
          <w:tcPr>
            <w:tcW w:w="1021" w:type="dxa"/>
            <w:tcBorders>
              <w:top w:val="nil"/>
              <w:left w:val="single" w:sz="4" w:space="0" w:color="auto"/>
              <w:bottom w:val="single" w:sz="4" w:space="0" w:color="auto"/>
              <w:right w:val="single" w:sz="4" w:space="0" w:color="auto"/>
            </w:tcBorders>
            <w:shd w:val="clear" w:color="auto" w:fill="auto"/>
            <w:noWrap/>
            <w:vAlign w:val="bottom"/>
            <w:hideMark/>
            <w:tcPrChange w:id="139" w:author="Daniel Lacerda" w:date="2017-05-03T22:53:00Z">
              <w:tcPr>
                <w:tcW w:w="102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CF6AA71"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v</w:t>
            </w:r>
          </w:p>
        </w:tc>
        <w:tc>
          <w:tcPr>
            <w:tcW w:w="1412" w:type="dxa"/>
            <w:vMerge/>
            <w:tcBorders>
              <w:top w:val="nil"/>
              <w:left w:val="single" w:sz="4" w:space="0" w:color="auto"/>
              <w:bottom w:val="single" w:sz="4" w:space="0" w:color="auto"/>
              <w:right w:val="single" w:sz="4" w:space="0" w:color="auto"/>
            </w:tcBorders>
            <w:vAlign w:val="center"/>
            <w:hideMark/>
            <w:tcPrChange w:id="140" w:author="Daniel Lacerda" w:date="2017-05-03T22:53:00Z">
              <w:tcPr>
                <w:tcW w:w="1412" w:type="dxa"/>
                <w:vMerge/>
                <w:tcBorders>
                  <w:top w:val="nil"/>
                  <w:left w:val="single" w:sz="4" w:space="0" w:color="auto"/>
                  <w:bottom w:val="single" w:sz="4" w:space="0" w:color="auto"/>
                  <w:right w:val="single" w:sz="4" w:space="0" w:color="auto"/>
                </w:tcBorders>
                <w:vAlign w:val="center"/>
                <w:hideMark/>
              </w:tcPr>
            </w:tcPrChange>
          </w:tcPr>
          <w:p w14:paraId="4DF5B1B4" w14:textId="77777777" w:rsidR="007E46C8" w:rsidRPr="00CA4EE2" w:rsidRDefault="007E46C8" w:rsidP="00EA08C2">
            <w:pPr>
              <w:autoSpaceDE/>
              <w:autoSpaceDN/>
              <w:adjustRightInd/>
              <w:spacing w:line="240" w:lineRule="auto"/>
              <w:ind w:firstLine="0"/>
              <w:jc w:val="left"/>
              <w:rPr>
                <w:rFonts w:cs="Arial"/>
                <w:color w:val="000000"/>
                <w:sz w:val="20"/>
                <w:szCs w:val="22"/>
              </w:rPr>
            </w:pPr>
          </w:p>
        </w:tc>
        <w:tc>
          <w:tcPr>
            <w:tcW w:w="6072" w:type="dxa"/>
            <w:tcBorders>
              <w:top w:val="nil"/>
              <w:left w:val="nil"/>
              <w:bottom w:val="single" w:sz="4" w:space="0" w:color="auto"/>
              <w:right w:val="single" w:sz="4" w:space="0" w:color="auto"/>
            </w:tcBorders>
            <w:shd w:val="clear" w:color="auto" w:fill="auto"/>
            <w:vAlign w:val="bottom"/>
            <w:hideMark/>
            <w:tcPrChange w:id="141" w:author="Daniel Lacerda" w:date="2017-05-03T22:53:00Z">
              <w:tcPr>
                <w:tcW w:w="6072" w:type="dxa"/>
                <w:tcBorders>
                  <w:top w:val="nil"/>
                  <w:left w:val="nil"/>
                  <w:bottom w:val="single" w:sz="4" w:space="0" w:color="auto"/>
                  <w:right w:val="single" w:sz="4" w:space="0" w:color="auto"/>
                </w:tcBorders>
                <w:shd w:val="clear" w:color="auto" w:fill="auto"/>
                <w:vAlign w:val="bottom"/>
                <w:hideMark/>
              </w:tcPr>
            </w:tcPrChange>
          </w:tcPr>
          <w:p w14:paraId="65AF1B95"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Trabalhos de Courtney, Hugh G.  (autora da revisão mais recentes sobre técnicas utilizadas para suporte à estratégia)</w:t>
            </w:r>
          </w:p>
        </w:tc>
        <w:tc>
          <w:tcPr>
            <w:tcW w:w="1276" w:type="dxa"/>
            <w:tcBorders>
              <w:top w:val="nil"/>
              <w:left w:val="nil"/>
              <w:bottom w:val="single" w:sz="4" w:space="0" w:color="auto"/>
              <w:right w:val="single" w:sz="4" w:space="0" w:color="auto"/>
            </w:tcBorders>
            <w:shd w:val="clear" w:color="auto" w:fill="auto"/>
            <w:noWrap/>
            <w:vAlign w:val="center"/>
            <w:hideMark/>
            <w:tcPrChange w:id="142" w:author="Daniel Lacerda" w:date="2017-05-03T22:53:00Z">
              <w:tcPr>
                <w:tcW w:w="1276" w:type="dxa"/>
                <w:tcBorders>
                  <w:top w:val="nil"/>
                  <w:left w:val="nil"/>
                  <w:bottom w:val="single" w:sz="4" w:space="0" w:color="auto"/>
                  <w:right w:val="single" w:sz="4" w:space="0" w:color="auto"/>
                </w:tcBorders>
                <w:shd w:val="clear" w:color="auto" w:fill="auto"/>
                <w:noWrap/>
                <w:vAlign w:val="bottom"/>
                <w:hideMark/>
              </w:tcPr>
            </w:tcPrChange>
          </w:tcPr>
          <w:p w14:paraId="09C21121"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43" w:author="Daniel Lacerda" w:date="2017-05-03T22:53:00Z">
                <w:pPr>
                  <w:autoSpaceDE/>
                  <w:autoSpaceDN/>
                  <w:adjustRightInd/>
                  <w:spacing w:line="240" w:lineRule="auto"/>
                  <w:ind w:firstLine="0"/>
                  <w:jc w:val="center"/>
                </w:pPr>
              </w:pPrChange>
            </w:pPr>
            <w:r w:rsidRPr="00CA4EE2">
              <w:rPr>
                <w:rFonts w:cs="Arial"/>
                <w:color w:val="000000"/>
                <w:sz w:val="20"/>
                <w:szCs w:val="20"/>
              </w:rPr>
              <w:t>6</w:t>
            </w:r>
          </w:p>
        </w:tc>
        <w:tc>
          <w:tcPr>
            <w:tcW w:w="1418" w:type="dxa"/>
            <w:tcBorders>
              <w:top w:val="nil"/>
              <w:left w:val="nil"/>
              <w:bottom w:val="single" w:sz="4" w:space="0" w:color="auto"/>
              <w:right w:val="single" w:sz="4" w:space="0" w:color="auto"/>
            </w:tcBorders>
            <w:shd w:val="clear" w:color="auto" w:fill="auto"/>
            <w:noWrap/>
            <w:vAlign w:val="center"/>
            <w:hideMark/>
            <w:tcPrChange w:id="144" w:author="Daniel Lacerda" w:date="2017-05-03T22:53:00Z">
              <w:tcPr>
                <w:tcW w:w="1418" w:type="dxa"/>
                <w:tcBorders>
                  <w:top w:val="nil"/>
                  <w:left w:val="nil"/>
                  <w:bottom w:val="single" w:sz="4" w:space="0" w:color="auto"/>
                  <w:right w:val="single" w:sz="4" w:space="0" w:color="auto"/>
                </w:tcBorders>
                <w:shd w:val="clear" w:color="auto" w:fill="auto"/>
                <w:noWrap/>
                <w:vAlign w:val="bottom"/>
                <w:hideMark/>
              </w:tcPr>
            </w:tcPrChange>
          </w:tcPr>
          <w:p w14:paraId="7517C4F9" w14:textId="050790C5" w:rsidR="007E46C8" w:rsidRPr="00CA4EE2" w:rsidRDefault="008065C5" w:rsidP="009E7F5E">
            <w:pPr>
              <w:autoSpaceDE/>
              <w:autoSpaceDN/>
              <w:adjustRightInd/>
              <w:spacing w:line="240" w:lineRule="auto"/>
              <w:ind w:firstLine="0"/>
              <w:jc w:val="center"/>
              <w:rPr>
                <w:rFonts w:cs="Arial"/>
                <w:color w:val="000000"/>
                <w:sz w:val="20"/>
                <w:szCs w:val="20"/>
              </w:rPr>
              <w:pPrChange w:id="145" w:author="Daniel Lacerda" w:date="2017-05-03T22:53:00Z">
                <w:pPr>
                  <w:autoSpaceDE/>
                  <w:autoSpaceDN/>
                  <w:adjustRightInd/>
                  <w:spacing w:line="240" w:lineRule="auto"/>
                  <w:ind w:firstLine="0"/>
                  <w:jc w:val="center"/>
                </w:pPr>
              </w:pPrChange>
            </w:pPr>
            <w:r w:rsidRPr="00CA4EE2">
              <w:rPr>
                <w:rFonts w:cs="Arial"/>
                <w:color w:val="000000"/>
                <w:sz w:val="20"/>
                <w:szCs w:val="20"/>
              </w:rPr>
              <w:t>-</w:t>
            </w:r>
          </w:p>
        </w:tc>
        <w:tc>
          <w:tcPr>
            <w:tcW w:w="1134" w:type="dxa"/>
            <w:tcBorders>
              <w:top w:val="nil"/>
              <w:left w:val="nil"/>
              <w:bottom w:val="single" w:sz="4" w:space="0" w:color="auto"/>
              <w:right w:val="single" w:sz="4" w:space="0" w:color="auto"/>
            </w:tcBorders>
            <w:shd w:val="clear" w:color="auto" w:fill="auto"/>
            <w:noWrap/>
            <w:vAlign w:val="center"/>
            <w:hideMark/>
            <w:tcPrChange w:id="146"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2BEC882F"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47" w:author="Daniel Lacerda" w:date="2017-05-03T22:53:00Z">
                <w:pPr>
                  <w:autoSpaceDE/>
                  <w:autoSpaceDN/>
                  <w:adjustRightInd/>
                  <w:spacing w:line="240" w:lineRule="auto"/>
                  <w:ind w:firstLine="0"/>
                  <w:jc w:val="center"/>
                </w:pPr>
              </w:pPrChange>
            </w:pPr>
            <w:r w:rsidRPr="00CA4EE2">
              <w:rPr>
                <w:rFonts w:cs="Arial"/>
                <w:color w:val="000000"/>
                <w:sz w:val="20"/>
                <w:szCs w:val="20"/>
              </w:rPr>
              <w:t>6</w:t>
            </w:r>
          </w:p>
        </w:tc>
        <w:tc>
          <w:tcPr>
            <w:tcW w:w="1134" w:type="dxa"/>
            <w:tcBorders>
              <w:top w:val="nil"/>
              <w:left w:val="nil"/>
              <w:bottom w:val="single" w:sz="4" w:space="0" w:color="auto"/>
              <w:right w:val="single" w:sz="4" w:space="0" w:color="auto"/>
            </w:tcBorders>
            <w:shd w:val="clear" w:color="auto" w:fill="auto"/>
            <w:noWrap/>
            <w:vAlign w:val="center"/>
            <w:hideMark/>
            <w:tcPrChange w:id="148" w:author="Daniel Lacerda" w:date="2017-05-03T22:53:00Z">
              <w:tcPr>
                <w:tcW w:w="1134" w:type="dxa"/>
                <w:tcBorders>
                  <w:top w:val="nil"/>
                  <w:left w:val="nil"/>
                  <w:bottom w:val="single" w:sz="4" w:space="0" w:color="auto"/>
                  <w:right w:val="single" w:sz="4" w:space="0" w:color="auto"/>
                </w:tcBorders>
                <w:shd w:val="clear" w:color="auto" w:fill="auto"/>
                <w:noWrap/>
                <w:vAlign w:val="bottom"/>
                <w:hideMark/>
              </w:tcPr>
            </w:tcPrChange>
          </w:tcPr>
          <w:p w14:paraId="2C313324"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49" w:author="Daniel Lacerda" w:date="2017-05-03T22:53:00Z">
                <w:pPr>
                  <w:autoSpaceDE/>
                  <w:autoSpaceDN/>
                  <w:adjustRightInd/>
                  <w:spacing w:line="240" w:lineRule="auto"/>
                  <w:ind w:firstLine="0"/>
                  <w:jc w:val="center"/>
                </w:pPr>
              </w:pPrChange>
            </w:pPr>
            <w:r w:rsidRPr="00CA4EE2">
              <w:rPr>
                <w:rFonts w:cs="Arial"/>
                <w:color w:val="000000"/>
                <w:sz w:val="20"/>
                <w:szCs w:val="20"/>
              </w:rPr>
              <w:t>4</w:t>
            </w:r>
          </w:p>
        </w:tc>
        <w:tc>
          <w:tcPr>
            <w:tcW w:w="1559" w:type="dxa"/>
            <w:tcBorders>
              <w:top w:val="nil"/>
              <w:left w:val="nil"/>
              <w:bottom w:val="single" w:sz="4" w:space="0" w:color="auto"/>
              <w:right w:val="single" w:sz="4" w:space="0" w:color="auto"/>
            </w:tcBorders>
            <w:shd w:val="clear" w:color="auto" w:fill="auto"/>
            <w:noWrap/>
            <w:vAlign w:val="center"/>
            <w:hideMark/>
            <w:tcPrChange w:id="150" w:author="Daniel Lacerda" w:date="2017-05-03T22:53:00Z">
              <w:tcPr>
                <w:tcW w:w="1559" w:type="dxa"/>
                <w:tcBorders>
                  <w:top w:val="nil"/>
                  <w:left w:val="nil"/>
                  <w:bottom w:val="single" w:sz="4" w:space="0" w:color="auto"/>
                  <w:right w:val="single" w:sz="4" w:space="0" w:color="auto"/>
                </w:tcBorders>
                <w:shd w:val="clear" w:color="auto" w:fill="auto"/>
                <w:noWrap/>
                <w:vAlign w:val="bottom"/>
                <w:hideMark/>
              </w:tcPr>
            </w:tcPrChange>
          </w:tcPr>
          <w:p w14:paraId="7683AB2A"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51" w:author="Daniel Lacerda" w:date="2017-05-03T22:53:00Z">
                <w:pPr>
                  <w:autoSpaceDE/>
                  <w:autoSpaceDN/>
                  <w:adjustRightInd/>
                  <w:spacing w:line="240" w:lineRule="auto"/>
                  <w:ind w:firstLine="0"/>
                  <w:jc w:val="center"/>
                </w:pPr>
              </w:pPrChange>
            </w:pPr>
            <w:r w:rsidRPr="00CA4EE2">
              <w:rPr>
                <w:rFonts w:cs="Arial"/>
                <w:color w:val="000000"/>
                <w:sz w:val="20"/>
                <w:szCs w:val="20"/>
              </w:rPr>
              <w:t>3</w:t>
            </w:r>
          </w:p>
        </w:tc>
      </w:tr>
      <w:tr w:rsidR="007E46C8" w:rsidRPr="006A373B" w14:paraId="7BDA2FC5" w14:textId="77777777" w:rsidTr="009E7F5E">
        <w:tblPrEx>
          <w:tblW w:w="15026" w:type="dxa"/>
          <w:tblInd w:w="-5" w:type="dxa"/>
          <w:tblCellMar>
            <w:left w:w="70" w:type="dxa"/>
            <w:right w:w="70" w:type="dxa"/>
          </w:tblCellMar>
          <w:tblPrExChange w:id="152" w:author="Daniel Lacerda" w:date="2017-05-03T22:54:00Z">
            <w:tblPrEx>
              <w:tblW w:w="15026" w:type="dxa"/>
              <w:tblInd w:w="-5" w:type="dxa"/>
              <w:tblCellMar>
                <w:left w:w="70" w:type="dxa"/>
                <w:right w:w="70" w:type="dxa"/>
              </w:tblCellMar>
            </w:tblPrEx>
          </w:tblPrExChange>
        </w:tblPrEx>
        <w:trPr>
          <w:trHeight w:val="300"/>
          <w:trPrChange w:id="153" w:author="Daniel Lacerda" w:date="2017-05-03T22:54:00Z">
            <w:trPr>
              <w:trHeight w:val="300"/>
            </w:trPr>
          </w:trPrChange>
        </w:trPr>
        <w:tc>
          <w:tcPr>
            <w:tcW w:w="1021" w:type="dxa"/>
            <w:tcBorders>
              <w:top w:val="nil"/>
              <w:left w:val="single" w:sz="4" w:space="0" w:color="auto"/>
              <w:bottom w:val="single" w:sz="4" w:space="0" w:color="auto"/>
              <w:right w:val="single" w:sz="4" w:space="0" w:color="auto"/>
            </w:tcBorders>
            <w:shd w:val="clear" w:color="auto" w:fill="auto"/>
            <w:noWrap/>
            <w:vAlign w:val="bottom"/>
            <w:hideMark/>
            <w:tcPrChange w:id="154" w:author="Daniel Lacerda" w:date="2017-05-03T22:54:00Z">
              <w:tcPr>
                <w:tcW w:w="102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58CC67F" w14:textId="77777777" w:rsidR="007E46C8" w:rsidRPr="002E01D0" w:rsidRDefault="007E46C8" w:rsidP="00EA08C2">
            <w:pPr>
              <w:autoSpaceDE/>
              <w:autoSpaceDN/>
              <w:adjustRightInd/>
              <w:spacing w:line="240" w:lineRule="auto"/>
              <w:ind w:firstLine="0"/>
              <w:jc w:val="center"/>
              <w:rPr>
                <w:rFonts w:ascii="Calibri" w:hAnsi="Calibri" w:cs="Calibri"/>
                <w:color w:val="000000"/>
                <w:sz w:val="20"/>
                <w:szCs w:val="22"/>
              </w:rPr>
            </w:pPr>
            <w:r w:rsidRPr="002E01D0">
              <w:rPr>
                <w:rFonts w:ascii="Calibri" w:hAnsi="Calibri" w:cs="Calibri"/>
                <w:color w:val="000000"/>
                <w:sz w:val="20"/>
                <w:szCs w:val="22"/>
              </w:rPr>
              <w:t>i-v</w:t>
            </w:r>
          </w:p>
        </w:tc>
        <w:tc>
          <w:tcPr>
            <w:tcW w:w="1412" w:type="dxa"/>
            <w:tcBorders>
              <w:top w:val="nil"/>
              <w:left w:val="nil"/>
              <w:bottom w:val="single" w:sz="4" w:space="0" w:color="auto"/>
              <w:right w:val="single" w:sz="4" w:space="0" w:color="auto"/>
            </w:tcBorders>
            <w:shd w:val="clear" w:color="auto" w:fill="auto"/>
            <w:vAlign w:val="bottom"/>
            <w:hideMark/>
            <w:tcPrChange w:id="155" w:author="Daniel Lacerda" w:date="2017-05-03T22:54:00Z">
              <w:tcPr>
                <w:tcW w:w="1412" w:type="dxa"/>
                <w:tcBorders>
                  <w:top w:val="nil"/>
                  <w:left w:val="nil"/>
                  <w:bottom w:val="single" w:sz="4" w:space="0" w:color="auto"/>
                  <w:right w:val="single" w:sz="4" w:space="0" w:color="auto"/>
                </w:tcBorders>
                <w:shd w:val="clear" w:color="auto" w:fill="auto"/>
                <w:vAlign w:val="bottom"/>
                <w:hideMark/>
              </w:tcPr>
            </w:tcPrChange>
          </w:tcPr>
          <w:p w14:paraId="24A7B8AD" w14:textId="77777777" w:rsidR="007E46C8" w:rsidRPr="00CA4EE2" w:rsidRDefault="007E46C8" w:rsidP="00EA08C2">
            <w:pPr>
              <w:autoSpaceDE/>
              <w:autoSpaceDN/>
              <w:adjustRightInd/>
              <w:spacing w:line="240" w:lineRule="auto"/>
              <w:ind w:firstLine="0"/>
              <w:jc w:val="left"/>
              <w:rPr>
                <w:rFonts w:cs="Arial"/>
                <w:color w:val="000000"/>
                <w:sz w:val="20"/>
                <w:szCs w:val="22"/>
              </w:rPr>
            </w:pPr>
            <w:r w:rsidRPr="00CA4EE2">
              <w:rPr>
                <w:rFonts w:cs="Arial"/>
                <w:color w:val="000000"/>
                <w:sz w:val="20"/>
                <w:szCs w:val="22"/>
              </w:rPr>
              <w:t>Bola de Neve</w:t>
            </w:r>
          </w:p>
        </w:tc>
        <w:tc>
          <w:tcPr>
            <w:tcW w:w="6072" w:type="dxa"/>
            <w:tcBorders>
              <w:top w:val="nil"/>
              <w:left w:val="nil"/>
              <w:bottom w:val="single" w:sz="4" w:space="0" w:color="auto"/>
              <w:right w:val="single" w:sz="4" w:space="0" w:color="auto"/>
            </w:tcBorders>
            <w:shd w:val="clear" w:color="auto" w:fill="auto"/>
            <w:vAlign w:val="bottom"/>
            <w:hideMark/>
            <w:tcPrChange w:id="156" w:author="Daniel Lacerda" w:date="2017-05-03T22:54:00Z">
              <w:tcPr>
                <w:tcW w:w="6072" w:type="dxa"/>
                <w:tcBorders>
                  <w:top w:val="nil"/>
                  <w:left w:val="nil"/>
                  <w:bottom w:val="single" w:sz="4" w:space="0" w:color="auto"/>
                  <w:right w:val="single" w:sz="4" w:space="0" w:color="auto"/>
                </w:tcBorders>
                <w:shd w:val="clear" w:color="auto" w:fill="auto"/>
                <w:vAlign w:val="bottom"/>
                <w:hideMark/>
              </w:tcPr>
            </w:tcPrChange>
          </w:tcPr>
          <w:p w14:paraId="516483B6" w14:textId="77777777" w:rsidR="007E46C8" w:rsidRPr="00CA4EE2" w:rsidRDefault="007E46C8" w:rsidP="00EA08C2">
            <w:pPr>
              <w:autoSpaceDE/>
              <w:autoSpaceDN/>
              <w:adjustRightInd/>
              <w:spacing w:line="240" w:lineRule="auto"/>
              <w:ind w:firstLine="0"/>
              <w:jc w:val="left"/>
              <w:rPr>
                <w:rFonts w:cs="Arial"/>
                <w:color w:val="000000"/>
                <w:sz w:val="20"/>
                <w:szCs w:val="20"/>
              </w:rPr>
            </w:pPr>
            <w:r w:rsidRPr="00CA4EE2">
              <w:rPr>
                <w:rFonts w:cs="Arial"/>
                <w:color w:val="000000"/>
                <w:sz w:val="20"/>
                <w:szCs w:val="20"/>
              </w:rPr>
              <w:t>Artigos citados pelos demais artigos.</w:t>
            </w:r>
          </w:p>
        </w:tc>
        <w:tc>
          <w:tcPr>
            <w:tcW w:w="1276" w:type="dxa"/>
            <w:tcBorders>
              <w:top w:val="nil"/>
              <w:left w:val="nil"/>
              <w:bottom w:val="single" w:sz="4" w:space="0" w:color="auto"/>
              <w:right w:val="single" w:sz="4" w:space="0" w:color="auto"/>
            </w:tcBorders>
            <w:shd w:val="clear" w:color="auto" w:fill="auto"/>
            <w:noWrap/>
            <w:vAlign w:val="center"/>
            <w:hideMark/>
            <w:tcPrChange w:id="157" w:author="Daniel Lacerda" w:date="2017-05-03T22:54:00Z">
              <w:tcPr>
                <w:tcW w:w="1276" w:type="dxa"/>
                <w:tcBorders>
                  <w:top w:val="nil"/>
                  <w:left w:val="nil"/>
                  <w:bottom w:val="single" w:sz="4" w:space="0" w:color="auto"/>
                  <w:right w:val="single" w:sz="4" w:space="0" w:color="auto"/>
                </w:tcBorders>
                <w:shd w:val="clear" w:color="auto" w:fill="auto"/>
                <w:noWrap/>
                <w:vAlign w:val="bottom"/>
                <w:hideMark/>
              </w:tcPr>
            </w:tcPrChange>
          </w:tcPr>
          <w:p w14:paraId="181DC62B"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58" w:author="Daniel Lacerda" w:date="2017-05-03T22:53:00Z">
                <w:pPr>
                  <w:autoSpaceDE/>
                  <w:autoSpaceDN/>
                  <w:adjustRightInd/>
                  <w:spacing w:line="240" w:lineRule="auto"/>
                  <w:ind w:firstLine="0"/>
                  <w:jc w:val="center"/>
                </w:pPr>
              </w:pPrChange>
            </w:pPr>
            <w:r w:rsidRPr="00CA4EE2">
              <w:rPr>
                <w:rFonts w:cs="Arial"/>
                <w:color w:val="000000"/>
                <w:sz w:val="20"/>
                <w:szCs w:val="20"/>
              </w:rPr>
              <w:t>10</w:t>
            </w:r>
          </w:p>
        </w:tc>
        <w:tc>
          <w:tcPr>
            <w:tcW w:w="1418" w:type="dxa"/>
            <w:tcBorders>
              <w:top w:val="nil"/>
              <w:left w:val="nil"/>
              <w:bottom w:val="single" w:sz="4" w:space="0" w:color="auto"/>
              <w:right w:val="single" w:sz="4" w:space="0" w:color="auto"/>
            </w:tcBorders>
            <w:shd w:val="clear" w:color="auto" w:fill="auto"/>
            <w:noWrap/>
            <w:vAlign w:val="center"/>
            <w:hideMark/>
            <w:tcPrChange w:id="159" w:author="Daniel Lacerda" w:date="2017-05-03T22:54:00Z">
              <w:tcPr>
                <w:tcW w:w="1418" w:type="dxa"/>
                <w:tcBorders>
                  <w:top w:val="nil"/>
                  <w:left w:val="nil"/>
                  <w:bottom w:val="single" w:sz="4" w:space="0" w:color="auto"/>
                  <w:right w:val="single" w:sz="4" w:space="0" w:color="auto"/>
                </w:tcBorders>
                <w:shd w:val="clear" w:color="auto" w:fill="auto"/>
                <w:noWrap/>
                <w:vAlign w:val="bottom"/>
                <w:hideMark/>
              </w:tcPr>
            </w:tcPrChange>
          </w:tcPr>
          <w:p w14:paraId="49482C6C"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60" w:author="Daniel Lacerda" w:date="2017-05-03T22:53:00Z">
                <w:pPr>
                  <w:autoSpaceDE/>
                  <w:autoSpaceDN/>
                  <w:adjustRightInd/>
                  <w:spacing w:line="240" w:lineRule="auto"/>
                  <w:ind w:firstLine="0"/>
                  <w:jc w:val="center"/>
                </w:pPr>
              </w:pPrChange>
            </w:pPr>
            <w:r w:rsidRPr="00CA4EE2">
              <w:rPr>
                <w:rFonts w:cs="Arial"/>
                <w:color w:val="000000"/>
                <w:sz w:val="20"/>
                <w:szCs w:val="20"/>
              </w:rPr>
              <w:t>1</w:t>
            </w:r>
          </w:p>
        </w:tc>
        <w:tc>
          <w:tcPr>
            <w:tcW w:w="1134" w:type="dxa"/>
            <w:tcBorders>
              <w:top w:val="nil"/>
              <w:left w:val="nil"/>
              <w:bottom w:val="single" w:sz="4" w:space="0" w:color="auto"/>
              <w:right w:val="single" w:sz="4" w:space="0" w:color="auto"/>
            </w:tcBorders>
            <w:shd w:val="clear" w:color="auto" w:fill="auto"/>
            <w:noWrap/>
            <w:vAlign w:val="center"/>
            <w:hideMark/>
            <w:tcPrChange w:id="161" w:author="Daniel Lacerda" w:date="2017-05-03T22:54:00Z">
              <w:tcPr>
                <w:tcW w:w="1134" w:type="dxa"/>
                <w:tcBorders>
                  <w:top w:val="nil"/>
                  <w:left w:val="nil"/>
                  <w:bottom w:val="single" w:sz="4" w:space="0" w:color="auto"/>
                  <w:right w:val="single" w:sz="4" w:space="0" w:color="auto"/>
                </w:tcBorders>
                <w:shd w:val="clear" w:color="auto" w:fill="auto"/>
                <w:noWrap/>
                <w:vAlign w:val="bottom"/>
                <w:hideMark/>
              </w:tcPr>
            </w:tcPrChange>
          </w:tcPr>
          <w:p w14:paraId="70DD0C0A"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62" w:author="Daniel Lacerda" w:date="2017-05-03T22:53:00Z">
                <w:pPr>
                  <w:autoSpaceDE/>
                  <w:autoSpaceDN/>
                  <w:adjustRightInd/>
                  <w:spacing w:line="240" w:lineRule="auto"/>
                  <w:ind w:firstLine="0"/>
                  <w:jc w:val="center"/>
                </w:pPr>
              </w:pPrChange>
            </w:pPr>
            <w:r w:rsidRPr="00CA4EE2">
              <w:rPr>
                <w:rFonts w:cs="Arial"/>
                <w:color w:val="000000"/>
                <w:sz w:val="20"/>
                <w:szCs w:val="20"/>
              </w:rPr>
              <w:t>9</w:t>
            </w:r>
          </w:p>
        </w:tc>
        <w:tc>
          <w:tcPr>
            <w:tcW w:w="1134" w:type="dxa"/>
            <w:tcBorders>
              <w:top w:val="nil"/>
              <w:left w:val="nil"/>
              <w:bottom w:val="single" w:sz="4" w:space="0" w:color="auto"/>
              <w:right w:val="single" w:sz="4" w:space="0" w:color="auto"/>
            </w:tcBorders>
            <w:shd w:val="clear" w:color="auto" w:fill="auto"/>
            <w:noWrap/>
            <w:vAlign w:val="center"/>
            <w:hideMark/>
            <w:tcPrChange w:id="163" w:author="Daniel Lacerda" w:date="2017-05-03T22:54:00Z">
              <w:tcPr>
                <w:tcW w:w="1134" w:type="dxa"/>
                <w:tcBorders>
                  <w:top w:val="nil"/>
                  <w:left w:val="nil"/>
                  <w:bottom w:val="single" w:sz="4" w:space="0" w:color="auto"/>
                  <w:right w:val="single" w:sz="4" w:space="0" w:color="auto"/>
                </w:tcBorders>
                <w:shd w:val="clear" w:color="auto" w:fill="auto"/>
                <w:noWrap/>
                <w:vAlign w:val="bottom"/>
                <w:hideMark/>
              </w:tcPr>
            </w:tcPrChange>
          </w:tcPr>
          <w:p w14:paraId="6B23CF8B"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64" w:author="Daniel Lacerda" w:date="2017-05-03T22:53:00Z">
                <w:pPr>
                  <w:autoSpaceDE/>
                  <w:autoSpaceDN/>
                  <w:adjustRightInd/>
                  <w:spacing w:line="240" w:lineRule="auto"/>
                  <w:ind w:firstLine="0"/>
                  <w:jc w:val="center"/>
                </w:pPr>
              </w:pPrChange>
            </w:pPr>
            <w:r w:rsidRPr="00CA4EE2">
              <w:rPr>
                <w:rFonts w:cs="Arial"/>
                <w:color w:val="000000"/>
                <w:sz w:val="20"/>
                <w:szCs w:val="20"/>
              </w:rPr>
              <w:t>8</w:t>
            </w:r>
          </w:p>
        </w:tc>
        <w:tc>
          <w:tcPr>
            <w:tcW w:w="1559" w:type="dxa"/>
            <w:tcBorders>
              <w:top w:val="nil"/>
              <w:left w:val="nil"/>
              <w:bottom w:val="single" w:sz="4" w:space="0" w:color="auto"/>
              <w:right w:val="single" w:sz="4" w:space="0" w:color="auto"/>
            </w:tcBorders>
            <w:shd w:val="clear" w:color="auto" w:fill="auto"/>
            <w:noWrap/>
            <w:vAlign w:val="center"/>
            <w:hideMark/>
            <w:tcPrChange w:id="165" w:author="Daniel Lacerda" w:date="2017-05-03T22:54:00Z">
              <w:tcPr>
                <w:tcW w:w="1559" w:type="dxa"/>
                <w:tcBorders>
                  <w:top w:val="nil"/>
                  <w:left w:val="nil"/>
                  <w:bottom w:val="single" w:sz="4" w:space="0" w:color="auto"/>
                  <w:right w:val="single" w:sz="4" w:space="0" w:color="auto"/>
                </w:tcBorders>
                <w:shd w:val="clear" w:color="auto" w:fill="auto"/>
                <w:noWrap/>
                <w:vAlign w:val="bottom"/>
                <w:hideMark/>
              </w:tcPr>
            </w:tcPrChange>
          </w:tcPr>
          <w:p w14:paraId="57DE07B3"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66" w:author="Daniel Lacerda" w:date="2017-05-03T22:53:00Z">
                <w:pPr>
                  <w:autoSpaceDE/>
                  <w:autoSpaceDN/>
                  <w:adjustRightInd/>
                  <w:spacing w:line="240" w:lineRule="auto"/>
                  <w:ind w:firstLine="0"/>
                  <w:jc w:val="center"/>
                </w:pPr>
              </w:pPrChange>
            </w:pPr>
            <w:r w:rsidRPr="00CA4EE2">
              <w:rPr>
                <w:rFonts w:cs="Arial"/>
                <w:color w:val="000000"/>
                <w:sz w:val="20"/>
                <w:szCs w:val="20"/>
              </w:rPr>
              <w:t>8</w:t>
            </w:r>
          </w:p>
        </w:tc>
      </w:tr>
      <w:tr w:rsidR="007E46C8" w:rsidRPr="006A373B" w14:paraId="43E4AE1B" w14:textId="77777777" w:rsidTr="009E7F5E">
        <w:tblPrEx>
          <w:tblW w:w="15026" w:type="dxa"/>
          <w:tblInd w:w="-5" w:type="dxa"/>
          <w:tblCellMar>
            <w:left w:w="70" w:type="dxa"/>
            <w:right w:w="70" w:type="dxa"/>
          </w:tblCellMar>
          <w:tblPrExChange w:id="167" w:author="Daniel Lacerda" w:date="2017-05-03T22:54:00Z">
            <w:tblPrEx>
              <w:tblW w:w="15026" w:type="dxa"/>
              <w:tblInd w:w="-5" w:type="dxa"/>
              <w:tblCellMar>
                <w:left w:w="70" w:type="dxa"/>
                <w:right w:w="70" w:type="dxa"/>
              </w:tblCellMar>
            </w:tblPrEx>
          </w:tblPrExChange>
        </w:tblPrEx>
        <w:trPr>
          <w:trHeight w:val="300"/>
          <w:trPrChange w:id="168" w:author="Daniel Lacerda" w:date="2017-05-03T22:54:00Z">
            <w:trPr>
              <w:trHeight w:val="300"/>
            </w:trPr>
          </w:trPrChange>
        </w:trPr>
        <w:tc>
          <w:tcPr>
            <w:tcW w:w="8505" w:type="dxa"/>
            <w:gridSpan w:val="3"/>
            <w:tcBorders>
              <w:top w:val="single" w:sz="4" w:space="0" w:color="auto"/>
              <w:right w:val="single" w:sz="4" w:space="0" w:color="auto"/>
            </w:tcBorders>
            <w:shd w:val="clear" w:color="auto" w:fill="auto"/>
            <w:noWrap/>
            <w:vAlign w:val="center"/>
            <w:hideMark/>
            <w:tcPrChange w:id="169" w:author="Daniel Lacerda" w:date="2017-05-03T22:54:00Z">
              <w:tcPr>
                <w:tcW w:w="850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7C679F49" w14:textId="77777777" w:rsidR="007E46C8" w:rsidRPr="009E7F5E" w:rsidRDefault="007E46C8" w:rsidP="009E7F5E">
            <w:pPr>
              <w:autoSpaceDE/>
              <w:autoSpaceDN/>
              <w:adjustRightInd/>
              <w:spacing w:line="240" w:lineRule="auto"/>
              <w:ind w:firstLine="0"/>
              <w:jc w:val="right"/>
              <w:rPr>
                <w:rFonts w:cs="Arial"/>
                <w:b/>
                <w:color w:val="000000"/>
                <w:sz w:val="20"/>
                <w:szCs w:val="22"/>
                <w:rPrChange w:id="170" w:author="Daniel Lacerda" w:date="2017-05-03T22:54:00Z">
                  <w:rPr>
                    <w:rFonts w:cs="Arial"/>
                    <w:color w:val="000000"/>
                    <w:sz w:val="20"/>
                    <w:szCs w:val="22"/>
                  </w:rPr>
                </w:rPrChange>
              </w:rPr>
              <w:pPrChange w:id="171" w:author="Daniel Lacerda" w:date="2017-05-03T22:53:00Z">
                <w:pPr>
                  <w:autoSpaceDE/>
                  <w:autoSpaceDN/>
                  <w:adjustRightInd/>
                  <w:spacing w:line="240" w:lineRule="auto"/>
                  <w:ind w:firstLine="0"/>
                  <w:jc w:val="center"/>
                </w:pPr>
              </w:pPrChange>
            </w:pPr>
            <w:r w:rsidRPr="009E7F5E">
              <w:rPr>
                <w:rFonts w:cs="Arial"/>
                <w:b/>
                <w:color w:val="000000"/>
                <w:sz w:val="20"/>
                <w:szCs w:val="22"/>
                <w:rPrChange w:id="172" w:author="Daniel Lacerda" w:date="2017-05-03T22:54:00Z">
                  <w:rPr>
                    <w:rFonts w:cs="Arial"/>
                    <w:color w:val="000000"/>
                    <w:sz w:val="20"/>
                    <w:szCs w:val="22"/>
                  </w:rPr>
                </w:rPrChange>
              </w:rPr>
              <w:t>Total</w:t>
            </w:r>
          </w:p>
        </w:tc>
        <w:tc>
          <w:tcPr>
            <w:tcW w:w="1276" w:type="dxa"/>
            <w:tcBorders>
              <w:top w:val="nil"/>
              <w:left w:val="nil"/>
              <w:bottom w:val="single" w:sz="4" w:space="0" w:color="auto"/>
              <w:right w:val="single" w:sz="4" w:space="0" w:color="auto"/>
            </w:tcBorders>
            <w:shd w:val="clear" w:color="auto" w:fill="auto"/>
            <w:noWrap/>
            <w:vAlign w:val="center"/>
            <w:hideMark/>
            <w:tcPrChange w:id="173" w:author="Daniel Lacerda" w:date="2017-05-03T22:54:00Z">
              <w:tcPr>
                <w:tcW w:w="1276" w:type="dxa"/>
                <w:tcBorders>
                  <w:top w:val="nil"/>
                  <w:left w:val="nil"/>
                  <w:bottom w:val="single" w:sz="4" w:space="0" w:color="auto"/>
                  <w:right w:val="single" w:sz="4" w:space="0" w:color="auto"/>
                </w:tcBorders>
                <w:shd w:val="clear" w:color="auto" w:fill="auto"/>
                <w:noWrap/>
                <w:vAlign w:val="bottom"/>
                <w:hideMark/>
              </w:tcPr>
            </w:tcPrChange>
          </w:tcPr>
          <w:p w14:paraId="2E56A423" w14:textId="75437B96" w:rsidR="007E46C8" w:rsidRPr="00CA4EE2" w:rsidRDefault="007E46C8" w:rsidP="009E7F5E">
            <w:pPr>
              <w:autoSpaceDE/>
              <w:autoSpaceDN/>
              <w:adjustRightInd/>
              <w:spacing w:line="240" w:lineRule="auto"/>
              <w:ind w:firstLine="0"/>
              <w:jc w:val="center"/>
              <w:rPr>
                <w:rFonts w:cs="Arial"/>
                <w:color w:val="000000"/>
                <w:sz w:val="20"/>
                <w:szCs w:val="20"/>
              </w:rPr>
              <w:pPrChange w:id="174" w:author="Daniel Lacerda" w:date="2017-05-03T22:53:00Z">
                <w:pPr>
                  <w:autoSpaceDE/>
                  <w:autoSpaceDN/>
                  <w:adjustRightInd/>
                  <w:spacing w:line="240" w:lineRule="auto"/>
                  <w:ind w:firstLine="0"/>
                  <w:jc w:val="center"/>
                </w:pPr>
              </w:pPrChange>
            </w:pPr>
            <w:r w:rsidRPr="00CA4EE2">
              <w:rPr>
                <w:rFonts w:cs="Arial"/>
                <w:color w:val="000000"/>
                <w:sz w:val="20"/>
                <w:szCs w:val="20"/>
              </w:rPr>
              <w:t>1</w:t>
            </w:r>
            <w:ins w:id="175" w:author="Daniel Lacerda" w:date="2017-05-03T22:53:00Z">
              <w:r w:rsidR="009E7F5E">
                <w:rPr>
                  <w:rFonts w:cs="Arial"/>
                  <w:color w:val="000000"/>
                  <w:sz w:val="20"/>
                  <w:szCs w:val="20"/>
                </w:rPr>
                <w:t>.</w:t>
              </w:r>
            </w:ins>
            <w:r w:rsidRPr="00CA4EE2">
              <w:rPr>
                <w:rFonts w:cs="Arial"/>
                <w:color w:val="000000"/>
                <w:sz w:val="20"/>
                <w:szCs w:val="20"/>
              </w:rPr>
              <w:t>213</w:t>
            </w:r>
          </w:p>
        </w:tc>
        <w:tc>
          <w:tcPr>
            <w:tcW w:w="1418" w:type="dxa"/>
            <w:tcBorders>
              <w:top w:val="nil"/>
              <w:left w:val="nil"/>
              <w:bottom w:val="single" w:sz="4" w:space="0" w:color="auto"/>
              <w:right w:val="single" w:sz="4" w:space="0" w:color="auto"/>
            </w:tcBorders>
            <w:shd w:val="clear" w:color="auto" w:fill="auto"/>
            <w:noWrap/>
            <w:vAlign w:val="center"/>
            <w:hideMark/>
            <w:tcPrChange w:id="176" w:author="Daniel Lacerda" w:date="2017-05-03T22:54:00Z">
              <w:tcPr>
                <w:tcW w:w="1418" w:type="dxa"/>
                <w:tcBorders>
                  <w:top w:val="nil"/>
                  <w:left w:val="nil"/>
                  <w:bottom w:val="single" w:sz="4" w:space="0" w:color="auto"/>
                  <w:right w:val="single" w:sz="4" w:space="0" w:color="auto"/>
                </w:tcBorders>
                <w:shd w:val="clear" w:color="auto" w:fill="auto"/>
                <w:noWrap/>
                <w:vAlign w:val="bottom"/>
                <w:hideMark/>
              </w:tcPr>
            </w:tcPrChange>
          </w:tcPr>
          <w:p w14:paraId="4CE3ACDA"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77" w:author="Daniel Lacerda" w:date="2017-05-03T22:53:00Z">
                <w:pPr>
                  <w:autoSpaceDE/>
                  <w:autoSpaceDN/>
                  <w:adjustRightInd/>
                  <w:spacing w:line="240" w:lineRule="auto"/>
                  <w:ind w:firstLine="0"/>
                  <w:jc w:val="center"/>
                </w:pPr>
              </w:pPrChange>
            </w:pPr>
            <w:r w:rsidRPr="00CA4EE2">
              <w:rPr>
                <w:rFonts w:cs="Arial"/>
                <w:color w:val="000000"/>
                <w:sz w:val="20"/>
                <w:szCs w:val="20"/>
              </w:rPr>
              <w:t>28</w:t>
            </w:r>
          </w:p>
        </w:tc>
        <w:tc>
          <w:tcPr>
            <w:tcW w:w="1134" w:type="dxa"/>
            <w:tcBorders>
              <w:top w:val="nil"/>
              <w:left w:val="nil"/>
              <w:bottom w:val="single" w:sz="4" w:space="0" w:color="auto"/>
              <w:right w:val="single" w:sz="4" w:space="0" w:color="auto"/>
            </w:tcBorders>
            <w:shd w:val="clear" w:color="auto" w:fill="auto"/>
            <w:noWrap/>
            <w:vAlign w:val="center"/>
            <w:hideMark/>
            <w:tcPrChange w:id="178" w:author="Daniel Lacerda" w:date="2017-05-03T22:54:00Z">
              <w:tcPr>
                <w:tcW w:w="1134" w:type="dxa"/>
                <w:tcBorders>
                  <w:top w:val="nil"/>
                  <w:left w:val="nil"/>
                  <w:bottom w:val="single" w:sz="4" w:space="0" w:color="auto"/>
                  <w:right w:val="single" w:sz="4" w:space="0" w:color="auto"/>
                </w:tcBorders>
                <w:shd w:val="clear" w:color="auto" w:fill="auto"/>
                <w:noWrap/>
                <w:vAlign w:val="bottom"/>
                <w:hideMark/>
              </w:tcPr>
            </w:tcPrChange>
          </w:tcPr>
          <w:p w14:paraId="556B14BD" w14:textId="68847889" w:rsidR="007E46C8" w:rsidRPr="00CA4EE2" w:rsidRDefault="007E46C8" w:rsidP="009E7F5E">
            <w:pPr>
              <w:autoSpaceDE/>
              <w:autoSpaceDN/>
              <w:adjustRightInd/>
              <w:spacing w:line="240" w:lineRule="auto"/>
              <w:ind w:firstLine="0"/>
              <w:jc w:val="center"/>
              <w:rPr>
                <w:rFonts w:cs="Arial"/>
                <w:color w:val="000000"/>
                <w:sz w:val="20"/>
                <w:szCs w:val="20"/>
              </w:rPr>
              <w:pPrChange w:id="179" w:author="Daniel Lacerda" w:date="2017-05-03T22:53:00Z">
                <w:pPr>
                  <w:autoSpaceDE/>
                  <w:autoSpaceDN/>
                  <w:adjustRightInd/>
                  <w:spacing w:line="240" w:lineRule="auto"/>
                  <w:ind w:firstLine="0"/>
                  <w:jc w:val="center"/>
                </w:pPr>
              </w:pPrChange>
            </w:pPr>
            <w:r w:rsidRPr="00CA4EE2">
              <w:rPr>
                <w:rFonts w:cs="Arial"/>
                <w:color w:val="000000"/>
                <w:sz w:val="20"/>
                <w:szCs w:val="20"/>
              </w:rPr>
              <w:t>1</w:t>
            </w:r>
            <w:ins w:id="180" w:author="Daniel Lacerda" w:date="2017-05-03T22:53:00Z">
              <w:r w:rsidR="009E7F5E">
                <w:rPr>
                  <w:rFonts w:cs="Arial"/>
                  <w:color w:val="000000"/>
                  <w:sz w:val="20"/>
                  <w:szCs w:val="20"/>
                </w:rPr>
                <w:t>.</w:t>
              </w:r>
            </w:ins>
            <w:r w:rsidRPr="00CA4EE2">
              <w:rPr>
                <w:rFonts w:cs="Arial"/>
                <w:color w:val="000000"/>
                <w:sz w:val="20"/>
                <w:szCs w:val="20"/>
              </w:rPr>
              <w:t>185</w:t>
            </w:r>
          </w:p>
        </w:tc>
        <w:tc>
          <w:tcPr>
            <w:tcW w:w="1134" w:type="dxa"/>
            <w:tcBorders>
              <w:top w:val="nil"/>
              <w:left w:val="nil"/>
              <w:bottom w:val="single" w:sz="4" w:space="0" w:color="auto"/>
              <w:right w:val="single" w:sz="4" w:space="0" w:color="auto"/>
            </w:tcBorders>
            <w:shd w:val="clear" w:color="auto" w:fill="auto"/>
            <w:noWrap/>
            <w:vAlign w:val="center"/>
            <w:hideMark/>
            <w:tcPrChange w:id="181" w:author="Daniel Lacerda" w:date="2017-05-03T22:54:00Z">
              <w:tcPr>
                <w:tcW w:w="1134" w:type="dxa"/>
                <w:tcBorders>
                  <w:top w:val="nil"/>
                  <w:left w:val="nil"/>
                  <w:bottom w:val="single" w:sz="4" w:space="0" w:color="auto"/>
                  <w:right w:val="single" w:sz="4" w:space="0" w:color="auto"/>
                </w:tcBorders>
                <w:shd w:val="clear" w:color="auto" w:fill="auto"/>
                <w:noWrap/>
                <w:vAlign w:val="bottom"/>
                <w:hideMark/>
              </w:tcPr>
            </w:tcPrChange>
          </w:tcPr>
          <w:p w14:paraId="080785EF"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82" w:author="Daniel Lacerda" w:date="2017-05-03T22:53:00Z">
                <w:pPr>
                  <w:autoSpaceDE/>
                  <w:autoSpaceDN/>
                  <w:adjustRightInd/>
                  <w:spacing w:line="240" w:lineRule="auto"/>
                  <w:ind w:firstLine="0"/>
                  <w:jc w:val="center"/>
                </w:pPr>
              </w:pPrChange>
            </w:pPr>
            <w:r w:rsidRPr="00CA4EE2">
              <w:rPr>
                <w:rFonts w:cs="Arial"/>
                <w:color w:val="000000"/>
                <w:sz w:val="20"/>
                <w:szCs w:val="20"/>
              </w:rPr>
              <w:t>154</w:t>
            </w:r>
          </w:p>
        </w:tc>
        <w:tc>
          <w:tcPr>
            <w:tcW w:w="1559" w:type="dxa"/>
            <w:tcBorders>
              <w:top w:val="nil"/>
              <w:left w:val="nil"/>
              <w:bottom w:val="single" w:sz="4" w:space="0" w:color="auto"/>
              <w:right w:val="single" w:sz="4" w:space="0" w:color="auto"/>
            </w:tcBorders>
            <w:shd w:val="clear" w:color="auto" w:fill="auto"/>
            <w:noWrap/>
            <w:vAlign w:val="center"/>
            <w:hideMark/>
            <w:tcPrChange w:id="183" w:author="Daniel Lacerda" w:date="2017-05-03T22:54:00Z">
              <w:tcPr>
                <w:tcW w:w="1559" w:type="dxa"/>
                <w:tcBorders>
                  <w:top w:val="nil"/>
                  <w:left w:val="nil"/>
                  <w:bottom w:val="single" w:sz="4" w:space="0" w:color="auto"/>
                  <w:right w:val="single" w:sz="4" w:space="0" w:color="auto"/>
                </w:tcBorders>
                <w:shd w:val="clear" w:color="auto" w:fill="auto"/>
                <w:noWrap/>
                <w:vAlign w:val="bottom"/>
                <w:hideMark/>
              </w:tcPr>
            </w:tcPrChange>
          </w:tcPr>
          <w:p w14:paraId="23A9CB30" w14:textId="77777777" w:rsidR="007E46C8" w:rsidRPr="00CA4EE2" w:rsidRDefault="007E46C8" w:rsidP="009E7F5E">
            <w:pPr>
              <w:autoSpaceDE/>
              <w:autoSpaceDN/>
              <w:adjustRightInd/>
              <w:spacing w:line="240" w:lineRule="auto"/>
              <w:ind w:firstLine="0"/>
              <w:jc w:val="center"/>
              <w:rPr>
                <w:rFonts w:cs="Arial"/>
                <w:color w:val="000000"/>
                <w:sz w:val="20"/>
                <w:szCs w:val="20"/>
              </w:rPr>
              <w:pPrChange w:id="184" w:author="Daniel Lacerda" w:date="2017-05-03T22:53:00Z">
                <w:pPr>
                  <w:autoSpaceDE/>
                  <w:autoSpaceDN/>
                  <w:adjustRightInd/>
                  <w:spacing w:line="240" w:lineRule="auto"/>
                  <w:ind w:firstLine="0"/>
                  <w:jc w:val="center"/>
                </w:pPr>
              </w:pPrChange>
            </w:pPr>
            <w:r w:rsidRPr="00CA4EE2">
              <w:rPr>
                <w:rFonts w:cs="Arial"/>
                <w:color w:val="000000"/>
                <w:sz w:val="20"/>
                <w:szCs w:val="20"/>
              </w:rPr>
              <w:t>40</w:t>
            </w:r>
          </w:p>
        </w:tc>
      </w:tr>
    </w:tbl>
    <w:p w14:paraId="62651AF7" w14:textId="77777777" w:rsidR="004C633F" w:rsidRPr="003227AE" w:rsidRDefault="004C633F" w:rsidP="004C633F">
      <w:pPr>
        <w:jc w:val="center"/>
        <w:rPr>
          <w:rFonts w:cs="Arial"/>
        </w:rPr>
        <w:sectPr w:rsidR="004C633F" w:rsidRPr="003227AE" w:rsidSect="0084524B">
          <w:footnotePr>
            <w:numRestart w:val="eachSect"/>
          </w:footnotePr>
          <w:pgSz w:w="16838" w:h="11906" w:orient="landscape" w:code="9"/>
          <w:pgMar w:top="1701" w:right="1701" w:bottom="1134" w:left="1134" w:header="1134" w:footer="709" w:gutter="0"/>
          <w:cols w:space="708"/>
          <w:docGrid w:linePitch="360"/>
        </w:sectPr>
      </w:pPr>
      <w:r w:rsidRPr="003227AE">
        <w:rPr>
          <w:rFonts w:cs="Arial"/>
        </w:rPr>
        <w:t>Fonte: Elaborado pelo autor.</w:t>
      </w:r>
    </w:p>
    <w:p w14:paraId="732861DD" w14:textId="7C58AAD5" w:rsidR="00876498" w:rsidRDefault="001C16F2" w:rsidP="00747173">
      <w:pPr>
        <w:rPr>
          <w:rFonts w:cs="Arial"/>
        </w:rPr>
      </w:pPr>
      <w:r>
        <w:rPr>
          <w:rFonts w:cs="Arial"/>
        </w:rPr>
        <w:lastRenderedPageBreak/>
        <w:t>A Simulação Computacional pode contribuir para a avaliação das decisões estratégicas</w:t>
      </w:r>
      <w:r w:rsidR="00EA08C2">
        <w:rPr>
          <w:rFonts w:cs="Arial"/>
        </w:rPr>
        <w:t xml:space="preserve"> </w:t>
      </w:r>
      <w:r w:rsidR="00EA08C2">
        <w:rPr>
          <w:rFonts w:cs="Arial"/>
        </w:rPr>
        <w:fldChar w:fldCharType="begin" w:fldLock="1"/>
      </w:r>
      <w:r w:rsidR="00C66E6C">
        <w:rPr>
          <w:rFonts w:cs="Arial"/>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00EA08C2">
        <w:rPr>
          <w:rFonts w:cs="Arial"/>
        </w:rPr>
        <w:fldChar w:fldCharType="separate"/>
      </w:r>
      <w:r w:rsidR="00EA08C2" w:rsidRPr="00EA08C2">
        <w:rPr>
          <w:rFonts w:cs="Arial"/>
          <w:noProof/>
        </w:rPr>
        <w:t>(COURTNEY; LOVALLO; CLARKE, 2013)</w:t>
      </w:r>
      <w:r w:rsidR="00EA08C2">
        <w:rPr>
          <w:rFonts w:cs="Arial"/>
        </w:rPr>
        <w:fldChar w:fldCharType="end"/>
      </w:r>
      <w:r w:rsidR="00EA08C2">
        <w:rPr>
          <w:rFonts w:cs="Arial"/>
        </w:rPr>
        <w:t xml:space="preserve"> </w:t>
      </w:r>
      <w:r w:rsidR="00CD2540" w:rsidRPr="00CD2540">
        <w:rPr>
          <w:rFonts w:cs="Arial"/>
        </w:rPr>
        <w:t>fornece</w:t>
      </w:r>
      <w:r>
        <w:rPr>
          <w:rFonts w:cs="Arial"/>
        </w:rPr>
        <w:t>ndo</w:t>
      </w:r>
      <w:r w:rsidR="00CD2540" w:rsidRPr="00CD2540">
        <w:rPr>
          <w:rFonts w:cs="Arial"/>
        </w:rPr>
        <w:t xml:space="preserve"> um meio </w:t>
      </w:r>
      <w:r w:rsidR="00B17ABE">
        <w:rPr>
          <w:rFonts w:cs="Arial"/>
        </w:rPr>
        <w:t>de deduzir as consequências</w:t>
      </w:r>
      <w:r w:rsidR="007755DA">
        <w:rPr>
          <w:rFonts w:cs="Arial"/>
        </w:rPr>
        <w:t xml:space="preserve"> de decisões estratégicas, a partir de um conjunto de pressupostos.</w:t>
      </w:r>
      <w:r w:rsidR="00747173">
        <w:rPr>
          <w:rFonts w:cs="Arial"/>
        </w:rPr>
        <w:t xml:space="preserve"> Modelos podem ser especialmente úteis quando deduzem comportamentos </w:t>
      </w:r>
      <w:r w:rsidR="00DC6A26">
        <w:rPr>
          <w:rFonts w:cs="Arial"/>
        </w:rPr>
        <w:t>contra intuitivos</w:t>
      </w:r>
      <w:r w:rsidR="00747173">
        <w:rPr>
          <w:rFonts w:cs="Arial"/>
        </w:rPr>
        <w:t xml:space="preserve"> presentes nos sistemas </w:t>
      </w:r>
      <w:r w:rsidR="00DC6A26">
        <w:rPr>
          <w:rFonts w:cs="Arial"/>
        </w:rPr>
        <w:t>com os quais interagimos</w:t>
      </w:r>
      <w:r w:rsidR="00747173">
        <w:rPr>
          <w:rFonts w:cs="Arial"/>
        </w:rPr>
        <w:t xml:space="preserve">. </w:t>
      </w:r>
      <w:r w:rsidR="00747173">
        <w:rPr>
          <w:rFonts w:cs="Arial"/>
        </w:rPr>
        <w:fldChar w:fldCharType="begin" w:fldLock="1"/>
      </w:r>
      <w:r w:rsidR="00747173">
        <w:rPr>
          <w:rFonts w:cs="Arial"/>
        </w:rPr>
        <w:instrText>ADDIN CSL_CITATION { "citationItems" : [ { "id" : "ITEM-1", "itemData" : { "DOI" : "10.1002/sdr.261", "ISBN" : "1099-1727", "ISSN" : "08837066", "PMID" : "452", "abstract" : "Thoughtful leaders increasingly recognize that we are not only failing to solve the persistent problems we face, but are in fact causing them. System dynamics is designed to help avoid such policy resistance and identify high-leverage policies for sustained improvement. What does it take to be an effective systems thinker, and to teach system dynamics fruitfully? Understanding complex systems requires mastery of concepts such as feedback, stocks and flows, time delays, and nonlinearity. Research shows that these concepts are highly counterintuitive and poorly understood. It also shows how they can be taught and learned. Doing so requires the use of formal models and simulations to test our mental models and develop our intuition about complex systems. Yet, though essential, these concepts and tools are not sufficient. Becoming an effective systems thinker also requires the rigorous and disciplined use of scientific inquiry skills so that we can uncover our hidden assumptions and biases. It requires respect and empathy for others and other viewpoints. Most important, and most difficult to learn, systems thinking requires understanding that all models are wrong and humility about the limitations of our knowledge. Such humility is essential in creating an environment in which we can learn about the complex systems in which we are embedded and work effectively to create the world we truly desire. The paper is based on the talk the author delivered at the 2002 International System Dynamics Conference upon presentation of the Jay W. Forrester Award. Copyright (C) 2002 John Wiley Sons, Ltd.", "author" : [ { "dropping-particle" : "", "family" : "Sterman", "given" : "John D.", "non-dropping-particle" : "", "parse-names" : false, "suffix" : "" } ], "container-title" : "System Dynamics Review", "id" : "ITEM-1", "issue" : "4", "issued" : { "date-parts" : [ [ "2002" ] ] }, "page" : "501-531", "title" : "All models are wrong: Reflections on becoming a systems scientist", "type" : "article-journal", "volume" : "18" }, "uris" : [ "http://www.mendeley.com/documents/?uuid=2a622eb5-32ae-4de8-a192-d573b99ec989" ] } ], "mendeley" : { "formattedCitation" : "(STERMAN, 2002)", "plainTextFormattedCitation" : "(STERMAN, 2002)", "previouslyFormattedCitation" : "(STERMAN, 2002)" }, "properties" : { "noteIndex" : 0 }, "schema" : "https://github.com/citation-style-language/schema/raw/master/csl-citation.json" }</w:instrText>
      </w:r>
      <w:r w:rsidR="00747173">
        <w:rPr>
          <w:rFonts w:cs="Arial"/>
        </w:rPr>
        <w:fldChar w:fldCharType="separate"/>
      </w:r>
      <w:r w:rsidR="00747173" w:rsidRPr="00747173">
        <w:rPr>
          <w:rFonts w:cs="Arial"/>
          <w:noProof/>
        </w:rPr>
        <w:t>(STERMAN, 2002)</w:t>
      </w:r>
      <w:r w:rsidR="00747173">
        <w:rPr>
          <w:rFonts w:cs="Arial"/>
        </w:rPr>
        <w:fldChar w:fldCharType="end"/>
      </w:r>
      <w:r w:rsidR="00747173">
        <w:rPr>
          <w:rFonts w:cs="Arial"/>
        </w:rPr>
        <w:t>.</w:t>
      </w:r>
      <w:r w:rsidR="007755DA">
        <w:rPr>
          <w:rFonts w:cs="Arial"/>
        </w:rPr>
        <w:t xml:space="preserve"> No entanto, um modelo deve ser visto como um gerador de opiniões, e não respostas. </w:t>
      </w:r>
      <w:r w:rsidR="007755DA">
        <w:rPr>
          <w:rFonts w:cs="Arial"/>
        </w:rPr>
        <w:fldChar w:fldCharType="begin" w:fldLock="1"/>
      </w:r>
      <w:r w:rsidR="007755DA">
        <w:rPr>
          <w:rFonts w:cs="Arial"/>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sidR="007755DA">
        <w:rPr>
          <w:rFonts w:cs="Arial"/>
        </w:rPr>
        <w:fldChar w:fldCharType="separate"/>
      </w:r>
      <w:r w:rsidR="007755DA" w:rsidRPr="00B17ABE">
        <w:rPr>
          <w:rFonts w:cs="Arial"/>
          <w:noProof/>
        </w:rPr>
        <w:t>(MORECROFT, 1984)</w:t>
      </w:r>
      <w:r w:rsidR="007755DA">
        <w:rPr>
          <w:rFonts w:cs="Arial"/>
        </w:rPr>
        <w:fldChar w:fldCharType="end"/>
      </w:r>
      <w:r w:rsidR="007755DA">
        <w:rPr>
          <w:rFonts w:cs="Arial"/>
        </w:rPr>
        <w:t>. Apesar de suas limitações serem reconhecidas, os resultados dos modelos, mesmo em condições de incerteza são frequentemen</w:t>
      </w:r>
      <w:r w:rsidR="00747173">
        <w:rPr>
          <w:rFonts w:cs="Arial"/>
        </w:rPr>
        <w:t>te interpretados como predições</w:t>
      </w:r>
      <w:r w:rsidR="007755DA">
        <w:rPr>
          <w:rFonts w:cs="Arial"/>
        </w:rPr>
        <w:t>.</w:t>
      </w:r>
      <w:r w:rsidR="00DC6A26">
        <w:rPr>
          <w:rFonts w:cs="Arial"/>
        </w:rPr>
        <w:t xml:space="preserve"> </w:t>
      </w:r>
      <w:r w:rsidR="00DC6A26">
        <w:rPr>
          <w:rFonts w:cs="Arial"/>
        </w:rPr>
        <w:fldChar w:fldCharType="begin" w:fldLock="1"/>
      </w:r>
      <w:r w:rsidR="004846FC">
        <w:rPr>
          <w:rFonts w:cs="Arial"/>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sidR="00DC6A26">
        <w:rPr>
          <w:rFonts w:cs="Arial"/>
        </w:rPr>
        <w:fldChar w:fldCharType="separate"/>
      </w:r>
      <w:r w:rsidR="00DC6A26" w:rsidRPr="00DC6A26">
        <w:rPr>
          <w:rFonts w:cs="Arial"/>
          <w:noProof/>
        </w:rPr>
        <w:t>(BANKES, 1993)</w:t>
      </w:r>
      <w:r w:rsidR="00DC6A26">
        <w:rPr>
          <w:rFonts w:cs="Arial"/>
        </w:rPr>
        <w:fldChar w:fldCharType="end"/>
      </w:r>
      <w:r w:rsidR="00DC6A26">
        <w:rPr>
          <w:rFonts w:cs="Arial"/>
        </w:rPr>
        <w:t>.</w:t>
      </w:r>
      <w:r w:rsidR="007755DA">
        <w:rPr>
          <w:rFonts w:cs="Arial"/>
        </w:rPr>
        <w:t xml:space="preserve"> Este fator </w:t>
      </w:r>
      <w:r w:rsidR="00500DD6">
        <w:rPr>
          <w:rFonts w:cs="Arial"/>
        </w:rPr>
        <w:t>implica em</w:t>
      </w:r>
      <w:r w:rsidR="007755DA">
        <w:rPr>
          <w:rFonts w:cs="Arial"/>
        </w:rPr>
        <w:t xml:space="preserve"> sérias consequências para a ava</w:t>
      </w:r>
      <w:r w:rsidR="00747173">
        <w:rPr>
          <w:rFonts w:cs="Arial"/>
        </w:rPr>
        <w:t>liação de decisões estratégicas sob incerteza, visto que qualquer modelo único com um conjunto de parâmetros apenas representa uma teoria sobre como o sistema funcionaria dado um conjunto de pressupostos.</w:t>
      </w:r>
      <w:r w:rsidR="00747173" w:rsidRPr="00747173">
        <w:t xml:space="preserve"> </w:t>
      </w:r>
      <w:r w:rsidR="00747173" w:rsidRPr="00747173">
        <w:rPr>
          <w:rFonts w:cs="Arial"/>
        </w:rPr>
        <w:t>Como resultado, modelos podem não absorver a multiplicidade de futuros plausíveis pelo modo como são usados</w:t>
      </w:r>
      <w:r w:rsidR="00747173">
        <w:rPr>
          <w:rFonts w:cs="Arial"/>
        </w:rPr>
        <w:t xml:space="preserve"> </w:t>
      </w:r>
      <w:r w:rsidR="00747173">
        <w:rPr>
          <w:rFonts w:cs="Arial"/>
        </w:rPr>
        <w:fldChar w:fldCharType="begin" w:fldLock="1"/>
      </w:r>
      <w:r w:rsidR="000D0D49">
        <w:rPr>
          <w:rFonts w:cs="Arial"/>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747173">
        <w:rPr>
          <w:rFonts w:cs="Arial"/>
        </w:rPr>
        <w:fldChar w:fldCharType="separate"/>
      </w:r>
      <w:r w:rsidR="00747173" w:rsidRPr="00747173">
        <w:rPr>
          <w:rFonts w:cs="Arial"/>
          <w:noProof/>
        </w:rPr>
        <w:t>(LEMPERT; POPPER; BANKES, 2003)</w:t>
      </w:r>
      <w:r w:rsidR="00747173">
        <w:rPr>
          <w:rFonts w:cs="Arial"/>
        </w:rPr>
        <w:fldChar w:fldCharType="end"/>
      </w:r>
      <w:r w:rsidR="00747173">
        <w:rPr>
          <w:rFonts w:cs="Arial"/>
        </w:rPr>
        <w:t>. Como consequência, o</w:t>
      </w:r>
      <w:r w:rsidR="00876498" w:rsidRPr="00876498">
        <w:rPr>
          <w:rFonts w:cs="Arial"/>
        </w:rPr>
        <w:t xml:space="preserve"> resultado de apenas uma simulação tem pouco valor. A</w:t>
      </w:r>
      <w:r w:rsidR="00747173">
        <w:rPr>
          <w:rFonts w:cs="Arial"/>
        </w:rPr>
        <w:t xml:space="preserve"> alternativa empregada por este trabalho é a </w:t>
      </w:r>
      <w:r w:rsidR="00DC6A26">
        <w:rPr>
          <w:rFonts w:cs="Arial"/>
        </w:rPr>
        <w:t xml:space="preserve">modelagem e </w:t>
      </w:r>
      <w:r w:rsidR="00747173">
        <w:rPr>
          <w:rFonts w:cs="Arial"/>
        </w:rPr>
        <w:t>análise exploratória</w:t>
      </w:r>
      <w:r w:rsidR="000D0D49">
        <w:rPr>
          <w:rFonts w:cs="Arial"/>
        </w:rPr>
        <w:t xml:space="preserve"> </w:t>
      </w:r>
      <w:r w:rsidR="000D0D49">
        <w:rPr>
          <w:rFonts w:cs="Arial"/>
        </w:rPr>
        <w:fldChar w:fldCharType="begin" w:fldLock="1"/>
      </w:r>
      <w:r w:rsidR="006D4859">
        <w:rPr>
          <w:rFonts w:cs="Arial"/>
        </w:rPr>
        <w:instrText>ADDIN CSL_CITATION { "citationItems" : [ { "id" : "ITEM-1", "itemData" : { "DOI" : "10.1007/978-1-4419-1153-7_314", "ISBN" : "978-1-4419-1153-7", "abstract" : "Exploratory Modeling Analysis Definition from Encyclopedia of Operations Research and Management Science",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 : "1", "issued" : { "date-parts" : [ [ "2016" ] ] }, "page" : "1-8", "publisher" : "Springer US", "publisher-place" : "Boston, MA", "title" : "Exploratory Modeling and Analysis", "type" : "chapter", "volume" : "2" }, "uris" : [ "http://www.mendeley.com/documents/?uuid=1a61a445-1c8d-4374-aab2-f24cb4f38807" ] } ], "mendeley" : { "formattedCitation" : "(BANKES; WALKER; KWAKKEL, 2016)", "plainTextFormattedCitation" : "(BANKES; WALKER; KWAKKEL, 2016)", "previouslyFormattedCitation" : "(BANKES; WALKER; KWAKKEL, 2016)" }, "properties" : { "noteIndex" : 0 }, "schema" : "https://github.com/citation-style-language/schema/raw/master/csl-citation.json" }</w:instrText>
      </w:r>
      <w:r w:rsidR="000D0D49">
        <w:rPr>
          <w:rFonts w:cs="Arial"/>
        </w:rPr>
        <w:fldChar w:fldCharType="separate"/>
      </w:r>
      <w:r w:rsidR="000D0D49" w:rsidRPr="000D0D49">
        <w:rPr>
          <w:rFonts w:cs="Arial"/>
          <w:noProof/>
        </w:rPr>
        <w:t>(BANKES; WALKER; KWAKKEL, 2016)</w:t>
      </w:r>
      <w:r w:rsidR="000D0D49">
        <w:rPr>
          <w:rFonts w:cs="Arial"/>
        </w:rPr>
        <w:fldChar w:fldCharType="end"/>
      </w:r>
      <w:r w:rsidR="00747173">
        <w:rPr>
          <w:rFonts w:cs="Arial"/>
        </w:rPr>
        <w:t>,</w:t>
      </w:r>
      <w:r w:rsidR="00876498" w:rsidRPr="00876498">
        <w:rPr>
          <w:rFonts w:cs="Arial"/>
        </w:rPr>
        <w:t xml:space="preserve"> </w:t>
      </w:r>
      <w:r w:rsidR="000D0D49">
        <w:rPr>
          <w:rFonts w:cs="Arial"/>
        </w:rPr>
        <w:t>a qual busca considerar a incerteza como aspecto central em sua análise utilizando um “conjunto de modelos” ao invés de apenas um modelo.</w:t>
      </w:r>
    </w:p>
    <w:p w14:paraId="7F4BB2C4" w14:textId="74BC122E" w:rsidR="002E5D4F" w:rsidRDefault="001C4DA1" w:rsidP="002E5D4F">
      <w:pPr>
        <w:rPr>
          <w:rFonts w:cs="Arial"/>
        </w:rPr>
      </w:pPr>
      <w:r>
        <w:rPr>
          <w:rFonts w:cs="Arial"/>
        </w:rPr>
        <w:t xml:space="preserve">Considerando a incerteza como um aspecto importante, outro grupo de abordagens suporta frequentemente decisões estratégicas. </w:t>
      </w:r>
      <w:r w:rsidR="006D4859">
        <w:t>Abordagens quantitativas formais, como a Análise de Decisão Bayesiana (</w:t>
      </w:r>
      <w:proofErr w:type="spellStart"/>
      <w:r w:rsidR="006D4859" w:rsidRPr="000D5D72">
        <w:rPr>
          <w:i/>
          <w:rPrChange w:id="185" w:author="Daniel Lacerda" w:date="2017-05-03T22:54:00Z">
            <w:rPr/>
          </w:rPrChange>
        </w:rPr>
        <w:t>Bayesian</w:t>
      </w:r>
      <w:proofErr w:type="spellEnd"/>
      <w:r w:rsidR="006D4859" w:rsidRPr="000D5D72">
        <w:rPr>
          <w:i/>
          <w:rPrChange w:id="186" w:author="Daniel Lacerda" w:date="2017-05-03T22:54:00Z">
            <w:rPr/>
          </w:rPrChange>
        </w:rPr>
        <w:t xml:space="preserve"> </w:t>
      </w:r>
      <w:proofErr w:type="spellStart"/>
      <w:r w:rsidR="006D4859" w:rsidRPr="000D5D72">
        <w:rPr>
          <w:i/>
          <w:rPrChange w:id="187" w:author="Daniel Lacerda" w:date="2017-05-03T22:54:00Z">
            <w:rPr/>
          </w:rPrChange>
        </w:rPr>
        <w:t>Decision</w:t>
      </w:r>
      <w:proofErr w:type="spellEnd"/>
      <w:r w:rsidR="006D4859" w:rsidRPr="000D5D72">
        <w:rPr>
          <w:i/>
          <w:rPrChange w:id="188" w:author="Daniel Lacerda" w:date="2017-05-03T22:54:00Z">
            <w:rPr/>
          </w:rPrChange>
        </w:rPr>
        <w:t xml:space="preserve"> </w:t>
      </w:r>
      <w:proofErr w:type="spellStart"/>
      <w:r w:rsidR="006D4859" w:rsidRPr="000D5D72">
        <w:rPr>
          <w:i/>
          <w:rPrChange w:id="189" w:author="Daniel Lacerda" w:date="2017-05-03T22:54:00Z">
            <w:rPr/>
          </w:rPrChange>
        </w:rPr>
        <w:t>Analysis</w:t>
      </w:r>
      <w:proofErr w:type="spellEnd"/>
      <w:r w:rsidR="006D4859">
        <w:t xml:space="preserve">) </w:t>
      </w:r>
      <w:r w:rsidR="006D4859">
        <w:fldChar w:fldCharType="begin" w:fldLock="1"/>
      </w:r>
      <w:r w:rsidR="006D4859">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6D4859">
        <w:fldChar w:fldCharType="separate"/>
      </w:r>
      <w:r w:rsidR="006D4859">
        <w:rPr>
          <w:noProof/>
        </w:rPr>
        <w:t>(HILLIER; LIEBERMAN, 2010)</w:t>
      </w:r>
      <w:r w:rsidR="006D4859">
        <w:fldChar w:fldCharType="end"/>
      </w:r>
      <w:r w:rsidR="006D4859">
        <w:t xml:space="preserve"> e Opções Reais </w:t>
      </w:r>
      <w:r w:rsidR="006D4859">
        <w:fldChar w:fldCharType="begin" w:fldLock="1"/>
      </w:r>
      <w:r w:rsidR="006D4859">
        <w:instrText>ADDIN CSL_CITATION { "citationItems" : [ { "id" : "ITEM-1", "itemData" : { "author" : [ { "dropping-particle" : "", "family" : "Luehrman", "given" : "Timothy a", "non-dropping-particle" : "", "parse-names" : false, "suffix" : "" } ], "id" : "ITEM-1", "issue" : "June 1997", "issued" : { "date-parts" : [ [ "1998" ] ] }, "page" : "89-99", "title" : "Strategy as a Portfolio of Real Options", "type" : "article-journal" }, "uris" : [ "http://www.mendeley.com/documents/?uuid=9d04fc6c-dcf0-459f-a79b-e0b147a2bede" ] }, { "id" : "ITEM-2", "itemData" : { "DOI" : "10.1002/smj.2593",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"Trigeorgis", "given" : "Lenos", "non-dropping-particle" : "", "parse-names" : false, "suffix" : "" }, { "dropping-particle" : "", "family" : "Reuer", "given" : "Jeffrey J.", "non-dropping-particle" : "", "parse-names" : false, "suffix" : "" } ], "container-title" : "Strategic Management Journal", "id" : "ITEM-2", "issue" : "1", "issued" : { "date-parts" : [ [ "2017", "1" ] ] }, "page" : "42-63", "title" : "Real options theory in strategic management", "type" : "article-journal", "volume" : "38" }, "uris" : [ "http://www.mendeley.com/documents/?uuid=ea23d494-30f2-4617-9bed-746e78b4b463" ] } ], "mendeley" : { "formattedCitation" : "(LUEHRMAN, 1998; TRIGEORGIS; REUER, 2017)", "plainTextFormattedCitation" : "(LUEHRMAN, 1998; TRIGEORGIS; REUER, 2017)", "previouslyFormattedCitation" : "(LUEHRMAN, 1998; TRIGEORGIS; REUER, 2017)" }, "properties" : { "noteIndex" : 0 }, "schema" : "https://github.com/citation-style-language/schema/raw/master/csl-citation.json" }</w:instrText>
      </w:r>
      <w:r w:rsidR="006D4859">
        <w:fldChar w:fldCharType="separate"/>
      </w:r>
      <w:r w:rsidR="006D4859">
        <w:rPr>
          <w:noProof/>
        </w:rPr>
        <w:t>(LUEHRMAN, 1998; TRIGEORGIS; REUER, 2017)</w:t>
      </w:r>
      <w:r w:rsidR="006D4859">
        <w:fldChar w:fldCharType="end"/>
      </w:r>
      <w:r w:rsidR="006D4859">
        <w:t xml:space="preserve"> procuram endereçar a por meio do framework da máxima utilidade esperada. </w:t>
      </w:r>
      <w:r w:rsidR="006D4859">
        <w:rPr>
          <w:spacing w:val="-4"/>
        </w:rPr>
        <w:t xml:space="preserve">Tais abordagens começam com a formulação de um modelo que representa o sistema em análise, calculando variáveis de interesse dada uma estratégia e um conjunto de distribuições de probabilidades relacionadas aos parâmetros de input do modelo. Quando existe incerteza sobre o modelo ou sobre os inputs do modelo, frequentemente são realizadas análises de sensibilidade para testar a dependência da estratégia escolhida em relação ao modelo e aos seus inputs. </w:t>
      </w:r>
      <w:r w:rsidR="006D4859">
        <w:fldChar w:fldCharType="begin" w:fldLock="1"/>
      </w:r>
      <w:r w:rsidR="006D4859">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6D4859">
        <w:fldChar w:fldCharType="separate"/>
      </w:r>
      <w:r w:rsidR="006D4859">
        <w:rPr>
          <w:noProof/>
        </w:rPr>
        <w:t>(HILLIER; LIEBERMAN, 2010)</w:t>
      </w:r>
      <w:r w:rsidR="006D4859">
        <w:fldChar w:fldCharType="end"/>
      </w:r>
      <w:r w:rsidR="006D4859">
        <w:t>.</w:t>
      </w:r>
      <w:r w:rsidR="006D4859">
        <w:rPr>
          <w:spacing w:val="-4"/>
        </w:rPr>
        <w:t xml:space="preserve"> A contribuição destas abordagens para a avaliação de decisões estratég</w:t>
      </w:r>
      <w:r w:rsidR="00955BAD">
        <w:rPr>
          <w:spacing w:val="-4"/>
        </w:rPr>
        <w:t>ica é significativa, pois leva a</w:t>
      </w:r>
      <w:r w:rsidR="006D4859">
        <w:rPr>
          <w:spacing w:val="-4"/>
        </w:rPr>
        <w:t xml:space="preserve"> </w:t>
      </w:r>
      <w:r w:rsidR="002E5D4F" w:rsidRPr="002E5D4F">
        <w:rPr>
          <w:rFonts w:cs="Arial"/>
        </w:rPr>
        <w:t xml:space="preserve">decisões </w:t>
      </w:r>
      <w:r w:rsidR="00955BAD" w:rsidRPr="002E5D4F">
        <w:rPr>
          <w:rFonts w:cs="Arial"/>
        </w:rPr>
        <w:t>logicamente</w:t>
      </w:r>
      <w:r w:rsidR="002E5D4F" w:rsidRPr="002E5D4F">
        <w:rPr>
          <w:rFonts w:cs="Arial"/>
        </w:rPr>
        <w:t xml:space="preserve"> consistentes</w:t>
      </w:r>
      <w:r w:rsidR="006D4859">
        <w:rPr>
          <w:rFonts w:cs="Arial"/>
        </w:rPr>
        <w:t xml:space="preserve"> com as evidências coletadas</w:t>
      </w:r>
      <w:r w:rsidR="002E5D4F" w:rsidRPr="002E5D4F">
        <w:rPr>
          <w:rFonts w:cs="Arial"/>
        </w:rPr>
        <w:t>.</w:t>
      </w:r>
      <w:r w:rsidR="004846FC">
        <w:rPr>
          <w:rFonts w:cs="Arial"/>
        </w:rPr>
        <w:t xml:space="preserve"> De fato, a racionalidade do processo de decisão estratégica foi </w:t>
      </w:r>
      <w:r w:rsidR="004846FC">
        <w:rPr>
          <w:rFonts w:cs="Arial"/>
        </w:rPr>
        <w:lastRenderedPageBreak/>
        <w:t xml:space="preserve">exaustivamente relacionada positivamente à performance das empresas, especialmente em situações de dinamismo e incerteza. </w:t>
      </w:r>
      <w:r w:rsidR="004846FC">
        <w:rPr>
          <w:rFonts w:cs="Arial"/>
        </w:rPr>
        <w:fldChar w:fldCharType="begin" w:fldLock="1"/>
      </w:r>
      <w:r w:rsidR="0094491A">
        <w:rPr>
          <w:rFonts w:cs="Arial"/>
        </w:rPr>
        <w:instrText>ADDIN CSL_CITATION { "citationItems" : [ { "id" : "ITEM-1", "itemData" : { "DOI" : "10.1177/014920639502100506", "ISBN" : "01492063", "ISSN" : "0149-2063", "abstract" : "Abstract This study tests competing theories of how the relationship between rationality in strategic decision processes and firm performance may be moderated by environmental dynamism . Results, based on a survey of 101 manufacturing firms , indicate a positive ... \\n", "author" : [ { "dropping-particle" : "", "family" : "Priem", "given" : "R L", "non-dropping-particle" : "", "parse-names" : false, "suffix" : "" } ], "container-title" : "Journal of Management", "id" : "ITEM-1", "issue" : "5", "issued" : { "date-parts" : [ [ "1995" ] ] }, "page" : "913-929", "title" : "Rationality in Strategic Decision Processes, Environmental Dynamism and Firm Performance", "type" : "article-journal", "volume" : "21" }, "uris" : [ "http://www.mendeley.com/documents/?uuid=b43e67bf-f91a-4094-ad62-856886b2e972" ] } ], "mendeley" : { "formattedCitation" : "(PRIEM, 1995)", "plainTextFormattedCitation" : "(PRIEM, 1995)", "previouslyFormattedCitation" : "(PRIEM, 1995)" }, "properties" : { "noteIndex" : 0 }, "schema" : "https://github.com/citation-style-language/schema/raw/master/csl-citation.json" }</w:instrText>
      </w:r>
      <w:r w:rsidR="004846FC">
        <w:rPr>
          <w:rFonts w:cs="Arial"/>
        </w:rPr>
        <w:fldChar w:fldCharType="separate"/>
      </w:r>
      <w:r w:rsidR="004846FC" w:rsidRPr="004846FC">
        <w:rPr>
          <w:rFonts w:cs="Arial"/>
          <w:noProof/>
        </w:rPr>
        <w:t>(PRIEM, 1995)</w:t>
      </w:r>
      <w:r w:rsidR="004846FC">
        <w:rPr>
          <w:rFonts w:cs="Arial"/>
        </w:rPr>
        <w:fldChar w:fldCharType="end"/>
      </w:r>
      <w:r w:rsidR="004846FC">
        <w:rPr>
          <w:rFonts w:cs="Arial"/>
        </w:rPr>
        <w:t>.</w:t>
      </w:r>
    </w:p>
    <w:p w14:paraId="16160164" w14:textId="0A6B3CB8" w:rsidR="002E5D4F" w:rsidRPr="002E5D4F" w:rsidRDefault="002E5D4F" w:rsidP="002E5D4F">
      <w:pPr>
        <w:rPr>
          <w:rFonts w:cs="Arial"/>
        </w:rPr>
      </w:pPr>
      <w:r w:rsidRPr="002E5D4F">
        <w:rPr>
          <w:rFonts w:cs="Arial"/>
        </w:rPr>
        <w:t>No entanto,</w:t>
      </w:r>
      <w:r w:rsidR="006D4859">
        <w:rPr>
          <w:rFonts w:cs="Arial"/>
        </w:rPr>
        <w:t xml:space="preserve"> quando as conclusões da avaliação são sensíveis às incertezas, estas abordagens podem levar os</w:t>
      </w:r>
      <w:r w:rsidR="004846FC">
        <w:rPr>
          <w:rFonts w:cs="Arial"/>
        </w:rPr>
        <w:t xml:space="preserve"> decisores</w:t>
      </w:r>
      <w:r w:rsidR="006D4859">
        <w:rPr>
          <w:rFonts w:cs="Arial"/>
        </w:rPr>
        <w:t xml:space="preserve"> </w:t>
      </w:r>
      <w:r w:rsidR="004846FC">
        <w:rPr>
          <w:rFonts w:cs="Arial"/>
        </w:rPr>
        <w:t>a</w:t>
      </w:r>
      <w:r w:rsidR="006D4859">
        <w:rPr>
          <w:rFonts w:cs="Arial"/>
        </w:rPr>
        <w:t xml:space="preserve"> subestimar as incertezas em favor de suas opiniões. </w:t>
      </w:r>
      <w:r w:rsidR="006D4859">
        <w:rPr>
          <w:rFonts w:cs="Arial"/>
        </w:rPr>
        <w:fldChar w:fldCharType="begin" w:fldLock="1"/>
      </w:r>
      <w:r w:rsidR="00566AA7">
        <w:rPr>
          <w:rFonts w:cs="Arial"/>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D4859">
        <w:rPr>
          <w:rFonts w:cs="Arial"/>
        </w:rPr>
        <w:fldChar w:fldCharType="separate"/>
      </w:r>
      <w:r w:rsidR="006D4859" w:rsidRPr="006D4859">
        <w:rPr>
          <w:rFonts w:cs="Arial"/>
          <w:noProof/>
        </w:rPr>
        <w:t>(LEMPERT; POPPER; BANKES, 2003)</w:t>
      </w:r>
      <w:r w:rsidR="006D4859">
        <w:rPr>
          <w:rFonts w:cs="Arial"/>
        </w:rPr>
        <w:fldChar w:fldCharType="end"/>
      </w:r>
      <w:r w:rsidR="006D4859">
        <w:rPr>
          <w:rFonts w:cs="Arial"/>
        </w:rPr>
        <w:t>.</w:t>
      </w:r>
      <w:r w:rsidR="00566AA7">
        <w:rPr>
          <w:rFonts w:cs="Arial"/>
        </w:rPr>
        <w:t xml:space="preserve"> Estes vieses podem impactar especialmente decisões estratégicas. </w:t>
      </w:r>
      <w:r w:rsidR="00566AA7">
        <w:rPr>
          <w:rFonts w:cs="Arial"/>
        </w:rPr>
        <w:fldChar w:fldCharType="begin" w:fldLock="1"/>
      </w:r>
      <w:r w:rsidR="00DC6A26">
        <w:rPr>
          <w:rFonts w:cs="Arial"/>
        </w:rPr>
        <w:instrText>ADDIN CSL_CITATION { "citationItems" : [ { "id" : "ITEM-1", "itemData" : { "DOI" : "10.1002/smj.4250050204", "ISSN" : "01432095", "abstract" : "Subjective judgements by planners and managers are a major component in the process of strategic planning. If such judgements are faulty, efforts at better strategic plans are likely to be misdirected. Thispaper discusses those biases which appear common to both managers and planners when they make judgements about risk. Implications of biased judgement are discussed in a planning context. Although we still do not know the best ways to elicit\\njudgements, the paper concludes with a discussion of subjective sensitivity analysis which appears to offer some hope.", "author" : [ { "dropping-particle" : "", "family" : "Barnes", "given" : "James H.", "non-dropping-particle" : "", "parse-names" : false, "suffix" : "" } ], "container-title" : "Strategic Management Journal", "id" : "ITEM-1", "issue" : "2", "issued" : { "date-parts" : [ [ "1984", "4" ] ] }, "page" : "129-137", "title" : "Cognitive biases and their impact on strategic planning", "type" : "article-journal", "volume" : "5" }, "uris" : [ "http://www.mendeley.com/documents/?uuid=1949703a-d02b-4bff-8283-90715f8dc289" ] } ], "mendeley" : { "formattedCitation" : "(BARNES, 1984)", "plainTextFormattedCitation" : "(BARNES, 1984)", "previouslyFormattedCitation" : "(BARNES, 1984)" }, "properties" : { "noteIndex" : 0 }, "schema" : "https://github.com/citation-style-language/schema/raw/master/csl-citation.json" }</w:instrText>
      </w:r>
      <w:r w:rsidR="00566AA7">
        <w:rPr>
          <w:rFonts w:cs="Arial"/>
        </w:rPr>
        <w:fldChar w:fldCharType="separate"/>
      </w:r>
      <w:r w:rsidR="00566AA7" w:rsidRPr="00566AA7">
        <w:rPr>
          <w:rFonts w:cs="Arial"/>
          <w:noProof/>
        </w:rPr>
        <w:t>(BARNES, 1984)</w:t>
      </w:r>
      <w:r w:rsidR="00566AA7">
        <w:rPr>
          <w:rFonts w:cs="Arial"/>
        </w:rPr>
        <w:fldChar w:fldCharType="end"/>
      </w:r>
      <w:r w:rsidR="00566AA7">
        <w:rPr>
          <w:rFonts w:cs="Arial"/>
        </w:rPr>
        <w:t>.</w:t>
      </w:r>
      <w:r w:rsidR="0023318E">
        <w:rPr>
          <w:rFonts w:cs="Arial"/>
        </w:rPr>
        <w:t xml:space="preserve"> </w:t>
      </w:r>
      <w:r w:rsidR="00C33A01">
        <w:rPr>
          <w:rFonts w:cs="Arial"/>
        </w:rPr>
        <w:t>Este trabalho procura limitar o impacto destes vieses postergando a avaliação de probabilidades</w:t>
      </w:r>
      <w:r w:rsidR="00955BAD">
        <w:rPr>
          <w:rFonts w:cs="Arial"/>
        </w:rPr>
        <w:t xml:space="preserve"> para a última etapa da análise, porém sustenta-se sobre a estrutura desta análise quanto à consideração simultânea de diferentes futuros.</w:t>
      </w:r>
    </w:p>
    <w:p w14:paraId="41E7C36A" w14:textId="670592BA" w:rsidR="0094491A" w:rsidRDefault="0094491A" w:rsidP="0094491A">
      <w:r>
        <w:t xml:space="preserve">Questionando a utilidade e efetividade das abordagens até então existentes em situações de incerteza, uma nova vertente emergiu: As abordagens de Planejamento por Cenários. </w:t>
      </w:r>
      <w:r>
        <w:fldChar w:fldCharType="begin" w:fldLock="1"/>
      </w:r>
      <w:r>
        <w:instrText>ADDIN CSL_CITATION { "citationItems" : [ { "id" : "ITEM-1", "itemData" : { "author" : [ { "dropping-particle" : "", "family" : "Schoemaker", "given" : "P J", "non-dropping-particle" : "", "parse-names" : false, "suffix" : "" } ], "container-title" : "Sloan management review", "id" : "ITEM-1", "issue" : "2", "issued" : { "date-parts" : [ [ "1995" ] ] }, "page" : "25", "title" : "Scenario planning: a tool for strategic thinking", "type" : "article-journal", "volume" : "36" }, "uris" : [ "http://www.mendeley.com/documents/?uuid=25ac4895-745e-462d-b4f3-234a77dd1e7d" ] }, { "id" : "ITEM-2", "itemData" : { "author" : [ { "dropping-particle" : "", "family" : "Wack", "given" : "Pierre", "non-dropping-particle" : "", "parse-names" : false, "suffix" : "" } ], "container-title" : "Harvard Business Review", "id" : "ITEM-2", "issue" : "85516", "issued" : { "date-parts" : [ [ "1985" ] ] }, "title" : "Scenarios: Uncharted Waters Ahead", "type" : "article-journal" }, "uris" : [ "http://www.mendeley.com/documents/?uuid=ce00b288-8dc3-4ab0-9326-7364fef01252"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fldChar w:fldCharType="separate"/>
      </w:r>
      <w:r>
        <w:rPr>
          <w:noProof/>
        </w:rPr>
        <w:t>(SCHOEMAKER, 1995; WACK, 1985)</w:t>
      </w:r>
      <w:r>
        <w:fldChar w:fldCharType="end"/>
      </w:r>
      <w:r>
        <w:t xml:space="preserve">. Tal abordagem propôs uma </w:t>
      </w:r>
      <w:del w:id="190" w:author="Daniel Lacerda" w:date="2017-05-03T22:55:00Z">
        <w:r w:rsidDel="000D5D72">
          <w:delText xml:space="preserve">nova </w:delText>
        </w:r>
      </w:del>
      <w:r>
        <w:t xml:space="preserve">maneira </w:t>
      </w:r>
      <w:ins w:id="191" w:author="Daniel Lacerda" w:date="2017-05-03T22:55:00Z">
        <w:r w:rsidR="000D5D72">
          <w:t xml:space="preserve">distinta </w:t>
        </w:r>
      </w:ins>
      <w:r>
        <w:t xml:space="preserve">de conduzir a avaliação de inciativas estratégicas. Ao invés de </w:t>
      </w:r>
      <w:del w:id="192" w:author="Daniel Lacerda" w:date="2017-05-03T22:55:00Z">
        <w:r w:rsidDel="000D5D72">
          <w:delText xml:space="preserve">procurar </w:delText>
        </w:r>
      </w:del>
      <w:r>
        <w:t xml:space="preserve">prever o futuro, tal abordagem propõe a avaliação de diferentes futuros plausíveis, e suas implicações para as estratégias atuais. </w:t>
      </w:r>
      <w:r>
        <w:fldChar w:fldCharType="begin" w:fldLock="1"/>
      </w:r>
      <w: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fldChar w:fldCharType="separate"/>
      </w:r>
      <w:r>
        <w:rPr>
          <w:noProof/>
        </w:rPr>
        <w:t>(WACK, 1985)</w:t>
      </w:r>
      <w:r>
        <w:fldChar w:fldCharType="end"/>
      </w:r>
      <w:r>
        <w:t xml:space="preserve">. Tal abordagem rapidamente tornou-se popular no âmbito do planejamento estratégico, desenvolvendo diferentes vertentes de aplicação. </w:t>
      </w:r>
      <w:r>
        <w:fldChar w:fldCharType="begin" w:fldLock="1"/>
      </w:r>
      <w: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fldChar w:fldCharType="separate"/>
      </w:r>
      <w:r>
        <w:rPr>
          <w:noProof/>
        </w:rPr>
        <w:t>(BRADFIELD et al., 2005)</w:t>
      </w:r>
      <w:r>
        <w:fldChar w:fldCharType="end"/>
      </w:r>
      <w:r>
        <w:t xml:space="preserve">. De fato, tal capilaridade é nítida ao notar-se que existem ao menos 23 diferentes variações de abordagens orientadas a cenários. </w:t>
      </w:r>
      <w:r>
        <w:fldChar w:fldCharType="begin" w:fldLock="1"/>
      </w:r>
      <w: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fldChar w:fldCharType="separate"/>
      </w:r>
      <w:r>
        <w:rPr>
          <w:noProof/>
        </w:rPr>
        <w:t>(BISHOP; HINES; COLLINS, 2007)</w:t>
      </w:r>
      <w:r>
        <w:fldChar w:fldCharType="end"/>
      </w:r>
      <w:r>
        <w:t>.</w:t>
      </w:r>
    </w:p>
    <w:p w14:paraId="1263855D" w14:textId="77777777" w:rsidR="00DB3F45" w:rsidRDefault="0094491A" w:rsidP="0094491A">
      <w:pPr>
        <w:rPr>
          <w:spacing w:val="-4"/>
        </w:rPr>
      </w:pPr>
      <w:r>
        <w:rPr>
          <w:spacing w:val="-4"/>
        </w:rPr>
        <w:t xml:space="preserve">Ainda que contribua abrindo o leque de futuros considerados em um planejamento, a metodologia de cenários apresenta fraquezas importantes para as decisões estratégicas. Em primeiro lugar a escolha de qualquer pequeno número de cenários para representar um futuro complexo será inevitavelmente arbitrária. Em segundo lugar, a abordagem de cenários não fornece uma maneira sistemática de comparar estratégias alternativas </w:t>
      </w:r>
      <w:r>
        <w:rPr>
          <w:spacing w:val="-4"/>
        </w:rPr>
        <w:fldChar w:fldCharType="begin" w:fldLock="1"/>
      </w:r>
      <w:r>
        <w:rPr>
          <w:spacing w:val="-4"/>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POPPER; BANKES, 2003)", "plainTextFormattedCitation" : "(GROVES; LEMPERT, 2007; LEMPERT; POPPER; BANKES, 2003)", "previouslyFormattedCitation" : "(GROVES; LEMPERT, 2007; LEMPERT; POPPER; BANKES, 2003)" }, "properties" : { "noteIndex" : 0 }, "schema" : "https://github.com/citation-style-language/schema/raw/master/csl-citation.json" }</w:instrText>
      </w:r>
      <w:r>
        <w:rPr>
          <w:spacing w:val="-4"/>
        </w:rPr>
        <w:fldChar w:fldCharType="separate"/>
      </w:r>
      <w:r>
        <w:rPr>
          <w:noProof/>
          <w:spacing w:val="-4"/>
        </w:rPr>
        <w:t>(GROVES; LEMPERT, 2007; LEMPERT; POPPER; BANKES, 2003)</w:t>
      </w:r>
      <w:r>
        <w:rPr>
          <w:spacing w:val="-4"/>
        </w:rPr>
        <w:fldChar w:fldCharType="end"/>
      </w:r>
      <w:r>
        <w:rPr>
          <w:spacing w:val="-4"/>
        </w:rPr>
        <w:t xml:space="preserve">. Este trabalho procura superar estas limitações empregando algoritmos para a descoberta de cenários </w:t>
      </w:r>
      <w:r>
        <w:rPr>
          <w:spacing w:val="-4"/>
        </w:rPr>
        <w:fldChar w:fldCharType="begin" w:fldLock="1"/>
      </w:r>
      <w:r>
        <w:rPr>
          <w:spacing w:val="-4"/>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Pr>
          <w:spacing w:val="-4"/>
        </w:rPr>
        <w:fldChar w:fldCharType="separate"/>
      </w:r>
      <w:r w:rsidRPr="0094491A">
        <w:rPr>
          <w:noProof/>
          <w:spacing w:val="-4"/>
        </w:rPr>
        <w:t>(BRYANT; LEMPERT, 2010)</w:t>
      </w:r>
      <w:r>
        <w:rPr>
          <w:spacing w:val="-4"/>
        </w:rPr>
        <w:fldChar w:fldCharType="end"/>
      </w:r>
      <w:r w:rsidR="00DB3F45">
        <w:rPr>
          <w:spacing w:val="-4"/>
        </w:rPr>
        <w:t xml:space="preserve">. </w:t>
      </w:r>
    </w:p>
    <w:p w14:paraId="1E6D5C67" w14:textId="53175B1E" w:rsidR="00DB3F45" w:rsidRPr="00DB3F45" w:rsidRDefault="00DB3F45" w:rsidP="00DB3F45">
      <w:pPr>
        <w:rPr>
          <w:spacing w:val="-4"/>
        </w:rPr>
      </w:pPr>
      <w:r>
        <w:rPr>
          <w:spacing w:val="-4"/>
        </w:rPr>
        <w:t xml:space="preserve">O </w:t>
      </w:r>
      <w:r>
        <w:rPr>
          <w:spacing w:val="-4"/>
        </w:rPr>
        <w:fldChar w:fldCharType="begin"/>
      </w:r>
      <w:r>
        <w:rPr>
          <w:spacing w:val="-4"/>
        </w:rPr>
        <w:instrText xml:space="preserve"> REF _Ref481572021 \h </w:instrText>
      </w:r>
      <w:r>
        <w:rPr>
          <w:spacing w:val="-4"/>
        </w:rPr>
      </w:r>
      <w:r>
        <w:rPr>
          <w:spacing w:val="-4"/>
        </w:rPr>
        <w:fldChar w:fldCharType="separate"/>
      </w:r>
      <w:r w:rsidR="00B7483F">
        <w:t xml:space="preserve">Quadro </w:t>
      </w:r>
      <w:r w:rsidR="00B7483F">
        <w:rPr>
          <w:noProof/>
        </w:rPr>
        <w:t>2</w:t>
      </w:r>
      <w:r>
        <w:rPr>
          <w:spacing w:val="-4"/>
        </w:rPr>
        <w:fldChar w:fldCharType="end"/>
      </w:r>
      <w:r>
        <w:rPr>
          <w:spacing w:val="-4"/>
        </w:rPr>
        <w:t xml:space="preserve"> sintetiza os argumentos apresentados por este trabalho, os quais justificam a necessidade melhorar a avaliação de decisões estratégicas sob incerteza. </w:t>
      </w:r>
    </w:p>
    <w:p w14:paraId="647EACA3" w14:textId="77777777" w:rsidR="00DB3F45" w:rsidRDefault="00DB3F45" w:rsidP="00DB3F45">
      <w:pPr>
        <w:rPr>
          <w:rFonts w:cs="Arial"/>
        </w:rPr>
      </w:pPr>
    </w:p>
    <w:p w14:paraId="6AB1E585" w14:textId="77777777" w:rsidR="00DB3F45" w:rsidRDefault="00DB3F45" w:rsidP="00DB3F45">
      <w:pPr>
        <w:rPr>
          <w:rFonts w:cs="Arial"/>
        </w:rPr>
        <w:sectPr w:rsidR="00DB3F45" w:rsidSect="001F56FA">
          <w:footnotePr>
            <w:numRestart w:val="eachSect"/>
          </w:footnotePr>
          <w:pgSz w:w="11906" w:h="16838" w:code="9"/>
          <w:pgMar w:top="1701" w:right="1134" w:bottom="1134" w:left="1701" w:header="1134" w:footer="709" w:gutter="0"/>
          <w:cols w:space="708"/>
          <w:docGrid w:linePitch="360"/>
        </w:sectPr>
      </w:pPr>
    </w:p>
    <w:p w14:paraId="45BF0645" w14:textId="7813A932" w:rsidR="00DB3F45" w:rsidRDefault="00DB3F45" w:rsidP="00DB3F45">
      <w:pPr>
        <w:pStyle w:val="Legenda"/>
      </w:pPr>
      <w:bookmarkStart w:id="193" w:name="_Ref481572021"/>
      <w:bookmarkStart w:id="194" w:name="_Toc481594516"/>
      <w:commentRangeStart w:id="195"/>
      <w:r>
        <w:lastRenderedPageBreak/>
        <w:t xml:space="preserve">Quadro </w:t>
      </w:r>
      <w:fldSimple w:instr=" SEQ Quadro \* ARABIC ">
        <w:r w:rsidR="00B7483F">
          <w:rPr>
            <w:noProof/>
          </w:rPr>
          <w:t>2</w:t>
        </w:r>
      </w:fldSimple>
      <w:bookmarkEnd w:id="193"/>
      <w:r>
        <w:t xml:space="preserve"> – Abordagens para Avaliação de Decisões Estratégicas e suas Fragilidades</w:t>
      </w:r>
      <w:bookmarkEnd w:id="194"/>
      <w:commentRangeEnd w:id="195"/>
      <w:r w:rsidR="000D5D72">
        <w:rPr>
          <w:rStyle w:val="Refdecomentrio"/>
          <w:bCs w:val="0"/>
          <w:color w:val="auto"/>
        </w:rPr>
        <w:commentReference w:id="195"/>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60"/>
        <w:gridCol w:w="2546"/>
        <w:gridCol w:w="1701"/>
        <w:gridCol w:w="2268"/>
        <w:gridCol w:w="2552"/>
        <w:gridCol w:w="2976"/>
      </w:tblGrid>
      <w:tr w:rsidR="00DB3F45" w:rsidRPr="005269F5" w14:paraId="4D352B3B" w14:textId="77777777" w:rsidTr="00EA08C2">
        <w:trPr>
          <w:trHeight w:val="900"/>
        </w:trPr>
        <w:tc>
          <w:tcPr>
            <w:tcW w:w="1560" w:type="dxa"/>
            <w:shd w:val="clear" w:color="auto" w:fill="auto"/>
            <w:vAlign w:val="center"/>
            <w:hideMark/>
          </w:tcPr>
          <w:p w14:paraId="4C604E92"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Abordage</w:t>
            </w:r>
            <w:r>
              <w:rPr>
                <w:rFonts w:cs="Arial"/>
                <w:b/>
                <w:bCs/>
                <w:color w:val="000000"/>
                <w:sz w:val="20"/>
                <w:szCs w:val="22"/>
              </w:rPr>
              <w:t>ns</w:t>
            </w:r>
          </w:p>
        </w:tc>
        <w:tc>
          <w:tcPr>
            <w:tcW w:w="2546" w:type="dxa"/>
            <w:shd w:val="clear" w:color="auto" w:fill="auto"/>
            <w:vAlign w:val="center"/>
            <w:hideMark/>
          </w:tcPr>
          <w:p w14:paraId="25B31826"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Contribuições para a Avaliação de Decisões Estratégicas</w:t>
            </w:r>
          </w:p>
        </w:tc>
        <w:tc>
          <w:tcPr>
            <w:tcW w:w="1701" w:type="dxa"/>
            <w:shd w:val="clear" w:color="auto" w:fill="auto"/>
            <w:vAlign w:val="center"/>
            <w:hideMark/>
          </w:tcPr>
          <w:p w14:paraId="62B22CDD"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Fragilidades sob Incerteza Profunda</w:t>
            </w:r>
          </w:p>
        </w:tc>
        <w:tc>
          <w:tcPr>
            <w:tcW w:w="2268" w:type="dxa"/>
            <w:shd w:val="clear" w:color="auto" w:fill="auto"/>
            <w:vAlign w:val="center"/>
            <w:hideMark/>
          </w:tcPr>
          <w:p w14:paraId="687009ED"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Fatores Agravantes</w:t>
            </w:r>
          </w:p>
        </w:tc>
        <w:tc>
          <w:tcPr>
            <w:tcW w:w="2552" w:type="dxa"/>
            <w:shd w:val="clear" w:color="auto" w:fill="auto"/>
            <w:vAlign w:val="center"/>
            <w:hideMark/>
          </w:tcPr>
          <w:p w14:paraId="2D39BBAA"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Implicações para a Avaliação de Decisões Estratégicas</w:t>
            </w:r>
          </w:p>
        </w:tc>
        <w:tc>
          <w:tcPr>
            <w:tcW w:w="2976" w:type="dxa"/>
            <w:shd w:val="clear" w:color="auto" w:fill="auto"/>
            <w:vAlign w:val="center"/>
            <w:hideMark/>
          </w:tcPr>
          <w:p w14:paraId="1AE1382F" w14:textId="77777777" w:rsidR="00DB3F45" w:rsidRPr="005269F5" w:rsidRDefault="00DB3F45" w:rsidP="00EA08C2">
            <w:pPr>
              <w:autoSpaceDE/>
              <w:autoSpaceDN/>
              <w:adjustRightInd/>
              <w:spacing w:line="240" w:lineRule="auto"/>
              <w:ind w:firstLine="0"/>
              <w:jc w:val="left"/>
              <w:rPr>
                <w:rFonts w:cs="Arial"/>
                <w:b/>
                <w:bCs/>
                <w:color w:val="000000"/>
                <w:sz w:val="20"/>
                <w:szCs w:val="22"/>
              </w:rPr>
            </w:pPr>
            <w:r w:rsidRPr="005269F5">
              <w:rPr>
                <w:rFonts w:cs="Arial"/>
                <w:b/>
                <w:bCs/>
                <w:color w:val="000000"/>
                <w:sz w:val="20"/>
                <w:szCs w:val="22"/>
              </w:rPr>
              <w:t xml:space="preserve">Como </w:t>
            </w:r>
            <w:r>
              <w:rPr>
                <w:rFonts w:cs="Arial"/>
                <w:b/>
                <w:bCs/>
                <w:color w:val="000000"/>
                <w:sz w:val="20"/>
                <w:szCs w:val="22"/>
              </w:rPr>
              <w:t xml:space="preserve">as </w:t>
            </w:r>
            <w:r w:rsidRPr="005269F5">
              <w:rPr>
                <w:rFonts w:cs="Arial"/>
                <w:b/>
                <w:bCs/>
                <w:color w:val="000000"/>
                <w:sz w:val="20"/>
                <w:szCs w:val="22"/>
              </w:rPr>
              <w:t xml:space="preserve">Fragilidades </w:t>
            </w:r>
            <w:r>
              <w:rPr>
                <w:rFonts w:cs="Arial"/>
                <w:b/>
                <w:bCs/>
                <w:color w:val="000000"/>
                <w:sz w:val="20"/>
                <w:szCs w:val="22"/>
              </w:rPr>
              <w:t>serão endereçadas neste trabalho</w:t>
            </w:r>
          </w:p>
        </w:tc>
      </w:tr>
      <w:tr w:rsidR="00DB3F45" w:rsidRPr="005269F5" w14:paraId="59ACB87E" w14:textId="77777777" w:rsidTr="00EA08C2">
        <w:trPr>
          <w:trHeight w:val="1502"/>
        </w:trPr>
        <w:tc>
          <w:tcPr>
            <w:tcW w:w="1560" w:type="dxa"/>
            <w:shd w:val="clear" w:color="auto" w:fill="auto"/>
            <w:vAlign w:val="center"/>
            <w:hideMark/>
          </w:tcPr>
          <w:p w14:paraId="0BC84D34"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Simulação Computacional</w:t>
            </w:r>
          </w:p>
        </w:tc>
        <w:tc>
          <w:tcPr>
            <w:tcW w:w="2546" w:type="dxa"/>
            <w:shd w:val="clear" w:color="auto" w:fill="auto"/>
            <w:vAlign w:val="center"/>
            <w:hideMark/>
          </w:tcPr>
          <w:p w14:paraId="1E468468"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Modelos computacionais fornecem um meio metódico para indicar como mudanças em um ponto do sistema podem impactar mudanças em outras partes, desviando-se do passado.</w:t>
            </w:r>
          </w:p>
        </w:tc>
        <w:tc>
          <w:tcPr>
            <w:tcW w:w="1701" w:type="dxa"/>
            <w:shd w:val="clear" w:color="auto" w:fill="auto"/>
            <w:vAlign w:val="center"/>
            <w:hideMark/>
          </w:tcPr>
          <w:p w14:paraId="12524C52"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Modelos são formados a partir de dados sobre o passado e pressupostos, que podem ser falhos.</w:t>
            </w:r>
          </w:p>
        </w:tc>
        <w:tc>
          <w:tcPr>
            <w:tcW w:w="2268" w:type="dxa"/>
            <w:shd w:val="clear" w:color="auto" w:fill="auto"/>
            <w:vAlign w:val="center"/>
            <w:hideMark/>
          </w:tcPr>
          <w:p w14:paraId="7A46A4A7"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Modelos de Simulação podem ser confundidos com artefatos de predição, levando a decisões equivocadas.</w:t>
            </w:r>
          </w:p>
        </w:tc>
        <w:tc>
          <w:tcPr>
            <w:tcW w:w="2552" w:type="dxa"/>
            <w:shd w:val="clear" w:color="auto" w:fill="auto"/>
            <w:vAlign w:val="center"/>
            <w:hideMark/>
          </w:tcPr>
          <w:p w14:paraId="032783B9"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avaliação das decisões pode ser influenciada pelo viés embutido nos parâmetros do modelo e na estrutura do modelo.</w:t>
            </w:r>
          </w:p>
        </w:tc>
        <w:tc>
          <w:tcPr>
            <w:tcW w:w="2976" w:type="dxa"/>
            <w:shd w:val="clear" w:color="auto" w:fill="auto"/>
            <w:vAlign w:val="center"/>
            <w:hideMark/>
          </w:tcPr>
          <w:p w14:paraId="1DF4F6CC"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O resultado de apenas uma simulação tem pouco valor. A alternativa é rodar o modelo diversas vezes considerando a incerteza paramétrica e estrutural.</w:t>
            </w:r>
          </w:p>
        </w:tc>
      </w:tr>
      <w:tr w:rsidR="00DB3F45" w:rsidRPr="005269F5" w14:paraId="348CC7AD" w14:textId="77777777" w:rsidTr="00EA08C2">
        <w:trPr>
          <w:trHeight w:val="1821"/>
        </w:trPr>
        <w:tc>
          <w:tcPr>
            <w:tcW w:w="1560" w:type="dxa"/>
            <w:shd w:val="clear" w:color="auto" w:fill="auto"/>
            <w:vAlign w:val="center"/>
            <w:hideMark/>
          </w:tcPr>
          <w:p w14:paraId="522E9616" w14:textId="77777777" w:rsidR="00DB3F45" w:rsidRPr="00DB3F45" w:rsidRDefault="00DB3F45" w:rsidP="00EA08C2">
            <w:pPr>
              <w:autoSpaceDE/>
              <w:autoSpaceDN/>
              <w:adjustRightInd/>
              <w:spacing w:line="240" w:lineRule="auto"/>
              <w:ind w:firstLine="0"/>
              <w:jc w:val="left"/>
              <w:rPr>
                <w:rFonts w:cs="Arial"/>
                <w:color w:val="000000"/>
                <w:sz w:val="20"/>
                <w:szCs w:val="20"/>
              </w:rPr>
            </w:pPr>
            <w:proofErr w:type="spellStart"/>
            <w:r w:rsidRPr="00DB3F45">
              <w:rPr>
                <w:rFonts w:cs="Arial"/>
                <w:color w:val="000000"/>
                <w:sz w:val="20"/>
                <w:szCs w:val="20"/>
              </w:rPr>
              <w:t>Decision</w:t>
            </w:r>
            <w:proofErr w:type="spellEnd"/>
            <w:r w:rsidRPr="00DB3F45">
              <w:rPr>
                <w:rFonts w:cs="Arial"/>
                <w:color w:val="000000"/>
                <w:sz w:val="20"/>
                <w:szCs w:val="20"/>
              </w:rPr>
              <w:t xml:space="preserve"> </w:t>
            </w:r>
            <w:proofErr w:type="spellStart"/>
            <w:r w:rsidRPr="00DB3F45">
              <w:rPr>
                <w:rFonts w:cs="Arial"/>
                <w:color w:val="000000"/>
                <w:sz w:val="20"/>
                <w:szCs w:val="20"/>
              </w:rPr>
              <w:t>Analysis</w:t>
            </w:r>
            <w:proofErr w:type="spellEnd"/>
            <w:r w:rsidRPr="00DB3F45">
              <w:rPr>
                <w:rFonts w:cs="Arial"/>
                <w:color w:val="000000"/>
                <w:sz w:val="20"/>
                <w:szCs w:val="20"/>
              </w:rPr>
              <w:t xml:space="preserve"> e Métodos Baseados na Máxima Utilidade Esperada</w:t>
            </w:r>
          </w:p>
        </w:tc>
        <w:tc>
          <w:tcPr>
            <w:tcW w:w="2546" w:type="dxa"/>
            <w:shd w:val="clear" w:color="auto" w:fill="auto"/>
            <w:vAlign w:val="center"/>
            <w:hideMark/>
          </w:tcPr>
          <w:p w14:paraId="60409B70" w14:textId="6867CF66"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 xml:space="preserve">Permitem a consolidação de uma vasta quantidade de informações, levando à decisões </w:t>
            </w:r>
            <w:del w:id="196" w:author="Daniel Lacerda" w:date="2017-05-03T22:56:00Z">
              <w:r w:rsidRPr="00DB3F45" w:rsidDel="000D5D72">
                <w:rPr>
                  <w:rFonts w:cs="Arial"/>
                  <w:color w:val="000000"/>
                  <w:sz w:val="20"/>
                  <w:szCs w:val="20"/>
                </w:rPr>
                <w:delText>lógicamente</w:delText>
              </w:r>
            </w:del>
            <w:ins w:id="197" w:author="Daniel Lacerda" w:date="2017-05-03T22:56:00Z">
              <w:r w:rsidR="000D5D72" w:rsidRPr="00DB3F45">
                <w:rPr>
                  <w:rFonts w:cs="Arial"/>
                  <w:color w:val="000000"/>
                  <w:sz w:val="20"/>
                  <w:szCs w:val="20"/>
                </w:rPr>
                <w:t>logicamente</w:t>
              </w:r>
            </w:ins>
            <w:r w:rsidRPr="00DB3F45">
              <w:rPr>
                <w:rFonts w:cs="Arial"/>
                <w:color w:val="000000"/>
                <w:sz w:val="20"/>
                <w:szCs w:val="20"/>
              </w:rPr>
              <w:t xml:space="preserve"> consistentes.</w:t>
            </w:r>
          </w:p>
        </w:tc>
        <w:tc>
          <w:tcPr>
            <w:tcW w:w="1701" w:type="dxa"/>
            <w:shd w:val="clear" w:color="auto" w:fill="auto"/>
            <w:vAlign w:val="center"/>
            <w:hideMark/>
          </w:tcPr>
          <w:p w14:paraId="29980289"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 xml:space="preserve">Depende de Pressupostos sobre o futuro. Utilizam "probabilidades subjetivas" primárias como input. </w:t>
            </w:r>
          </w:p>
        </w:tc>
        <w:tc>
          <w:tcPr>
            <w:tcW w:w="2268" w:type="dxa"/>
            <w:shd w:val="clear" w:color="auto" w:fill="auto"/>
            <w:vAlign w:val="center"/>
            <w:hideMark/>
          </w:tcPr>
          <w:p w14:paraId="47A61C5C"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 xml:space="preserve">Gerentes são sujeitos a vieses cognitivos e </w:t>
            </w:r>
            <w:proofErr w:type="spellStart"/>
            <w:r w:rsidRPr="00DB3F45">
              <w:rPr>
                <w:rFonts w:cs="Arial"/>
                <w:i/>
                <w:iCs/>
                <w:color w:val="000000"/>
                <w:sz w:val="20"/>
                <w:szCs w:val="20"/>
              </w:rPr>
              <w:t>overconfidence</w:t>
            </w:r>
            <w:proofErr w:type="spellEnd"/>
            <w:r w:rsidRPr="00DB3F45">
              <w:rPr>
                <w:rFonts w:cs="Arial"/>
                <w:i/>
                <w:iCs/>
                <w:color w:val="000000"/>
                <w:sz w:val="20"/>
                <w:szCs w:val="20"/>
              </w:rPr>
              <w:t xml:space="preserve">. </w:t>
            </w:r>
            <w:r w:rsidRPr="00DB3F45">
              <w:rPr>
                <w:rFonts w:cs="Arial"/>
                <w:color w:val="000000"/>
                <w:sz w:val="20"/>
                <w:szCs w:val="20"/>
              </w:rPr>
              <w:t>Tais vieses podem ser incorporados à decisão em forma de probabilidades.</w:t>
            </w:r>
          </w:p>
        </w:tc>
        <w:tc>
          <w:tcPr>
            <w:tcW w:w="2552" w:type="dxa"/>
            <w:shd w:val="clear" w:color="auto" w:fill="auto"/>
            <w:vAlign w:val="center"/>
            <w:hideMark/>
          </w:tcPr>
          <w:p w14:paraId="4A9AC00D"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Decisões baseadas na máxima utilidade esperada das opções podem ser altamente sensíveis aos pressupostos da análise. Rompidos os pressupostos, a decisão pode falhar.</w:t>
            </w:r>
          </w:p>
        </w:tc>
        <w:tc>
          <w:tcPr>
            <w:tcW w:w="2976" w:type="dxa"/>
            <w:shd w:val="clear" w:color="auto" w:fill="auto"/>
            <w:vAlign w:val="center"/>
            <w:hideMark/>
          </w:tcPr>
          <w:p w14:paraId="2DC68944"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Ao invés de favorecer a decisão com a máxima utilidade esperada dada um conjunto de pressupostos, o processo de decisão pode buscar a estratégia que satisfaça um critério de aceitação no maior número de futuros, postergando a avaliação de probabilidades.</w:t>
            </w:r>
          </w:p>
        </w:tc>
      </w:tr>
      <w:tr w:rsidR="00DB3F45" w:rsidRPr="005269F5" w14:paraId="5C9B2BE2" w14:textId="77777777" w:rsidTr="00EA08C2">
        <w:trPr>
          <w:trHeight w:val="2040"/>
        </w:trPr>
        <w:tc>
          <w:tcPr>
            <w:tcW w:w="1560" w:type="dxa"/>
            <w:shd w:val="clear" w:color="auto" w:fill="auto"/>
            <w:vAlign w:val="center"/>
            <w:hideMark/>
          </w:tcPr>
          <w:p w14:paraId="17D506C0"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Planejamento por Cenários</w:t>
            </w:r>
          </w:p>
        </w:tc>
        <w:tc>
          <w:tcPr>
            <w:tcW w:w="2546" w:type="dxa"/>
            <w:shd w:val="clear" w:color="auto" w:fill="auto"/>
            <w:vAlign w:val="center"/>
            <w:hideMark/>
          </w:tcPr>
          <w:p w14:paraId="6270B17D"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Cenários oferecem uma estrutura para a consideração da incerteza, favorecendo a exploração de futuros plausíveis, e incentivam a busca por estratégias robustas.</w:t>
            </w:r>
          </w:p>
        </w:tc>
        <w:tc>
          <w:tcPr>
            <w:tcW w:w="1701" w:type="dxa"/>
            <w:shd w:val="clear" w:color="auto" w:fill="auto"/>
            <w:vAlign w:val="center"/>
            <w:hideMark/>
          </w:tcPr>
          <w:p w14:paraId="1855FC07"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escolha de qualquer pequeno número de cenários para representar um futuro altamente complexo pode ser arbitrária.</w:t>
            </w:r>
          </w:p>
        </w:tc>
        <w:tc>
          <w:tcPr>
            <w:tcW w:w="2268" w:type="dxa"/>
            <w:shd w:val="clear" w:color="auto" w:fill="auto"/>
            <w:vAlign w:val="center"/>
            <w:hideMark/>
          </w:tcPr>
          <w:p w14:paraId="35B2566F"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Vieses podem influenciar a escolha dos cenários para análise, influenciando as decisões que serão robustas.</w:t>
            </w:r>
          </w:p>
        </w:tc>
        <w:tc>
          <w:tcPr>
            <w:tcW w:w="2552" w:type="dxa"/>
            <w:shd w:val="clear" w:color="auto" w:fill="auto"/>
            <w:vAlign w:val="center"/>
            <w:hideMark/>
          </w:tcPr>
          <w:p w14:paraId="15AABB84"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decisão pode ser influenciada pelos vieses embutidos na seleção dos cenários mais importantes.</w:t>
            </w:r>
          </w:p>
        </w:tc>
        <w:tc>
          <w:tcPr>
            <w:tcW w:w="2976" w:type="dxa"/>
            <w:shd w:val="clear" w:color="auto" w:fill="auto"/>
            <w:vAlign w:val="center"/>
            <w:hideMark/>
          </w:tcPr>
          <w:p w14:paraId="51E86C9A" w14:textId="77777777" w:rsidR="00DB3F45" w:rsidRPr="00DB3F45" w:rsidRDefault="00DB3F45" w:rsidP="00EA08C2">
            <w:pPr>
              <w:autoSpaceDE/>
              <w:autoSpaceDN/>
              <w:adjustRightInd/>
              <w:spacing w:line="240" w:lineRule="auto"/>
              <w:ind w:firstLine="0"/>
              <w:jc w:val="left"/>
              <w:rPr>
                <w:rFonts w:cs="Arial"/>
                <w:color w:val="000000"/>
                <w:sz w:val="20"/>
                <w:szCs w:val="20"/>
              </w:rPr>
            </w:pPr>
            <w:r w:rsidRPr="00DB3F45">
              <w:rPr>
                <w:rFonts w:cs="Arial"/>
                <w:color w:val="000000"/>
                <w:sz w:val="20"/>
                <w:szCs w:val="20"/>
              </w:rPr>
              <w:t>A ideia da procura pela robustez das estratégias pode ser mantida, e os cenários importantes para a decisão podem ser extraídos a partir de dados simulados.</w:t>
            </w:r>
          </w:p>
        </w:tc>
      </w:tr>
    </w:tbl>
    <w:p w14:paraId="47EF5212" w14:textId="77777777" w:rsidR="00DB3F45" w:rsidRDefault="00DB3F45" w:rsidP="00DB3F45">
      <w:pPr>
        <w:ind w:firstLine="0"/>
        <w:jc w:val="center"/>
        <w:rPr>
          <w:rFonts w:cs="Arial"/>
        </w:rPr>
        <w:sectPr w:rsidR="00DB3F45" w:rsidSect="005269F5">
          <w:footnotePr>
            <w:numRestart w:val="eachSect"/>
          </w:footnotePr>
          <w:pgSz w:w="16838" w:h="11906" w:orient="landscape" w:code="9"/>
          <w:pgMar w:top="1701" w:right="1701" w:bottom="1134" w:left="1134" w:header="1134" w:footer="709" w:gutter="0"/>
          <w:cols w:space="708"/>
          <w:docGrid w:linePitch="360"/>
        </w:sectPr>
      </w:pPr>
      <w:r>
        <w:rPr>
          <w:rFonts w:cs="Arial"/>
        </w:rPr>
        <w:t xml:space="preserve">Fonte: Elaborado pelo Autor com base em </w:t>
      </w:r>
      <w:proofErr w:type="spellStart"/>
      <w:r>
        <w:rPr>
          <w:rFonts w:cs="Arial"/>
        </w:rPr>
        <w:t>Lempert</w:t>
      </w:r>
      <w:proofErr w:type="spellEnd"/>
      <w:r>
        <w:rPr>
          <w:rFonts w:cs="Arial"/>
        </w:rPr>
        <w:t xml:space="preserve"> </w:t>
      </w:r>
      <w:r>
        <w:rPr>
          <w:rFonts w:cs="Arial"/>
        </w:rPr>
        <w:fldChar w:fldCharType="begin" w:fldLock="1"/>
      </w:r>
      <w:r>
        <w:rPr>
          <w:rFonts w:cs="Arial"/>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"suppress-author" : 1, "uris" : [ "http://www.mendeley.com/documents/?uuid=fc7eef92-8664-499e-ab2a-e8053d5b7ae4" ] } ], "mendeley" : { "formattedCitation" : "(2003)", "plainTextFormattedCitation" : "(2003)", "previouslyFormattedCitation" : "(2003)" }, "properties" : { "noteIndex" : 0 }, "schema" : "https://github.com/citation-style-language/schema/raw/master/csl-citation.json" }</w:instrText>
      </w:r>
      <w:r>
        <w:rPr>
          <w:rFonts w:cs="Arial"/>
        </w:rPr>
        <w:fldChar w:fldCharType="separate"/>
      </w:r>
      <w:r w:rsidRPr="005269F5">
        <w:rPr>
          <w:rFonts w:cs="Arial"/>
          <w:noProof/>
        </w:rPr>
        <w:t>(2003)</w:t>
      </w:r>
      <w:r>
        <w:rPr>
          <w:rFonts w:cs="Arial"/>
        </w:rPr>
        <w:fldChar w:fldCharType="end"/>
      </w:r>
      <w:r>
        <w:rPr>
          <w:rFonts w:cs="Arial"/>
        </w:rPr>
        <w:t xml:space="preserve">.  </w:t>
      </w:r>
    </w:p>
    <w:p w14:paraId="635C389D" w14:textId="2DBB8823" w:rsidR="0094491A" w:rsidRPr="007B2692" w:rsidRDefault="0094491A" w:rsidP="007B2692">
      <w:pPr>
        <w:rPr>
          <w:spacing w:val="-4"/>
        </w:rPr>
      </w:pPr>
      <w:r>
        <w:lastRenderedPageBreak/>
        <w:t xml:space="preserve">Diante das implicações da incerteza para a avaliação de decisões estratégicas, diversos acadêmicos procuraram argumentar pela adoção do critério de robustez para a tomada de decisões estratégicas </w:t>
      </w:r>
      <w:r>
        <w:fldChar w:fldCharType="begin" w:fldLock="1"/>
      </w:r>
      <w:r>
        <w:instrText>ADDIN CSL_CITATION { "citationItems" : [ { "id" : "ITEM-1", "itemData" : { "DOI" : "10.1057/jors.1973.52", "ISBN" : "00303623", "ISSN" : "0160-5682", "abstract" : "The use of \"optimality\" as an operational research criterion is insufficiently discriminating. Ample evidence exists that for many problems simple optimization (particularly profit maximization) does not represent the aims of management. In this paper we discuss the nature of the problem situations for which alternative decision criteria are more appropriate. In particular the structure of strategic planning problems is analysed. The provisional commitment involved in a plan (in contrast to the irrevocable commitment of a decision) leads to the development of a particular criterion, robustness-a measure of the flexibility which an initial decision of a plan maintains for achieving near-optimal states in conditions of uncertainty. The robustness concept is developed through the case study of a sequential factory location problem.", "author" : [ { "dropping-particle" : "", "family" : "Rosenhead", "given" : "Jonathan", "non-dropping-particle" : "", "parse-names" : false, "suffix" : "" }, { "dropping-particle" : "", "family" : "Elton", "given" : "Martin", "non-dropping-particle" : "", "parse-names" : false, "suffix" : "" }, { "dropping-particle" : "", "family" : "Gupta", "given" : "Shiv K.", "non-dropping-particle" : "", "parse-names" : false, "suffix" : "" } ], "container-title" : "Operational Research Quarterly", "id" : "ITEM-1", "issue" : "4", "issued" : { "date-parts" : [ [ "1973" ] ] }, "page" : "413-431", "title" : "Robustness and optimality as criteria for strategic decisions", "type" : "article-journal", "volume" : "23" }, "uris" : [ "http://www.mendeley.com/documents/?uuid=999022a7-9d19-436d-a757-07dc4f5ca5a1" ] } ], "mendeley" : { "formattedCitation" : "(ROSENHEAD; ELTON; GUPTA, 1973)", "plainTextFormattedCitation" : "(ROSENHEAD; ELTON; GUPTA, 1973)", "previouslyFormattedCitation" : "(ROSENHEAD; ELTON; GUPTA, 1973)" }, "properties" : { "noteIndex" : 0 }, "schema" : "https://github.com/citation-style-language/schema/raw/master/csl-citation.json" }</w:instrText>
      </w:r>
      <w:r>
        <w:fldChar w:fldCharType="separate"/>
      </w:r>
      <w:r w:rsidRPr="00E33A0F">
        <w:rPr>
          <w:noProof/>
        </w:rPr>
        <w:t>(ROSENHEAD; ELTON; GUPTA, 1973)</w:t>
      </w:r>
      <w:r>
        <w:fldChar w:fldCharType="end"/>
      </w:r>
      <w:r w:rsidR="008930BF">
        <w:t>,</w:t>
      </w:r>
      <w:r>
        <w:t xml:space="preserve"> pela flexibilidade das decisões estratégicas </w:t>
      </w:r>
      <w:r>
        <w:fldChar w:fldCharType="begin" w:fldLock="1"/>
      </w:r>
      <w:r>
        <w:instrText>ADDIN CSL_CITATION { "citationItems" : [ { "id" : "ITEM-1", "itemData" : { "DOI" : "Article", "ISBN" : "10795545", "ISSN" : "10795545", "abstract" : "In a highly uncertain and changing environment, managers need to have the strategic flexibility to respond to problems speedily. Strategic flexibility is the organization's capability to identify major changes in the external environment, quickly commit resources to new courses of action in response to those changes, and recognize and act promptly when it is time to halt or reverse existing resource commitments. This strategic flexibility requires managers to find the right balance between committing the resources necessary to carry out a decision and avoiding investment of good money in bad projects. This article seeks to help managers understand the importance of and difficulties in developing strategic flexibility. The challenge in doing this results from the substantial uncertainties inherent in making these strategic decisions as well as from psychological and organizational biases that affect the attention, assessments, and actions of decision-makers in ways that prevent them from recognizing problems and acting in a timely fashion. Being careful and rational is important but not sufficient if managers are to recognize when resource commitments should be halted or reversed and act quickly. We show that managers may become unconsciously trapped in a vicious cycle of insensitivity, self-serving interpretation, and inaction. We recommend six practical steps for avoiding such problems. We stress that managers and organizations should be prepared and proactive to overcome the biases, to avoid becoming trapped in the vicious cycle of rigidity, and to cope effectively with the uncertainties of a dynamic environment. [ABSTRACT FROM AUTHOR]", "author" : [ { "dropping-particle" : "", "family" : "Shimizu", "given" : "Katsuhiko", "non-dropping-particle" : "", "parse-names" : false, "suffix" : "" }, { "dropping-particle" : "", "family" : "Hitt", "given" : "Michael A.", "non-dropping-particle" : "", "parse-names" : false, "suffix" : "" } ], "container-title" : "Academy of Management Executive", "id" : "ITEM-1", "issue" : "4", "issued" : { "date-parts" : [ [ "2004" ] ] }, "page" : "44-59", "title" : "Strategic flexibility: Organizational preparedness to reverse ineffective strategic decisions.", "type" : "article-journal", "volume" : "18" }, "uris" : [ "http://www.mendeley.com/documents/?uuid=29ae4fb2-7f37-40ba-9378-124311f10838" ] } ], "mendeley" : { "formattedCitation" : "(SHIMIZU; HITT, 2004)", "plainTextFormattedCitation" : "(SHIMIZU; HITT, 2004)", "previouslyFormattedCitation" : "(SHIMIZU; HITT, 2004)" }, "properties" : { "noteIndex" : 0 }, "schema" : "https://github.com/citation-style-language/schema/raw/master/csl-citation.json" }</w:instrText>
      </w:r>
      <w:r>
        <w:fldChar w:fldCharType="separate"/>
      </w:r>
      <w:r w:rsidRPr="00E33A0F">
        <w:rPr>
          <w:noProof/>
        </w:rPr>
        <w:t>(SHIMIZU; HITT, 2004)</w:t>
      </w:r>
      <w:r>
        <w:fldChar w:fldCharType="end"/>
      </w:r>
      <w:r w:rsidR="008930BF">
        <w:t>, ou por</w:t>
      </w:r>
      <w:r>
        <w:t xml:space="preserve"> “estratégias não-preditivas” </w:t>
      </w:r>
      <w:r>
        <w:fldChar w:fldCharType="begin" w:fldLock="1"/>
      </w:r>
      <w:r w:rsidR="008201A6">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fldChar w:fldCharType="separate"/>
      </w:r>
      <w:r w:rsidRPr="0094491A">
        <w:rPr>
          <w:noProof/>
        </w:rPr>
        <w:t>(WILTBANK et al., 2006)</w:t>
      </w:r>
      <w:r>
        <w:fldChar w:fldCharType="end"/>
      </w:r>
      <w:r w:rsidR="008930BF">
        <w:t>.</w:t>
      </w:r>
      <w:r>
        <w:t xml:space="preserve"> </w:t>
      </w:r>
      <w:r w:rsidR="007B2692">
        <w:t>No entanto, “como” desenvolver e avaliar estratégias adaptativas continua uma questão em aberto.</w:t>
      </w:r>
      <w:r w:rsidR="007B2692">
        <w:rPr>
          <w:spacing w:val="-4"/>
        </w:rPr>
        <w:t xml:space="preserve"> Este fato é visível </w:t>
      </w:r>
      <w:proofErr w:type="spellStart"/>
      <w:r w:rsidR="008201A6">
        <w:t>Phadnis</w:t>
      </w:r>
      <w:proofErr w:type="spellEnd"/>
      <w:r w:rsidR="008201A6">
        <w:t xml:space="preserve"> et. al </w:t>
      </w:r>
      <w:r w:rsidR="008201A6">
        <w:fldChar w:fldCharType="begin" w:fldLock="1"/>
      </w:r>
      <w:r w:rsidR="00BC5831">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"suppress-author" : 1, "uris" : [ "http://www.mendeley.com/documents/?uuid=ea59bae7-fc9e-4692-b329-8b9fbee3b82a" ] } ], "mendeley" : { "formattedCitation" : "(2015)", "plainTextFormattedCitation" : "(2015)", "previouslyFormattedCitation" : "(2015)" }, "properties" : { "noteIndex" : 0 }, "schema" : "https://github.com/citation-style-language/schema/raw/master/csl-citation.json" }</w:instrText>
      </w:r>
      <w:r w:rsidR="008201A6">
        <w:fldChar w:fldCharType="separate"/>
      </w:r>
      <w:r w:rsidR="008201A6" w:rsidRPr="008201A6">
        <w:rPr>
          <w:noProof/>
        </w:rPr>
        <w:t>(2015)</w:t>
      </w:r>
      <w:r w:rsidR="008201A6">
        <w:fldChar w:fldCharType="end"/>
      </w:r>
      <w:r w:rsidR="008201A6">
        <w:t xml:space="preserve"> </w:t>
      </w:r>
      <w:r w:rsidR="00DC31BD">
        <w:t>ressaltam</w:t>
      </w:r>
      <w:r w:rsidR="008201A6">
        <w:t xml:space="preserve"> </w:t>
      </w:r>
      <w:r w:rsidR="00BC5831">
        <w:t>a necessidade de sintetizar as contribuições das abordagens discutidas anteriormente em diretrizes normativas</w:t>
      </w:r>
      <w:r w:rsidR="008201A6">
        <w:t>:</w:t>
      </w:r>
    </w:p>
    <w:p w14:paraId="7D06F3E7" w14:textId="3F6EEEE0" w:rsidR="00BC5831" w:rsidRPr="00BC5831" w:rsidRDefault="008201A6" w:rsidP="00BC5831">
      <w:pPr>
        <w:ind w:left="708"/>
      </w:pPr>
      <w:r w:rsidRPr="00BC5831">
        <w:rPr>
          <w:sz w:val="20"/>
        </w:rPr>
        <w:t xml:space="preserve">“Finalmente, a interseção entre o planejamento por cenários e a </w:t>
      </w:r>
      <w:proofErr w:type="spellStart"/>
      <w:r w:rsidRPr="00BC5831">
        <w:rPr>
          <w:sz w:val="20"/>
        </w:rPr>
        <w:t>Decision</w:t>
      </w:r>
      <w:proofErr w:type="spellEnd"/>
      <w:r w:rsidRPr="00BC5831">
        <w:rPr>
          <w:sz w:val="20"/>
        </w:rPr>
        <w:t xml:space="preserve"> </w:t>
      </w:r>
      <w:proofErr w:type="spellStart"/>
      <w:r w:rsidRPr="00BC5831">
        <w:rPr>
          <w:sz w:val="20"/>
        </w:rPr>
        <w:t>Analysis</w:t>
      </w:r>
      <w:proofErr w:type="spellEnd"/>
      <w:r w:rsidRPr="00BC5831">
        <w:rPr>
          <w:sz w:val="20"/>
        </w:rPr>
        <w:t xml:space="preserve"> é uma área fértil para a exploração acadêmica. Cenários são dispositivos de raciocínio úteis para estruturar problemas confusos do planejamento de longo prazo (van der </w:t>
      </w:r>
      <w:proofErr w:type="spellStart"/>
      <w:r w:rsidRPr="00BC5831">
        <w:rPr>
          <w:sz w:val="20"/>
        </w:rPr>
        <w:t>Heidjen</w:t>
      </w:r>
      <w:proofErr w:type="spellEnd"/>
      <w:r w:rsidRPr="00BC5831">
        <w:rPr>
          <w:sz w:val="20"/>
        </w:rPr>
        <w:t xml:space="preserve">, 2000), enquanto a </w:t>
      </w:r>
      <w:proofErr w:type="spellStart"/>
      <w:r w:rsidR="00F137E3">
        <w:rPr>
          <w:sz w:val="20"/>
        </w:rPr>
        <w:t>D</w:t>
      </w:r>
      <w:r w:rsidRPr="00BC5831">
        <w:rPr>
          <w:sz w:val="20"/>
        </w:rPr>
        <w:t>ecision</w:t>
      </w:r>
      <w:proofErr w:type="spellEnd"/>
      <w:r w:rsidRPr="00BC5831">
        <w:rPr>
          <w:sz w:val="20"/>
        </w:rPr>
        <w:t xml:space="preserve"> </w:t>
      </w:r>
      <w:proofErr w:type="spellStart"/>
      <w:r w:rsidRPr="00BC5831">
        <w:rPr>
          <w:sz w:val="20"/>
        </w:rPr>
        <w:t>Analysis</w:t>
      </w:r>
      <w:proofErr w:type="spellEnd"/>
      <w:r w:rsidRPr="00BC5831">
        <w:rPr>
          <w:sz w:val="20"/>
        </w:rPr>
        <w:t xml:space="preserve"> fornece um processo racional para tomar a decisão “certa” para um dado problema. Diretrizes normativas para combinar a capacidade de cenários de desfazer vieses com a abordagem estruturada da decisão analítica poderiam aumentar a qualidade de decisões de longo prazo.”</w:t>
      </w:r>
      <w:r w:rsidR="00BC5831" w:rsidRPr="00BC5831">
        <w:rPr>
          <w:sz w:val="20"/>
        </w:rPr>
        <w:t xml:space="preserve"> </w:t>
      </w:r>
      <w:r w:rsidR="00BC5831" w:rsidRPr="00BC5831">
        <w:rPr>
          <w:sz w:val="20"/>
        </w:rPr>
        <w:fldChar w:fldCharType="begin" w:fldLock="1"/>
      </w:r>
      <w:r w:rsidR="00F137E3">
        <w:rPr>
          <w:sz w:val="20"/>
        </w:rPr>
        <w:instrText>ADDIN CSL_CITATION { "citationItems" : [ { "id" : "ITEM-1", "itemData" : { "DOI" : "10.1002/smj.2293", "ISBN" : "1097-0266", "ISSN" : "01432095", "PMID" : "31767271", "abstract" : "Like governance structure and alliance scope, partner selection may serve to safeguard firms\u2019 intellectual assets in R&amp;D alliances. We categorize potential alliance partners into friends, acquaintances, and strangers, depending on their previous alliance experience. Data on 1,159 R&amp;D alliances indicate that the more radical an alliance\u2019s innovation goals, the more likely it is that partners are friends rather than strangers. However, strangers are preferred to acquaintances, suggesting partner selection preferences are not transitive. Moreover, results suggest that firms use partner selection, governance structure, and alliance scope as substitute mechanisms to protect valuable technological assets from appropriation in R&amp;D alliances.", "author" : [ { "dropping-particle" : "", "family" : "Phadnis", "given" : "Shardul", "non-dropping-particle" : "", "parse-names" : false, "suffix" : "" }, { "dropping-particle" : "", "family" : "Caplice", "given" : "Chris", "non-dropping-particle" : "", "parse-names" : false, "suffix" : "" }, { "dropping-particle" : "", "family" : "Sheffi", "given" : "Yossi", "non-dropping-particle" : "", "parse-names" : false, "suffix" : "" }, { "dropping-particle" : "", "family" : "Singh", "given" : "Mahender", "non-dropping-particle" : "", "parse-names" : false, "suffix" : "" } ], "container-title" : "Strategic Management Journal", "id" : "ITEM-1", "issue" : "9", "issued" : { "date-parts" : [ [ "2015", "9" ] ] }, "page" : "1401-1411", "title" : "Effect of scenario planning on field experts' judgment of long-range investment decisions", "type" : "article-journal", "volume" : "36" }, "locator" : "1410", "uris" : [ "http://www.mendeley.com/documents/?uuid=ea59bae7-fc9e-4692-b329-8b9fbee3b82a" ] } ], "mendeley" : { "formattedCitation" : "(PHADNIS et al., 2015, p. 1410)", "plainTextFormattedCitation" : "(PHADNIS et al., 2015, p. 1410)", "previouslyFormattedCitation" : "(PHADNIS et al., 2015, p. 1410)" }, "properties" : { "noteIndex" : 0 }, "schema" : "https://github.com/citation-style-language/schema/raw/master/csl-citation.json" }</w:instrText>
      </w:r>
      <w:r w:rsidR="00BC5831" w:rsidRPr="00BC5831">
        <w:rPr>
          <w:sz w:val="20"/>
        </w:rPr>
        <w:fldChar w:fldCharType="separate"/>
      </w:r>
      <w:r w:rsidR="00BC5831" w:rsidRPr="00BC5831">
        <w:rPr>
          <w:noProof/>
          <w:sz w:val="20"/>
        </w:rPr>
        <w:t>(PHADNIS et al., 2015, p. 1410)</w:t>
      </w:r>
      <w:r w:rsidR="00BC5831" w:rsidRPr="00BC5831">
        <w:rPr>
          <w:sz w:val="20"/>
        </w:rPr>
        <w:fldChar w:fldCharType="end"/>
      </w:r>
      <w:r w:rsidR="00BC5831" w:rsidRPr="00BC5831">
        <w:rPr>
          <w:sz w:val="20"/>
        </w:rPr>
        <w:t>.</w:t>
      </w:r>
    </w:p>
    <w:p w14:paraId="20AF868C" w14:textId="687A108F" w:rsidR="005269F5" w:rsidRDefault="008201A6" w:rsidP="006D52F5">
      <w:pPr>
        <w:rPr>
          <w:rFonts w:cs="Arial"/>
        </w:rPr>
      </w:pPr>
      <w:r>
        <w:rPr>
          <w:rFonts w:cs="Arial"/>
        </w:rPr>
        <w:t>O RDM foi concebido exatamente com este prop</w:t>
      </w:r>
      <w:r w:rsidR="00BC5831">
        <w:rPr>
          <w:rFonts w:cs="Arial"/>
        </w:rPr>
        <w:t>ósito</w:t>
      </w:r>
      <w:r w:rsidR="00B07594">
        <w:rPr>
          <w:rFonts w:cs="Arial"/>
        </w:rPr>
        <w:t>:</w:t>
      </w:r>
      <w:r w:rsidR="00BC5831">
        <w:rPr>
          <w:rFonts w:cs="Arial"/>
        </w:rPr>
        <w:t xml:space="preserve"> “O RDM pode oferecer uma síntese entre o poder comunicativo de cenários narrativos e o rigor da </w:t>
      </w:r>
      <w:r w:rsidR="00F137E3">
        <w:rPr>
          <w:rFonts w:cs="Arial"/>
        </w:rPr>
        <w:t xml:space="preserve">análise de decisão quantitativa”. </w:t>
      </w:r>
      <w:r w:rsidR="00F137E3">
        <w:rPr>
          <w:rFonts w:cs="Arial"/>
        </w:rPr>
        <w:fldChar w:fldCharType="begin" w:fldLock="1"/>
      </w:r>
      <w:r w:rsidR="00332298">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rsidR="00F137E3">
        <w:rPr>
          <w:rFonts w:cs="Arial"/>
        </w:rPr>
        <w:fldChar w:fldCharType="separate"/>
      </w:r>
      <w:r w:rsidR="00F137E3" w:rsidRPr="00F137E3">
        <w:rPr>
          <w:rFonts w:cs="Arial"/>
          <w:noProof/>
        </w:rPr>
        <w:t>(LEMPERT et al., 2006, p. 527)</w:t>
      </w:r>
      <w:r w:rsidR="00F137E3">
        <w:rPr>
          <w:rFonts w:cs="Arial"/>
        </w:rPr>
        <w:fldChar w:fldCharType="end"/>
      </w:r>
      <w:r w:rsidR="00F137E3">
        <w:rPr>
          <w:rFonts w:cs="Arial"/>
        </w:rPr>
        <w:t>.</w:t>
      </w:r>
      <w:r w:rsidR="006D52F5">
        <w:rPr>
          <w:rFonts w:cs="Arial"/>
        </w:rPr>
        <w:t xml:space="preserve"> </w:t>
      </w:r>
      <w:r w:rsidR="00D27551">
        <w:rPr>
          <w:rFonts w:cs="Arial"/>
        </w:rPr>
        <w:t xml:space="preserve">No entanto, não se encontra na literatura relativa à avaliação de decisões estratégicas organizacionais menção ao RDM. </w:t>
      </w:r>
      <w:r w:rsidR="00DB3F45">
        <w:rPr>
          <w:rFonts w:cs="Arial"/>
        </w:rPr>
        <w:t>Neste sentido, este trabalho contribui por explorar esta abordagem visando a superação das limitações das abordagens mencionadas</w:t>
      </w:r>
      <w:r w:rsidR="00D27551">
        <w:rPr>
          <w:rFonts w:cs="Arial"/>
        </w:rPr>
        <w:t xml:space="preserve"> anteriormente</w:t>
      </w:r>
      <w:del w:id="198" w:author="Daniel Lacerda" w:date="2017-05-03T22:57:00Z">
        <w:r w:rsidR="00D27551" w:rsidDel="000D5D72">
          <w:rPr>
            <w:rFonts w:cs="Arial"/>
          </w:rPr>
          <w:delText>.</w:delText>
        </w:r>
      </w:del>
      <w:r w:rsidR="00DB3F45">
        <w:rPr>
          <w:rFonts w:cs="Arial"/>
        </w:rPr>
        <w:t>.</w:t>
      </w:r>
    </w:p>
    <w:p w14:paraId="3A4A47FC" w14:textId="765C61EC" w:rsidR="00FD7C78" w:rsidRDefault="00FD7C78" w:rsidP="00FD7C78">
      <w:pPr>
        <w:rPr>
          <w:rFonts w:cs="Arial"/>
        </w:rPr>
      </w:pPr>
      <w:r>
        <w:rPr>
          <w:rFonts w:cs="Arial"/>
        </w:rPr>
        <w:t xml:space="preserve">A contribuição deste trabalho para o corpo de conhecimento </w:t>
      </w:r>
      <w:del w:id="199" w:author="Daniel Lacerda" w:date="2017-05-03T22:57:00Z">
        <w:r w:rsidDel="000D5D72">
          <w:rPr>
            <w:rFonts w:cs="Arial"/>
          </w:rPr>
          <w:delText xml:space="preserve">atual </w:delText>
        </w:r>
      </w:del>
      <w:r>
        <w:rPr>
          <w:rFonts w:cs="Arial"/>
        </w:rPr>
        <w:t xml:space="preserve">pode ser compreendida por meio do framework de contribuição para o conhecimento em Design Science proposto por </w:t>
      </w:r>
      <w:proofErr w:type="spellStart"/>
      <w:r>
        <w:rPr>
          <w:rFonts w:cs="Arial"/>
        </w:rPr>
        <w:t>Gregor</w:t>
      </w:r>
      <w:proofErr w:type="spellEnd"/>
      <w:r>
        <w:rPr>
          <w:rFonts w:cs="Arial"/>
        </w:rPr>
        <w:t xml:space="preserve"> e </w:t>
      </w:r>
      <w:proofErr w:type="spellStart"/>
      <w:r>
        <w:rPr>
          <w:rFonts w:cs="Arial"/>
        </w:rPr>
        <w:t>Hevner</w:t>
      </w:r>
      <w:proofErr w:type="spellEnd"/>
      <w:r>
        <w:rPr>
          <w:rFonts w:cs="Arial"/>
        </w:rPr>
        <w:t xml:space="preserve"> </w:t>
      </w:r>
      <w:r>
        <w:rPr>
          <w:rFonts w:cs="Arial"/>
        </w:rPr>
        <w:fldChar w:fldCharType="begin" w:fldLock="1"/>
      </w:r>
      <w:r>
        <w:rPr>
          <w:rFonts w:cs="Arial"/>
        </w:rPr>
        <w:instrText>ADDIN CSL_CITATION { "citationItems" : [ { "id" : "ITEM-1", "itemData" : { "DOI" : "10.2753/MIS0742-1222240302", "ISBN" : "02767783", "ISSN" : "02767783", "PMID" : "28843849", "abstract" : "Design science research (DSR) has staked its rightful ground as an important and legitimate Information Systems (IS) research paradigm. We contend that DSR has yet to attain its full potential impact on the devel- opment and use of information systems due to gaps in the understanding and application of DSR concepts and methods. This essay aims to help researchers (1) appreciate the levels of artifact abstractions that may be DSR contributions, (2) identify appropriate ways of consuming and producing knowledge when they are preparing journal articles or other scholarly works, (3) understand and position the knowledge contributions of their research projects, and (4) structure a DSR article so that it emphasizes significant contributions to the knowl- edge base. Our focal contribution is the DSR knowledge contribution framework with two dimensions based on the existing state of knowledge in both the problem and solution domains for the research opportunity under study. In addition, we propose a DSR communication schema with similarities to more conventional publica- tion patterns, but which substitutes the description of the DSR artifact in place of a traditional results section. We evaluate the DSR contribution framework and the DSR communication schema via examinations of DSR exemplar publications", "author" : [ { "dropping-particle" : "", "family" : "Gregor", "given" : "Shirley", "non-dropping-particle" : "", "parse-names" : false, "suffix" : "" }, { "dropping-particle" : "", "family" : "Hevner", "given" : "Alan R", "non-dropping-particle" : "", "parse-names" : false, "suffix" : "" } ], "container-title" : "MIS Quarterly", "id" : "ITEM-1", "issue" : "2", "issued" : { "date-parts" : [ [ "2013" ] ] }, "page" : "337-355", "title" : "Positioning and Presenting Design Science Research for Maximum Impact", "type" : "article-journal", "volume" : "37" }, "suppress-author" : 1, "uris" : [ "http://www.mendeley.com/documents/?uuid=3868df27-80f1-4656-ac27-1156fb05613b"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3311AE">
        <w:rPr>
          <w:rFonts w:cs="Arial"/>
          <w:noProof/>
        </w:rPr>
        <w:t>(2013)</w:t>
      </w:r>
      <w:r>
        <w:rPr>
          <w:rFonts w:cs="Arial"/>
        </w:rPr>
        <w:fldChar w:fldCharType="end"/>
      </w:r>
      <w:r>
        <w:rPr>
          <w:rFonts w:cs="Arial"/>
        </w:rPr>
        <w:t xml:space="preserve">. Segundo este framework há três maneiras possíveis de contribuição ao conhecimento, considerando a maturidade do campo de aplicação e a maturidade da solução: Invenção (Novas Soluções para Novos Problemas), Melhoria (Novas Soluções para Problemas Conhecidos) e </w:t>
      </w:r>
      <w:proofErr w:type="spellStart"/>
      <w:r>
        <w:rPr>
          <w:rFonts w:cs="Arial"/>
        </w:rPr>
        <w:t>Exaptação</w:t>
      </w:r>
      <w:proofErr w:type="spellEnd"/>
      <w:r>
        <w:rPr>
          <w:rFonts w:cs="Arial"/>
        </w:rPr>
        <w:t xml:space="preserve"> (Soluções conhecidas estendidas a novos problemas)</w:t>
      </w:r>
      <w:r w:rsidR="00CA4EE2">
        <w:rPr>
          <w:rFonts w:cs="Arial"/>
        </w:rPr>
        <w:t>, posicionando-se este trabalho como a terceira contribuição.</w:t>
      </w:r>
    </w:p>
    <w:p w14:paraId="2B532170" w14:textId="77777777" w:rsidR="00FD7C78" w:rsidRDefault="00FD7C78" w:rsidP="006D52F5">
      <w:pPr>
        <w:rPr>
          <w:rFonts w:cs="Arial"/>
        </w:rPr>
      </w:pPr>
    </w:p>
    <w:p w14:paraId="14565398" w14:textId="77777777" w:rsidR="00DB3F45" w:rsidRDefault="00DB3F45" w:rsidP="006D52F5">
      <w:pPr>
        <w:rPr>
          <w:rFonts w:cs="Arial"/>
        </w:rPr>
      </w:pPr>
    </w:p>
    <w:p w14:paraId="16ECCC44" w14:textId="77777777" w:rsidR="000E3CBF" w:rsidRDefault="000E3CBF" w:rsidP="001F063E">
      <w:pPr>
        <w:rPr>
          <w:rFonts w:cs="Arial"/>
        </w:rPr>
      </w:pPr>
    </w:p>
    <w:p w14:paraId="38349EF5" w14:textId="77777777" w:rsidR="00952FB9" w:rsidRDefault="00952FB9" w:rsidP="001215A3">
      <w:pPr>
        <w:rPr>
          <w:spacing w:val="-4"/>
        </w:rPr>
      </w:pPr>
    </w:p>
    <w:p w14:paraId="656AB62F" w14:textId="77777777" w:rsidR="00952FB9" w:rsidRDefault="00952FB9" w:rsidP="001215A3">
      <w:pPr>
        <w:rPr>
          <w:spacing w:val="-4"/>
        </w:rPr>
      </w:pPr>
    </w:p>
    <w:p w14:paraId="5CB7AE80" w14:textId="77777777" w:rsidR="00952FB9" w:rsidRDefault="00952FB9" w:rsidP="001215A3">
      <w:pPr>
        <w:rPr>
          <w:spacing w:val="-4"/>
        </w:rPr>
      </w:pPr>
    </w:p>
    <w:p w14:paraId="2F37FF3B" w14:textId="500F9F52" w:rsidR="0023791E" w:rsidRDefault="001215A3" w:rsidP="0023791E">
      <w:r>
        <w:lastRenderedPageBreak/>
        <w:t xml:space="preserve">Em termos práticos, a superação </w:t>
      </w:r>
      <w:r w:rsidR="00D27551">
        <w:t xml:space="preserve">das limitações das abordagens mencionadas no </w:t>
      </w:r>
      <w:r w:rsidR="00D27551">
        <w:fldChar w:fldCharType="begin"/>
      </w:r>
      <w:r w:rsidR="00D27551">
        <w:instrText xml:space="preserve"> REF _Ref481572021 \h </w:instrText>
      </w:r>
      <w:r w:rsidR="00D27551">
        <w:fldChar w:fldCharType="separate"/>
      </w:r>
      <w:r w:rsidR="00B7483F">
        <w:t xml:space="preserve">Quadro </w:t>
      </w:r>
      <w:r w:rsidR="00B7483F">
        <w:rPr>
          <w:noProof/>
        </w:rPr>
        <w:t>2</w:t>
      </w:r>
      <w:r w:rsidR="00D27551">
        <w:fldChar w:fldCharType="end"/>
      </w:r>
      <w:r>
        <w:t xml:space="preserve"> tem o potencial de </w:t>
      </w:r>
      <w:r w:rsidR="0023791E">
        <w:t>contribuir para</w:t>
      </w:r>
      <w:r>
        <w:t xml:space="preserve"> a qualidade das decisões</w:t>
      </w:r>
      <w:r w:rsidR="0023791E">
        <w:t xml:space="preserve"> estratégicas das empresas que a usarem. Em primeiro lugar</w:t>
      </w:r>
      <w:r w:rsidR="00E16EA9">
        <w:t xml:space="preserve">, a abordagem exigirá </w:t>
      </w:r>
      <w:r w:rsidR="0023791E">
        <w:t>explicitação d</w:t>
      </w:r>
      <w:r w:rsidR="0023791E" w:rsidRPr="009A2A28">
        <w:t xml:space="preserve">as Incertezas, Objetivos e Opções relacionadas às </w:t>
      </w:r>
      <w:r w:rsidR="0023791E">
        <w:t xml:space="preserve">suas </w:t>
      </w:r>
      <w:r w:rsidR="0023791E" w:rsidRPr="009A2A28">
        <w:t>decisões estrat</w:t>
      </w:r>
      <w:r w:rsidR="0023791E">
        <w:t>égicas</w:t>
      </w:r>
      <w:r w:rsidR="00E16EA9">
        <w:t xml:space="preserve"> em seu primeiro passo</w:t>
      </w:r>
      <w:r w:rsidR="0023791E">
        <w:t xml:space="preserve">. </w:t>
      </w:r>
      <w:commentRangeStart w:id="200"/>
      <w:commentRangeStart w:id="201"/>
      <w:r w:rsidR="0023791E">
        <w:t xml:space="preserve">Tais elementos serão relacionados por meio de um modelo computacional de modo a </w:t>
      </w:r>
      <w:r w:rsidR="00E16EA9">
        <w:t>relacionar</w:t>
      </w:r>
      <w:r w:rsidR="0023791E">
        <w:t xml:space="preserve"> possíveis decisões às suas consequências. </w:t>
      </w:r>
      <w:commentRangeEnd w:id="200"/>
      <w:r w:rsidR="0023791E">
        <w:rPr>
          <w:rStyle w:val="Refdecomentrio"/>
        </w:rPr>
        <w:commentReference w:id="200"/>
      </w:r>
      <w:commentRangeEnd w:id="201"/>
      <w:r w:rsidR="003D3DD7">
        <w:rPr>
          <w:rStyle w:val="Refdecomentrio"/>
        </w:rPr>
        <w:commentReference w:id="201"/>
      </w:r>
      <w:r w:rsidR="00E16EA9">
        <w:t>Por utilizar a modelagem, a abordagem tende a incentivar</w:t>
      </w:r>
      <w:r w:rsidR="00C66E6C">
        <w:t xml:space="preserve"> o reconhecimento dos fatores importantes para a decisão, contribuindo para a aprendizagem a respeito do sistema. </w:t>
      </w:r>
      <w:r w:rsidR="00C66E6C">
        <w:fldChar w:fldCharType="begin" w:fldLock="1"/>
      </w:r>
      <w:r w:rsidR="00C66E6C">
        <w:instrText>ADDIN CSL_CITATION { "citationItems" : [ { "id" : "ITEM-1", "itemData" : { "DOI" : "10.1002/sdr.261", "ISBN" : "1099-1727", "ISSN" : "08837066", "PMID" : "452", "abstract" : "Thoughtful leaders increasingly recognize that we are not only failing to solve the persistent problems we face, but are in fact causing them. System dynamics is designed to help avoid such policy resistance and identify high-leverage policies for sustained improvement. What does it take to be an effective systems thinker, and to teach system dynamics fruitfully? Understanding complex systems requires mastery of concepts such as feedback, stocks and flows, time delays, and nonlinearity. Research shows that these concepts are highly counterintuitive and poorly understood. It also shows how they can be taught and learned. Doing so requires the use of formal models and simulations to test our mental models and develop our intuition about complex systems. Yet, though essential, these concepts and tools are not sufficient. Becoming an effective systems thinker also requires the rigorous and disciplined use of scientific inquiry skills so that we can uncover our hidden assumptions and biases. It requires respect and empathy for others and other viewpoints. Most important, and most difficult to learn, systems thinking requires understanding that all models are wrong and humility about the limitations of our knowledge. Such humility is essential in creating an environment in which we can learn about the complex systems in which we are embedded and work effectively to create the world we truly desire. The paper is based on the talk the author delivered at the 2002 International System Dynamics Conference upon presentation of the Jay W. Forrester Award. Copyright (C) 2002 John Wiley Sons, Ltd.", "author" : [ { "dropping-particle" : "", "family" : "Sterman", "given" : "John D.", "non-dropping-particle" : "", "parse-names" : false, "suffix" : "" } ], "container-title" : "System Dynamics Review", "id" : "ITEM-1", "issue" : "4", "issued" : { "date-parts" : [ [ "2002" ] ] }, "page" : "501-531", "title" : "All models are wrong: Reflections on becoming a systems scientist", "type" : "article-journal", "volume" : "18" }, "uris" : [ "http://www.mendeley.com/documents/?uuid=2a622eb5-32ae-4de8-a192-d573b99ec989" ] } ], "mendeley" : { "formattedCitation" : "(STERMAN, 2002)", "plainTextFormattedCitation" : "(STERMAN, 2002)", "previouslyFormattedCitation" : "(STERMAN, 2002)" }, "properties" : { "noteIndex" : 0 }, "schema" : "https://github.com/citation-style-language/schema/raw/master/csl-citation.json" }</w:instrText>
      </w:r>
      <w:r w:rsidR="00C66E6C">
        <w:fldChar w:fldCharType="separate"/>
      </w:r>
      <w:r w:rsidR="00C66E6C" w:rsidRPr="00C66E6C">
        <w:rPr>
          <w:noProof/>
        </w:rPr>
        <w:t>(STERMAN, 2002)</w:t>
      </w:r>
      <w:r w:rsidR="00C66E6C">
        <w:fldChar w:fldCharType="end"/>
      </w:r>
      <w:r w:rsidR="00C66E6C">
        <w:t>.</w:t>
      </w:r>
    </w:p>
    <w:p w14:paraId="5AF3D768" w14:textId="5F672C4E" w:rsidR="00C66E6C" w:rsidRDefault="0023791E" w:rsidP="0023791E">
      <w:r>
        <w:rPr>
          <w:rStyle w:val="Refdecomentrio"/>
        </w:rPr>
        <w:commentReference w:id="202"/>
      </w:r>
      <w:r w:rsidR="003D3DD7">
        <w:rPr>
          <w:rStyle w:val="Refdecomentrio"/>
        </w:rPr>
        <w:commentReference w:id="203"/>
      </w:r>
      <w:commentRangeStart w:id="204"/>
      <w:commentRangeStart w:id="205"/>
      <w:commentRangeStart w:id="206"/>
      <w:r>
        <w:t>E</w:t>
      </w:r>
      <w:r w:rsidR="00C66E6C">
        <w:t>m segundo lugar, a abordagem demanda a exploração</w:t>
      </w:r>
      <w:r>
        <w:t xml:space="preserve"> os impactos de incertezas críticas em relação às decisões estratégicas</w:t>
      </w:r>
      <w:r w:rsidR="00C66E6C">
        <w:t xml:space="preserve"> sob consideração</w:t>
      </w:r>
      <w:r w:rsidR="00473A71">
        <w:t xml:space="preserve">, identificando </w:t>
      </w:r>
      <w:r w:rsidR="003D3DD7">
        <w:t xml:space="preserve">suas </w:t>
      </w:r>
      <w:r w:rsidR="00473A71">
        <w:t xml:space="preserve">vulnerabilidades. Um aspecto importante é que </w:t>
      </w:r>
      <w:r w:rsidR="00473A71">
        <w:rPr>
          <w:i/>
        </w:rPr>
        <w:t xml:space="preserve">qualquer </w:t>
      </w:r>
      <w:r w:rsidR="00473A71">
        <w:t xml:space="preserve">decisão estratégia terá vulnerabilidades. Ao final da análise RDM espera-se que a </w:t>
      </w:r>
      <w:r w:rsidR="002200F3">
        <w:t>decisão</w:t>
      </w:r>
      <w:r w:rsidR="00473A71">
        <w:t xml:space="preserve"> </w:t>
      </w:r>
      <w:r w:rsidR="002200F3">
        <w:t>escolhida</w:t>
      </w:r>
      <w:r w:rsidR="00473A71">
        <w:t xml:space="preserve"> seja mais robusta do que a original, e além disso, a empresa tenha um conhecimento mais profundo sobre como a sua estratégia pode falhar</w:t>
      </w:r>
      <w:commentRangeEnd w:id="204"/>
      <w:commentRangeEnd w:id="205"/>
      <w:commentRangeEnd w:id="206"/>
      <w:r w:rsidR="00473A71">
        <w:t>,</w:t>
      </w:r>
      <w:r w:rsidR="002200F3">
        <w:t xml:space="preserve"> mantendo atenção focalizada sobre os fatores relevantes para o seu sucesso.</w:t>
      </w:r>
    </w:p>
    <w:p w14:paraId="3EB29635" w14:textId="3A3C413B" w:rsidR="00687B09" w:rsidRDefault="00687B09" w:rsidP="00687B09">
      <w:r>
        <w:rPr>
          <w:spacing w:val="-4"/>
        </w:rPr>
        <w:t>Um aspecto específico deve ser me</w:t>
      </w:r>
      <w:r w:rsidR="003D3DD7">
        <w:rPr>
          <w:spacing w:val="-4"/>
        </w:rPr>
        <w:t>ncionado</w:t>
      </w:r>
      <w:r>
        <w:rPr>
          <w:spacing w:val="-4"/>
        </w:rPr>
        <w:t xml:space="preserve"> ao observar as ferramentas comumente empregadas para o suporte à estratégia.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8F03C1">
        <w:rPr>
          <w:noProof/>
          <w:spacing w:val="-4"/>
        </w:rPr>
        <w:t>(O’BRIEN, 2011)</w:t>
      </w:r>
      <w:r>
        <w:rPr>
          <w:spacing w:val="-4"/>
        </w:rPr>
        <w:fldChar w:fldCharType="end"/>
      </w:r>
      <w:r>
        <w:rPr>
          <w:spacing w:val="-4"/>
        </w:rPr>
        <w:t xml:space="preserve">. Diversas ferramentas quantitativas são frequentemente utilizadas pelas empresas, incluindo: Modelagem Financeira, Previsão e Análise de Risco. </w:t>
      </w:r>
      <w:r>
        <w:rPr>
          <w:spacing w:val="-4"/>
        </w:rPr>
        <w:fldChar w:fldCharType="begin" w:fldLock="1"/>
      </w:r>
      <w:r>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8F03C1">
        <w:rPr>
          <w:noProof/>
          <w:spacing w:val="-4"/>
        </w:rPr>
        <w:t>(O’BRIEN, 2011)</w:t>
      </w:r>
      <w:r>
        <w:rPr>
          <w:spacing w:val="-4"/>
        </w:rPr>
        <w:fldChar w:fldCharType="end"/>
      </w:r>
      <w:r>
        <w:rPr>
          <w:spacing w:val="-4"/>
        </w:rPr>
        <w:t xml:space="preserve">. Estas abordagens são derivadas do framework da Máxima Utilidade Esperada </w:t>
      </w:r>
      <w:r>
        <w:rPr>
          <w:spacing w:val="-4"/>
        </w:rPr>
        <w:fldChar w:fldCharType="begin" w:fldLock="1"/>
      </w:r>
      <w:r w:rsidR="00651EB4">
        <w:rPr>
          <w:spacing w:val="-4"/>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spacing w:val="-4"/>
        </w:rPr>
        <w:fldChar w:fldCharType="separate"/>
      </w:r>
      <w:r w:rsidRPr="00687B09">
        <w:rPr>
          <w:noProof/>
          <w:spacing w:val="-4"/>
        </w:rPr>
        <w:t>(LEMPERT; COLLINS, 2007)</w:t>
      </w:r>
      <w:r>
        <w:rPr>
          <w:spacing w:val="-4"/>
        </w:rPr>
        <w:fldChar w:fldCharType="end"/>
      </w:r>
      <w:r>
        <w:rPr>
          <w:spacing w:val="-4"/>
        </w:rPr>
        <w:t xml:space="preserve">, logo possuem as fragilidades indicadas no </w:t>
      </w:r>
      <w:r>
        <w:fldChar w:fldCharType="begin"/>
      </w:r>
      <w:r>
        <w:instrText xml:space="preserve"> REF _Ref481572021 \h </w:instrText>
      </w:r>
      <w:r>
        <w:fldChar w:fldCharType="separate"/>
      </w:r>
      <w:r w:rsidR="00B7483F">
        <w:t xml:space="preserve">Quadro </w:t>
      </w:r>
      <w:r w:rsidR="00B7483F">
        <w:rPr>
          <w:noProof/>
        </w:rPr>
        <w:t>2</w:t>
      </w:r>
      <w:r>
        <w:fldChar w:fldCharType="end"/>
      </w:r>
      <w:r>
        <w:t xml:space="preserve">. Por este motivo, este trabalho tem o potencial de contribuir para as empresas que usam estas abordagens, oferecendo uma alternativa quantitativa menos sensível aos pressupostos </w:t>
      </w:r>
      <w:r w:rsidR="003D3DD7">
        <w:t>d</w:t>
      </w:r>
      <w:r>
        <w:t xml:space="preserve">estas análises. </w:t>
      </w:r>
    </w:p>
    <w:p w14:paraId="6E0AED3C" w14:textId="30CD53DF" w:rsidR="0023791E" w:rsidRDefault="00C7067F" w:rsidP="00687B09">
      <w:r>
        <w:t>Como benefícios colaterais da aplicação do RDM, espera-se que as decisões estratégicas</w:t>
      </w:r>
      <w:r w:rsidR="00DB3B07">
        <w:t xml:space="preserve"> superem a interferência </w:t>
      </w:r>
      <w:r w:rsidR="00687B09">
        <w:t xml:space="preserve">prejudicial da </w:t>
      </w:r>
      <w:r>
        <w:t>confiança em excesso</w:t>
      </w:r>
      <w:r w:rsidR="00687B09">
        <w:t xml:space="preserve"> </w:t>
      </w:r>
      <w:r w:rsidR="00687B09">
        <w:fldChar w:fldCharType="begin" w:fldLock="1"/>
      </w:r>
      <w:r w:rsidR="00687B09">
        <w:instrText>ADDIN CSL_CITATION { "citationItems" : [ { "id" : "ITEM-1", "itemData" : { "DOI" : "10.1016/j.emj.2013.01.001", "ISBN" : "02632373", "ISSN" : "02632373", "PMID" : "86371970", "abstract" : "Entrepreneur's cognitive biases have emerged as one of the central themes in understanding the performance of entrepreneurial firms. Research has shown that entrepreneur's overconfidence and optimism bias help firm creation, but also contribute to firm failure. Prior studies using cognitive biases to explain entrepreneurial outcomes are lacking. First, they usually focus on a single cognitive bias. Second, as yet no studies have identified a cognitive bias that, unlike overconfidence and optimism, acts positively both on firm creation and survival. In research on failure avoidance in high consequence industries, distrust is emerging as an important cognitive bias explaining non-failure in non-routine situations, but entrepreneurship research has paid little attention to distrust in entrepreneurs. Third, research on cognitive biases is generally affected by survival bias: most studies have focused on cognitive biases among surviving firms alone, but we still know little about diverse multilevel impacts on both survivors and non-survivors. To address this gap, we built a multilevel model explaining the interplay of cognitive biases, the different cognitive make-ups of entrepreneurs, and their influence on organization and survival. Our results show that overconfidence is the chief negative influence on survival. Optimism bias and distrust are conflicting cognitive biases influencing overconfidence, but showing a directly opposite influence on firm survival respectively. Further, entrepreneur's cognitive types show diverse influence on organization such as the propensity to delegate and financial orientation, but congruent positive influence on opportunity orientation. The study concludes by suggesting that entrepreneurs should balance their organizations, for instance through hiring policies, to prevent extreme overconfidence, optimism or distrust becoming a predominant organizational culture. ?? 2013 Elsevier Ltd.", "author" : [ { "dropping-particle" : "", "family" : "Gudmundsson", "given" : "Sveinn Vidar", "non-dropping-particle" : "", "parse-names" : false, "suffix" : "" }, { "dropping-particle" : "", "family" : "Lechner", "given" : "Christian", "non-dropping-particle" : "", "parse-names" : false, "suffix" : "" } ], "container-title" : "European Management Journal", "id" : "ITEM-1", "issue" : "3", "issued" : { "date-parts" : [ [ "2013" ] ] }, "page" : "278-294", "title" : "Cognitive biases, organization, and entrepreneurial firm survival", "type" : "article-journal", "volume" : "31" }, "uris" : [ "http://www.mendeley.com/documents/?uuid=ebb1e979-cd1e-44d8-9bbb-de12ffa31560" ] } ], "mendeley" : { "formattedCitation" : "(GUDMUNDSSON; LECHNER, 2013)", "plainTextFormattedCitation" : "(GUDMUNDSSON; LECHNER, 2013)", "previouslyFormattedCitation" : "(GUDMUNDSSON; LECHNER, 2013)" }, "properties" : { "noteIndex" : 0 }, "schema" : "https://github.com/citation-style-language/schema/raw/master/csl-citation.json" }</w:instrText>
      </w:r>
      <w:r w:rsidR="00687B09">
        <w:fldChar w:fldCharType="separate"/>
      </w:r>
      <w:r w:rsidR="00687B09" w:rsidRPr="00687B09">
        <w:rPr>
          <w:noProof/>
        </w:rPr>
        <w:t>(GUDMUNDSSON; LECHNER, 2013)</w:t>
      </w:r>
      <w:r w:rsidR="00687B09">
        <w:fldChar w:fldCharType="end"/>
      </w:r>
      <w:r>
        <w:t xml:space="preserve">, </w:t>
      </w:r>
      <w:r w:rsidR="00687B09">
        <w:t xml:space="preserve">e que favoreça a incentive a formulação de </w:t>
      </w:r>
      <w:r w:rsidR="00E75B77">
        <w:t>estratégias adaptativas</w:t>
      </w:r>
      <w:r w:rsidR="00687B09">
        <w:t xml:space="preserve"> </w:t>
      </w:r>
      <w:r w:rsidR="00687B09">
        <w:fldChar w:fldCharType="begin" w:fldLock="1"/>
      </w:r>
      <w:r w:rsidR="00687B09">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rsidR="00687B09">
        <w:fldChar w:fldCharType="separate"/>
      </w:r>
      <w:r w:rsidR="00687B09" w:rsidRPr="00687B09">
        <w:rPr>
          <w:noProof/>
        </w:rPr>
        <w:t>(WILTBANK et al., 2006)</w:t>
      </w:r>
      <w:r w:rsidR="00687B09">
        <w:fldChar w:fldCharType="end"/>
      </w:r>
      <w:r w:rsidR="00E75B77">
        <w:t>.</w:t>
      </w:r>
      <w:r w:rsidR="00687B09">
        <w:t xml:space="preserve"> </w:t>
      </w:r>
      <w:r w:rsidR="0023791E">
        <w:rPr>
          <w:rStyle w:val="Refdecomentrio"/>
        </w:rPr>
        <w:commentReference w:id="204"/>
      </w:r>
      <w:r w:rsidR="003D3DD7">
        <w:rPr>
          <w:rStyle w:val="Refdecomentrio"/>
        </w:rPr>
        <w:commentReference w:id="205"/>
      </w:r>
      <w:r w:rsidR="003D3DD7">
        <w:rPr>
          <w:rStyle w:val="Refdecomentrio"/>
        </w:rPr>
        <w:commentReference w:id="206"/>
      </w:r>
      <w:r w:rsidR="00687B09">
        <w:t>Dadas estas proposições, considera-se este trabalho relevante para o contexto acadêmico e para o contexto prático.</w:t>
      </w:r>
    </w:p>
    <w:p w14:paraId="3DB9537D" w14:textId="335511BA" w:rsidR="003D3DD7" w:rsidRDefault="003D3DD7">
      <w:pPr>
        <w:autoSpaceDE/>
        <w:autoSpaceDN/>
        <w:adjustRightInd/>
        <w:spacing w:after="160" w:line="259" w:lineRule="auto"/>
        <w:ind w:firstLine="0"/>
        <w:jc w:val="left"/>
      </w:pPr>
      <w:r>
        <w:br w:type="page"/>
      </w:r>
    </w:p>
    <w:p w14:paraId="09C4BB34" w14:textId="77777777" w:rsidR="001215A3" w:rsidRDefault="001215A3" w:rsidP="001215A3">
      <w:pPr>
        <w:pStyle w:val="Ttulo2"/>
      </w:pPr>
      <w:bookmarkStart w:id="207" w:name="_Toc481590668"/>
      <w:r>
        <w:lastRenderedPageBreak/>
        <w:t>Estrutura do Trabalho</w:t>
      </w:r>
      <w:bookmarkEnd w:id="207"/>
    </w:p>
    <w:p w14:paraId="5B4E76BB" w14:textId="251D14F5" w:rsidR="001215A3" w:rsidRDefault="001215A3" w:rsidP="001215A3">
      <w:r>
        <w:t xml:space="preserve">A </w:t>
      </w:r>
      <w:r>
        <w:fldChar w:fldCharType="begin"/>
      </w:r>
      <w:r>
        <w:instrText xml:space="preserve"> REF _Ref471840441 \h </w:instrText>
      </w:r>
      <w:r>
        <w:fldChar w:fldCharType="separate"/>
      </w:r>
      <w:r w:rsidR="00B7483F">
        <w:t xml:space="preserve">Figura </w:t>
      </w:r>
      <w:r w:rsidR="00B7483F">
        <w:rPr>
          <w:noProof/>
        </w:rPr>
        <w:t>4</w:t>
      </w:r>
      <w:r>
        <w:fldChar w:fldCharType="end"/>
      </w:r>
      <w:r>
        <w:t xml:space="preserve"> ilustra a Estrutura proposta para este trabalho. No capítulo 2, serão expostos os principais conceitos pertinentes para a execução deste trabalho, incluindo a Avaliação de Decisões Estratégicas, Incerteza Profunda, e o RDM.</w:t>
      </w:r>
    </w:p>
    <w:p w14:paraId="6C2DD0A7" w14:textId="77777777" w:rsidR="001215A3" w:rsidRDefault="001215A3" w:rsidP="001215A3">
      <w:r>
        <w:t xml:space="preserve">Em seguida, serão detalhados no capítulo 3 o delineamento da pesquisa bem como o método de trabalho. Esta pesquisa utilizará como abordagem a </w:t>
      </w:r>
      <w:r w:rsidRPr="00BC5B27">
        <w:t xml:space="preserve">Design Science </w:t>
      </w:r>
      <w:proofErr w:type="spellStart"/>
      <w:r w:rsidRPr="00BC5B27">
        <w:t>Research</w:t>
      </w:r>
      <w:proofErr w:type="spellEnd"/>
      <w:r>
        <w:t xml:space="preserv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9A2021">
        <w:rPr>
          <w:noProof/>
        </w:rPr>
        <w:t>(DRESCH et al., 2015)</w:t>
      </w:r>
      <w:r>
        <w:fldChar w:fldCharType="end"/>
      </w:r>
      <w:r>
        <w:t>, visto que o objetivo principal do trabalho é a aplicação, avaliação e possível adaptação de um método a um contexto novo.</w:t>
      </w:r>
    </w:p>
    <w:p w14:paraId="0CE3F7EF" w14:textId="6E40A111" w:rsidR="001215A3" w:rsidRDefault="001215A3" w:rsidP="001215A3">
      <w:pPr>
        <w:pStyle w:val="Legenda"/>
      </w:pPr>
      <w:bookmarkStart w:id="208" w:name="_Ref471840441"/>
      <w:bookmarkStart w:id="209" w:name="_Toc479347022"/>
      <w:bookmarkStart w:id="210" w:name="_Toc481594536"/>
      <w:r>
        <w:t xml:space="preserve">Figura </w:t>
      </w:r>
      <w:fldSimple w:instr=" SEQ Figura \* ARABIC ">
        <w:r w:rsidR="00B7483F">
          <w:rPr>
            <w:noProof/>
          </w:rPr>
          <w:t>4</w:t>
        </w:r>
      </w:fldSimple>
      <w:bookmarkEnd w:id="208"/>
      <w:r>
        <w:t xml:space="preserve"> – Estrutura do Trabalho.</w:t>
      </w:r>
      <w:bookmarkEnd w:id="209"/>
      <w:bookmarkEnd w:id="210"/>
    </w:p>
    <w:p w14:paraId="20AB534F" w14:textId="77777777" w:rsidR="001215A3" w:rsidRDefault="001215A3" w:rsidP="001215A3">
      <w:pPr>
        <w:ind w:firstLine="0"/>
      </w:pPr>
      <w:r>
        <w:rPr>
          <w:noProof/>
        </w:rPr>
        <w:drawing>
          <wp:inline distT="0" distB="0" distL="0" distR="0" wp14:anchorId="2CB5E669" wp14:editId="1C1740A3">
            <wp:extent cx="5686425" cy="5410200"/>
            <wp:effectExtent l="0" t="0" r="952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7A7BC1D" w14:textId="77777777" w:rsidR="001215A3" w:rsidRDefault="001215A3" w:rsidP="001215A3">
      <w:pPr>
        <w:ind w:firstLine="0"/>
        <w:jc w:val="center"/>
      </w:pPr>
      <w:r>
        <w:t>Fonte: Elaborado pelo autor.</w:t>
      </w:r>
    </w:p>
    <w:p w14:paraId="49348818" w14:textId="77777777" w:rsidR="00922C1E" w:rsidRDefault="00922C1E">
      <w:pPr>
        <w:autoSpaceDE/>
        <w:autoSpaceDN/>
        <w:adjustRightInd/>
        <w:spacing w:after="160" w:line="259" w:lineRule="auto"/>
        <w:ind w:firstLine="0"/>
        <w:jc w:val="left"/>
        <w:rPr>
          <w:b/>
        </w:rPr>
      </w:pPr>
      <w:r>
        <w:br w:type="page"/>
      </w:r>
    </w:p>
    <w:p w14:paraId="7F55E6B1" w14:textId="77777777" w:rsidR="00F023BF" w:rsidRDefault="003A5BCD" w:rsidP="003A5BCD">
      <w:pPr>
        <w:pStyle w:val="Ttulo1"/>
      </w:pPr>
      <w:bookmarkStart w:id="211" w:name="_Toc481590669"/>
      <w:r>
        <w:lastRenderedPageBreak/>
        <w:t>FUNDAMENTAÇÃO TÉORICA</w:t>
      </w:r>
      <w:bookmarkEnd w:id="211"/>
    </w:p>
    <w:p w14:paraId="1D801CAC" w14:textId="77777777" w:rsidR="00922C1E" w:rsidRDefault="00922C1E" w:rsidP="00922C1E">
      <w:r w:rsidRPr="006C2CEC">
        <w:t xml:space="preserve">Esta seção introduz </w:t>
      </w:r>
      <w:r w:rsidR="00D313C0">
        <w:t xml:space="preserve">o objeto de estudo desta dissertação, bem como </w:t>
      </w:r>
      <w:r w:rsidRPr="006C2CEC">
        <w:t xml:space="preserve">os conceitos necessários para a aplicação do RDM. </w:t>
      </w:r>
      <w:r>
        <w:t>Incialmente, o conceito de “incerteza profunda” (</w:t>
      </w:r>
      <w:proofErr w:type="spellStart"/>
      <w:r>
        <w:t>deep</w:t>
      </w:r>
      <w:proofErr w:type="spellEnd"/>
      <w:r>
        <w:t xml:space="preserve"> </w:t>
      </w:r>
      <w:proofErr w:type="spellStart"/>
      <w:r>
        <w:t>uncertainty</w:t>
      </w:r>
      <w:proofErr w:type="spellEnd"/>
      <w:r>
        <w:t xml:space="preserve">) é analisado, visto que esta é a característica das situações para as quais o método é direcionado. </w:t>
      </w:r>
      <w:r w:rsidR="00D313C0">
        <w:t>Em seguida</w:t>
      </w:r>
      <w:r>
        <w:t xml:space="preserve">, o método RDM </w:t>
      </w:r>
      <w:r w:rsidR="008C7322">
        <w:t>é abordado</w:t>
      </w:r>
      <w:r w:rsidR="00D313C0">
        <w:t>.</w:t>
      </w:r>
    </w:p>
    <w:p w14:paraId="56D8BC70" w14:textId="77777777" w:rsidR="00C861A3" w:rsidRDefault="00C861A3" w:rsidP="00C861A3">
      <w:pPr>
        <w:pStyle w:val="Ttulo2"/>
      </w:pPr>
      <w:bookmarkStart w:id="212" w:name="_Toc481590670"/>
      <w:r>
        <w:t>Avaliação de Decisões Estratégicas Sob Incerteza</w:t>
      </w:r>
      <w:r w:rsidR="00573AAD">
        <w:t xml:space="preserve"> Profunda</w:t>
      </w:r>
      <w:bookmarkEnd w:id="212"/>
    </w:p>
    <w:p w14:paraId="53C1F93E" w14:textId="77777777" w:rsidR="00573AAD" w:rsidRDefault="00573AAD" w:rsidP="00573AAD">
      <w:r>
        <w:t xml:space="preserve">A Avaliação de Decisões Estratégicas em organizações é o objeto de estudo deste trabalho, servindo o termo “sob incerteza profunda” (traduzido de </w:t>
      </w:r>
      <w:proofErr w:type="spellStart"/>
      <w:r w:rsidRPr="00FC4AE0">
        <w:rPr>
          <w:i/>
        </w:rPr>
        <w:t>deep</w:t>
      </w:r>
      <w:proofErr w:type="spellEnd"/>
      <w:r w:rsidRPr="00FC4AE0">
        <w:rPr>
          <w:i/>
        </w:rPr>
        <w:t xml:space="preserve"> </w:t>
      </w:r>
      <w:proofErr w:type="spellStart"/>
      <w:r w:rsidRPr="00FC4AE0">
        <w:rPr>
          <w:i/>
        </w:rPr>
        <w:t>uncertainty</w:t>
      </w:r>
      <w:proofErr w:type="spellEnd"/>
      <w:r>
        <w:t>) como uma condição de delimitação. A seguinte subseção indica o que este trabalho considera como uma “decisão estratégica” e introduz um framework normativo que contextualiza este tipo de decisão dentro do “processo de desenvolvimento da estratégia”. Neste sentido, espera-se definir o contexto ao qual propõe-se que a ferramenta apresentada sirva. Em seguida, apresenta-se o conceito de “incerteza profunda” e suas origens. Tal conceito é valioso no sentido de indicar por</w:t>
      </w:r>
      <w:r w:rsidR="00270212">
        <w:t>que um novo tipo de ferramenta é necessário.</w:t>
      </w:r>
    </w:p>
    <w:p w14:paraId="53839038" w14:textId="77777777" w:rsidR="00A02539" w:rsidRDefault="00A02539" w:rsidP="00C861A3">
      <w:pPr>
        <w:pStyle w:val="Ttulo3"/>
      </w:pPr>
      <w:bookmarkStart w:id="213" w:name="_Toc481590671"/>
      <w:r>
        <w:t xml:space="preserve">Avaliação de </w:t>
      </w:r>
      <w:r w:rsidR="00EF7350">
        <w:t>Decisões</w:t>
      </w:r>
      <w:r>
        <w:t xml:space="preserve"> Estratégias</w:t>
      </w:r>
      <w:bookmarkEnd w:id="213"/>
    </w:p>
    <w:p w14:paraId="78D8A9C0" w14:textId="1C3D87BF" w:rsidR="007D2350" w:rsidRDefault="007D2350" w:rsidP="00AC6286">
      <w:proofErr w:type="spellStart"/>
      <w:r>
        <w:t>Mintzberg</w:t>
      </w:r>
      <w:proofErr w:type="spellEnd"/>
      <w:r>
        <w:t xml:space="preserve">, </w:t>
      </w:r>
      <w:proofErr w:type="spellStart"/>
      <w:r>
        <w:t>Raisinghani</w:t>
      </w:r>
      <w:proofErr w:type="spellEnd"/>
      <w:r>
        <w:t xml:space="preserve"> e </w:t>
      </w:r>
      <w:proofErr w:type="spellStart"/>
      <w:r>
        <w:t>Theoret</w:t>
      </w:r>
      <w:proofErr w:type="spellEnd"/>
      <w:r>
        <w:t xml:space="preserve"> </w:t>
      </w:r>
      <w:r>
        <w:fldChar w:fldCharType="begin" w:fldLock="1"/>
      </w:r>
      <w:r>
        <w:instrText>ADDIN CSL_CITATION { "citationItems" : [ { "id" : "ITEM-1", "itemData" : { "DOI" : "10.2307/2392045", "ISSN" : "00018392", "author" : [ { "dropping-particle" : "", "family" : "Mintzberg", "given" : "Henry", "non-dropping-particle" : "", "parse-names" : false, "suffix" : "" }, { "dropping-particle" : "", "family" : "Raisinghani", "given" : "Duru", "non-dropping-particle" : "", "parse-names" : false, "suffix" : "" }, { "dropping-particle" : "", "family" : "Theoret", "given" : "Andre", "non-dropping-particle" : "", "parse-names" : false, "suffix" : "" } ], "container-title" : "Administrative Science Quarterly", "id" : "ITEM-1", "issue" : "2", "issued" : { "date-parts" : [ [ "1976", "6" ] ] }, "page" : "246", "title" : "The Structure of \"Unstructured\" Decision Processes", "type" : "article-journal", "volume" : "21" }, "locator" : "246", "suppress-author" : 1, "uris" : [ "http://www.mendeley.com/documents/?uuid=b69a9a03-ae74-49ec-9f1f-28fb719734b3" ] } ], "mendeley" : { "formattedCitation" : "(1976, p. 246)", "plainTextFormattedCitation" : "(1976, p. 246)", "previouslyFormattedCitation" : "(1976, p. 246)" }, "properties" : { "noteIndex" : 0 }, "schema" : "https://github.com/citation-style-language/schema/raw/master/csl-citation.json" }</w:instrText>
      </w:r>
      <w:r>
        <w:fldChar w:fldCharType="separate"/>
      </w:r>
      <w:r w:rsidRPr="00664E7C">
        <w:rPr>
          <w:noProof/>
        </w:rPr>
        <w:t>(1976, p. 246)</w:t>
      </w:r>
      <w:r>
        <w:fldChar w:fldCharType="end"/>
      </w:r>
      <w:r>
        <w:t xml:space="preserve">, caracterizaram decisões estratégicas como importantes em termos das ações realizadas, recursos comprometidos ou de seus precedentes. </w:t>
      </w:r>
      <w:proofErr w:type="spellStart"/>
      <w:r>
        <w:t>Eisenhardt</w:t>
      </w:r>
      <w:proofErr w:type="spellEnd"/>
      <w:r>
        <w:t xml:space="preserve"> e </w:t>
      </w:r>
      <w:proofErr w:type="spellStart"/>
      <w:r>
        <w:t>Zbaracki</w:t>
      </w:r>
      <w:proofErr w:type="spellEnd"/>
      <w:r>
        <w:t xml:space="preserve"> </w:t>
      </w:r>
      <w:r>
        <w:fldChar w:fldCharType="begin" w:fldLock="1"/>
      </w:r>
      <w:r>
        <w:instrText>ADDIN CSL_CITATION { "citationItems" : [ { "id" : "ITEM-1", "itemData" : { "DOI" : "10.1002/smj.4250130904", "ISSN" : "01432095", "author" : [ { "dropping-particle" : "", "family" : "Eisenhardt", "given" : "Kathleen M.", "non-dropping-particle" : "", "parse-names" : false, "suffix" : "" }, { "dropping-particle" : "", "family" : "Zbaracki", "given" : "Mark J.", "non-dropping-particle" : "", "parse-names" : false, "suffix" : "" } ], "container-title" : "Strategic Management Journal", "id" : "ITEM-1", "issue" : "S2", "issued" : { "date-parts" : [ [ "1992" ] ] }, "page" : "17-37", "title" : "Strategic decision making", "type" : "article-journal", "volume" : "13" }, "locator" : "17", "suppress-author" : 1, "uris" : [ "http://www.mendeley.com/documents/?uuid=e313b4e0-a8ae-45d6-984f-b15be022f698" ] } ], "mendeley" : { "formattedCitation" : "(1992, p. 17)", "plainTextFormattedCitation" : "(1992, p. 17)", "previouslyFormattedCitation" : "(1992, p. 17)" }, "properties" : { "noteIndex" : 0 }, "schema" : "https://github.com/citation-style-language/schema/raw/master/csl-citation.json" }</w:instrText>
      </w:r>
      <w:r>
        <w:fldChar w:fldCharType="separate"/>
      </w:r>
      <w:r w:rsidRPr="00664E7C">
        <w:rPr>
          <w:noProof/>
        </w:rPr>
        <w:t>(1992, p. 17)</w:t>
      </w:r>
      <w:r>
        <w:fldChar w:fldCharType="end"/>
      </w:r>
      <w:r>
        <w:t xml:space="preserve"> adicionam que decisões estratégicas são decisões infrequentes, tomadas pelos líderes de uma organização, que  afetam criticamente a saúde da o</w:t>
      </w:r>
      <w:r w:rsidR="00AC6286">
        <w:t>rganização e sua sobrevivência.</w:t>
      </w:r>
    </w:p>
    <w:p w14:paraId="2AF52B7A" w14:textId="77777777" w:rsidR="00203F10" w:rsidRDefault="00A02539" w:rsidP="00203F10">
      <w:r>
        <w:t xml:space="preserve">A Avaliação de </w:t>
      </w:r>
      <w:r w:rsidR="00EF7350">
        <w:t>decisões</w:t>
      </w:r>
      <w:r>
        <w:t xml:space="preserve"> estratégicas será considerad</w:t>
      </w:r>
      <w:r w:rsidR="00EF7350">
        <w:t>a</w:t>
      </w:r>
      <w:r>
        <w:t xml:space="preserve"> neste trabalho como parte do processo de desenvolvimento da estratégia, assim como proposto por </w:t>
      </w:r>
      <w:proofErr w:type="spellStart"/>
      <w:r>
        <w:t>Dyson</w:t>
      </w:r>
      <w:proofErr w:type="spellEnd"/>
      <w:r>
        <w:t xml:space="preserve">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rsidR="00EF7350">
        <w:t xml:space="preserve">, explicitado a seguir. </w:t>
      </w:r>
      <w:proofErr w:type="spellStart"/>
      <w:r>
        <w:t>Dyson</w:t>
      </w:r>
      <w:proofErr w:type="spellEnd"/>
      <w:r>
        <w:t xml:space="preserve"> et. al </w:t>
      </w:r>
      <w:r>
        <w:fldChar w:fldCharType="begin" w:fldLock="1"/>
      </w:r>
      <w:r w:rsidR="00285767">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A02539">
        <w:rPr>
          <w:noProof/>
        </w:rPr>
        <w:t>(2007)</w:t>
      </w:r>
      <w:r>
        <w:fldChar w:fldCharType="end"/>
      </w:r>
      <w:r>
        <w:t xml:space="preserve"> adotam o termo “desenvolvimento da estratégia” por considerar que a formulação e implementação da estratégia como atividades indissociáveis. De fato, </w:t>
      </w:r>
      <w:r w:rsidR="00270212">
        <w:t>tal</w:t>
      </w:r>
      <w:r w:rsidR="00733A61">
        <w:t xml:space="preserve"> visão encontra respaldo na literatura crítica em relação à escola do “Design” estratégico </w:t>
      </w:r>
      <w:r w:rsidR="00733A61">
        <w:fldChar w:fldCharType="begin" w:fldLock="1"/>
      </w:r>
      <w:r w:rsidR="00203F10">
        <w:instrText>ADDIN CSL_CITATION { "citationItems" : [ { "id" : "ITEM-1", "itemData" : { "ISBN" : "9780743270571", "author" : [ { "dropping-particle" : "", "family" : "Mintzberg", "given" : "H", "non-dropping-particle" : "", "parse-names" : false, "suffix" : "" }, { "dropping-particle" : "", "family" : "Ahlstrand", "given" : "B", "non-dropping-particle" : "", "parse-names" : false, "suffix" : "" }, { "dropping-particle" : "", "family" : "Lampel", "given" : "Joseph", "non-dropping-particle" : "", "parse-names" : false, "suffix" : "" } ], "id" : "ITEM-1", "issued" : { "date-parts" : [ [ "2005" ] ] }, "number-of-pages" : "407", "publisher" : "Simon and Schuster", "title" : "Strategy Safari: A Guided Tour Through The Wilds of Strategic Mangament", "type" : "book" }, "uris" : [ "http://www.mendeley.com/documents/?uuid=7ac528b6-7568-4da2-a7d8-a240ac762a94" ] } ], "mendeley" : { "formattedCitation" : "(MINTZBERG; AHLSTRAND; LAMPEL, 2005)", "plainTextFormattedCitation" : "(MINTZBERG; AHLSTRAND; LAMPEL, 2005)", "previouslyFormattedCitation" : "(MINTZBERG; AHLSTRAND; LAMPEL, 2005)" }, "properties" : { "noteIndex" : 0 }, "schema" : "https://github.com/citation-style-language/schema/raw/master/csl-citation.json" }</w:instrText>
      </w:r>
      <w:r w:rsidR="00733A61">
        <w:fldChar w:fldCharType="separate"/>
      </w:r>
      <w:r w:rsidR="00733A61" w:rsidRPr="00733A61">
        <w:rPr>
          <w:noProof/>
        </w:rPr>
        <w:t xml:space="preserve">(MINTZBERG; </w:t>
      </w:r>
      <w:r w:rsidR="00733A61" w:rsidRPr="00733A61">
        <w:rPr>
          <w:noProof/>
        </w:rPr>
        <w:lastRenderedPageBreak/>
        <w:t>AHLSTRAND; LAMPEL, 2005)</w:t>
      </w:r>
      <w:r w:rsidR="00733A61">
        <w:fldChar w:fldCharType="end"/>
      </w:r>
      <w:r w:rsidR="00733A61">
        <w:t>, a qual critica a separação da</w:t>
      </w:r>
      <w:r w:rsidR="00285767">
        <w:t xml:space="preserve"> formulação </w:t>
      </w:r>
      <w:r w:rsidR="00733A61">
        <w:t>e implementação de iniciativas estratégicas.</w:t>
      </w:r>
      <w:r w:rsidR="00EF7350">
        <w:t xml:space="preserve"> </w:t>
      </w:r>
      <w:r w:rsidR="00733A61">
        <w:t xml:space="preserve"> </w:t>
      </w:r>
      <w:proofErr w:type="spellStart"/>
      <w:r w:rsidR="00EF7350">
        <w:t>Dyson</w:t>
      </w:r>
      <w:proofErr w:type="spellEnd"/>
      <w:r w:rsidR="00EF7350">
        <w:t xml:space="preserve"> et. al </w:t>
      </w:r>
      <w:r w:rsidR="00EF7350">
        <w:fldChar w:fldCharType="begin" w:fldLock="1"/>
      </w:r>
      <w:r w:rsidR="00EF735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EF7350">
        <w:fldChar w:fldCharType="separate"/>
      </w:r>
      <w:r w:rsidR="00EF7350" w:rsidRPr="00A02539">
        <w:rPr>
          <w:noProof/>
        </w:rPr>
        <w:t>(2007)</w:t>
      </w:r>
      <w:r w:rsidR="00EF7350">
        <w:fldChar w:fldCharType="end"/>
      </w:r>
      <w:r w:rsidR="00EF7350">
        <w:t xml:space="preserve"> também evitam os termos “planejamento estratégico” pela sua associação com a criação de planos rígidos de longo prazo, e não utilizam o termo “gerenciamento estratégico” visto que o mesmo não evidencia o processo proativo e reflexivo</w:t>
      </w:r>
      <w:r w:rsidR="00203F10">
        <w:t xml:space="preserve"> prescrito por </w:t>
      </w:r>
      <w:proofErr w:type="spellStart"/>
      <w:r w:rsidR="00203F10">
        <w:t>Dyson</w:t>
      </w:r>
      <w:proofErr w:type="spellEnd"/>
      <w:r w:rsidR="00203F10">
        <w:t xml:space="preserve"> et. al </w:t>
      </w:r>
      <w:r w:rsidR="00203F10">
        <w:fldChar w:fldCharType="begin" w:fldLock="1"/>
      </w:r>
      <w:r w:rsidR="00203F10">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rsidR="00203F10">
        <w:fldChar w:fldCharType="separate"/>
      </w:r>
      <w:r w:rsidR="00203F10" w:rsidRPr="00A02539">
        <w:rPr>
          <w:noProof/>
        </w:rPr>
        <w:t>(2007)</w:t>
      </w:r>
      <w:r w:rsidR="00203F10">
        <w:fldChar w:fldCharType="end"/>
      </w:r>
      <w:r w:rsidR="00203F10">
        <w:t>.</w:t>
      </w:r>
    </w:p>
    <w:p w14:paraId="1A91C38F" w14:textId="6FFB72EA" w:rsidR="004A75B2" w:rsidRDefault="00203F10" w:rsidP="00CD5FF0">
      <w:r>
        <w:t>Decisões estratégicas são o foco do processo de desenvolvimento de estratégia, porém não devem ser entendida</w:t>
      </w:r>
      <w:r w:rsidR="003A446F">
        <w:t>s</w:t>
      </w:r>
      <w:r>
        <w:t xml:space="preserve"> como uma categoria distinta em um extremo de um espectro de decisões operacionais, táticas e estratégicas. Ao invés disto, as decisões estratégicas pode</w:t>
      </w:r>
      <w:r w:rsidR="003A446F">
        <w:t xml:space="preserve">m ser definidas pela presença de um conjunto de características, como indica o </w:t>
      </w:r>
      <w:r w:rsidR="003A446F">
        <w:fldChar w:fldCharType="begin"/>
      </w:r>
      <w:r w:rsidR="003A446F">
        <w:instrText xml:space="preserve"> REF _Ref478472175 \h </w:instrText>
      </w:r>
      <w:r w:rsidR="003A446F">
        <w:fldChar w:fldCharType="separate"/>
      </w:r>
      <w:r w:rsidR="00B7483F">
        <w:t xml:space="preserve">Quadro </w:t>
      </w:r>
      <w:r w:rsidR="00B7483F">
        <w:rPr>
          <w:noProof/>
        </w:rPr>
        <w:t>3</w:t>
      </w:r>
      <w:r w:rsidR="003A446F">
        <w:fldChar w:fldCharType="end"/>
      </w:r>
      <w:r w:rsidR="003A446F">
        <w:t xml:space="preserve">. </w:t>
      </w:r>
      <w:r w:rsidR="0013681D">
        <w:t xml:space="preserve">Este conjunto inclui as seguintes características: i) Amplitude de Implicações; </w:t>
      </w:r>
      <w:proofErr w:type="spellStart"/>
      <w:r w:rsidR="0013681D">
        <w:t>ii</w:t>
      </w:r>
      <w:proofErr w:type="spellEnd"/>
      <w:r w:rsidR="0013681D">
        <w:t xml:space="preserve">) Durabilidade e Irreversibilidade; </w:t>
      </w:r>
      <w:proofErr w:type="spellStart"/>
      <w:r w:rsidR="0013681D">
        <w:t>iii</w:t>
      </w:r>
      <w:proofErr w:type="spellEnd"/>
      <w:r w:rsidR="0013681D">
        <w:t xml:space="preserve">) Incerteza e </w:t>
      </w:r>
      <w:proofErr w:type="spellStart"/>
      <w:r w:rsidR="0013681D">
        <w:t>Delay</w:t>
      </w:r>
      <w:proofErr w:type="spellEnd"/>
      <w:r w:rsidR="0013681D">
        <w:t xml:space="preserve">; </w:t>
      </w:r>
      <w:proofErr w:type="spellStart"/>
      <w:r w:rsidR="0013681D">
        <w:t>iv</w:t>
      </w:r>
      <w:proofErr w:type="spellEnd"/>
      <w:r w:rsidR="0013681D">
        <w:t xml:space="preserve">) Ausência de consenso; v) Mudança/ Ambiente Politizado </w:t>
      </w:r>
      <w:r w:rsidR="003A446F">
        <w:fldChar w:fldCharType="begin" w:fldLock="1"/>
      </w:r>
      <w:r w:rsidR="003A446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3A446F">
        <w:fldChar w:fldCharType="separate"/>
      </w:r>
      <w:r w:rsidR="003A446F" w:rsidRPr="00203F10">
        <w:rPr>
          <w:noProof/>
        </w:rPr>
        <w:t>(DYSON et al., 2007)</w:t>
      </w:r>
      <w:r w:rsidR="003A446F">
        <w:fldChar w:fldCharType="end"/>
      </w:r>
      <w:r w:rsidR="003A446F">
        <w:t>.</w:t>
      </w:r>
    </w:p>
    <w:p w14:paraId="65080F6D" w14:textId="6F0A81C0" w:rsidR="00F914AA" w:rsidRDefault="00F914AA" w:rsidP="00F914AA">
      <w:pPr>
        <w:pStyle w:val="Legenda"/>
      </w:pPr>
      <w:bookmarkStart w:id="214" w:name="_Ref478472175"/>
      <w:bookmarkStart w:id="215" w:name="_Toc481594517"/>
      <w:r>
        <w:t xml:space="preserve">Quadro </w:t>
      </w:r>
      <w:fldSimple w:instr=" SEQ Quadro \* ARABIC ">
        <w:r w:rsidR="00B7483F">
          <w:rPr>
            <w:noProof/>
          </w:rPr>
          <w:t>3</w:t>
        </w:r>
      </w:fldSimple>
      <w:bookmarkEnd w:id="214"/>
      <w:r>
        <w:t xml:space="preserve"> – Características de Decisões Estratégicas</w:t>
      </w:r>
      <w:bookmarkEnd w:id="215"/>
    </w:p>
    <w:tbl>
      <w:tblPr>
        <w:tblStyle w:val="Tabelacomgrade"/>
        <w:tblW w:w="9067" w:type="dxa"/>
        <w:tblLook w:val="04A0" w:firstRow="1" w:lastRow="0" w:firstColumn="1" w:lastColumn="0" w:noHBand="0" w:noVBand="1"/>
      </w:tblPr>
      <w:tblGrid>
        <w:gridCol w:w="1980"/>
        <w:gridCol w:w="7087"/>
      </w:tblGrid>
      <w:tr w:rsidR="00F914AA" w14:paraId="5BC56BFA" w14:textId="77777777" w:rsidTr="00D22FE8">
        <w:tc>
          <w:tcPr>
            <w:tcW w:w="1980" w:type="dxa"/>
            <w:vAlign w:val="center"/>
          </w:tcPr>
          <w:p w14:paraId="0144B792" w14:textId="77777777" w:rsidR="00F914AA" w:rsidRPr="00F914AA" w:rsidRDefault="00F914AA" w:rsidP="00AC6286">
            <w:pPr>
              <w:ind w:firstLine="0"/>
              <w:jc w:val="left"/>
              <w:rPr>
                <w:b/>
              </w:rPr>
            </w:pPr>
            <w:r w:rsidRPr="00F914AA">
              <w:rPr>
                <w:b/>
              </w:rPr>
              <w:t>Característica</w:t>
            </w:r>
          </w:p>
        </w:tc>
        <w:tc>
          <w:tcPr>
            <w:tcW w:w="7087" w:type="dxa"/>
            <w:vAlign w:val="center"/>
          </w:tcPr>
          <w:p w14:paraId="44430FE4" w14:textId="77777777" w:rsidR="00F914AA" w:rsidRPr="00F914AA" w:rsidRDefault="00F914AA" w:rsidP="00AC6286">
            <w:pPr>
              <w:ind w:firstLine="0"/>
              <w:jc w:val="left"/>
              <w:rPr>
                <w:b/>
              </w:rPr>
            </w:pPr>
            <w:r w:rsidRPr="00F914AA">
              <w:rPr>
                <w:b/>
              </w:rPr>
              <w:t>Definiç</w:t>
            </w:r>
            <w:r>
              <w:rPr>
                <w:b/>
              </w:rPr>
              <w:t>ão</w:t>
            </w:r>
          </w:p>
        </w:tc>
      </w:tr>
      <w:tr w:rsidR="00F914AA" w14:paraId="720B9394" w14:textId="77777777" w:rsidTr="00D22FE8">
        <w:tc>
          <w:tcPr>
            <w:tcW w:w="1980" w:type="dxa"/>
            <w:vAlign w:val="center"/>
          </w:tcPr>
          <w:p w14:paraId="3FCC4C6F" w14:textId="77777777" w:rsidR="00F914AA" w:rsidRDefault="00F914AA" w:rsidP="001574DB">
            <w:pPr>
              <w:spacing w:line="240" w:lineRule="auto"/>
              <w:ind w:firstLine="0"/>
              <w:jc w:val="left"/>
              <w:pPrChange w:id="216" w:author="Daniel Lacerda" w:date="2017-05-03T23:01:00Z">
                <w:pPr>
                  <w:ind w:firstLine="0"/>
                  <w:jc w:val="left"/>
                </w:pPr>
              </w:pPrChange>
            </w:pPr>
            <w:r>
              <w:t>Amplitude das Implicações</w:t>
            </w:r>
          </w:p>
        </w:tc>
        <w:tc>
          <w:tcPr>
            <w:tcW w:w="7087" w:type="dxa"/>
            <w:vAlign w:val="center"/>
          </w:tcPr>
          <w:p w14:paraId="1B9D0668" w14:textId="77777777" w:rsidR="00F914AA" w:rsidRDefault="00F914AA" w:rsidP="001574DB">
            <w:pPr>
              <w:spacing w:line="240" w:lineRule="auto"/>
              <w:ind w:firstLine="0"/>
              <w:jc w:val="left"/>
              <w:pPrChange w:id="217" w:author="Daniel Lacerda" w:date="2017-05-03T23:01:00Z">
                <w:pPr>
                  <w:ind w:firstLine="0"/>
                  <w:jc w:val="left"/>
                </w:pPr>
              </w:pPrChange>
            </w:pPr>
            <w:r>
              <w:t>A decisão em questão possui implicações de larga amplitude e escopo.</w:t>
            </w:r>
          </w:p>
        </w:tc>
      </w:tr>
      <w:tr w:rsidR="00F914AA" w14:paraId="47A68C89" w14:textId="77777777" w:rsidTr="00D22FE8">
        <w:tc>
          <w:tcPr>
            <w:tcW w:w="1980" w:type="dxa"/>
            <w:vAlign w:val="center"/>
          </w:tcPr>
          <w:p w14:paraId="41297FC3" w14:textId="77777777" w:rsidR="00F914AA" w:rsidRDefault="00F914AA" w:rsidP="001574DB">
            <w:pPr>
              <w:spacing w:line="240" w:lineRule="auto"/>
              <w:ind w:firstLine="0"/>
              <w:jc w:val="left"/>
              <w:pPrChange w:id="218" w:author="Daniel Lacerda" w:date="2017-05-03T23:01:00Z">
                <w:pPr>
                  <w:ind w:firstLine="0"/>
                  <w:jc w:val="left"/>
                </w:pPr>
              </w:pPrChange>
            </w:pPr>
            <w:r>
              <w:t>Complexidade</w:t>
            </w:r>
          </w:p>
        </w:tc>
        <w:tc>
          <w:tcPr>
            <w:tcW w:w="7087" w:type="dxa"/>
            <w:vAlign w:val="center"/>
          </w:tcPr>
          <w:p w14:paraId="7017445D" w14:textId="77777777" w:rsidR="00F914AA" w:rsidRDefault="00F914AA" w:rsidP="001574DB">
            <w:pPr>
              <w:spacing w:line="240" w:lineRule="auto"/>
              <w:ind w:firstLine="0"/>
              <w:jc w:val="left"/>
              <w:pPrChange w:id="219" w:author="Daniel Lacerda" w:date="2017-05-03T23:01:00Z">
                <w:pPr>
                  <w:ind w:firstLine="0"/>
                  <w:jc w:val="left"/>
                </w:pPr>
              </w:pPrChange>
            </w:pPr>
            <w:r>
              <w:t xml:space="preserve">O contexto da tomada de decisão é caracterizado por complexidade e alta </w:t>
            </w:r>
            <w:r w:rsidR="00F213DD">
              <w:t>interconectividade</w:t>
            </w:r>
            <w:r>
              <w:t>, demandando um tratamento integrado.</w:t>
            </w:r>
          </w:p>
        </w:tc>
      </w:tr>
      <w:tr w:rsidR="00D22FE8" w14:paraId="6B67121B" w14:textId="77777777" w:rsidTr="00D22FE8">
        <w:tc>
          <w:tcPr>
            <w:tcW w:w="1980" w:type="dxa"/>
            <w:vAlign w:val="center"/>
          </w:tcPr>
          <w:p w14:paraId="002D8427" w14:textId="67F910B5" w:rsidR="00D22FE8" w:rsidRDefault="00D22FE8" w:rsidP="001574DB">
            <w:pPr>
              <w:spacing w:line="240" w:lineRule="auto"/>
              <w:ind w:firstLine="0"/>
              <w:jc w:val="left"/>
              <w:pPrChange w:id="220" w:author="Daniel Lacerda" w:date="2017-05-03T23:01:00Z">
                <w:pPr>
                  <w:ind w:firstLine="0"/>
                  <w:jc w:val="left"/>
                </w:pPr>
              </w:pPrChange>
            </w:pPr>
            <w:r>
              <w:t>Durabilidade</w:t>
            </w:r>
          </w:p>
        </w:tc>
        <w:tc>
          <w:tcPr>
            <w:tcW w:w="7087" w:type="dxa"/>
            <w:vAlign w:val="center"/>
          </w:tcPr>
          <w:p w14:paraId="6D337D9E" w14:textId="22E5C3C2" w:rsidR="00D22FE8" w:rsidRDefault="00D22FE8" w:rsidP="001574DB">
            <w:pPr>
              <w:spacing w:line="240" w:lineRule="auto"/>
              <w:ind w:firstLine="0"/>
              <w:jc w:val="left"/>
              <w:pPrChange w:id="221" w:author="Daniel Lacerda" w:date="2017-05-03T23:01:00Z">
                <w:pPr>
                  <w:ind w:firstLine="0"/>
                  <w:jc w:val="left"/>
                </w:pPr>
              </w:pPrChange>
            </w:pPr>
            <w:r>
              <w:t>Os efeitos da decisão têm impacto perene.</w:t>
            </w:r>
          </w:p>
        </w:tc>
      </w:tr>
      <w:tr w:rsidR="00F914AA" w14:paraId="4651DBDB" w14:textId="77777777" w:rsidTr="00D22FE8">
        <w:tc>
          <w:tcPr>
            <w:tcW w:w="1980" w:type="dxa"/>
            <w:vAlign w:val="center"/>
          </w:tcPr>
          <w:p w14:paraId="5B6A3B36" w14:textId="5FE5F3B3" w:rsidR="00F914AA" w:rsidRDefault="00F914AA" w:rsidP="001574DB">
            <w:pPr>
              <w:spacing w:line="240" w:lineRule="auto"/>
              <w:ind w:firstLine="0"/>
              <w:jc w:val="left"/>
              <w:pPrChange w:id="222" w:author="Daniel Lacerda" w:date="2017-05-03T23:01:00Z">
                <w:pPr>
                  <w:ind w:firstLine="0"/>
                  <w:jc w:val="left"/>
                </w:pPr>
              </w:pPrChange>
            </w:pPr>
            <w:r>
              <w:t>Irreversibilidade</w:t>
            </w:r>
          </w:p>
        </w:tc>
        <w:tc>
          <w:tcPr>
            <w:tcW w:w="7087" w:type="dxa"/>
            <w:vAlign w:val="center"/>
          </w:tcPr>
          <w:p w14:paraId="156E5F7C" w14:textId="48AF194F" w:rsidR="00F914AA" w:rsidRDefault="00F914AA" w:rsidP="001574DB">
            <w:pPr>
              <w:spacing w:line="240" w:lineRule="auto"/>
              <w:ind w:firstLine="0"/>
              <w:jc w:val="left"/>
              <w:pPrChange w:id="223" w:author="Daniel Lacerda" w:date="2017-05-03T23:01:00Z">
                <w:pPr>
                  <w:ind w:firstLine="0"/>
                  <w:jc w:val="left"/>
                </w:pPr>
              </w:pPrChange>
            </w:pPr>
            <w:r>
              <w:t xml:space="preserve">Os efeitos da decisão </w:t>
            </w:r>
            <w:r w:rsidR="00D22FE8">
              <w:t>são possivelmente irreversíveis</w:t>
            </w:r>
            <w:r>
              <w:t xml:space="preserve">, com baixa </w:t>
            </w:r>
            <w:r w:rsidR="00D22FE8">
              <w:t>oportunidade</w:t>
            </w:r>
            <w:r>
              <w:t xml:space="preserve"> </w:t>
            </w:r>
            <w:r w:rsidR="00D22FE8">
              <w:t xml:space="preserve">para </w:t>
            </w:r>
            <w:r>
              <w:t>aprendizagem por tentativa e erro.</w:t>
            </w:r>
          </w:p>
        </w:tc>
      </w:tr>
      <w:tr w:rsidR="00D22FE8" w14:paraId="7F995240" w14:textId="77777777" w:rsidTr="00D22FE8">
        <w:tc>
          <w:tcPr>
            <w:tcW w:w="1980" w:type="dxa"/>
            <w:vAlign w:val="center"/>
          </w:tcPr>
          <w:p w14:paraId="03512B30" w14:textId="58A288B2" w:rsidR="00D22FE8" w:rsidRDefault="00D22FE8" w:rsidP="001574DB">
            <w:pPr>
              <w:spacing w:line="240" w:lineRule="auto"/>
              <w:ind w:firstLine="0"/>
              <w:jc w:val="left"/>
              <w:pPrChange w:id="224" w:author="Daniel Lacerda" w:date="2017-05-03T23:01:00Z">
                <w:pPr>
                  <w:ind w:firstLine="0"/>
                  <w:jc w:val="left"/>
                </w:pPr>
              </w:pPrChange>
            </w:pPr>
            <w:r>
              <w:t>Incerteza</w:t>
            </w:r>
          </w:p>
        </w:tc>
        <w:tc>
          <w:tcPr>
            <w:tcW w:w="7087" w:type="dxa"/>
            <w:vAlign w:val="center"/>
          </w:tcPr>
          <w:p w14:paraId="5BF275AD" w14:textId="61C247C7" w:rsidR="00D22FE8" w:rsidRDefault="00D22FE8" w:rsidP="001574DB">
            <w:pPr>
              <w:spacing w:line="240" w:lineRule="auto"/>
              <w:ind w:firstLine="0"/>
              <w:jc w:val="left"/>
              <w:pPrChange w:id="225" w:author="Daniel Lacerda" w:date="2017-05-03T23:01:00Z">
                <w:pPr>
                  <w:ind w:firstLine="0"/>
                  <w:jc w:val="left"/>
                </w:pPr>
              </w:pPrChange>
            </w:pPr>
            <w:r>
              <w:t>Há incerteza relacionada à decisão, crescente com o tempo.</w:t>
            </w:r>
          </w:p>
        </w:tc>
      </w:tr>
      <w:tr w:rsidR="00F914AA" w14:paraId="7335316B" w14:textId="77777777" w:rsidTr="00D22FE8">
        <w:tc>
          <w:tcPr>
            <w:tcW w:w="1980" w:type="dxa"/>
            <w:vAlign w:val="center"/>
          </w:tcPr>
          <w:p w14:paraId="4D6C4928" w14:textId="2140E258" w:rsidR="00F914AA" w:rsidRDefault="0013681D" w:rsidP="001574DB">
            <w:pPr>
              <w:spacing w:line="240" w:lineRule="auto"/>
              <w:ind w:firstLine="0"/>
              <w:jc w:val="left"/>
              <w:pPrChange w:id="226" w:author="Daniel Lacerda" w:date="2017-05-03T23:01:00Z">
                <w:pPr>
                  <w:ind w:firstLine="0"/>
                  <w:jc w:val="left"/>
                </w:pPr>
              </w:pPrChange>
            </w:pPr>
            <w:proofErr w:type="spellStart"/>
            <w:r>
              <w:t>Delay</w:t>
            </w:r>
            <w:proofErr w:type="spellEnd"/>
          </w:p>
        </w:tc>
        <w:tc>
          <w:tcPr>
            <w:tcW w:w="7087" w:type="dxa"/>
            <w:vAlign w:val="center"/>
          </w:tcPr>
          <w:p w14:paraId="4E3F7340" w14:textId="52F49610" w:rsidR="00F914AA" w:rsidRDefault="00F914AA" w:rsidP="001574DB">
            <w:pPr>
              <w:spacing w:line="240" w:lineRule="auto"/>
              <w:ind w:firstLine="0"/>
              <w:jc w:val="left"/>
              <w:pPrChange w:id="227" w:author="Daniel Lacerda" w:date="2017-05-03T23:01:00Z">
                <w:pPr>
                  <w:ind w:firstLine="0"/>
                  <w:jc w:val="left"/>
                </w:pPr>
              </w:pPrChange>
            </w:pPr>
            <w:r>
              <w:t xml:space="preserve">Há um </w:t>
            </w:r>
            <w:proofErr w:type="spellStart"/>
            <w:r>
              <w:t>delay</w:t>
            </w:r>
            <w:proofErr w:type="spellEnd"/>
            <w:r>
              <w:t xml:space="preserve"> entre a decisão e seu</w:t>
            </w:r>
            <w:r w:rsidR="00D22FE8">
              <w:t>s</w:t>
            </w:r>
            <w:r>
              <w:t xml:space="preserve"> impacto</w:t>
            </w:r>
            <w:r w:rsidR="00D22FE8">
              <w:t>s.</w:t>
            </w:r>
          </w:p>
        </w:tc>
      </w:tr>
      <w:tr w:rsidR="00F914AA" w14:paraId="537949DF" w14:textId="77777777" w:rsidTr="00D22FE8">
        <w:tc>
          <w:tcPr>
            <w:tcW w:w="1980" w:type="dxa"/>
            <w:vAlign w:val="center"/>
          </w:tcPr>
          <w:p w14:paraId="5AB5C789" w14:textId="77777777" w:rsidR="00F914AA" w:rsidRDefault="00F914AA" w:rsidP="001574DB">
            <w:pPr>
              <w:spacing w:line="240" w:lineRule="auto"/>
              <w:ind w:firstLine="0"/>
              <w:jc w:val="left"/>
              <w:pPrChange w:id="228" w:author="Daniel Lacerda" w:date="2017-05-03T23:01:00Z">
                <w:pPr>
                  <w:ind w:firstLine="0"/>
                  <w:jc w:val="left"/>
                </w:pPr>
              </w:pPrChange>
            </w:pPr>
            <w:r>
              <w:t>Não-Consenso</w:t>
            </w:r>
          </w:p>
        </w:tc>
        <w:tc>
          <w:tcPr>
            <w:tcW w:w="7087" w:type="dxa"/>
            <w:vAlign w:val="center"/>
          </w:tcPr>
          <w:p w14:paraId="0AB4C1BE" w14:textId="77777777" w:rsidR="00F914AA" w:rsidRDefault="00F914AA" w:rsidP="001574DB">
            <w:pPr>
              <w:spacing w:line="240" w:lineRule="auto"/>
              <w:ind w:firstLine="0"/>
              <w:jc w:val="left"/>
              <w:pPrChange w:id="229" w:author="Daniel Lacerda" w:date="2017-05-03T23:01:00Z">
                <w:pPr>
                  <w:ind w:firstLine="0"/>
                  <w:jc w:val="left"/>
                </w:pPr>
              </w:pPrChange>
            </w:pPr>
            <w:r>
              <w:t>Não há consenso sobre a motivação e a direção da decisão</w:t>
            </w:r>
          </w:p>
        </w:tc>
      </w:tr>
      <w:tr w:rsidR="00F914AA" w14:paraId="5DF53C43" w14:textId="77777777" w:rsidTr="00D22FE8">
        <w:tc>
          <w:tcPr>
            <w:tcW w:w="1980" w:type="dxa"/>
            <w:vAlign w:val="center"/>
          </w:tcPr>
          <w:p w14:paraId="6F13E486" w14:textId="77777777" w:rsidR="00F914AA" w:rsidRDefault="0013681D" w:rsidP="001574DB">
            <w:pPr>
              <w:spacing w:line="240" w:lineRule="auto"/>
              <w:ind w:firstLine="0"/>
              <w:jc w:val="left"/>
              <w:pPrChange w:id="230" w:author="Daniel Lacerda" w:date="2017-05-03T23:01:00Z">
                <w:pPr>
                  <w:ind w:firstLine="0"/>
                  <w:jc w:val="left"/>
                </w:pPr>
              </w:pPrChange>
            </w:pPr>
            <w:r>
              <w:t>Ambiente de Mudança</w:t>
            </w:r>
          </w:p>
        </w:tc>
        <w:tc>
          <w:tcPr>
            <w:tcW w:w="7087" w:type="dxa"/>
            <w:vAlign w:val="center"/>
          </w:tcPr>
          <w:p w14:paraId="6932D3D3" w14:textId="77777777" w:rsidR="00F914AA" w:rsidRDefault="00F914AA" w:rsidP="001574DB">
            <w:pPr>
              <w:spacing w:line="240" w:lineRule="auto"/>
              <w:ind w:firstLine="0"/>
              <w:jc w:val="left"/>
              <w:pPrChange w:id="231" w:author="Daniel Lacerda" w:date="2017-05-03T23:01:00Z">
                <w:pPr>
                  <w:ind w:firstLine="0"/>
                  <w:jc w:val="left"/>
                </w:pPr>
              </w:pPrChange>
            </w:pPr>
            <w:r>
              <w:t>Desafiam o Status Quo, e criam um ambiente politizado onde a mudança é contestada.</w:t>
            </w:r>
          </w:p>
        </w:tc>
      </w:tr>
    </w:tbl>
    <w:p w14:paraId="2415C4C9" w14:textId="34962E34" w:rsidR="004A75B2" w:rsidRDefault="00F914AA" w:rsidP="003A446F">
      <w:pPr>
        <w:ind w:firstLine="0"/>
        <w:jc w:val="center"/>
      </w:pPr>
      <w:r>
        <w:t xml:space="preserve">Fonte: Elaborado pelo autor </w:t>
      </w:r>
      <w:r w:rsidR="00D22FE8">
        <w:t>a partir de</w:t>
      </w:r>
      <w:r>
        <w:t xml:space="preserve"> </w:t>
      </w:r>
      <w:proofErr w:type="spellStart"/>
      <w:r>
        <w:t>Dyson</w:t>
      </w:r>
      <w:proofErr w:type="spellEnd"/>
      <w:r>
        <w:t xml:space="preserve"> et al. </w:t>
      </w:r>
      <w:r>
        <w:fldChar w:fldCharType="begin" w:fldLock="1"/>
      </w:r>
      <w:r w:rsidR="00632BE6">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00102893" w:rsidRPr="00102893">
        <w:rPr>
          <w:noProof/>
        </w:rPr>
        <w:t>(2007)</w:t>
      </w:r>
      <w:r>
        <w:fldChar w:fldCharType="end"/>
      </w:r>
      <w:r w:rsidR="00102893">
        <w:t>.</w:t>
      </w:r>
    </w:p>
    <w:p w14:paraId="722B22D1" w14:textId="02EF561A" w:rsidR="002F67F5" w:rsidRDefault="0013681D" w:rsidP="0093529F">
      <w:r>
        <w:t xml:space="preserve">Considerando estas características das decisões estratégicas, </w:t>
      </w:r>
      <w:proofErr w:type="spellStart"/>
      <w:r>
        <w:t>Dyson</w:t>
      </w:r>
      <w:proofErr w:type="spellEnd"/>
      <w:r>
        <w:t xml:space="preserve"> et al </w:t>
      </w:r>
      <w:r>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"suppress-author" : 1, "uris" : [ "http://www.mendeley.com/documents/?uuid=e662ee86-59b0-4974-be2e-3cd1ae4beb20" ] } ], "mendeley" : { "formattedCitation" : "(2007)", "plainTextFormattedCitation" : "(2007)", "previouslyFormattedCitation" : "(2007)" }, "properties" : { "noteIndex" : 0 }, "schema" : "https://github.com/citation-style-language/schema/raw/master/csl-citation.json" }</w:instrText>
      </w:r>
      <w:r>
        <w:fldChar w:fldCharType="separate"/>
      </w:r>
      <w:r w:rsidRPr="0013681D">
        <w:rPr>
          <w:noProof/>
        </w:rPr>
        <w:t>(2007)</w:t>
      </w:r>
      <w:r>
        <w:fldChar w:fldCharType="end"/>
      </w:r>
      <w:r>
        <w:t xml:space="preserve"> conc</w:t>
      </w:r>
      <w:r w:rsidR="00270212">
        <w:t>ebem</w:t>
      </w:r>
      <w:r>
        <w:t xml:space="preserve"> o processo de desenvolvimento da estratégia</w:t>
      </w:r>
      <w:r w:rsidR="00793BDB">
        <w:t xml:space="preserve"> </w:t>
      </w:r>
      <w:r>
        <w:t xml:space="preserve">como </w:t>
      </w:r>
      <w:r w:rsidR="002F67F5">
        <w:t xml:space="preserve">um conjunto de </w:t>
      </w:r>
      <w:r w:rsidR="00793BDB">
        <w:t xml:space="preserve">ciclos de </w:t>
      </w:r>
      <w:r w:rsidR="002F67F5">
        <w:t>aprendizagem. O primeiro, e mais visível, trata-se de</w:t>
      </w:r>
      <w:r>
        <w:t xml:space="preserve"> </w:t>
      </w:r>
      <w:r w:rsidR="002F67F5">
        <w:t xml:space="preserve">um loop de aprendizagem que envolve a Definição de Direção e Objetivos Estratégicos, Implementação de Mudanças Estratégicas, sujeitas aos recursos disponíveis, gestão da organização, sujeita a inputs incontroláveis, e a aprendizagem a partir da performance </w:t>
      </w:r>
      <w:r w:rsidR="002F67F5" w:rsidRPr="002F67F5">
        <w:rPr>
          <w:i/>
        </w:rPr>
        <w:t>real</w:t>
      </w:r>
      <w:r w:rsidR="002F67F5">
        <w:t xml:space="preserve"> do sistema. Neste </w:t>
      </w:r>
      <w:commentRangeStart w:id="232"/>
      <w:r w:rsidR="002F67F5">
        <w:t>loop</w:t>
      </w:r>
      <w:commentRangeEnd w:id="232"/>
      <w:r w:rsidR="001574DB">
        <w:rPr>
          <w:rStyle w:val="Refdecomentrio"/>
        </w:rPr>
        <w:commentReference w:id="232"/>
      </w:r>
      <w:r w:rsidR="002F67F5">
        <w:t xml:space="preserve">, a empresa desenvolve sua estratégia </w:t>
      </w:r>
      <w:r w:rsidR="002F67F5">
        <w:lastRenderedPageBreak/>
        <w:t>aplicando seus planos ao mundo real e ajustando sua estratégia de</w:t>
      </w:r>
      <w:r w:rsidR="0093529F">
        <w:t xml:space="preserve"> acordo com os seus resultados. </w:t>
      </w:r>
      <w:r w:rsidR="0093529F">
        <w:fldChar w:fldCharType="begin" w:fldLock="1"/>
      </w:r>
      <w:r w:rsidR="0093529F">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93529F">
        <w:fldChar w:fldCharType="separate"/>
      </w:r>
      <w:r w:rsidR="0093529F" w:rsidRPr="00F914AA">
        <w:rPr>
          <w:noProof/>
        </w:rPr>
        <w:t>(DYSON et al., 2007)</w:t>
      </w:r>
      <w:r w:rsidR="0093529F">
        <w:fldChar w:fldCharType="end"/>
      </w:r>
      <w:r w:rsidR="0093529F">
        <w:t>.</w:t>
      </w:r>
    </w:p>
    <w:p w14:paraId="7BE396EC" w14:textId="77777777" w:rsidR="00CA4F77" w:rsidRDefault="00CA4F77" w:rsidP="00CA4F77">
      <w:r>
        <w:t xml:space="preserve">Tal loop de aprendizagem é definitivamente necessário, porém igualmente insuficiente. </w:t>
      </w:r>
      <w:proofErr w:type="spellStart"/>
      <w:r>
        <w:t>Senge</w:t>
      </w:r>
      <w:proofErr w:type="spellEnd"/>
      <w:r>
        <w:t xml:space="preserve"> </w:t>
      </w:r>
      <w:r>
        <w:fldChar w:fldCharType="begin" w:fldLock="1"/>
      </w:r>
      <w: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fldChar w:fldCharType="separate"/>
      </w:r>
      <w:r w:rsidRPr="00632BE6">
        <w:rPr>
          <w:noProof/>
        </w:rPr>
        <w:t>(1995)</w:t>
      </w:r>
      <w:r>
        <w:fldChar w:fldCharType="end"/>
      </w:r>
      <w:r>
        <w:t xml:space="preserve"> identifica este pro</w:t>
      </w:r>
      <w:r w:rsidR="008936CC">
        <w:t>blema como um dilema:</w:t>
      </w:r>
    </w:p>
    <w:p w14:paraId="6521C442" w14:textId="77777777" w:rsidR="008936CC" w:rsidRPr="00CA4F77" w:rsidRDefault="008936CC" w:rsidP="008936CC">
      <w:pPr>
        <w:ind w:left="1416"/>
        <w:rPr>
          <w:sz w:val="22"/>
          <w:szCs w:val="22"/>
        </w:rPr>
      </w:pPr>
      <w:r w:rsidRPr="00632BE6">
        <w:rPr>
          <w:sz w:val="22"/>
        </w:rPr>
        <w:t>“Aqui está o grande dilema que confronta as organizações: nós aprendemos melhor a partir da experiência, mas nunca diretamente experimentamos as consequências de muitas das nossas mais importantes decisões. As decisões mais críticas realizadas nas organizações têm consequências amplas que se propagam por anos ou décadas”.</w:t>
      </w:r>
      <w:r>
        <w:rPr>
          <w:sz w:val="22"/>
        </w:rPr>
        <w:t xml:space="preserve"> </w:t>
      </w:r>
      <w:r w:rsidRPr="00632BE6">
        <w:rPr>
          <w:sz w:val="22"/>
          <w:szCs w:val="22"/>
        </w:rPr>
        <w:fldChar w:fldCharType="begin" w:fldLock="1"/>
      </w:r>
      <w:r>
        <w:rPr>
          <w:sz w:val="22"/>
          <w:szCs w:val="22"/>
        </w:rPr>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"locator" : "23", "uris" : [ "http://www.mendeley.com/documents/?uuid=337fd2f0-bba4-4789-9938-d707f511b54a" ] } ], "mendeley" : { "formattedCitation" : "(SENGE et al., 1995, p. 23)", "plainTextFormattedCitation" : "(SENGE et al., 1995, p. 23)", "previouslyFormattedCitation" : "(SENGE et al., 1995, p. 23)" }, "properties" : { "noteIndex" : 0 }, "schema" : "https://github.com/citation-style-language/schema/raw/master/csl-citation.json" }</w:instrText>
      </w:r>
      <w:r w:rsidRPr="00632BE6">
        <w:rPr>
          <w:sz w:val="22"/>
          <w:szCs w:val="22"/>
        </w:rPr>
        <w:fldChar w:fldCharType="separate"/>
      </w:r>
      <w:r w:rsidRPr="00632BE6">
        <w:rPr>
          <w:noProof/>
          <w:sz w:val="22"/>
          <w:szCs w:val="22"/>
        </w:rPr>
        <w:t>(SENGE et al., 1995, p. 23)</w:t>
      </w:r>
      <w:r w:rsidRPr="00632BE6">
        <w:rPr>
          <w:sz w:val="22"/>
          <w:szCs w:val="22"/>
        </w:rPr>
        <w:fldChar w:fldCharType="end"/>
      </w:r>
      <w:r w:rsidRPr="00632BE6">
        <w:rPr>
          <w:sz w:val="22"/>
          <w:szCs w:val="22"/>
        </w:rPr>
        <w:t>.</w:t>
      </w:r>
    </w:p>
    <w:p w14:paraId="5B7300CD" w14:textId="6B0E3FA7" w:rsidR="002F67F5" w:rsidRDefault="006A0381" w:rsidP="002F67F5">
      <w:r>
        <w:t>O d</w:t>
      </w:r>
      <w:r w:rsidR="008936CC">
        <w:t xml:space="preserve">ilema identificado por </w:t>
      </w:r>
      <w:proofErr w:type="spellStart"/>
      <w:r w:rsidR="008936CC">
        <w:t>Senge</w:t>
      </w:r>
      <w:proofErr w:type="spellEnd"/>
      <w:r w:rsidR="008936CC">
        <w:t xml:space="preserve"> </w:t>
      </w:r>
      <w:r w:rsidR="008936CC">
        <w:fldChar w:fldCharType="begin" w:fldLock="1"/>
      </w:r>
      <w:r w:rsidR="008936CC">
        <w:instrText>ADDIN CSL_CITATION { "citationItems" : [ { "id" : "ITEM-1", "itemData" : { "ISBN" : "9788573030457", "author" : [ { "dropping-particle" : "", "family" : "Senge", "given" : "P M", "non-dropping-particle" : "", "parse-names" : false, "suffix" : "" }, { "dropping-particle" : "", "family" : "Ross", "given" : "R B", "non-dropping-particle" : "", "parse-names" : false, "suffix" : "" }, { "dropping-particle" : "", "family" : "Kleiner", "given" : "A", "non-dropping-particle" : "", "parse-names" : false, "suffix" : "" }, { "dropping-particle" : "", "family" : "Roberts", "given" : "C", "non-dropping-particle" : "", "parse-names" : false, "suffix" : "" }, { "dropping-particle" : "", "family" : "Smith", "given" : "B J", "non-dropping-particle" : "", "parse-names" : false, "suffix" : "" } ], "id" : "ITEM-1", "issued" : { "date-parts" : [ [ "1995" ] ] }, "publisher" : "Qualitymark", "title" : "A quinta disciplina: caderno de campo: estrat\u00e9gias e ferramentas para construir uma organiza\u00e7\u00e3o que aprende", "type" : "book" }, "suppress-author" : 1, "uris" : [ "http://www.mendeley.com/documents/?uuid=337fd2f0-bba4-4789-9938-d707f511b54a" ] } ], "mendeley" : { "formattedCitation" : "(1995)", "plainTextFormattedCitation" : "(1995)", "previouslyFormattedCitation" : "(1995)" }, "properties" : { "noteIndex" : 0 }, "schema" : "https://github.com/citation-style-language/schema/raw/master/csl-citation.json" }</w:instrText>
      </w:r>
      <w:r w:rsidR="008936CC">
        <w:fldChar w:fldCharType="separate"/>
      </w:r>
      <w:r w:rsidR="008936CC" w:rsidRPr="00632BE6">
        <w:rPr>
          <w:noProof/>
        </w:rPr>
        <w:t>(1995)</w:t>
      </w:r>
      <w:r w:rsidR="008936CC">
        <w:fldChar w:fldCharType="end"/>
      </w:r>
      <w:r w:rsidR="008936CC">
        <w:t xml:space="preserve"> implica que a</w:t>
      </w:r>
      <w:r w:rsidR="0043063D">
        <w:t xml:space="preserve">lterar </w:t>
      </w:r>
      <w:r w:rsidR="008936CC">
        <w:t>uma</w:t>
      </w:r>
      <w:r w:rsidR="0043063D">
        <w:t xml:space="preserve"> estratégia apenas após a constatação de um efeito indesejável observado pode levar a organização a apenas mudar quando a mesma se encontra em um rumo irrecuperável. </w:t>
      </w:r>
      <w:r w:rsidR="00E96BB4">
        <w:t>Por este motivo,</w:t>
      </w:r>
      <w:r w:rsidR="0043063D">
        <w:t xml:space="preserve"> um processo de desenvolvimento da estratégia efetivo necessita de um mecanismo de aprendizagem proativo, o qual envolverá antecipar possíveis futuros, </w:t>
      </w:r>
      <w:r w:rsidR="00E96BB4">
        <w:t>desenvolver opções estratégicas</w:t>
      </w:r>
      <w:r w:rsidR="0043063D">
        <w:t xml:space="preserve"> e testar o seu possível impacto.</w:t>
      </w:r>
      <w:r w:rsidR="002F67F5">
        <w:t xml:space="preserve"> </w:t>
      </w:r>
      <w:r w:rsidR="00102893">
        <w:fldChar w:fldCharType="begin" w:fldLock="1"/>
      </w:r>
      <w:r w:rsidR="00102893">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102893">
        <w:fldChar w:fldCharType="separate"/>
      </w:r>
      <w:r w:rsidR="00102893" w:rsidRPr="00F914AA">
        <w:rPr>
          <w:noProof/>
        </w:rPr>
        <w:t>(DYSON et al., 2007)</w:t>
      </w:r>
      <w:r w:rsidR="00102893">
        <w:fldChar w:fldCharType="end"/>
      </w:r>
      <w:r w:rsidR="00102893">
        <w:t>.</w:t>
      </w:r>
    </w:p>
    <w:p w14:paraId="6D4D94C7" w14:textId="27A798AA" w:rsidR="00A672C9" w:rsidRDefault="00CA0619" w:rsidP="00A765BA">
      <w:proofErr w:type="spellStart"/>
      <w:r>
        <w:t>Dyson</w:t>
      </w:r>
      <w:proofErr w:type="spellEnd"/>
      <w:r>
        <w:t xml:space="preserve"> et al. </w:t>
      </w:r>
      <w:r>
        <w:fldChar w:fldCharType="begin" w:fldLock="1"/>
      </w:r>
      <w:r w:rsidR="005F72FE">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"suppress-author" : 1, "uris" : [ "http://www.mendeley.com/documents/?uuid=e662ee86-59b0-4974-be2e-3cd1ae4beb20" ] } ], "mendeley" : { "formattedCitation" : "(2007, p. 21)", "plainTextFormattedCitation" : "(2007, p. 21)", "previouslyFormattedCitation" : "(2007, p. 21)" }, "properties" : { "noteIndex" : 0 }, "schema" : "https://github.com/citation-style-language/schema/raw/master/csl-citation.json" }</w:instrText>
      </w:r>
      <w:r>
        <w:fldChar w:fldCharType="separate"/>
      </w:r>
      <w:r w:rsidR="00361103" w:rsidRPr="00361103">
        <w:rPr>
          <w:noProof/>
        </w:rPr>
        <w:t>(2007, p. 21)</w:t>
      </w:r>
      <w:r>
        <w:fldChar w:fldCharType="end"/>
      </w:r>
      <w:r>
        <w:t xml:space="preserve"> propõe atributos </w:t>
      </w:r>
      <w:r w:rsidR="00361103">
        <w:t>de efetividade de um</w:t>
      </w:r>
      <w:r>
        <w:t xml:space="preserve"> processo de desenvolvimento da estratégia</w:t>
      </w:r>
      <w:r w:rsidR="00361103">
        <w:t xml:space="preserve">. Dentre estes atributos, propõe-se que a etapa de avaliação estratégica será efetiva caso não apenas realize uma avaliação financeira, mas </w:t>
      </w:r>
      <w:del w:id="233" w:author="Daniel Lacerda" w:date="2017-05-03T23:02:00Z">
        <w:r w:rsidR="00361103" w:rsidDel="001574DB">
          <w:delText xml:space="preserve">sim </w:delText>
        </w:r>
      </w:del>
      <w:r w:rsidR="005F72FE">
        <w:t xml:space="preserve">comtemple uma “avaliação multidimensional incorporando risco e incerteza”. </w:t>
      </w:r>
      <w:r w:rsidR="005F72FE">
        <w:fldChar w:fldCharType="begin" w:fldLock="1"/>
      </w:r>
      <w:r w:rsidR="00A518C8">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"locator" : "21", "uris" : [ "http://www.mendeley.com/documents/?uuid=e662ee86-59b0-4974-be2e-3cd1ae4beb20" ] } ], "mendeley" : { "formattedCitation" : "(DYSON et al., 2007, p. 21)", "plainTextFormattedCitation" : "(DYSON et al., 2007, p. 21)", "previouslyFormattedCitation" : "(DYSON et al., 2007, p. 21)" }, "properties" : { "noteIndex" : 0 }, "schema" : "https://github.com/citation-style-language/schema/raw/master/csl-citation.json" }</w:instrText>
      </w:r>
      <w:r w:rsidR="005F72FE">
        <w:fldChar w:fldCharType="separate"/>
      </w:r>
      <w:r w:rsidR="005F72FE" w:rsidRPr="005F72FE">
        <w:rPr>
          <w:noProof/>
        </w:rPr>
        <w:t>(DYSON et al., 2007, p. 21)</w:t>
      </w:r>
      <w:r w:rsidR="005F72FE">
        <w:fldChar w:fldCharType="end"/>
      </w:r>
      <w:r w:rsidR="005F72FE">
        <w:t>.</w:t>
      </w:r>
      <w:r w:rsidR="00A672C9">
        <w:t xml:space="preserve"> </w:t>
      </w:r>
    </w:p>
    <w:p w14:paraId="29062F33" w14:textId="1E84FFF9" w:rsidR="00793BDB" w:rsidRDefault="00793BDB" w:rsidP="00793BDB">
      <w:pPr>
        <w:rPr>
          <w:spacing w:val="-4"/>
        </w:rPr>
      </w:pPr>
      <w:r>
        <w:rPr>
          <w:spacing w:val="-4"/>
        </w:rPr>
        <w:t>C</w:t>
      </w:r>
      <w:commentRangeStart w:id="234"/>
      <w:r>
        <w:rPr>
          <w:spacing w:val="-4"/>
        </w:rPr>
        <w:t xml:space="preserve">onsiderar a incerteza de modo inapropriado na avaliação de decisões estratégicas pode ter resultados indesejáveis para as empresas.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"id" : "ITEM-2", "itemData" : { "author" : [ { "dropping-particle" : "", "family" : "Schoemaker", "given" : "P J", "non-dropping-particle" : "", "parse-names" : false, "suffix" : "" } ], "container-title" : "Sloan management review", "id" : "ITEM-2", "issue" : "2", "issued" : { "date-parts" : [ [ "1995" ] ] }, "page" : "25", "title" : "Scenario planning: a tool for strategic thinking", "type" : "article-journal", "volume" : "36" }, "uris" : [ "http://www.mendeley.com/documents/?uuid=25ac4895-745e-462d-b4f3-234a77dd1e7d" ] } ], "mendeley" : { "formattedCitation" : "(SCHOEMAKER, 1995; WACK, 1985)", "plainTextFormattedCitation" : "(SCHOEMAKER, 1995; WACK, 1985)", "previouslyFormattedCitation" : "(SCHOEMAKER, 1995; WACK, 1985)" }, "properties" : { "noteIndex" : 0 }, "schema" : "https://github.com/citation-style-language/schema/raw/master/csl-citation.json" }</w:instrText>
      </w:r>
      <w:r>
        <w:rPr>
          <w:spacing w:val="-4"/>
        </w:rPr>
        <w:fldChar w:fldCharType="separate"/>
      </w:r>
      <w:r w:rsidRPr="008D0B54">
        <w:rPr>
          <w:noProof/>
          <w:spacing w:val="-4"/>
        </w:rPr>
        <w:t>(SCHOEMAKER, 1995; WACK, 1985)</w:t>
      </w:r>
      <w:r>
        <w:rPr>
          <w:spacing w:val="-4"/>
        </w:rPr>
        <w:fldChar w:fldCharType="end"/>
      </w:r>
      <w:r>
        <w:rPr>
          <w:spacing w:val="-4"/>
        </w:rPr>
        <w:t xml:space="preserve">. Ainda assim, é possível observar que empresas e governos subestimam o impacto de incertezas em momentos de crise ou transição. Um exemplo foi a crise do petróleo. Previsões realizadas em 1973 até o início de 1974 não visualizaram incialmente a agressiva queda de demanda de petróleo, e em seguida interpretaram incorretamente a severa recessão que viria após tal evento.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Pr>
          <w:spacing w:val="-4"/>
        </w:rPr>
        <w:fldChar w:fldCharType="separate"/>
      </w:r>
      <w:r w:rsidRPr="00097BC2">
        <w:rPr>
          <w:noProof/>
          <w:spacing w:val="-4"/>
        </w:rPr>
        <w:t>(WACK, 1985)</w:t>
      </w:r>
      <w:r>
        <w:rPr>
          <w:spacing w:val="-4"/>
        </w:rPr>
        <w:fldChar w:fldCharType="end"/>
      </w:r>
      <w:r>
        <w:rPr>
          <w:spacing w:val="-4"/>
        </w:rPr>
        <w:t xml:space="preserve">. Como mostra a </w:t>
      </w:r>
      <w:r>
        <w:rPr>
          <w:spacing w:val="-4"/>
        </w:rPr>
        <w:fldChar w:fldCharType="begin"/>
      </w:r>
      <w:r>
        <w:rPr>
          <w:spacing w:val="-4"/>
        </w:rPr>
        <w:instrText xml:space="preserve"> REF _Ref471827157 \h </w:instrText>
      </w:r>
      <w:r>
        <w:rPr>
          <w:spacing w:val="-4"/>
        </w:rPr>
      </w:r>
      <w:r>
        <w:rPr>
          <w:spacing w:val="-4"/>
        </w:rPr>
        <w:fldChar w:fldCharType="separate"/>
      </w:r>
      <w:r w:rsidR="00B7483F">
        <w:t xml:space="preserve">Figura </w:t>
      </w:r>
      <w:r w:rsidR="00B7483F">
        <w:rPr>
          <w:noProof/>
        </w:rPr>
        <w:t>5</w:t>
      </w:r>
      <w:r>
        <w:rPr>
          <w:spacing w:val="-4"/>
        </w:rPr>
        <w:fldChar w:fldCharType="end"/>
      </w:r>
      <w:r>
        <w:rPr>
          <w:spacing w:val="-4"/>
        </w:rPr>
        <w:t xml:space="preserve">, esta situação demonstra que a demanda real de petróleo em uma situação de crise posicionou-se fora dos limites de previsão estimados. Considerando este contexto, utilizar previsões para a tomada de decisão que afetam o longo prazo em situações de incerteza, pode levar a decisões equivocadas.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"uris" : [ "http://www.mendeley.com/documents/?uuid=ce00b288-8dc3-4ab0-9326-7364fef01252" ] } ], "mendeley" : { "formattedCitation" : "(WACK, 1985)", "plainTextFormattedCitation" : "(WACK, 1985)", "previouslyFormattedCitation" : "(WACK, 1985)" }, "properties" : { "noteIndex" : 0 }, "schema" : "https://github.com/citation-style-language/schema/raw/master/csl-citation.json" }</w:instrText>
      </w:r>
      <w:r>
        <w:rPr>
          <w:spacing w:val="-4"/>
        </w:rPr>
        <w:fldChar w:fldCharType="separate"/>
      </w:r>
      <w:r w:rsidRPr="00097BC2">
        <w:rPr>
          <w:noProof/>
          <w:spacing w:val="-4"/>
        </w:rPr>
        <w:t>(WACK, 1985)</w:t>
      </w:r>
      <w:r>
        <w:rPr>
          <w:spacing w:val="-4"/>
        </w:rPr>
        <w:fldChar w:fldCharType="end"/>
      </w:r>
      <w:r>
        <w:rPr>
          <w:spacing w:val="-4"/>
        </w:rPr>
        <w:t>.</w:t>
      </w:r>
    </w:p>
    <w:p w14:paraId="6D4D9376" w14:textId="295F4A73" w:rsidR="00793BDB" w:rsidRDefault="00793BDB" w:rsidP="00793BDB">
      <w:pPr>
        <w:pStyle w:val="Legenda"/>
      </w:pPr>
      <w:bookmarkStart w:id="235" w:name="_Ref471827157"/>
      <w:bookmarkStart w:id="236" w:name="_Toc479347014"/>
      <w:bookmarkStart w:id="237" w:name="_Toc481594537"/>
      <w:r>
        <w:lastRenderedPageBreak/>
        <w:t xml:space="preserve">Figura </w:t>
      </w:r>
      <w:fldSimple w:instr=" SEQ Figura \* ARABIC ">
        <w:r w:rsidR="00B7483F">
          <w:rPr>
            <w:noProof/>
          </w:rPr>
          <w:t>5</w:t>
        </w:r>
      </w:fldSimple>
      <w:bookmarkEnd w:id="235"/>
      <w:r>
        <w:t xml:space="preserve"> – Previsões e Comportamento real da demanda de petróleo</w:t>
      </w:r>
      <w:bookmarkEnd w:id="236"/>
      <w:bookmarkEnd w:id="237"/>
    </w:p>
    <w:p w14:paraId="541F1133" w14:textId="77777777" w:rsidR="00793BDB" w:rsidRDefault="00793BDB" w:rsidP="00793BDB">
      <w:pPr>
        <w:jc w:val="center"/>
        <w:rPr>
          <w:spacing w:val="-4"/>
        </w:rPr>
      </w:pPr>
      <w:commentRangeStart w:id="238"/>
      <w:r w:rsidRPr="00097BC2">
        <w:rPr>
          <w:noProof/>
          <w:spacing w:val="-4"/>
        </w:rPr>
        <w:drawing>
          <wp:inline distT="0" distB="0" distL="0" distR="0" wp14:anchorId="5309308D" wp14:editId="229882D1">
            <wp:extent cx="2291938" cy="242290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9572" cy="2452122"/>
                    </a:xfrm>
                    <a:prstGeom prst="rect">
                      <a:avLst/>
                    </a:prstGeom>
                  </pic:spPr>
                </pic:pic>
              </a:graphicData>
            </a:graphic>
          </wp:inline>
        </w:drawing>
      </w:r>
      <w:commentRangeEnd w:id="238"/>
      <w:r w:rsidR="001574DB">
        <w:rPr>
          <w:rStyle w:val="Refdecomentrio"/>
        </w:rPr>
        <w:commentReference w:id="238"/>
      </w:r>
    </w:p>
    <w:p w14:paraId="46E3AAC4" w14:textId="77777777" w:rsidR="00793BDB" w:rsidRDefault="00793BDB" w:rsidP="00793BDB">
      <w:pPr>
        <w:jc w:val="center"/>
        <w:rPr>
          <w:spacing w:val="-4"/>
        </w:rPr>
      </w:pPr>
      <w:r>
        <w:rPr>
          <w:spacing w:val="-4"/>
        </w:rPr>
        <w:t xml:space="preserve">Fonte: </w:t>
      </w:r>
      <w:r>
        <w:rPr>
          <w:spacing w:val="-4"/>
        </w:rPr>
        <w:fldChar w:fldCharType="begin" w:fldLock="1"/>
      </w:r>
      <w:r>
        <w:rPr>
          <w:spacing w:val="-4"/>
        </w:rPr>
        <w:instrText>ADDIN CSL_CITATION { "citationItems" : [ { "id" : "ITEM-1", "itemData" : { "author" : [ { "dropping-particle" : "", "family" : "Wack", "given" : "Pierre", "non-dropping-particle" : "", "parse-names" : false, "suffix" : "" } ], "container-title" : "Harvard Business Review", "id" : "ITEM-1", "issue" : "85516", "issued" : { "date-parts" : [ [ "1985" ] ] }, "title" : "Scenarios: Uncharted Waters Ahead", "type" : "article-journal" }, "locator" : "75", "uris" : [ "http://www.mendeley.com/documents/?uuid=ce00b288-8dc3-4ab0-9326-7364fef01252" ] } ], "mendeley" : { "formattedCitation" : "(WACK, 1985, p. 75)", "plainTextFormattedCitation" : "(WACK, 1985, p. 75)", "previouslyFormattedCitation" : "(WACK, 1985, p. 75)" }, "properties" : { "noteIndex" : 0 }, "schema" : "https://github.com/citation-style-language/schema/raw/master/csl-citation.json" }</w:instrText>
      </w:r>
      <w:r>
        <w:rPr>
          <w:spacing w:val="-4"/>
        </w:rPr>
        <w:fldChar w:fldCharType="separate"/>
      </w:r>
      <w:r w:rsidRPr="00097BC2">
        <w:rPr>
          <w:noProof/>
          <w:spacing w:val="-4"/>
        </w:rPr>
        <w:t>(WACK, 1985, p. 75)</w:t>
      </w:r>
      <w:r>
        <w:rPr>
          <w:spacing w:val="-4"/>
        </w:rPr>
        <w:fldChar w:fldCharType="end"/>
      </w:r>
    </w:p>
    <w:p w14:paraId="5AD23409" w14:textId="4F399C53" w:rsidR="00793BDB" w:rsidRDefault="00793BDB" w:rsidP="00793BDB">
      <w:r>
        <w:rPr>
          <w:spacing w:val="-4"/>
        </w:rPr>
        <w:t xml:space="preserve">Outro exemplo conhecido e paradoxal é o caso da Kodak. Este exemplo adiciona a sutileza que a incerteza, normalmente imaginada como um fator externo à empresa também está </w:t>
      </w:r>
      <w:r>
        <w:rPr>
          <w:i/>
          <w:spacing w:val="-4"/>
        </w:rPr>
        <w:t xml:space="preserve">dentro </w:t>
      </w:r>
      <w:r>
        <w:rPr>
          <w:spacing w:val="-4"/>
        </w:rPr>
        <w:t xml:space="preserve">da empresa. Em um artigo publicado na </w:t>
      </w:r>
      <w:r>
        <w:rPr>
          <w:i/>
          <w:spacing w:val="-4"/>
        </w:rPr>
        <w:t xml:space="preserve">Harvard Business Review </w:t>
      </w:r>
      <w:r>
        <w:rPr>
          <w:spacing w:val="-4"/>
        </w:rPr>
        <w:t xml:space="preserve">em 1997, o investimento anual da Kodak de 500 milhões de dólares em tecnologia foi citado como uma grande aposta com o objetivo de mudar a maneira pela qual as pessoas criam, armazenam e compartilham fotos.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Pr>
          <w:spacing w:val="-4"/>
        </w:rPr>
        <w:fldChar w:fldCharType="separate"/>
      </w:r>
      <w:r w:rsidRPr="00417381">
        <w:rPr>
          <w:noProof/>
          <w:spacing w:val="-4"/>
        </w:rPr>
        <w:t>(COURTNEY; KIRKLAND; VIGUERIE, 1997)</w:t>
      </w:r>
      <w:r>
        <w:rPr>
          <w:spacing w:val="-4"/>
        </w:rPr>
        <w:fldChar w:fldCharType="end"/>
      </w:r>
      <w:r>
        <w:rPr>
          <w:spacing w:val="-4"/>
        </w:rPr>
        <w:t xml:space="preserve">. Mais tarde, a falência da Kodak mostrou que uma tecnologia criada na própria empresa (a fotografia digital) foi capaz de destruir seu modelo de negócio. </w:t>
      </w:r>
      <w:r>
        <w:rPr>
          <w:spacing w:val="-4"/>
        </w:rPr>
        <w:fldChar w:fldCharType="begin" w:fldLock="1"/>
      </w:r>
      <w:r>
        <w:rPr>
          <w:spacing w:val="-4"/>
        </w:rPr>
        <w:instrText>ADDIN CSL_CITATION { "citationItems" : [ { "id" : "ITEM-1", "itemData" : { "URL" : "http://www.forbes.com/sites/chunkamui/2012/01/18/how-kodak-failed/", "abstract" : "A new book by Vince Barabba, a former Kodak executive, offers insight on the choices that set Kodak on the path to bankruptcy. Barabba\u2019s book, \u201cThe Decision Loom: A Design for Interactive Decision-Making in Organizations,\u201d also offers sage advice for how other organizations grappling with disruptive technologies might avoid their own Kodak moments.", "accessed" : { "date-parts" : [ [ "2017", "3", "17" ] ] }, "author" : [ { "dropping-particle" : "", "family" : "Mui", "given" : "Chunka", "non-dropping-particle" : "", "parse-names" : false, "suffix" : "" } ], "container-title" : "Forbes", "id" : "ITEM-1", "issued" : { "date-parts" : [ [ "2012" ] ] }, "page" : "3", "title" : "How Kodak Failed", "type" : "webpage" }, "uris" : [ "http://www.mendeley.com/documents/?uuid=d10cd3fd-ebdb-4184-b206-3075ea76404e" ] } ], "mendeley" : { "formattedCitation" : "(MUI, 2012)", "plainTextFormattedCitation" : "(MUI, 2012)", "previouslyFormattedCitation" : "(MUI, 2012)" }, "properties" : { "noteIndex" : 0 }, "schema" : "https://github.com/citation-style-language/schema/raw/master/csl-citation.json" }</w:instrText>
      </w:r>
      <w:r>
        <w:rPr>
          <w:spacing w:val="-4"/>
        </w:rPr>
        <w:fldChar w:fldCharType="separate"/>
      </w:r>
      <w:r w:rsidRPr="008B31D5">
        <w:rPr>
          <w:noProof/>
          <w:spacing w:val="-4"/>
        </w:rPr>
        <w:t>(MUI, 2012)</w:t>
      </w:r>
      <w:r>
        <w:rPr>
          <w:spacing w:val="-4"/>
        </w:rPr>
        <w:fldChar w:fldCharType="end"/>
      </w:r>
      <w:r>
        <w:rPr>
          <w:spacing w:val="-4"/>
        </w:rPr>
        <w:t xml:space="preserve">. Atualmente, a Kodak é citada como um caso de falha estratégica em reconhecer oportunidades em situações de </w:t>
      </w:r>
      <w:proofErr w:type="spellStart"/>
      <w:r>
        <w:rPr>
          <w:spacing w:val="-4"/>
        </w:rPr>
        <w:t>disrupção</w:t>
      </w:r>
      <w:proofErr w:type="spellEnd"/>
      <w:r>
        <w:rPr>
          <w:spacing w:val="-4"/>
        </w:rPr>
        <w:t xml:space="preserve"> e incerteza. Uma prova de que o desfecho trágico da Kodak poderia ter sido diferente é a trajetória da Fuji </w:t>
      </w:r>
      <w:proofErr w:type="spellStart"/>
      <w:r>
        <w:rPr>
          <w:spacing w:val="-4"/>
        </w:rPr>
        <w:t>Film</w:t>
      </w:r>
      <w:proofErr w:type="spellEnd"/>
      <w:r>
        <w:rPr>
          <w:spacing w:val="-4"/>
        </w:rPr>
        <w:t xml:space="preserve">, a qual explorou novos negócios, levando-a a faturar mais de 20 bilhões de dólares anualmente. </w:t>
      </w:r>
      <w:r>
        <w:rPr>
          <w:spacing w:val="-4"/>
        </w:rPr>
        <w:fldChar w:fldCharType="begin" w:fldLock="1"/>
      </w:r>
      <w:r>
        <w:rPr>
          <w:spacing w:val="-4"/>
        </w:rPr>
        <w:instrText>ADDIN CSL_CITATION { "citationItems" : [ { "id" : "ITEM-1", "itemData" : { "URL" : "https://hbr.org/2016/07/kodaks-downfall-wasnt-about-technology", "accessed" : { "date-parts" : [ [ "2017", "3", "16" ] ] }, "author" : [ { "dropping-particle" : "", "family" : "Anthony", "given" : "Scott", "non-dropping-particle" : "", "parse-names" : false, "suffix" : "" } ], "container-title" : "Harvard Business Review", "id" : "ITEM-1", "issued" : { "date-parts" : [ [ "2016" ] ] }, "title" : "Kodak\u2019s Downfall Wasn\u2019t About Technology", "type" : "webpage" }, "uris" : [ "http://www.mendeley.com/documents/?uuid=77523475-80ba-4f03-9028-0ee23ee2f87a" ] } ], "mendeley" : { "formattedCitation" : "(ANTHONY, 2016)", "plainTextFormattedCitation" : "(ANTHONY, 2016)", "previouslyFormattedCitation" : "(ANTHONY, 2016)" }, "properties" : { "noteIndex" : 0 }, "schema" : "https://github.com/citation-style-language/schema/raw/master/csl-citation.json" }</w:instrText>
      </w:r>
      <w:r>
        <w:rPr>
          <w:spacing w:val="-4"/>
        </w:rPr>
        <w:fldChar w:fldCharType="separate"/>
      </w:r>
      <w:r w:rsidRPr="008B31D5">
        <w:rPr>
          <w:noProof/>
          <w:spacing w:val="-4"/>
        </w:rPr>
        <w:t>(ANTHONY, 2016)</w:t>
      </w:r>
      <w:r>
        <w:rPr>
          <w:spacing w:val="-4"/>
        </w:rPr>
        <w:fldChar w:fldCharType="end"/>
      </w:r>
      <w:r>
        <w:rPr>
          <w:spacing w:val="-4"/>
        </w:rPr>
        <w:t>.</w:t>
      </w:r>
      <w:commentRangeEnd w:id="234"/>
      <w:r>
        <w:rPr>
          <w:rStyle w:val="Refdecomentrio"/>
        </w:rPr>
        <w:commentReference w:id="234"/>
      </w:r>
    </w:p>
    <w:p w14:paraId="545194B2" w14:textId="749387EB" w:rsidR="0027117A" w:rsidRDefault="00A672C9" w:rsidP="00A672C9">
      <w:r>
        <w:t>Esta seção apresentou conceitos e diretrizes gerais para o desenvolvimento da estratégia, indicando que este processo deve levar em consideração a incerteza inerente às decisões estratégicas. No entanto, ainda é necessária uma definição sobre o que é “incerteza”, para então poder endereçá-la de maneira adequada. Este é o papel da seção seguinte.</w:t>
      </w:r>
    </w:p>
    <w:p w14:paraId="58C25AFC" w14:textId="77777777" w:rsidR="00B66EFC" w:rsidRDefault="00A10A24" w:rsidP="00C861A3">
      <w:pPr>
        <w:pStyle w:val="Ttulo3"/>
      </w:pPr>
      <w:bookmarkStart w:id="239" w:name="_Toc481590672"/>
      <w:r>
        <w:t>Níveis de Incerteza</w:t>
      </w:r>
      <w:r w:rsidR="00573AAD">
        <w:t xml:space="preserve"> e Incerteza Profunda</w:t>
      </w:r>
      <w:bookmarkEnd w:id="239"/>
    </w:p>
    <w:p w14:paraId="5724491B" w14:textId="04F41489" w:rsidR="00384AF5" w:rsidRPr="00D856A1" w:rsidRDefault="004E546A" w:rsidP="00FC4AE0">
      <w:pPr>
        <w:rPr>
          <w:bCs/>
          <w:color w:val="000000"/>
          <w:szCs w:val="18"/>
        </w:rPr>
      </w:pPr>
      <w:r>
        <w:lastRenderedPageBreak/>
        <w:t>A tomada de decisão em situações de incerteza</w:t>
      </w:r>
      <w:r w:rsidR="004460C3">
        <w:t xml:space="preserve"> profunda</w:t>
      </w:r>
      <w:r>
        <w:t xml:space="preserve"> (conhecida como </w:t>
      </w:r>
      <w:proofErr w:type="spellStart"/>
      <w:r w:rsidRPr="00BC5B27">
        <w:rPr>
          <w:i/>
        </w:rPr>
        <w:t>Decision</w:t>
      </w:r>
      <w:proofErr w:type="spellEnd"/>
      <w:r w:rsidRPr="00BC5B27">
        <w:rPr>
          <w:i/>
        </w:rPr>
        <w:t xml:space="preserve"> Making </w:t>
      </w:r>
      <w:proofErr w:type="spellStart"/>
      <w:r w:rsidRPr="00BC5B27">
        <w:rPr>
          <w:i/>
        </w:rPr>
        <w:t>Under</w:t>
      </w:r>
      <w:proofErr w:type="spellEnd"/>
      <w:r w:rsidRPr="00BC5B27">
        <w:rPr>
          <w:i/>
        </w:rPr>
        <w:t xml:space="preserve"> </w:t>
      </w:r>
      <w:proofErr w:type="spellStart"/>
      <w:r w:rsidR="004460C3">
        <w:rPr>
          <w:i/>
        </w:rPr>
        <w:t>Deep</w:t>
      </w:r>
      <w:proofErr w:type="spellEnd"/>
      <w:r w:rsidR="004460C3">
        <w:rPr>
          <w:i/>
        </w:rPr>
        <w:t xml:space="preserve"> </w:t>
      </w:r>
      <w:proofErr w:type="spellStart"/>
      <w:r w:rsidRPr="00BC5B27">
        <w:rPr>
          <w:i/>
        </w:rPr>
        <w:t>Uncertainty</w:t>
      </w:r>
      <w:proofErr w:type="spellEnd"/>
      <w:r>
        <w:t xml:space="preserve">) é um tipo particular de problemas complexos (ou, </w:t>
      </w:r>
      <w:proofErr w:type="spellStart"/>
      <w:r w:rsidRPr="00BC5B27">
        <w:rPr>
          <w:i/>
        </w:rPr>
        <w:t>wicked</w:t>
      </w:r>
      <w:proofErr w:type="spellEnd"/>
      <w:r w:rsidRPr="00BC5B27">
        <w:rPr>
          <w:i/>
        </w:rPr>
        <w:t xml:space="preserve"> </w:t>
      </w:r>
      <w:proofErr w:type="spellStart"/>
      <w:r w:rsidRPr="00BC5B27">
        <w:rPr>
          <w:i/>
        </w:rPr>
        <w:t>problems</w:t>
      </w:r>
      <w:proofErr w:type="spellEnd"/>
      <w:r>
        <w:t xml:space="preserve">). </w:t>
      </w:r>
      <w:r>
        <w:fldChar w:fldCharType="begin" w:fldLock="1"/>
      </w:r>
      <w:r w:rsidR="00816EA8">
        <w:instrText>ADDIN CSL_CITATION { "citationItems" : [ { "id" : "ITEM-1", "itemData" : { "DOI" : "10.1061/(ASCE)WR.1943-5452.0000626", "ISBN" : "0733-9496", "ISSN" : "0733-9496", "abstract" : "In many planning problems, planners face major challenges in coping with uncertain and changing physical conditions, and rapid unpredictable socioeconomic development. How should society prepare itself for this confluence of uncertainty? Given the presence of irreducible uncertainties, there is no straightforward answer to this question. Effective decisions must be made under unavoidable uncertainty (Dessai et al. 2009; Lempert et al. 2003). In recent years, this has been labeled as decision making under deep uncertainty. Deep uncertainty means that the various parties to a decision do not know or cannot agree on the system and its boundaries; the outcomes of interest and their relative importance; the prior probability distribution for uncertain inputs to the system (Lempert et al. 2003; Walker et al. 2013); or decisions are made over time in dynamic interaction with the system and cannot be considered independently (Haasnoot et al. 2013a, b; Hallegatte et al. 2012). From a decision analytic point of view, this implies that there are a large number of plausible alternative models, alternative sets of weights to assign to the different outcomes of interest, different sets of inputs for the uncertain model parameters, and different (sequences of) candidate solutions (Kwakkel et al. 2010).", "author" : [ { "dropping-particle" : "", "family" : "Kwakkel", "given" : "J", "non-dropping-particle" : "", "parse-names" : false, "suffix" : "" }, { "dropping-particle" : "", "family" : "Walker", "given" : "W", "non-dropping-particle" : "", "parse-names" : false, "suffix" : "" }, { "dropping-particle" : "", "family" : "Haasnoot", "given" : "M", "non-dropping-particle" : "", "parse-names" : false, "suffix" : "" } ], "container-title" : "Journal of Water Resources Planning and Management", "id" : "ITEM-1", "issue" : "3", "issued" : { "date-parts" : [ [ "2016" ] ] }, "page" : "1816001", "title" : "Coping with the Wickedness of Public Policy Problems: Approaches for Decision Making under Deep Uncertainty", "type" : "article-journal", "volume" : "142" }, "uris" : [ "http://www.mendeley.com/documents/?uuid=8309efad-2edd-49f5-9383-c9f50a6bcc90" ] } ], "mendeley" : { "formattedCitation" : "(KWAKKEL; WALKER; HAASNOOT, 2016)", "plainTextFormattedCitation" : "(KWAKKEL; WALKER; HAASNOOT, 2016)", "previouslyFormattedCitation" : "(KWAKKEL; WALKER; HAASNOOT, 2016)" }, "properties" : { "noteIndex" : 0 }, "schema" : "https://github.com/citation-style-language/schema/raw/master/csl-citation.json" }</w:instrText>
      </w:r>
      <w:r>
        <w:fldChar w:fldCharType="separate"/>
      </w:r>
      <w:r w:rsidRPr="004E546A">
        <w:rPr>
          <w:noProof/>
        </w:rPr>
        <w:t>(KWAKKEL; WALKER; HAASNOOT, 2016)</w:t>
      </w:r>
      <w:r>
        <w:fldChar w:fldCharType="end"/>
      </w:r>
      <w:r>
        <w:t>.</w:t>
      </w:r>
      <w:r w:rsidR="00A10A24">
        <w:t xml:space="preserve"> </w:t>
      </w:r>
      <w:r w:rsidR="00295FAB" w:rsidRPr="00295FAB">
        <w:t>Con</w:t>
      </w:r>
      <w:r w:rsidR="00295FAB">
        <w:t>forme ilustrado na</w:t>
      </w:r>
      <w:r w:rsidR="00FC4AE0">
        <w:t xml:space="preserve"> </w:t>
      </w:r>
      <w:r w:rsidR="00FC4AE0">
        <w:fldChar w:fldCharType="begin"/>
      </w:r>
      <w:r w:rsidR="00FC4AE0">
        <w:instrText xml:space="preserve"> REF _Ref481593491 \h </w:instrText>
      </w:r>
      <w:r w:rsidR="00FC4AE0">
        <w:fldChar w:fldCharType="separate"/>
      </w:r>
      <w:r w:rsidR="00FC4AE0" w:rsidRPr="00B66EFC">
        <w:t xml:space="preserve">Figura </w:t>
      </w:r>
      <w:r w:rsidR="00FC4AE0">
        <w:rPr>
          <w:noProof/>
        </w:rPr>
        <w:t>6</w:t>
      </w:r>
      <w:r w:rsidR="00FC4AE0">
        <w:fldChar w:fldCharType="end"/>
      </w:r>
      <w:r w:rsidR="00FC4AE0">
        <w:t>,</w:t>
      </w:r>
      <w:r w:rsidR="00A12864">
        <w:t xml:space="preserve"> a incerteza pode ser caracterizada em relação ao conhecimento presumido sobre diversos aspectos de uma situação</w:t>
      </w:r>
      <w:r w:rsidR="0065212A">
        <w:t xml:space="preserve"> </w:t>
      </w:r>
      <w:r w:rsidR="0065212A">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65212A">
        <w:fldChar w:fldCharType="separate"/>
      </w:r>
      <w:r w:rsidR="0065212A" w:rsidRPr="000D14B8">
        <w:rPr>
          <w:noProof/>
        </w:rPr>
        <w:t>(WALKER; LEMPERT; KWAKKEL, 2013)</w:t>
      </w:r>
      <w:r w:rsidR="0065212A">
        <w:fldChar w:fldCharType="end"/>
      </w:r>
      <w:r w:rsidR="00A12864">
        <w:t xml:space="preserve">: i) o contexto futuro. </w:t>
      </w:r>
      <w:proofErr w:type="spellStart"/>
      <w:r w:rsidR="00A12864">
        <w:t>ii</w:t>
      </w:r>
      <w:proofErr w:type="spellEnd"/>
      <w:r w:rsidR="00A12864">
        <w:t xml:space="preserve">) O modelo do sistema que representa este futuro, </w:t>
      </w:r>
      <w:proofErr w:type="spellStart"/>
      <w:r w:rsidR="00A12864">
        <w:t>iii</w:t>
      </w:r>
      <w:proofErr w:type="spellEnd"/>
      <w:r w:rsidR="00A12864">
        <w:t xml:space="preserve">) os </w:t>
      </w:r>
      <w:proofErr w:type="spellStart"/>
      <w:r w:rsidR="00A12864">
        <w:t>outcomes</w:t>
      </w:r>
      <w:proofErr w:type="spellEnd"/>
      <w:r w:rsidR="00A12864">
        <w:t xml:space="preserve"> presentes neste sistema (variáveis de</w:t>
      </w:r>
      <w:r w:rsidR="006C2CEC">
        <w:t xml:space="preserve"> resposta / resultados), e </w:t>
      </w:r>
      <w:proofErr w:type="spellStart"/>
      <w:r w:rsidR="006C2CEC">
        <w:t>iv</w:t>
      </w:r>
      <w:proofErr w:type="spellEnd"/>
      <w:r w:rsidR="006C2CEC">
        <w:t>) o</w:t>
      </w:r>
      <w:r w:rsidR="00A12864">
        <w:t xml:space="preserve">s pesos que os diversos stakeholders envolvidos na situação atribuem </w:t>
      </w:r>
      <w:r w:rsidR="006C2CEC">
        <w:t>a</w:t>
      </w:r>
      <w:r w:rsidR="00A12864">
        <w:t xml:space="preserve"> estes </w:t>
      </w:r>
      <w:proofErr w:type="spellStart"/>
      <w:r w:rsidR="00A12864">
        <w:t>outcomes</w:t>
      </w:r>
      <w:proofErr w:type="spellEnd"/>
      <w:r w:rsidR="00A12864">
        <w:t>.</w:t>
      </w:r>
    </w:p>
    <w:p w14:paraId="261564BB" w14:textId="77777777" w:rsidR="009F3516" w:rsidRDefault="009F3516" w:rsidP="009F3516">
      <w:r>
        <w:t xml:space="preserve">Uma situação de certeza completa aconteceria quando todos os aspectos de uma situação são conhecidos precisamente. Tal situação não ocorre na realidade, e apenas atua como o limite do espectro de incertezas. No outro extremo, está a ignorância completa.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1DC61E32" w14:textId="77777777" w:rsidR="009F3516" w:rsidRDefault="009F3516" w:rsidP="009F3516">
      <w:r>
        <w:t xml:space="preserve">O nível 1 de incerteza (um futuro claro), representa uma situação na qual admite-se que não há absoluta certeza, mas não se procura avaliar ou medir o grau de incerteza de maneira explícita. Neste nível, a incerteza normalmente é tratada por uma análise de sensibilidade simples dos parâmetros do modelo. No nível 2 de incerteza (futuros alternativos com probabilidades), estão as incertezas passíveis de descrever adequadamente em termos estatísticos. Nesta situação, a incerteza é usualmente capturada por meio de uma previsão com um intervalo de confiança, ou múltiplas previsões com probabilidades associadas. </w:t>
      </w:r>
      <w:r>
        <w:fldChar w:fldCharType="begin" w:fldLock="1"/>
      </w:r>
      <w: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No nível 3 de incerteza (futuros alternativos ranqueados) estão as situações nas quais é possível listar futuros alternativos, e é possível ordenar tais futuros em termos de probabilidade percebida.</w:t>
      </w:r>
    </w:p>
    <w:p w14:paraId="624D6227" w14:textId="77777777" w:rsidR="00997CB1" w:rsidRDefault="00997CB1">
      <w:pPr>
        <w:autoSpaceDE/>
        <w:autoSpaceDN/>
        <w:adjustRightInd/>
        <w:spacing w:after="160" w:line="259" w:lineRule="auto"/>
        <w:ind w:firstLine="0"/>
        <w:jc w:val="left"/>
        <w:rPr>
          <w:bCs/>
          <w:color w:val="000000"/>
          <w:szCs w:val="18"/>
        </w:rPr>
      </w:pPr>
      <w:bookmarkStart w:id="240" w:name="_Ref471909577"/>
      <w:bookmarkStart w:id="241" w:name="_Ref479347957"/>
      <w:r>
        <w:br w:type="page"/>
      </w:r>
    </w:p>
    <w:p w14:paraId="7A2F40D2" w14:textId="5DF34111" w:rsidR="00B66EFC" w:rsidRDefault="00B66EFC" w:rsidP="00B66EFC">
      <w:pPr>
        <w:pStyle w:val="Legenda"/>
      </w:pPr>
      <w:bookmarkStart w:id="242" w:name="_Ref481593491"/>
      <w:bookmarkStart w:id="243" w:name="_Toc481594538"/>
      <w:r w:rsidRPr="00B66EFC">
        <w:lastRenderedPageBreak/>
        <w:t xml:space="preserve">Figura </w:t>
      </w:r>
      <w:fldSimple w:instr=" SEQ Figura \* ARABIC ">
        <w:r w:rsidR="00B7483F">
          <w:rPr>
            <w:noProof/>
          </w:rPr>
          <w:t>6</w:t>
        </w:r>
      </w:fldSimple>
      <w:bookmarkEnd w:id="240"/>
      <w:bookmarkEnd w:id="241"/>
      <w:bookmarkEnd w:id="242"/>
      <w:r w:rsidRPr="00B66EFC">
        <w:t xml:space="preserve"> – Níveis de Incerteza e </w:t>
      </w:r>
      <w:proofErr w:type="spellStart"/>
      <w:r w:rsidRPr="00B66EFC">
        <w:t>Deep</w:t>
      </w:r>
      <w:proofErr w:type="spellEnd"/>
      <w:r w:rsidRPr="00B66EFC">
        <w:t xml:space="preserve"> </w:t>
      </w:r>
      <w:proofErr w:type="spellStart"/>
      <w:r w:rsidRPr="00B66EFC">
        <w:t>Uncer</w:t>
      </w:r>
      <w:r w:rsidR="00AE5FEF">
        <w:t>tain</w:t>
      </w:r>
      <w:r w:rsidRPr="00B66EFC">
        <w:t>ty</w:t>
      </w:r>
      <w:bookmarkEnd w:id="243"/>
      <w:proofErr w:type="spellEnd"/>
    </w:p>
    <w:tbl>
      <w:tblPr>
        <w:tblStyle w:val="Tabelacomgrade"/>
        <w:tblW w:w="9258" w:type="dxa"/>
        <w:tblLook w:val="04A0" w:firstRow="1" w:lastRow="0" w:firstColumn="1" w:lastColumn="0" w:noHBand="0" w:noVBand="1"/>
      </w:tblPr>
      <w:tblGrid>
        <w:gridCol w:w="1237"/>
        <w:gridCol w:w="429"/>
        <w:gridCol w:w="1423"/>
        <w:gridCol w:w="1423"/>
        <w:gridCol w:w="1423"/>
        <w:gridCol w:w="1423"/>
        <w:gridCol w:w="1889"/>
        <w:gridCol w:w="435"/>
      </w:tblGrid>
      <w:tr w:rsidR="000D14B8" w:rsidRPr="000D14B8" w14:paraId="7F680641" w14:textId="77777777" w:rsidTr="000D14B8">
        <w:tc>
          <w:tcPr>
            <w:tcW w:w="1413" w:type="dxa"/>
            <w:vMerge w:val="restart"/>
            <w:vAlign w:val="center"/>
          </w:tcPr>
          <w:p w14:paraId="01D6B413" w14:textId="77777777" w:rsidR="000D14B8" w:rsidRPr="000D14B8" w:rsidRDefault="000D14B8" w:rsidP="00384AF5">
            <w:pPr>
              <w:spacing w:line="240" w:lineRule="auto"/>
              <w:ind w:firstLine="0"/>
              <w:jc w:val="center"/>
              <w:rPr>
                <w:rFonts w:cs="Arial"/>
                <w:b/>
                <w:sz w:val="18"/>
                <w:szCs w:val="20"/>
              </w:rPr>
            </w:pPr>
            <w:commentRangeStart w:id="244"/>
            <w:r>
              <w:rPr>
                <w:rFonts w:cs="Arial"/>
                <w:b/>
                <w:sz w:val="18"/>
                <w:szCs w:val="20"/>
              </w:rPr>
              <w:t>Localização</w:t>
            </w:r>
          </w:p>
        </w:tc>
        <w:tc>
          <w:tcPr>
            <w:tcW w:w="7845" w:type="dxa"/>
            <w:gridSpan w:val="7"/>
            <w:vAlign w:val="center"/>
          </w:tcPr>
          <w:p w14:paraId="24C6F314" w14:textId="77777777" w:rsidR="000D14B8" w:rsidRPr="000D14B8" w:rsidRDefault="000D14B8" w:rsidP="00384AF5">
            <w:pPr>
              <w:spacing w:line="240" w:lineRule="auto"/>
              <w:ind w:firstLine="0"/>
              <w:jc w:val="center"/>
              <w:rPr>
                <w:rFonts w:cs="Arial"/>
                <w:b/>
                <w:sz w:val="18"/>
                <w:szCs w:val="20"/>
              </w:rPr>
            </w:pPr>
            <w:r w:rsidRPr="000D14B8">
              <w:rPr>
                <w:rFonts w:cs="Arial"/>
                <w:b/>
                <w:sz w:val="18"/>
                <w:szCs w:val="20"/>
              </w:rPr>
              <w:t>Nível de Incerteza</w:t>
            </w:r>
          </w:p>
        </w:tc>
      </w:tr>
      <w:tr w:rsidR="000D14B8" w:rsidRPr="000D14B8" w14:paraId="13A00DC7" w14:textId="77777777" w:rsidTr="000D14B8">
        <w:tc>
          <w:tcPr>
            <w:tcW w:w="1413" w:type="dxa"/>
            <w:vMerge/>
          </w:tcPr>
          <w:p w14:paraId="54C4E11A" w14:textId="77777777" w:rsidR="000D14B8" w:rsidRPr="000D14B8" w:rsidRDefault="000D14B8" w:rsidP="00384AF5">
            <w:pPr>
              <w:spacing w:line="240" w:lineRule="auto"/>
              <w:ind w:firstLine="0"/>
              <w:rPr>
                <w:rFonts w:cs="Arial"/>
                <w:sz w:val="18"/>
                <w:szCs w:val="20"/>
              </w:rPr>
            </w:pPr>
          </w:p>
        </w:tc>
        <w:tc>
          <w:tcPr>
            <w:tcW w:w="425" w:type="dxa"/>
            <w:vMerge w:val="restart"/>
            <w:textDirection w:val="btLr"/>
            <w:vAlign w:val="center"/>
          </w:tcPr>
          <w:p w14:paraId="1FFC7518"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Certeza Completa</w:t>
            </w:r>
          </w:p>
        </w:tc>
        <w:tc>
          <w:tcPr>
            <w:tcW w:w="1398" w:type="dxa"/>
          </w:tcPr>
          <w:p w14:paraId="3324DA9C"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1</w:t>
            </w:r>
          </w:p>
        </w:tc>
        <w:tc>
          <w:tcPr>
            <w:tcW w:w="1398" w:type="dxa"/>
          </w:tcPr>
          <w:p w14:paraId="27E351B0"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2</w:t>
            </w:r>
          </w:p>
        </w:tc>
        <w:tc>
          <w:tcPr>
            <w:tcW w:w="1398" w:type="dxa"/>
          </w:tcPr>
          <w:p w14:paraId="56C19D8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3</w:t>
            </w:r>
          </w:p>
        </w:tc>
        <w:tc>
          <w:tcPr>
            <w:tcW w:w="1398" w:type="dxa"/>
          </w:tcPr>
          <w:p w14:paraId="5CC661DF"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4</w:t>
            </w:r>
          </w:p>
        </w:tc>
        <w:tc>
          <w:tcPr>
            <w:tcW w:w="1398" w:type="dxa"/>
          </w:tcPr>
          <w:p w14:paraId="41A58992" w14:textId="77777777" w:rsidR="000D14B8" w:rsidRPr="000D14B8" w:rsidRDefault="000D14B8" w:rsidP="00384AF5">
            <w:pPr>
              <w:spacing w:line="240" w:lineRule="auto"/>
              <w:ind w:firstLine="0"/>
              <w:rPr>
                <w:rFonts w:cs="Arial"/>
                <w:b/>
                <w:sz w:val="18"/>
                <w:szCs w:val="20"/>
              </w:rPr>
            </w:pPr>
            <w:r w:rsidRPr="000D14B8">
              <w:rPr>
                <w:rFonts w:cs="Arial"/>
                <w:b/>
                <w:sz w:val="18"/>
                <w:szCs w:val="20"/>
              </w:rPr>
              <w:t>Nível 5</w:t>
            </w:r>
          </w:p>
        </w:tc>
        <w:tc>
          <w:tcPr>
            <w:tcW w:w="430" w:type="dxa"/>
            <w:vMerge w:val="restart"/>
            <w:textDirection w:val="tbRl"/>
            <w:vAlign w:val="center"/>
          </w:tcPr>
          <w:p w14:paraId="069B6C8D" w14:textId="77777777" w:rsidR="000D14B8" w:rsidRPr="000D14B8" w:rsidRDefault="000D14B8" w:rsidP="00384AF5">
            <w:pPr>
              <w:spacing w:line="240" w:lineRule="auto"/>
              <w:ind w:left="113" w:right="113" w:firstLine="0"/>
              <w:jc w:val="center"/>
              <w:rPr>
                <w:rFonts w:cs="Arial"/>
                <w:b/>
                <w:sz w:val="18"/>
                <w:szCs w:val="20"/>
              </w:rPr>
            </w:pPr>
            <w:r w:rsidRPr="000D14B8">
              <w:rPr>
                <w:rFonts w:cs="Arial"/>
                <w:b/>
                <w:sz w:val="18"/>
                <w:szCs w:val="20"/>
              </w:rPr>
              <w:t>Ignorância Completa</w:t>
            </w:r>
          </w:p>
        </w:tc>
      </w:tr>
      <w:tr w:rsidR="000D14B8" w:rsidRPr="000D14B8" w14:paraId="44BE5C9E" w14:textId="77777777" w:rsidTr="000D14B8">
        <w:tc>
          <w:tcPr>
            <w:tcW w:w="1413" w:type="dxa"/>
          </w:tcPr>
          <w:p w14:paraId="7E3D59BD" w14:textId="77777777" w:rsidR="000D14B8" w:rsidRPr="000D14B8" w:rsidRDefault="000D14B8" w:rsidP="00384AF5">
            <w:pPr>
              <w:spacing w:line="240" w:lineRule="auto"/>
              <w:ind w:firstLine="0"/>
              <w:rPr>
                <w:rFonts w:cs="Arial"/>
                <w:b/>
                <w:sz w:val="18"/>
                <w:szCs w:val="18"/>
              </w:rPr>
            </w:pPr>
            <w:r w:rsidRPr="000D14B8">
              <w:rPr>
                <w:rFonts w:cs="Arial"/>
                <w:b/>
                <w:sz w:val="18"/>
                <w:szCs w:val="18"/>
              </w:rPr>
              <w:t>Contexto</w:t>
            </w:r>
            <w:r w:rsidR="00A12864">
              <w:rPr>
                <w:rFonts w:cs="Arial"/>
                <w:b/>
                <w:sz w:val="18"/>
                <w:szCs w:val="18"/>
              </w:rPr>
              <w:t xml:space="preserve"> Futuro</w:t>
            </w:r>
          </w:p>
        </w:tc>
        <w:tc>
          <w:tcPr>
            <w:tcW w:w="425" w:type="dxa"/>
            <w:vMerge/>
          </w:tcPr>
          <w:p w14:paraId="12A8AEAF" w14:textId="77777777" w:rsidR="000D14B8" w:rsidRPr="000D14B8" w:rsidRDefault="000D14B8" w:rsidP="00384AF5">
            <w:pPr>
              <w:spacing w:line="240" w:lineRule="auto"/>
              <w:rPr>
                <w:rFonts w:cs="Arial"/>
                <w:sz w:val="18"/>
                <w:szCs w:val="20"/>
              </w:rPr>
            </w:pPr>
          </w:p>
        </w:tc>
        <w:tc>
          <w:tcPr>
            <w:tcW w:w="1398" w:type="dxa"/>
            <w:vAlign w:val="bottom"/>
          </w:tcPr>
          <w:p w14:paraId="6C422F5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claro</w:t>
            </w:r>
          </w:p>
          <w:p w14:paraId="421EE62F"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76B38D41" wp14:editId="613EDF36">
                  <wp:extent cx="766800" cy="61014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6800" cy="610141"/>
                          </a:xfrm>
                          <a:prstGeom prst="rect">
                            <a:avLst/>
                          </a:prstGeom>
                        </pic:spPr>
                      </pic:pic>
                    </a:graphicData>
                  </a:graphic>
                </wp:inline>
              </w:drawing>
            </w:r>
          </w:p>
        </w:tc>
        <w:tc>
          <w:tcPr>
            <w:tcW w:w="1398" w:type="dxa"/>
          </w:tcPr>
          <w:p w14:paraId="3671814D"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com probabilidades</w:t>
            </w:r>
          </w:p>
          <w:p w14:paraId="3B7A33D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4060A56" wp14:editId="36C7586A">
                  <wp:extent cx="766742" cy="4253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6149" cy="430520"/>
                          </a:xfrm>
                          <a:prstGeom prst="rect">
                            <a:avLst/>
                          </a:prstGeom>
                        </pic:spPr>
                      </pic:pic>
                    </a:graphicData>
                  </a:graphic>
                </wp:inline>
              </w:drawing>
            </w:r>
          </w:p>
        </w:tc>
        <w:tc>
          <w:tcPr>
            <w:tcW w:w="1398" w:type="dxa"/>
            <w:vAlign w:val="bottom"/>
          </w:tcPr>
          <w:p w14:paraId="5A23F3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Futuros alternativos ranqueados</w:t>
            </w:r>
          </w:p>
          <w:p w14:paraId="3045711A"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1897A5D0" wp14:editId="0CC0E519">
                  <wp:extent cx="766800" cy="549781"/>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6800" cy="549781"/>
                          </a:xfrm>
                          <a:prstGeom prst="rect">
                            <a:avLst/>
                          </a:prstGeom>
                        </pic:spPr>
                      </pic:pic>
                    </a:graphicData>
                  </a:graphic>
                </wp:inline>
              </w:drawing>
            </w:r>
          </w:p>
        </w:tc>
        <w:tc>
          <w:tcPr>
            <w:tcW w:w="1398" w:type="dxa"/>
            <w:vAlign w:val="bottom"/>
          </w:tcPr>
          <w:p w14:paraId="7310CC95"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futuros plausíveis</w:t>
            </w:r>
          </w:p>
          <w:p w14:paraId="66855DAC"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5F219CF6" wp14:editId="278F8201">
                  <wp:extent cx="766800" cy="50321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6800" cy="503213"/>
                          </a:xfrm>
                          <a:prstGeom prst="rect">
                            <a:avLst/>
                          </a:prstGeom>
                        </pic:spPr>
                      </pic:pic>
                    </a:graphicData>
                  </a:graphic>
                </wp:inline>
              </w:drawing>
            </w:r>
          </w:p>
        </w:tc>
        <w:tc>
          <w:tcPr>
            <w:tcW w:w="1398" w:type="dxa"/>
            <w:vAlign w:val="bottom"/>
          </w:tcPr>
          <w:p w14:paraId="25677E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futuro desconhecido</w:t>
            </w:r>
          </w:p>
          <w:p w14:paraId="0E7C4195" w14:textId="77777777" w:rsidR="000D14B8" w:rsidRPr="000D14B8" w:rsidRDefault="000D14B8" w:rsidP="000D14B8">
            <w:pPr>
              <w:spacing w:line="240" w:lineRule="auto"/>
              <w:ind w:firstLine="0"/>
              <w:jc w:val="left"/>
              <w:rPr>
                <w:rFonts w:cs="Arial"/>
                <w:sz w:val="18"/>
                <w:szCs w:val="20"/>
              </w:rPr>
            </w:pPr>
            <w:r w:rsidRPr="000D14B8">
              <w:rPr>
                <w:rFonts w:cs="Arial"/>
                <w:noProof/>
                <w:sz w:val="18"/>
                <w:szCs w:val="20"/>
              </w:rPr>
              <w:drawing>
                <wp:inline distT="0" distB="0" distL="0" distR="0" wp14:anchorId="477B24C6" wp14:editId="5A3E938C">
                  <wp:extent cx="766800" cy="698641"/>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6800" cy="698641"/>
                          </a:xfrm>
                          <a:prstGeom prst="rect">
                            <a:avLst/>
                          </a:prstGeom>
                        </pic:spPr>
                      </pic:pic>
                    </a:graphicData>
                  </a:graphic>
                </wp:inline>
              </w:drawing>
            </w:r>
          </w:p>
        </w:tc>
        <w:tc>
          <w:tcPr>
            <w:tcW w:w="430" w:type="dxa"/>
            <w:vMerge/>
          </w:tcPr>
          <w:p w14:paraId="4FECA68D" w14:textId="77777777" w:rsidR="000D14B8" w:rsidRPr="000D14B8" w:rsidRDefault="000D14B8" w:rsidP="00384AF5">
            <w:pPr>
              <w:spacing w:line="240" w:lineRule="auto"/>
              <w:ind w:firstLine="0"/>
              <w:rPr>
                <w:rFonts w:cs="Arial"/>
                <w:sz w:val="18"/>
                <w:szCs w:val="20"/>
              </w:rPr>
            </w:pPr>
          </w:p>
        </w:tc>
      </w:tr>
      <w:tr w:rsidR="000D14B8" w:rsidRPr="000D14B8" w14:paraId="4930F992" w14:textId="77777777" w:rsidTr="000D14B8">
        <w:tc>
          <w:tcPr>
            <w:tcW w:w="1413" w:type="dxa"/>
          </w:tcPr>
          <w:p w14:paraId="55F3FABB" w14:textId="77777777" w:rsidR="000D14B8" w:rsidRPr="000D14B8" w:rsidRDefault="000D14B8" w:rsidP="00384AF5">
            <w:pPr>
              <w:spacing w:line="240" w:lineRule="auto"/>
              <w:ind w:firstLine="0"/>
              <w:rPr>
                <w:rFonts w:cs="Arial"/>
                <w:b/>
                <w:sz w:val="18"/>
                <w:szCs w:val="18"/>
              </w:rPr>
            </w:pPr>
            <w:r w:rsidRPr="000D14B8">
              <w:rPr>
                <w:rFonts w:cs="Arial"/>
                <w:b/>
                <w:sz w:val="18"/>
                <w:szCs w:val="18"/>
              </w:rPr>
              <w:t>Modelo</w:t>
            </w:r>
          </w:p>
        </w:tc>
        <w:tc>
          <w:tcPr>
            <w:tcW w:w="425" w:type="dxa"/>
            <w:vMerge/>
          </w:tcPr>
          <w:p w14:paraId="0BE6AFE7" w14:textId="77777777" w:rsidR="000D14B8" w:rsidRPr="000D14B8" w:rsidRDefault="000D14B8" w:rsidP="00384AF5">
            <w:pPr>
              <w:spacing w:line="240" w:lineRule="auto"/>
              <w:rPr>
                <w:rFonts w:cs="Arial"/>
                <w:sz w:val="18"/>
                <w:szCs w:val="20"/>
              </w:rPr>
            </w:pPr>
          </w:p>
        </w:tc>
        <w:tc>
          <w:tcPr>
            <w:tcW w:w="1398" w:type="dxa"/>
          </w:tcPr>
          <w:p w14:paraId="2BF6EDD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determinístico</w:t>
            </w:r>
          </w:p>
        </w:tc>
        <w:tc>
          <w:tcPr>
            <w:tcW w:w="1398" w:type="dxa"/>
          </w:tcPr>
          <w:p w14:paraId="3B0EF81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modelo estocástico</w:t>
            </w:r>
          </w:p>
        </w:tc>
        <w:tc>
          <w:tcPr>
            <w:tcW w:w="1398" w:type="dxa"/>
          </w:tcPr>
          <w:p w14:paraId="484F8F6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um deles é o mais provável</w:t>
            </w:r>
          </w:p>
        </w:tc>
        <w:tc>
          <w:tcPr>
            <w:tcW w:w="1398" w:type="dxa"/>
          </w:tcPr>
          <w:p w14:paraId="2F3D131F"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modelos com diferentes estruturas</w:t>
            </w:r>
          </w:p>
        </w:tc>
        <w:tc>
          <w:tcPr>
            <w:tcW w:w="1398" w:type="dxa"/>
          </w:tcPr>
          <w:p w14:paraId="551368A6"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Modelo desconhecido; sabe-se que não </w:t>
            </w:r>
            <w:r w:rsidR="00313A4A" w:rsidRPr="000D14B8">
              <w:rPr>
                <w:rFonts w:cs="Arial"/>
                <w:sz w:val="18"/>
                <w:szCs w:val="20"/>
              </w:rPr>
              <w:t>se sabe</w:t>
            </w:r>
          </w:p>
        </w:tc>
        <w:tc>
          <w:tcPr>
            <w:tcW w:w="430" w:type="dxa"/>
            <w:vMerge/>
          </w:tcPr>
          <w:p w14:paraId="64A280B8" w14:textId="77777777" w:rsidR="000D14B8" w:rsidRPr="000D14B8" w:rsidRDefault="000D14B8" w:rsidP="00384AF5">
            <w:pPr>
              <w:spacing w:line="240" w:lineRule="auto"/>
              <w:ind w:firstLine="0"/>
              <w:rPr>
                <w:rFonts w:cs="Arial"/>
                <w:sz w:val="18"/>
                <w:szCs w:val="20"/>
              </w:rPr>
            </w:pPr>
          </w:p>
        </w:tc>
      </w:tr>
      <w:tr w:rsidR="000D14B8" w:rsidRPr="000D14B8" w14:paraId="0C9DC3D6" w14:textId="77777777" w:rsidTr="000D14B8">
        <w:tc>
          <w:tcPr>
            <w:tcW w:w="1413" w:type="dxa"/>
          </w:tcPr>
          <w:p w14:paraId="76E33100" w14:textId="77777777" w:rsidR="000D14B8" w:rsidRPr="000D14B8" w:rsidRDefault="000D14B8" w:rsidP="00384AF5">
            <w:pPr>
              <w:spacing w:line="240" w:lineRule="auto"/>
              <w:ind w:firstLine="0"/>
              <w:rPr>
                <w:rFonts w:cs="Arial"/>
                <w:b/>
                <w:sz w:val="18"/>
                <w:szCs w:val="18"/>
              </w:rPr>
            </w:pPr>
            <w:proofErr w:type="spellStart"/>
            <w:r w:rsidRPr="000D14B8">
              <w:rPr>
                <w:rFonts w:cs="Arial"/>
                <w:b/>
                <w:sz w:val="18"/>
                <w:szCs w:val="18"/>
              </w:rPr>
              <w:t>Outcomes</w:t>
            </w:r>
            <w:proofErr w:type="spellEnd"/>
            <w:r w:rsidRPr="000D14B8">
              <w:rPr>
                <w:rFonts w:cs="Arial"/>
                <w:b/>
                <w:sz w:val="18"/>
                <w:szCs w:val="18"/>
              </w:rPr>
              <w:t xml:space="preserve"> do Sistema</w:t>
            </w:r>
          </w:p>
        </w:tc>
        <w:tc>
          <w:tcPr>
            <w:tcW w:w="425" w:type="dxa"/>
            <w:vMerge/>
          </w:tcPr>
          <w:p w14:paraId="04DBBA79" w14:textId="77777777" w:rsidR="000D14B8" w:rsidRPr="000D14B8" w:rsidRDefault="000D14B8" w:rsidP="00384AF5">
            <w:pPr>
              <w:spacing w:line="240" w:lineRule="auto"/>
              <w:rPr>
                <w:rFonts w:cs="Arial"/>
                <w:sz w:val="18"/>
                <w:szCs w:val="20"/>
              </w:rPr>
            </w:pPr>
          </w:p>
        </w:tc>
        <w:tc>
          <w:tcPr>
            <w:tcW w:w="1398" w:type="dxa"/>
          </w:tcPr>
          <w:p w14:paraId="7C8D75F7"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Uma estimativa para cada </w:t>
            </w:r>
            <w:proofErr w:type="spellStart"/>
            <w:r w:rsidRPr="000D14B8">
              <w:rPr>
                <w:rFonts w:cs="Arial"/>
                <w:sz w:val="18"/>
                <w:szCs w:val="20"/>
              </w:rPr>
              <w:t>outcome</w:t>
            </w:r>
            <w:proofErr w:type="spellEnd"/>
          </w:p>
        </w:tc>
        <w:tc>
          <w:tcPr>
            <w:tcW w:w="1398" w:type="dxa"/>
          </w:tcPr>
          <w:p w14:paraId="59F385E8"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Um intervalo de confiança para cada </w:t>
            </w:r>
            <w:proofErr w:type="spellStart"/>
            <w:r w:rsidRPr="000D14B8">
              <w:rPr>
                <w:rFonts w:cs="Arial"/>
                <w:sz w:val="18"/>
                <w:szCs w:val="20"/>
              </w:rPr>
              <w:t>outcome</w:t>
            </w:r>
            <w:proofErr w:type="spellEnd"/>
          </w:p>
        </w:tc>
        <w:tc>
          <w:tcPr>
            <w:tcW w:w="1398" w:type="dxa"/>
          </w:tcPr>
          <w:p w14:paraId="6E64F4D0"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estimativas </w:t>
            </w:r>
            <w:r w:rsidR="00313A4A" w:rsidRPr="000D14B8">
              <w:rPr>
                <w:rFonts w:cs="Arial"/>
                <w:sz w:val="18"/>
                <w:szCs w:val="20"/>
              </w:rPr>
              <w:t>ranqueados</w:t>
            </w:r>
            <w:r w:rsidRPr="000D14B8">
              <w:rPr>
                <w:rFonts w:cs="Arial"/>
                <w:sz w:val="18"/>
                <w:szCs w:val="20"/>
              </w:rPr>
              <w:t xml:space="preserve"> pela sua probabilidade percebida</w:t>
            </w:r>
          </w:p>
        </w:tc>
        <w:tc>
          <w:tcPr>
            <w:tcW w:w="1398" w:type="dxa"/>
          </w:tcPr>
          <w:p w14:paraId="3210C01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Um range conhecido de </w:t>
            </w:r>
            <w:proofErr w:type="spellStart"/>
            <w:r w:rsidRPr="000D14B8">
              <w:rPr>
                <w:rFonts w:cs="Arial"/>
                <w:sz w:val="18"/>
                <w:szCs w:val="20"/>
              </w:rPr>
              <w:t>outcomes</w:t>
            </w:r>
            <w:proofErr w:type="spellEnd"/>
          </w:p>
        </w:tc>
        <w:tc>
          <w:tcPr>
            <w:tcW w:w="1398" w:type="dxa"/>
          </w:tcPr>
          <w:p w14:paraId="47A69F0E" w14:textId="77777777" w:rsidR="000D14B8" w:rsidRPr="000D14B8" w:rsidRDefault="000D14B8" w:rsidP="000D14B8">
            <w:pPr>
              <w:spacing w:line="240" w:lineRule="auto"/>
              <w:ind w:firstLine="0"/>
              <w:jc w:val="left"/>
              <w:rPr>
                <w:rFonts w:cs="Arial"/>
                <w:sz w:val="18"/>
                <w:szCs w:val="20"/>
              </w:rPr>
            </w:pPr>
            <w:proofErr w:type="spellStart"/>
            <w:r w:rsidRPr="000D14B8">
              <w:rPr>
                <w:rFonts w:cs="Arial"/>
                <w:sz w:val="18"/>
                <w:szCs w:val="20"/>
              </w:rPr>
              <w:t>Outcomes</w:t>
            </w:r>
            <w:proofErr w:type="spellEnd"/>
            <w:r w:rsidRPr="000D14B8">
              <w:rPr>
                <w:rFonts w:cs="Arial"/>
                <w:sz w:val="18"/>
                <w:szCs w:val="20"/>
              </w:rPr>
              <w:t xml:space="preserve"> desconhecidos</w:t>
            </w:r>
          </w:p>
        </w:tc>
        <w:tc>
          <w:tcPr>
            <w:tcW w:w="430" w:type="dxa"/>
            <w:vMerge/>
          </w:tcPr>
          <w:p w14:paraId="5E30AE5B" w14:textId="77777777" w:rsidR="000D14B8" w:rsidRPr="000D14B8" w:rsidRDefault="000D14B8" w:rsidP="00384AF5">
            <w:pPr>
              <w:spacing w:line="240" w:lineRule="auto"/>
              <w:ind w:firstLine="0"/>
              <w:rPr>
                <w:rFonts w:cs="Arial"/>
                <w:sz w:val="18"/>
                <w:szCs w:val="20"/>
              </w:rPr>
            </w:pPr>
          </w:p>
        </w:tc>
      </w:tr>
      <w:tr w:rsidR="000D14B8" w:rsidRPr="000D14B8" w14:paraId="4B311F9B" w14:textId="77777777" w:rsidTr="000D14B8">
        <w:tc>
          <w:tcPr>
            <w:tcW w:w="1413" w:type="dxa"/>
          </w:tcPr>
          <w:p w14:paraId="1B6E9600" w14:textId="77777777" w:rsidR="000D14B8" w:rsidRPr="000D14B8" w:rsidRDefault="000D14B8" w:rsidP="00384AF5">
            <w:pPr>
              <w:spacing w:line="240" w:lineRule="auto"/>
              <w:ind w:firstLine="0"/>
              <w:rPr>
                <w:rFonts w:cs="Arial"/>
                <w:b/>
                <w:sz w:val="18"/>
                <w:szCs w:val="18"/>
              </w:rPr>
            </w:pPr>
            <w:r w:rsidRPr="000D14B8">
              <w:rPr>
                <w:rFonts w:cs="Arial"/>
                <w:b/>
                <w:sz w:val="18"/>
                <w:szCs w:val="18"/>
              </w:rPr>
              <w:t xml:space="preserve">Pesos de </w:t>
            </w:r>
            <w:proofErr w:type="spellStart"/>
            <w:r w:rsidRPr="000D14B8">
              <w:rPr>
                <w:rFonts w:cs="Arial"/>
                <w:b/>
                <w:sz w:val="18"/>
                <w:szCs w:val="18"/>
              </w:rPr>
              <w:t>Outcomes</w:t>
            </w:r>
            <w:proofErr w:type="spellEnd"/>
          </w:p>
        </w:tc>
        <w:tc>
          <w:tcPr>
            <w:tcW w:w="425" w:type="dxa"/>
            <w:vMerge/>
          </w:tcPr>
          <w:p w14:paraId="7C7D4CBF" w14:textId="77777777" w:rsidR="000D14B8" w:rsidRPr="000D14B8" w:rsidRDefault="000D14B8" w:rsidP="00384AF5">
            <w:pPr>
              <w:spacing w:line="240" w:lineRule="auto"/>
              <w:ind w:firstLine="0"/>
              <w:rPr>
                <w:rFonts w:cs="Arial"/>
                <w:sz w:val="18"/>
                <w:szCs w:val="20"/>
              </w:rPr>
            </w:pPr>
          </w:p>
        </w:tc>
        <w:tc>
          <w:tcPr>
            <w:tcW w:w="1398" w:type="dxa"/>
          </w:tcPr>
          <w:p w14:paraId="6DF637EA"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único conjunto de pesos</w:t>
            </w:r>
          </w:p>
        </w:tc>
        <w:tc>
          <w:tcPr>
            <w:tcW w:w="1398" w:type="dxa"/>
          </w:tcPr>
          <w:p w14:paraId="19CC080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Diversos conjuntos de pesos, com uma probabilidade relacionada a cada um deles</w:t>
            </w:r>
          </w:p>
        </w:tc>
        <w:tc>
          <w:tcPr>
            <w:tcW w:w="1398" w:type="dxa"/>
          </w:tcPr>
          <w:p w14:paraId="435C4C9B"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 xml:space="preserve">Diversos conjuntos de pesos, </w:t>
            </w:r>
            <w:r w:rsidR="00313A4A" w:rsidRPr="000D14B8">
              <w:rPr>
                <w:rFonts w:cs="Arial"/>
                <w:sz w:val="18"/>
                <w:szCs w:val="20"/>
              </w:rPr>
              <w:t>ranqueados</w:t>
            </w:r>
            <w:r w:rsidRPr="000D14B8">
              <w:rPr>
                <w:rFonts w:cs="Arial"/>
                <w:sz w:val="18"/>
                <w:szCs w:val="20"/>
              </w:rPr>
              <w:t xml:space="preserve"> de acordo com a sua probabilidade percebida</w:t>
            </w:r>
          </w:p>
        </w:tc>
        <w:tc>
          <w:tcPr>
            <w:tcW w:w="1398" w:type="dxa"/>
          </w:tcPr>
          <w:p w14:paraId="46F3B744"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Um range conhecido de pesos</w:t>
            </w:r>
          </w:p>
        </w:tc>
        <w:tc>
          <w:tcPr>
            <w:tcW w:w="1398" w:type="dxa"/>
          </w:tcPr>
          <w:p w14:paraId="0ECA8732" w14:textId="77777777" w:rsidR="000D14B8" w:rsidRPr="000D14B8" w:rsidRDefault="000D14B8" w:rsidP="000D14B8">
            <w:pPr>
              <w:spacing w:line="240" w:lineRule="auto"/>
              <w:ind w:firstLine="0"/>
              <w:jc w:val="left"/>
              <w:rPr>
                <w:rFonts w:cs="Arial"/>
                <w:sz w:val="18"/>
                <w:szCs w:val="20"/>
              </w:rPr>
            </w:pPr>
            <w:r w:rsidRPr="000D14B8">
              <w:rPr>
                <w:rFonts w:cs="Arial"/>
                <w:sz w:val="18"/>
                <w:szCs w:val="20"/>
              </w:rPr>
              <w:t>Pesos desconhecidos</w:t>
            </w:r>
            <w:commentRangeEnd w:id="244"/>
            <w:r w:rsidR="007F45DC">
              <w:rPr>
                <w:rStyle w:val="Refdecomentrio"/>
              </w:rPr>
              <w:commentReference w:id="244"/>
            </w:r>
          </w:p>
        </w:tc>
        <w:tc>
          <w:tcPr>
            <w:tcW w:w="430" w:type="dxa"/>
            <w:vMerge/>
          </w:tcPr>
          <w:p w14:paraId="0AB13454" w14:textId="77777777" w:rsidR="000D14B8" w:rsidRPr="000D14B8" w:rsidRDefault="000D14B8" w:rsidP="00384AF5">
            <w:pPr>
              <w:spacing w:line="240" w:lineRule="auto"/>
              <w:ind w:firstLine="0"/>
              <w:rPr>
                <w:rFonts w:cs="Arial"/>
                <w:sz w:val="18"/>
                <w:szCs w:val="20"/>
              </w:rPr>
            </w:pPr>
          </w:p>
        </w:tc>
      </w:tr>
    </w:tbl>
    <w:p w14:paraId="369653C7" w14:textId="77777777" w:rsidR="00384AF5" w:rsidRPr="00384AF5" w:rsidRDefault="000D14B8" w:rsidP="00A12864">
      <w:pPr>
        <w:ind w:firstLine="0"/>
        <w:jc w:val="center"/>
      </w:pPr>
      <w:r>
        <w:t xml:space="preserve">Fonte: Adaptado de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w:t>
      </w:r>
    </w:p>
    <w:p w14:paraId="112F6AA2" w14:textId="77777777" w:rsidR="00732DBB" w:rsidRDefault="00732DBB" w:rsidP="000E404D">
      <w:r>
        <w:t>No nível 4 de incerteza (diversos futuros plausíveis), é possível enumerar múltiplos futuros alternativos, porém sem ordenar tais alternativas em termos de probabilidade percebida. Isto pode ocorrer devido à falta de conhecimento</w:t>
      </w:r>
      <w:r w:rsidR="00142309">
        <w:t xml:space="preserve"> e/ou concordância sobre</w:t>
      </w:r>
      <w:r>
        <w:t xml:space="preserve"> dados sobre </w:t>
      </w:r>
      <w:r w:rsidR="00142309">
        <w:t>ou</w:t>
      </w:r>
      <w:r>
        <w:t xml:space="preserve"> relações</w:t>
      </w:r>
      <w:r w:rsidR="00142309">
        <w:t xml:space="preserve"> entre as entidades do sistema. No nível 5 de incerteza (futuro desconhecido), representa o nível mais profundo de incerteza reconhecida. Apenas se sabe que nada é conhecido. </w:t>
      </w:r>
      <w:r w:rsidR="00142309">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142309">
        <w:fldChar w:fldCharType="separate"/>
      </w:r>
      <w:r w:rsidR="00142309" w:rsidRPr="000D14B8">
        <w:rPr>
          <w:noProof/>
        </w:rPr>
        <w:t>(WALKER; LEMPERT; KWAKKEL, 2013)</w:t>
      </w:r>
      <w:r w:rsidR="00142309">
        <w:fldChar w:fldCharType="end"/>
      </w:r>
      <w:r w:rsidR="00142309">
        <w:t>.</w:t>
      </w:r>
    </w:p>
    <w:p w14:paraId="631A8637" w14:textId="77777777" w:rsidR="00142309" w:rsidRDefault="00142309" w:rsidP="000E404D">
      <w:r>
        <w:t xml:space="preserve">O termo </w:t>
      </w:r>
      <w:proofErr w:type="spellStart"/>
      <w:r w:rsidRPr="00142309">
        <w:rPr>
          <w:i/>
        </w:rPr>
        <w:t>Deep</w:t>
      </w:r>
      <w:proofErr w:type="spellEnd"/>
      <w:r w:rsidRPr="00142309">
        <w:rPr>
          <w:i/>
        </w:rPr>
        <w:t xml:space="preserve"> </w:t>
      </w:r>
      <w:proofErr w:type="spellStart"/>
      <w:r w:rsidRPr="00142309">
        <w:rPr>
          <w:i/>
        </w:rPr>
        <w:t>Uncertainty</w:t>
      </w:r>
      <w:proofErr w:type="spellEnd"/>
      <w:r w:rsidRPr="00142309">
        <w:rPr>
          <w:i/>
        </w:rPr>
        <w:t xml:space="preserve"> </w:t>
      </w:r>
      <w:r>
        <w:t xml:space="preserve">refere-se aos níveis 4 e 5 destacados anteriormente </w:t>
      </w:r>
      <w:r>
        <w:fldChar w:fldCharType="begin" w:fldLock="1"/>
      </w:r>
      <w:r w:rsidR="00014164">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fldChar w:fldCharType="separate"/>
      </w:r>
      <w:r w:rsidRPr="000D14B8">
        <w:rPr>
          <w:noProof/>
        </w:rPr>
        <w:t>(WALKER; LEMPERT; KWAKKEL, 2013)</w:t>
      </w:r>
      <w:r>
        <w:fldChar w:fldCharType="end"/>
      </w:r>
      <w:r>
        <w:t xml:space="preserve">, e é definido como uma situação na qual analistas não sabem, ou </w:t>
      </w:r>
      <w:r w:rsidRPr="00142309">
        <w:rPr>
          <w:i/>
        </w:rPr>
        <w:t>stakeholders</w:t>
      </w:r>
      <w:r>
        <w:t xml:space="preserve"> não conseguem concordar sobre: i) os modelos que descrevem as relações entre as principais relações que irão moldar o futuro, </w:t>
      </w:r>
      <w:proofErr w:type="spellStart"/>
      <w:r>
        <w:t>ii</w:t>
      </w:r>
      <w:proofErr w:type="spellEnd"/>
      <w:r>
        <w:t xml:space="preserve">) as distribuições de probabilidade utilizadas para representar incertezas de variáveis chave e parâmetros destes modelos, e/ou </w:t>
      </w:r>
      <w:proofErr w:type="spellStart"/>
      <w:r>
        <w:t>iii</w:t>
      </w:r>
      <w:proofErr w:type="spellEnd"/>
      <w:r>
        <w:t xml:space="preserve">) como avaliar a utilidade (traduzido de </w:t>
      </w:r>
      <w:proofErr w:type="spellStart"/>
      <w:r w:rsidRPr="00BC5B27">
        <w:rPr>
          <w:i/>
        </w:rPr>
        <w:t>desirability</w:t>
      </w:r>
      <w:proofErr w:type="spellEnd"/>
      <w:r>
        <w:t xml:space="preserve">) </w:t>
      </w:r>
      <w:r w:rsidRPr="00142309">
        <w:t>de</w:t>
      </w:r>
      <w:r>
        <w:t xml:space="preserve"> diferentes </w:t>
      </w:r>
      <w:proofErr w:type="spellStart"/>
      <w:r w:rsidRPr="00142309">
        <w:rPr>
          <w:i/>
        </w:rPr>
        <w:t>outcomes</w:t>
      </w:r>
      <w:proofErr w:type="spellEnd"/>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006E1018" w:rsidRPr="006E1018">
        <w:rPr>
          <w:noProof/>
        </w:rPr>
        <w:t>(LEMPERT; POPPER; BANKES, 2003, p. xii)</w:t>
      </w:r>
      <w:r>
        <w:fldChar w:fldCharType="end"/>
      </w:r>
      <w:r>
        <w:t>.</w:t>
      </w:r>
    </w:p>
    <w:p w14:paraId="0B9BE31F" w14:textId="77777777" w:rsidR="00CA2221" w:rsidRDefault="00CA2221">
      <w:pPr>
        <w:autoSpaceDE/>
        <w:autoSpaceDN/>
        <w:adjustRightInd/>
        <w:spacing w:after="160" w:line="259" w:lineRule="auto"/>
        <w:ind w:firstLine="0"/>
        <w:jc w:val="left"/>
        <w:rPr>
          <w:b/>
          <w:lang w:val="en-US"/>
        </w:rPr>
      </w:pPr>
      <w:r>
        <w:rPr>
          <w:lang w:val="en-US"/>
        </w:rPr>
        <w:br w:type="page"/>
      </w:r>
    </w:p>
    <w:p w14:paraId="3C0A25CC" w14:textId="04C66223" w:rsidR="001277D6" w:rsidRDefault="001277D6" w:rsidP="001020DC">
      <w:pPr>
        <w:pStyle w:val="Ttulo2"/>
      </w:pPr>
      <w:bookmarkStart w:id="245" w:name="_Toc481590673"/>
      <w:r>
        <w:lastRenderedPageBreak/>
        <w:t>Abordagens para</w:t>
      </w:r>
      <w:r w:rsidR="00997CB1">
        <w:t xml:space="preserve"> Avaliação de</w:t>
      </w:r>
      <w:r>
        <w:t xml:space="preserve"> Decisão sob Incerteza Profunda</w:t>
      </w:r>
      <w:bookmarkEnd w:id="245"/>
    </w:p>
    <w:p w14:paraId="66471AEE" w14:textId="233CB524" w:rsidR="001215A3" w:rsidRDefault="00997CB1" w:rsidP="001215A3">
      <w:pPr>
        <w:rPr>
          <w:rFonts w:cs="Arial"/>
        </w:rPr>
      </w:pPr>
      <w:r>
        <w:rPr>
          <w:rFonts w:cs="Arial"/>
        </w:rPr>
        <w:t>O</w:t>
      </w:r>
      <w:r w:rsidR="001215A3">
        <w:rPr>
          <w:rFonts w:cs="Arial"/>
        </w:rPr>
        <w:t xml:space="preserve"> </w:t>
      </w:r>
      <w:r>
        <w:rPr>
          <w:rFonts w:cs="Arial"/>
        </w:rPr>
        <w:t>recente interesse por abordagens de suporte à decisão sob incerteza profunda</w:t>
      </w:r>
      <w:r w:rsidR="009F4A2C">
        <w:rPr>
          <w:rFonts w:cs="Arial"/>
        </w:rPr>
        <w:t xml:space="preserve">  </w:t>
      </w:r>
      <w:r w:rsidR="001215A3">
        <w:rPr>
          <w:rFonts w:cs="Arial"/>
        </w:rPr>
        <w:t xml:space="preserve"> </w:t>
      </w:r>
      <w:r w:rsidR="001215A3">
        <w:rPr>
          <w:rFonts w:cs="Arial"/>
        </w:rPr>
        <w:fldChar w:fldCharType="begin" w:fldLock="1"/>
      </w:r>
      <w:r w:rsidR="001215A3">
        <w:rPr>
          <w:rFonts w:cs="Arial"/>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sidR="001215A3">
        <w:rPr>
          <w:rFonts w:cs="Arial"/>
        </w:rPr>
        <w:fldChar w:fldCharType="separate"/>
      </w:r>
      <w:r w:rsidR="001215A3" w:rsidRPr="00DF6545">
        <w:rPr>
          <w:rFonts w:cs="Arial"/>
          <w:noProof/>
        </w:rPr>
        <w:t>(HALL et al., 2012)</w:t>
      </w:r>
      <w:r w:rsidR="001215A3">
        <w:rPr>
          <w:rFonts w:cs="Arial"/>
        </w:rPr>
        <w:fldChar w:fldCharType="end"/>
      </w:r>
      <w:r w:rsidR="001215A3">
        <w:rPr>
          <w:rFonts w:cs="Arial"/>
        </w:rPr>
        <w:t xml:space="preserve"> é evidenciado na </w:t>
      </w:r>
      <w:r w:rsidR="001215A3">
        <w:rPr>
          <w:rFonts w:cs="Arial"/>
        </w:rPr>
        <w:fldChar w:fldCharType="begin"/>
      </w:r>
      <w:r w:rsidR="001215A3">
        <w:rPr>
          <w:rFonts w:cs="Arial"/>
        </w:rPr>
        <w:instrText xml:space="preserve"> REF _Ref471830229 \h </w:instrText>
      </w:r>
      <w:r w:rsidR="001215A3">
        <w:rPr>
          <w:rFonts w:cs="Arial"/>
        </w:rPr>
      </w:r>
      <w:r w:rsidR="001215A3">
        <w:rPr>
          <w:rFonts w:cs="Arial"/>
        </w:rPr>
        <w:fldChar w:fldCharType="separate"/>
      </w:r>
      <w:r w:rsidR="00B7483F">
        <w:t xml:space="preserve">Figura </w:t>
      </w:r>
      <w:r w:rsidR="00B7483F">
        <w:rPr>
          <w:noProof/>
        </w:rPr>
        <w:t>7</w:t>
      </w:r>
      <w:r w:rsidR="001215A3">
        <w:rPr>
          <w:rFonts w:cs="Arial"/>
        </w:rPr>
        <w:fldChar w:fldCharType="end"/>
      </w:r>
      <w:r w:rsidR="001215A3">
        <w:rPr>
          <w:rFonts w:cs="Arial"/>
        </w:rPr>
        <w:t>. Esta figura apresenta a evolução do número de páginas em trabalhos publicados relacionados à EMA ou ao RDM, retornados pela busca realizada na literatura</w:t>
      </w:r>
      <w:r w:rsidR="009F4A2C">
        <w:rPr>
          <w:rFonts w:cs="Arial"/>
        </w:rPr>
        <w:t>. O</w:t>
      </w:r>
      <w:r w:rsidR="001215A3">
        <w:rPr>
          <w:rFonts w:cs="Arial"/>
        </w:rPr>
        <w:t xml:space="preserve"> gráfico começa em 1993 com o trabalho seminal de </w:t>
      </w:r>
      <w:proofErr w:type="spellStart"/>
      <w:r w:rsidR="001215A3">
        <w:rPr>
          <w:rFonts w:cs="Arial"/>
        </w:rPr>
        <w:t>Bankes</w:t>
      </w:r>
      <w:proofErr w:type="spellEnd"/>
      <w:r w:rsidR="001215A3">
        <w:rPr>
          <w:rFonts w:cs="Arial"/>
        </w:rPr>
        <w:t xml:space="preserve"> </w:t>
      </w:r>
      <w:r w:rsidR="001215A3">
        <w:rPr>
          <w:rFonts w:cs="Arial"/>
        </w:rPr>
        <w:fldChar w:fldCharType="begin" w:fldLock="1"/>
      </w:r>
      <w:r w:rsidR="001215A3">
        <w:rPr>
          <w:rFonts w:cs="Arial"/>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rsidR="001215A3">
        <w:rPr>
          <w:rFonts w:cs="Arial"/>
        </w:rPr>
        <w:fldChar w:fldCharType="separate"/>
      </w:r>
      <w:r w:rsidR="001215A3" w:rsidRPr="00B0680D">
        <w:rPr>
          <w:rFonts w:cs="Arial"/>
          <w:noProof/>
        </w:rPr>
        <w:t>(1993)</w:t>
      </w:r>
      <w:r w:rsidR="001215A3">
        <w:rPr>
          <w:rFonts w:cs="Arial"/>
        </w:rPr>
        <w:fldChar w:fldCharType="end"/>
      </w:r>
      <w:r w:rsidR="001215A3">
        <w:rPr>
          <w:rFonts w:cs="Arial"/>
        </w:rPr>
        <w:t xml:space="preserve">, e até o ano 2006 cresce timidamente. A partir de 2006, o crescimento das publicações se intensifica visivelmente após as primeiras publicações que formalizaram o método RDM </w:t>
      </w:r>
      <w:r w:rsidR="001215A3">
        <w:rPr>
          <w:rFonts w:cs="Arial"/>
        </w:rPr>
        <w:fldChar w:fldCharType="begin" w:fldLock="1"/>
      </w:r>
      <w:r w:rsidR="001215A3">
        <w:rPr>
          <w:rFonts w:cs="Arial"/>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"ITEM-2", "issue" : "1", "issued" : { "date-parts" : [ [ "2007" ] ] }, "page" : "73-85", "title" : "A new analytic method for finding policy-relevant scenarios", "type" : "article-journal", "volume" : "17" }, "uris" : [ "http://www.mendeley.com/documents/?uuid=37690120-ada9-4435-85f5-a814ba10acb3" ] } ], "mendeley" : { "formattedCitation" : "(GROVES; LEMPERT, 2007; LEMPERT et al., 2006)", "plainTextFormattedCitation" : "(GROVES; LEMPERT, 2007; LEMPERT et al., 2006)", "previouslyFormattedCitation" : "(GROVES; LEMPERT, 2007; LEMPERT et al., 2006)" }, "properties" : { "noteIndex" : 0 }, "schema" : "https://github.com/citation-style-language/schema/raw/master/csl-citation.json" }</w:instrText>
      </w:r>
      <w:r w:rsidR="001215A3">
        <w:rPr>
          <w:rFonts w:cs="Arial"/>
        </w:rPr>
        <w:fldChar w:fldCharType="separate"/>
      </w:r>
      <w:r w:rsidR="001215A3" w:rsidRPr="00B0680D">
        <w:rPr>
          <w:rFonts w:cs="Arial"/>
          <w:noProof/>
        </w:rPr>
        <w:t>(GROVES; LEMPERT, 2007; LEMPERT et al., 2006)</w:t>
      </w:r>
      <w:r w:rsidR="001215A3">
        <w:rPr>
          <w:rFonts w:cs="Arial"/>
        </w:rPr>
        <w:fldChar w:fldCharType="end"/>
      </w:r>
      <w:r w:rsidR="001215A3">
        <w:rPr>
          <w:rFonts w:cs="Arial"/>
        </w:rPr>
        <w:t xml:space="preserve">. A partir de então, outras publicações começaram a utilizar tais termos e a adoção de métodos relacionados à Análise Exploratória e ao RDM começou a crescer </w:t>
      </w:r>
      <w:r w:rsidR="009F4A2C">
        <w:rPr>
          <w:rFonts w:cs="Arial"/>
        </w:rPr>
        <w:t>acentuadamente</w:t>
      </w:r>
      <w:r w:rsidR="001215A3">
        <w:rPr>
          <w:rFonts w:cs="Arial"/>
        </w:rPr>
        <w:t>.</w:t>
      </w:r>
    </w:p>
    <w:p w14:paraId="50E0FB18" w14:textId="1C95279A" w:rsidR="001215A3" w:rsidRDefault="001215A3" w:rsidP="001215A3">
      <w:pPr>
        <w:pStyle w:val="Legenda"/>
      </w:pPr>
      <w:bookmarkStart w:id="246" w:name="_Ref471830229"/>
      <w:bookmarkStart w:id="247" w:name="_Toc479347017"/>
      <w:bookmarkStart w:id="248" w:name="_Toc481594539"/>
      <w:r>
        <w:t xml:space="preserve">Figura </w:t>
      </w:r>
      <w:fldSimple w:instr=" SEQ Figura \* ARABIC ">
        <w:r w:rsidR="00B7483F">
          <w:rPr>
            <w:noProof/>
          </w:rPr>
          <w:t>7</w:t>
        </w:r>
      </w:fldSimple>
      <w:bookmarkEnd w:id="246"/>
      <w:r>
        <w:t xml:space="preserve"> – Evolução de Publicações sobre o Tema</w:t>
      </w:r>
      <w:bookmarkEnd w:id="247"/>
      <w:bookmarkEnd w:id="248"/>
    </w:p>
    <w:p w14:paraId="620DB15E" w14:textId="77777777" w:rsidR="001215A3" w:rsidRDefault="001215A3" w:rsidP="001020DC">
      <w:pPr>
        <w:ind w:firstLine="0"/>
        <w:jc w:val="center"/>
        <w:rPr>
          <w:rFonts w:cs="Arial"/>
        </w:rPr>
      </w:pPr>
      <w:r>
        <w:rPr>
          <w:noProof/>
        </w:rPr>
        <w:drawing>
          <wp:inline distT="0" distB="0" distL="0" distR="0" wp14:anchorId="706E7FCB" wp14:editId="5A2985A8">
            <wp:extent cx="5097318" cy="3612809"/>
            <wp:effectExtent l="0" t="0" r="8255" b="6985"/>
            <wp:docPr id="4" name="Imagem 4" descr="C:\Users\Pedro\AppData\Local\Microsoft\Windows\INetCacheContent.Word\Evolução das Publicações por Fo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Publicações por Font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5733" b="11209"/>
                    <a:stretch/>
                  </pic:blipFill>
                  <pic:spPr bwMode="auto">
                    <a:xfrm>
                      <a:off x="0" y="0"/>
                      <a:ext cx="5104310" cy="3617764"/>
                    </a:xfrm>
                    <a:prstGeom prst="rect">
                      <a:avLst/>
                    </a:prstGeom>
                    <a:noFill/>
                    <a:ln>
                      <a:noFill/>
                    </a:ln>
                    <a:extLst>
                      <a:ext uri="{53640926-AAD7-44D8-BBD7-CCE9431645EC}">
                        <a14:shadowObscured xmlns:a14="http://schemas.microsoft.com/office/drawing/2010/main"/>
                      </a:ext>
                    </a:extLst>
                  </pic:spPr>
                </pic:pic>
              </a:graphicData>
            </a:graphic>
          </wp:inline>
        </w:drawing>
      </w:r>
    </w:p>
    <w:p w14:paraId="425A4155" w14:textId="77777777" w:rsidR="001215A3" w:rsidRDefault="001215A3" w:rsidP="001215A3">
      <w:pPr>
        <w:jc w:val="center"/>
        <w:rPr>
          <w:rFonts w:cs="Arial"/>
        </w:rPr>
      </w:pPr>
      <w:r>
        <w:rPr>
          <w:rFonts w:cs="Arial"/>
        </w:rPr>
        <w:t>Fonte: Elaborado Pelo Autor.</w:t>
      </w:r>
    </w:p>
    <w:p w14:paraId="1B894015" w14:textId="77777777" w:rsidR="001215A3" w:rsidRDefault="001215A3" w:rsidP="001215A3">
      <w:pPr>
        <w:rPr>
          <w:rFonts w:cs="Arial"/>
        </w:rPr>
      </w:pPr>
      <w:r>
        <w:rPr>
          <w:rFonts w:cs="Arial"/>
        </w:rPr>
        <w:t xml:space="preserve">Este crescimento no interesse pelo tema pode ser melhor compreendido ao observar a fundação de um programa do NSF (Fundação Nacional de Ciência Americana) que investiu 24 milhões de dólares em centros de pesquisa para a tomada de decisão sob incerteza. </w:t>
      </w:r>
      <w:r>
        <w:rPr>
          <w:rFonts w:cs="Arial"/>
        </w:rPr>
        <w:fldChar w:fldCharType="begin" w:fldLock="1"/>
      </w:r>
      <w:r>
        <w:rPr>
          <w:rFonts w:cs="Arial"/>
        </w:rPr>
        <w:instrText>ADDIN CSL_CITATION { "citationItems" : [ { "id" : "ITEM-1", "itemData" : { "URL" : "https://www.nsf.gov/news/news_summ.jsp?cntn_id=100447&amp;org=SBE", "accessed" : { "date-parts" : [ [ "2017", "2", "17" ] ] }, "author" : [ { "dropping-particle" : "", "family" : "NSF", "given" : "", "non-dropping-particle" : "", "parse-names" : false, "suffix" : "" } ], "id" : "ITEM-1", "issued" : { "date-parts" : [ [ "2004" ] ] }, "title" : "Climate Change a Focus of New NSF-Supported Research on How Decisions are Made in a World of Uncertainty", "type" : "webpage" }, "uris" : [ "http://www.mendeley.com/documents/?uuid=f17a716a-9fe6-4014-b919-27fbf3a84d1e" ] } ], "mendeley" : { "formattedCitation" : "(NSF, 2004)", "plainTextFormattedCitation" : "(NSF, 2004)", "previouslyFormattedCitation" : "(NSF, 2004)" }, "properties" : { "noteIndex" : 0 }, "schema" : "https://github.com/citation-style-language/schema/raw/master/csl-citation.json" }</w:instrText>
      </w:r>
      <w:r>
        <w:rPr>
          <w:rFonts w:cs="Arial"/>
        </w:rPr>
        <w:fldChar w:fldCharType="separate"/>
      </w:r>
      <w:r w:rsidRPr="0057388D">
        <w:rPr>
          <w:rFonts w:cs="Arial"/>
          <w:noProof/>
        </w:rPr>
        <w:t>(NSF, 2004)</w:t>
      </w:r>
      <w:r>
        <w:rPr>
          <w:rFonts w:cs="Arial"/>
        </w:rPr>
        <w:fldChar w:fldCharType="end"/>
      </w:r>
      <w:r>
        <w:rPr>
          <w:rFonts w:cs="Arial"/>
        </w:rPr>
        <w:t xml:space="preserve">. De fato, a produção de conhecimento relacionado ao RDM foi financiada por este programa de pesquisa. </w:t>
      </w:r>
      <w:r>
        <w:rPr>
          <w:rFonts w:cs="Arial"/>
        </w:rPr>
        <w:fldChar w:fldCharType="begin" w:fldLock="1"/>
      </w:r>
      <w:r>
        <w:rPr>
          <w:rFonts w:cs="Arial"/>
        </w:rPr>
        <w:instrText>ADDIN CSL_CITATION { "citationItems" : [ { "id" : "ITEM-1", "itemData" : { "URL" : "http://www.rand.org/jie/projects/improvingdecisions/about.html", "accessed" : { "date-parts" : [ [ "2017", "2", "17" ] ] }, "author" : [ { "dropping-particle" : "", "family" : "Rand", "given" : "", "non-dropping-particle" : "", "parse-names" : false, "suffix" : "" } ], "id" : "ITEM-1", "issued" : { "date-parts" : [ [ "2012" ] ] }, "title" : "About Improving Decisions in a Complex and Changing World", "type" : "webpage" }, "uris" : [ "http://www.mendeley.com/documents/?uuid=10856549-cc2a-4ffa-b9ba-9bf3788bc2e2" ] } ], "mendeley" : { "formattedCitation" : "(RAND, 2012)", "plainTextFormattedCitation" : "(RAND, 2012)", "previouslyFormattedCitation" : "(RAND, 2012)" }, "properties" : { "noteIndex" : 0 }, "schema" : "https://github.com/citation-style-language/schema/raw/master/csl-citation.json" }</w:instrText>
      </w:r>
      <w:r>
        <w:rPr>
          <w:rFonts w:cs="Arial"/>
        </w:rPr>
        <w:fldChar w:fldCharType="separate"/>
      </w:r>
      <w:r w:rsidRPr="0057388D">
        <w:rPr>
          <w:rFonts w:cs="Arial"/>
          <w:noProof/>
        </w:rPr>
        <w:t>(RAND, 2012)</w:t>
      </w:r>
      <w:r>
        <w:rPr>
          <w:rFonts w:cs="Arial"/>
        </w:rPr>
        <w:fldChar w:fldCharType="end"/>
      </w:r>
      <w:r>
        <w:rPr>
          <w:rFonts w:cs="Arial"/>
        </w:rPr>
        <w:t>.</w:t>
      </w:r>
    </w:p>
    <w:p w14:paraId="7B6C362C" w14:textId="2FA68130" w:rsidR="001215A3" w:rsidRDefault="001215A3" w:rsidP="001215A3">
      <w:pPr>
        <w:rPr>
          <w:rFonts w:cs="Arial"/>
        </w:rPr>
      </w:pPr>
      <w:r>
        <w:rPr>
          <w:rFonts w:cs="Arial"/>
        </w:rPr>
        <w:lastRenderedPageBreak/>
        <w:t xml:space="preserve">Para responder como se </w:t>
      </w:r>
      <w:r w:rsidR="009F4A2C">
        <w:rPr>
          <w:rFonts w:cs="Arial"/>
        </w:rPr>
        <w:t>configura o interesse acadêmico</w:t>
      </w:r>
      <w:r>
        <w:rPr>
          <w:rFonts w:cs="Arial"/>
        </w:rPr>
        <w:t xml:space="preserve"> sobre o tema</w:t>
      </w:r>
      <w:r w:rsidR="00F2733E">
        <w:rPr>
          <w:rFonts w:cs="Arial"/>
        </w:rPr>
        <w:t xml:space="preserve"> e identificar as vertentes de pesquisa mais influentes</w:t>
      </w:r>
      <w:r>
        <w:rPr>
          <w:rFonts w:cs="Arial"/>
        </w:rPr>
        <w:t xml:space="preserve">, uma análise bibliométrica de </w:t>
      </w:r>
      <w:proofErr w:type="spellStart"/>
      <w:r>
        <w:rPr>
          <w:rFonts w:cs="Arial"/>
        </w:rPr>
        <w:t>Co-Citação</w:t>
      </w:r>
      <w:proofErr w:type="spellEnd"/>
      <w:r>
        <w:rPr>
          <w:rFonts w:cs="Arial"/>
        </w:rPr>
        <w:t xml:space="preserve"> foi realizada sobre os resultados da busca realizada na base Scopus. Tal técnica é adequada para a identificação de autores influentes em uma determinada, analisando as referências contidas em cada um dos trabalhos selecionados. </w:t>
      </w:r>
      <w:r>
        <w:rPr>
          <w:rFonts w:cs="Arial"/>
        </w:rPr>
        <w:fldChar w:fldCharType="begin" w:fldLock="1"/>
      </w:r>
      <w:r>
        <w:rPr>
          <w:rFonts w:cs="Arial"/>
        </w:rPr>
        <w:instrText>ADDIN CSL_CITATION { "citationItems" : [ { "id" : "ITEM-1", "itemData" : { "DOI" : "10.1177/1094428114562629", "ISSN" : "1094-4281", "abstract" : "We aim to develop a meaningful single-source reference for management and organization scholars interested in using bibliometric methods for mapping research specialties. Such methods introduce a measure of objectivity into the evaluation of scientific literature and hold the potential to increase rigor and mitigate researcher bias in reviews of scientific literature by aggregating the opinions of multiple scholars working in the field. We introduce the bibliometric methods of citation analysis, co-citation analysis, bibliographical coupling, co-author analysis, and co-word analysis and present a workflow for conducting bibliometric studies with guidelines for researchers. We envision that bibliometric methods will complement meta-analysis and qualitative structured literature reviews as a method for reviewing and evaluating scientific literature. To demonstrate bibliometric methods, we performed a citation and co-citation analysis to map the intellectual structure of the Organizational Research Methods journal.", "author" : [ { "dropping-particle" : "", "family" : "Zupic", "given" : "I.", "non-dropping-particle" : "", "parse-names" : false, "suffix" : "" }, { "dropping-particle" : "", "family" : "Cater", "given" : "T.", "non-dropping-particle" : "", "parse-names" : false, "suffix" : "" } ], "container-title" : "Organizational Research Methods", "id" : "ITEM-1", "issue" : "3", "issued" : { "date-parts" : [ [ "2014" ] ] }, "page" : "429-472", "title" : "Bibliometric Methods in Management and Organization", "type" : "article-journal", "volume" : "18" }, "uris" : [ "http://www.mendeley.com/documents/?uuid=89162fcc-c5d7-44a5-88e6-12f52c6fe496" ] } ], "mendeley" : { "formattedCitation" : "(ZUPIC; CATER, 2014)", "plainTextFormattedCitation" : "(ZUPIC; CATER, 2014)", "previouslyFormattedCitation" : "(ZUPIC; CATER, 2014)" }, "properties" : { "noteIndex" : 0 }, "schema" : "https://github.com/citation-style-language/schema/raw/master/csl-citation.json" }</w:instrText>
      </w:r>
      <w:r>
        <w:rPr>
          <w:rFonts w:cs="Arial"/>
        </w:rPr>
        <w:fldChar w:fldCharType="separate"/>
      </w:r>
      <w:r w:rsidRPr="00FE6A1C">
        <w:rPr>
          <w:rFonts w:cs="Arial"/>
          <w:noProof/>
        </w:rPr>
        <w:t>(ZUPIC; CATER, 2014)</w:t>
      </w:r>
      <w:r>
        <w:rPr>
          <w:rFonts w:cs="Arial"/>
        </w:rPr>
        <w:fldChar w:fldCharType="end"/>
      </w:r>
      <w:r>
        <w:rPr>
          <w:rFonts w:cs="Arial"/>
        </w:rPr>
        <w:t xml:space="preserve">. Dentre os 26801 autores identificados pelo software </w:t>
      </w:r>
      <w:proofErr w:type="spellStart"/>
      <w:r>
        <w:rPr>
          <w:rFonts w:cs="Arial"/>
        </w:rPr>
        <w:t>VOSViewer</w:t>
      </w:r>
      <w:proofErr w:type="spellEnd"/>
      <w:r>
        <w:rPr>
          <w:rFonts w:cs="Arial"/>
        </w:rPr>
        <w:t xml:space="preserve"> </w:t>
      </w:r>
      <w:r>
        <w:rPr>
          <w:rFonts w:cs="Arial"/>
        </w:rPr>
        <w:fldChar w:fldCharType="begin" w:fldLock="1"/>
      </w:r>
      <w:r>
        <w:rPr>
          <w:rFonts w:cs="Arial"/>
        </w:rPr>
        <w:instrText>ADDIN CSL_CITATION { "citationItems" : [ { "id" : "ITEM-1", "itemData" : { "DOI" : "10.1007/s11192-009-0146-3", "author" : [ { "dropping-particle" : "", "family" : "Eck", "given" : "Nees Jan", "non-dropping-particle" : "Van", "parse-names" : false, "suffix" : "" }, { "dropping-particle" : "", "family" : "Waltman", "given" : "Ludo", "non-dropping-particle" : "", "parse-names" : false, "suffix" : "" } ], "container-title" : "Scientometrics", "id" : "ITEM-1", "issued" : { "date-parts" : [ [ "2010" ] ] }, "page" : "523-538", "title" : "Software survey : VOSviewer , a computer program for bibliometric mapping", "type" : "article-journal" }, "uris" : [ "http://www.mendeley.com/documents/?uuid=a6678b54-75c7-4d4f-ae04-3c28db2c7ded" ] } ], "mendeley" : { "formattedCitation" : "(VAN ECK; WALTMAN, 2010)", "plainTextFormattedCitation" : "(VAN ECK; WALTMAN, 2010)", "previouslyFormattedCitation" : "(VAN ECK; WALTMAN, 2010)" }, "properties" : { "noteIndex" : 0 }, "schema" : "https://github.com/citation-style-language/schema/raw/master/csl-citation.json" }</w:instrText>
      </w:r>
      <w:r>
        <w:rPr>
          <w:rFonts w:cs="Arial"/>
        </w:rPr>
        <w:fldChar w:fldCharType="separate"/>
      </w:r>
      <w:r w:rsidRPr="00D21561">
        <w:rPr>
          <w:rFonts w:cs="Arial"/>
          <w:noProof/>
        </w:rPr>
        <w:t>(VAN ECK; WALTMAN, 2010)</w:t>
      </w:r>
      <w:r>
        <w:rPr>
          <w:rFonts w:cs="Arial"/>
        </w:rPr>
        <w:fldChar w:fldCharType="end"/>
      </w:r>
      <w:r>
        <w:rPr>
          <w:rFonts w:cs="Arial"/>
        </w:rPr>
        <w:t xml:space="preserve">, foram selecionados aqueles que foram referenciados mais de 20 vezes dentre os 512 trabalhos selecionados. Com estes parâmetros foi produzido o mapa exibido na </w:t>
      </w:r>
      <w:r>
        <w:rPr>
          <w:rFonts w:cs="Arial"/>
        </w:rPr>
        <w:fldChar w:fldCharType="begin"/>
      </w:r>
      <w:r>
        <w:rPr>
          <w:rFonts w:cs="Arial"/>
        </w:rPr>
        <w:instrText xml:space="preserve"> REF _Ref479259439 \h </w:instrText>
      </w:r>
      <w:r>
        <w:rPr>
          <w:rFonts w:cs="Arial"/>
        </w:rPr>
      </w:r>
      <w:r>
        <w:rPr>
          <w:rFonts w:cs="Arial"/>
        </w:rPr>
        <w:fldChar w:fldCharType="separate"/>
      </w:r>
      <w:r w:rsidR="00B7483F">
        <w:t xml:space="preserve">Figura </w:t>
      </w:r>
      <w:r w:rsidR="00B7483F">
        <w:rPr>
          <w:noProof/>
        </w:rPr>
        <w:t>8</w:t>
      </w:r>
      <w:r>
        <w:rPr>
          <w:rFonts w:cs="Arial"/>
        </w:rPr>
        <w:fldChar w:fldCharType="end"/>
      </w:r>
      <w:r>
        <w:rPr>
          <w:rFonts w:cs="Arial"/>
        </w:rPr>
        <w:t xml:space="preserve"> e o gráfico exibido na </w:t>
      </w:r>
      <w:r>
        <w:rPr>
          <w:rFonts w:cs="Arial"/>
        </w:rPr>
        <w:fldChar w:fldCharType="begin"/>
      </w:r>
      <w:r>
        <w:rPr>
          <w:rFonts w:cs="Arial"/>
        </w:rPr>
        <w:instrText xml:space="preserve"> REF _Ref479259512 \h </w:instrText>
      </w:r>
      <w:r>
        <w:rPr>
          <w:rFonts w:cs="Arial"/>
        </w:rPr>
      </w:r>
      <w:r>
        <w:rPr>
          <w:rFonts w:cs="Arial"/>
        </w:rPr>
        <w:fldChar w:fldCharType="separate"/>
      </w:r>
      <w:r w:rsidR="00B7483F">
        <w:t xml:space="preserve">Figura </w:t>
      </w:r>
      <w:r w:rsidR="00B7483F">
        <w:rPr>
          <w:noProof/>
        </w:rPr>
        <w:t>9</w:t>
      </w:r>
      <w:r>
        <w:rPr>
          <w:rFonts w:cs="Arial"/>
        </w:rPr>
        <w:fldChar w:fldCharType="end"/>
      </w:r>
      <w:r>
        <w:rPr>
          <w:rFonts w:cs="Arial"/>
        </w:rPr>
        <w:t>.</w:t>
      </w:r>
    </w:p>
    <w:p w14:paraId="0167404E" w14:textId="0441EFBA" w:rsidR="001215A3" w:rsidRDefault="001215A3" w:rsidP="001215A3">
      <w:pPr>
        <w:pStyle w:val="Legenda"/>
      </w:pPr>
      <w:bookmarkStart w:id="249" w:name="_Ref479259439"/>
      <w:bookmarkStart w:id="250" w:name="_Toc479347018"/>
      <w:bookmarkStart w:id="251" w:name="_Toc481594540"/>
      <w:r>
        <w:t xml:space="preserve">Figura </w:t>
      </w:r>
      <w:fldSimple w:instr=" SEQ Figura \* ARABIC ">
        <w:r w:rsidR="00B7483F">
          <w:rPr>
            <w:noProof/>
          </w:rPr>
          <w:t>8</w:t>
        </w:r>
      </w:fldSimple>
      <w:bookmarkEnd w:id="249"/>
      <w:r>
        <w:t xml:space="preserve"> – Um Mapa de </w:t>
      </w:r>
      <w:proofErr w:type="spellStart"/>
      <w:r>
        <w:t>Co-Citação</w:t>
      </w:r>
      <w:proofErr w:type="spellEnd"/>
      <w:r>
        <w:t xml:space="preserve"> de Trabalhos relacionados ao RDM</w:t>
      </w:r>
      <w:bookmarkEnd w:id="250"/>
      <w:bookmarkEnd w:id="251"/>
    </w:p>
    <w:p w14:paraId="711AAFCC" w14:textId="6FD64FEB" w:rsidR="001215A3" w:rsidRDefault="00677847" w:rsidP="001215A3">
      <w:pPr>
        <w:ind w:firstLine="0"/>
        <w:rPr>
          <w:spacing w:val="-4"/>
        </w:rPr>
      </w:pPr>
      <w:r>
        <w:rPr>
          <w:noProof/>
          <w:spacing w:val="-4"/>
        </w:rPr>
        <w:drawing>
          <wp:inline distT="0" distB="0" distL="0" distR="0" wp14:anchorId="5C37CD22" wp14:editId="4EB767FD">
            <wp:extent cx="5747200" cy="3883231"/>
            <wp:effectExtent l="0" t="0" r="6350" b="3175"/>
            <wp:docPr id="1070" name="Imagem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143" cy="3891976"/>
                    </a:xfrm>
                    <a:prstGeom prst="rect">
                      <a:avLst/>
                    </a:prstGeom>
                    <a:noFill/>
                  </pic:spPr>
                </pic:pic>
              </a:graphicData>
            </a:graphic>
          </wp:inline>
        </w:drawing>
      </w:r>
    </w:p>
    <w:p w14:paraId="27D71F8C" w14:textId="77777777" w:rsidR="001215A3" w:rsidRDefault="001215A3" w:rsidP="001215A3">
      <w:pPr>
        <w:ind w:firstLine="0"/>
        <w:jc w:val="center"/>
        <w:rPr>
          <w:spacing w:val="-4"/>
        </w:rPr>
      </w:pPr>
      <w:r>
        <w:rPr>
          <w:spacing w:val="-4"/>
        </w:rPr>
        <w:t>Fonte: Elaborado pelo Autor.</w:t>
      </w:r>
    </w:p>
    <w:p w14:paraId="3189BB31" w14:textId="77777777" w:rsidR="001215A3" w:rsidRDefault="001215A3" w:rsidP="001215A3">
      <w:pPr>
        <w:rPr>
          <w:rFonts w:cs="Arial"/>
        </w:rPr>
      </w:pPr>
      <w:r>
        <w:rPr>
          <w:rFonts w:cs="Arial"/>
        </w:rPr>
        <w:t xml:space="preserve">A análise do mapa de </w:t>
      </w:r>
      <w:proofErr w:type="spellStart"/>
      <w:r>
        <w:rPr>
          <w:rFonts w:cs="Arial"/>
        </w:rPr>
        <w:t>Co-Citação</w:t>
      </w:r>
      <w:proofErr w:type="spellEnd"/>
      <w:r>
        <w:rPr>
          <w:rFonts w:cs="Arial"/>
        </w:rPr>
        <w:t xml:space="preserve"> e a contagem de citações dos autores forneceram algumas informações importantes para esta pesquisa. Primeiramente, o mapa evidenciou que o trabalho produzido por Robert J. </w:t>
      </w:r>
      <w:proofErr w:type="spellStart"/>
      <w:r>
        <w:rPr>
          <w:rFonts w:cs="Arial"/>
        </w:rPr>
        <w:t>Lempert</w:t>
      </w:r>
      <w:proofErr w:type="spellEnd"/>
      <w:r>
        <w:rPr>
          <w:rFonts w:cs="Arial"/>
        </w:rPr>
        <w:t xml:space="preserve"> e outros pesquisadores associados à RAND literalmente “mediam” a pesquisa nesta área, e devem ser primariamente considerados.</w:t>
      </w:r>
    </w:p>
    <w:p w14:paraId="0BDF09B8" w14:textId="77777777" w:rsidR="001215A3" w:rsidRDefault="001215A3" w:rsidP="001215A3">
      <w:pPr>
        <w:rPr>
          <w:rFonts w:cs="Arial"/>
        </w:rPr>
      </w:pPr>
      <w:r>
        <w:rPr>
          <w:rFonts w:cs="Arial"/>
        </w:rPr>
        <w:lastRenderedPageBreak/>
        <w:t xml:space="preserve">Não obstante, outros autores não notados inicialmente merecem destaque. Deve-se notar, por exemplo, o trabalho realizado por </w:t>
      </w:r>
      <w:proofErr w:type="spellStart"/>
      <w:r>
        <w:rPr>
          <w:rFonts w:cs="Arial"/>
        </w:rPr>
        <w:t>Kwakkel</w:t>
      </w:r>
      <w:proofErr w:type="spellEnd"/>
      <w:r>
        <w:rPr>
          <w:rFonts w:cs="Arial"/>
        </w:rPr>
        <w:t xml:space="preserve"> e </w:t>
      </w:r>
      <w:proofErr w:type="spellStart"/>
      <w:r>
        <w:rPr>
          <w:rFonts w:cs="Arial"/>
        </w:rPr>
        <w:t>Pruyt</w:t>
      </w:r>
      <w:proofErr w:type="spellEnd"/>
      <w:r>
        <w:rPr>
          <w:rFonts w:cs="Arial"/>
        </w:rPr>
        <w:t xml:space="preserve"> </w:t>
      </w:r>
      <w:r>
        <w:rPr>
          <w:rFonts w:cs="Arial"/>
        </w:rPr>
        <w:fldChar w:fldCharType="begin" w:fldLock="1"/>
      </w:r>
      <w:r>
        <w:rPr>
          <w:rFonts w:cs="Arial"/>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"suppress-author" : 1, "uris" : [ "http://www.mendeley.com/documents/?uuid=8cd7ea62-47b8-4591-9472-3c13b5448bf4" ] } ], "mendeley" : { "formattedCitation" : "(2013)", "plainTextFormattedCitation" : "(2013)", "previouslyFormattedCitation" : "(2013)" }, "properties" : { "noteIndex" : 0 }, "schema" : "https://github.com/citation-style-language/schema/raw/master/csl-citation.json" }</w:instrText>
      </w:r>
      <w:r>
        <w:rPr>
          <w:rFonts w:cs="Arial"/>
        </w:rPr>
        <w:fldChar w:fldCharType="separate"/>
      </w:r>
      <w:r w:rsidRPr="006B3C07">
        <w:rPr>
          <w:rFonts w:cs="Arial"/>
          <w:noProof/>
        </w:rPr>
        <w:t>(2013)</w:t>
      </w:r>
      <w:r>
        <w:rPr>
          <w:rFonts w:cs="Arial"/>
        </w:rPr>
        <w:fldChar w:fldCharType="end"/>
      </w:r>
      <w:r>
        <w:rPr>
          <w:rFonts w:cs="Arial"/>
        </w:rPr>
        <w:t xml:space="preserve"> relacionado à integração entre a abordagem de modelagem exploratória e a dinâmica de sistemas, e a construção do EMA Workbench, uma biblioteca escrita em </w:t>
      </w:r>
      <w:proofErr w:type="spellStart"/>
      <w:r>
        <w:rPr>
          <w:rFonts w:cs="Arial"/>
        </w:rPr>
        <w:t>python</w:t>
      </w:r>
      <w:proofErr w:type="spellEnd"/>
      <w:r>
        <w:rPr>
          <w:rFonts w:cs="Arial"/>
        </w:rPr>
        <w:t xml:space="preserve"> que implementa algoritmos úteis para análises exploratórias </w:t>
      </w:r>
      <w:r>
        <w:rPr>
          <w:rFonts w:cs="Arial"/>
        </w:rPr>
        <w:fldChar w:fldCharType="begin" w:fldLock="1"/>
      </w:r>
      <w:r>
        <w:rPr>
          <w:rFonts w:cs="Arial"/>
        </w:rPr>
        <w:instrText>ADDIN CSL_CITATION { "citationItems" : [ { "id" : "ITEM-1", "itemData" : { "author" : [ { "dropping-particle" : "", "family" : "Kwakkel", "given" : "Jan", "non-dropping-particle" : "", "parse-names" : false, "suffix" : "" } ], "id" : "ITEM-1", "issued" : { "date-parts" : [ [ "2013" ] ] }, "page" : "1-4", "title" : "Exploratory Modelling and Analysis (EMA) Workbench", "type" : "article-journal" }, "uris" : [ "http://www.mendeley.com/documents/?uuid=c3fed6df-3c52-4838-a143-d2e9f003522c" ] } ], "mendeley" : { "formattedCitation" : "(KWAKKEL, 2013)", "plainTextFormattedCitation" : "(KWAKKEL, 2013)", "previouslyFormattedCitation" : "(KWAKKEL, 2013)" }, "properties" : { "noteIndex" : 0 }, "schema" : "https://github.com/citation-style-language/schema/raw/master/csl-citation.json" }</w:instrText>
      </w:r>
      <w:r>
        <w:rPr>
          <w:rFonts w:cs="Arial"/>
        </w:rPr>
        <w:fldChar w:fldCharType="separate"/>
      </w:r>
      <w:r w:rsidRPr="0018155D">
        <w:rPr>
          <w:rFonts w:cs="Arial"/>
          <w:noProof/>
        </w:rPr>
        <w:t>(KWAKKEL, 2013)</w:t>
      </w:r>
      <w:r>
        <w:rPr>
          <w:rFonts w:cs="Arial"/>
        </w:rPr>
        <w:fldChar w:fldCharType="end"/>
      </w:r>
      <w:r>
        <w:rPr>
          <w:rFonts w:cs="Arial"/>
        </w:rPr>
        <w:t>. Um segundo cluster identificado relaciona-se aos trabalhos de Patrick M. Reed relacionados à integração de algoritmos MOEAS (</w:t>
      </w:r>
      <w:proofErr w:type="spellStart"/>
      <w:r w:rsidRPr="00F2733E">
        <w:rPr>
          <w:rFonts w:cs="Arial"/>
          <w:i/>
        </w:rPr>
        <w:t>Many</w:t>
      </w:r>
      <w:proofErr w:type="spellEnd"/>
      <w:r w:rsidRPr="00F2733E">
        <w:rPr>
          <w:rFonts w:cs="Arial"/>
          <w:i/>
        </w:rPr>
        <w:t xml:space="preserve"> </w:t>
      </w:r>
      <w:proofErr w:type="spellStart"/>
      <w:r w:rsidRPr="00F2733E">
        <w:rPr>
          <w:rFonts w:cs="Arial"/>
          <w:i/>
        </w:rPr>
        <w:t>Objective</w:t>
      </w:r>
      <w:proofErr w:type="spellEnd"/>
      <w:r w:rsidRPr="00F2733E">
        <w:rPr>
          <w:rFonts w:cs="Arial"/>
          <w:i/>
        </w:rPr>
        <w:t xml:space="preserve"> </w:t>
      </w:r>
      <w:proofErr w:type="spellStart"/>
      <w:r w:rsidRPr="00F2733E">
        <w:rPr>
          <w:rFonts w:cs="Arial"/>
          <w:i/>
        </w:rPr>
        <w:t>Evolutionary</w:t>
      </w:r>
      <w:proofErr w:type="spellEnd"/>
      <w:r w:rsidRPr="00F2733E">
        <w:rPr>
          <w:rFonts w:cs="Arial"/>
          <w:i/>
        </w:rPr>
        <w:t xml:space="preserve"> </w:t>
      </w:r>
      <w:proofErr w:type="spellStart"/>
      <w:r w:rsidRPr="00F2733E">
        <w:rPr>
          <w:rFonts w:cs="Arial"/>
          <w:i/>
        </w:rPr>
        <w:t>Algorithms</w:t>
      </w:r>
      <w:proofErr w:type="spellEnd"/>
      <w:r>
        <w:rPr>
          <w:rFonts w:cs="Arial"/>
        </w:rPr>
        <w:t>) à abordagem RDM, formando o MORDM (</w:t>
      </w:r>
      <w:proofErr w:type="spellStart"/>
      <w:r w:rsidRPr="00F2733E">
        <w:rPr>
          <w:rFonts w:cs="Arial"/>
          <w:i/>
        </w:rPr>
        <w:t>Many</w:t>
      </w:r>
      <w:proofErr w:type="spellEnd"/>
      <w:r w:rsidRPr="00F2733E">
        <w:rPr>
          <w:rFonts w:cs="Arial"/>
          <w:i/>
        </w:rPr>
        <w:t xml:space="preserve"> </w:t>
      </w:r>
      <w:proofErr w:type="spellStart"/>
      <w:r w:rsidRPr="00F2733E">
        <w:rPr>
          <w:rFonts w:cs="Arial"/>
          <w:i/>
        </w:rPr>
        <w:t>Objective</w:t>
      </w:r>
      <w:proofErr w:type="spellEnd"/>
      <w:r w:rsidRPr="00F2733E">
        <w:rPr>
          <w:rFonts w:cs="Arial"/>
          <w:i/>
        </w:rPr>
        <w:t xml:space="preserve"> </w:t>
      </w:r>
      <w:proofErr w:type="spellStart"/>
      <w:r w:rsidRPr="00F2733E">
        <w:rPr>
          <w:rFonts w:cs="Arial"/>
          <w:i/>
        </w:rPr>
        <w:t>Robust</w:t>
      </w:r>
      <w:proofErr w:type="spellEnd"/>
      <w:r w:rsidRPr="00F2733E">
        <w:rPr>
          <w:rFonts w:cs="Arial"/>
          <w:i/>
        </w:rPr>
        <w:t xml:space="preserve"> </w:t>
      </w:r>
      <w:proofErr w:type="spellStart"/>
      <w:r w:rsidRPr="00F2733E">
        <w:rPr>
          <w:rFonts w:cs="Arial"/>
          <w:i/>
        </w:rPr>
        <w:t>Decision</w:t>
      </w:r>
      <w:proofErr w:type="spellEnd"/>
      <w:r w:rsidRPr="00F2733E">
        <w:rPr>
          <w:rFonts w:cs="Arial"/>
          <w:i/>
        </w:rPr>
        <w:t xml:space="preserve"> Making</w:t>
      </w:r>
      <w:r>
        <w:rPr>
          <w:rFonts w:cs="Arial"/>
        </w:rPr>
        <w:t xml:space="preserve">) </w:t>
      </w:r>
      <w:r>
        <w:rPr>
          <w:rFonts w:cs="Arial"/>
        </w:rPr>
        <w:fldChar w:fldCharType="begin" w:fldLock="1"/>
      </w:r>
      <w:r>
        <w:rPr>
          <w:rFonts w:cs="Arial"/>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rPr>
        <w:fldChar w:fldCharType="separate"/>
      </w:r>
      <w:r w:rsidRPr="006B3C07">
        <w:rPr>
          <w:rFonts w:cs="Arial"/>
          <w:noProof/>
        </w:rPr>
        <w:t>(KASPRZYK et al., 2013)</w:t>
      </w:r>
      <w:r>
        <w:rPr>
          <w:rFonts w:cs="Arial"/>
        </w:rPr>
        <w:fldChar w:fldCharType="end"/>
      </w:r>
      <w:r>
        <w:rPr>
          <w:rFonts w:cs="Arial"/>
        </w:rPr>
        <w:t xml:space="preserve">, e a construção de bibliotecas para suporte à estas análises </w:t>
      </w:r>
      <w:r>
        <w:rPr>
          <w:rFonts w:cs="Arial"/>
        </w:rPr>
        <w:fldChar w:fldCharType="begin" w:fldLock="1"/>
      </w:r>
      <w:r>
        <w:rPr>
          <w:rFonts w:cs="Arial"/>
        </w:rPr>
        <w:instrText>ADDIN CSL_CITATION { "citationItems" : [ { "id" : "ITEM-1", "itemData" : { "DOI" : "10.1016/j.envsoft.2015.07.014", "ISSN" : "13648152", "abstract" : "This study introduces a new open source software framework to support bottom-up environmental systems planning under deep uncertainty with a focus on many-objective robust decision making (MORDM), called OpenMORDM. OpenMORDM contains two complementary components: (1) a software application programming interface (API) for connecting planning models to computational exploration tools for many-objective optimization and sensitivity-based discovery of critical deeply uncertain factors; and (2) a web-based visualization toolkit for exploring high-dimensional datasets to better understand system trade-offs, vulnerabilities, and dependencies. We demonstrate the OpenMORDM framework on a challenging environmental management test case termed the \"lake problem\". The lake problem has been used extensively in the prior environmental decision science literature and, in this study, captures the challenges posed by conflicting economic and environmental objectives, a water quality \"tipping point\" beyond which the lake may become irreversibly polluted, and multiple deeply uncertain factors that may undermine the robustness of pollution management policies. The OpenMORDM software framework enables decision makers to identify policy-relevant scenarios, quantify the trade-offs between alternative strategies in different scenarios, flexibly explore alternative definitions of robustness, and identify key system factors that should be monitored as triggers for future actions or additional planning. The web-based OpenMORDM visualization toolkit allows decision makers to easily share and visualize their datasets, with the option for analysts to extend the framework with customized scripts in the R programming language. OpenMORDM provides a platform for constructive decision support, allowing analysts and decision makers to interactively discover promising alternatives and potential vulnerabilities while balancing conflicting objectives.", "author" : [ { "dropping-particle" : "", "family" : "Hadka", "given" : "David", "non-dropping-particle" : "", "parse-names" : false, "suffix" : "" }, { "dropping-particle" : "", "family" : "Herman", "given" : "Jonathan", "non-dropping-particle" : "", "parse-names" : false, "suffix" : "" }, { "dropping-particle" : "", "family" : "Reed", "given" : "Patrick", "non-dropping-particle" : "", "parse-names" : false, "suffix" : "" }, { "dropping-particle" : "", "family" : "Keller", "given" : "Klaus", "non-dropping-particle" : "", "parse-names" : false, "suffix" : "" } ], "container-title" : "Environmental Modelling and Software", "id" : "ITEM-1", "issued" : { "date-parts" : [ [ "2015" ] ] }, "note" : "NULL", "page" : "114-129", "publisher" : "Elsevier Ltd", "title" : "An open source framework for many-objective robust decision making", "type" : "article-journal", "volume" : "74" }, "uris" : [ "http://www.mendeley.com/documents/?uuid=1e0686c7-0e58-4912-a96f-dc0cc8f6cac5" ] } ], "mendeley" : { "formattedCitation" : "(HADKA et al., 2015)", "plainTextFormattedCitation" : "(HADKA et al., 2015)", "previouslyFormattedCitation" : "(HADKA et al., 2015)" }, "properties" : { "noteIndex" : 0 }, "schema" : "https://github.com/citation-style-language/schema/raw/master/csl-citation.json" }</w:instrText>
      </w:r>
      <w:r>
        <w:rPr>
          <w:rFonts w:cs="Arial"/>
        </w:rPr>
        <w:fldChar w:fldCharType="separate"/>
      </w:r>
      <w:r w:rsidRPr="0018155D">
        <w:rPr>
          <w:rFonts w:cs="Arial"/>
          <w:noProof/>
        </w:rPr>
        <w:t>(HADKA et al., 2015)</w:t>
      </w:r>
      <w:r>
        <w:rPr>
          <w:rFonts w:cs="Arial"/>
        </w:rPr>
        <w:fldChar w:fldCharType="end"/>
      </w:r>
      <w:r>
        <w:rPr>
          <w:rFonts w:cs="Arial"/>
        </w:rPr>
        <w:t>.</w:t>
      </w:r>
    </w:p>
    <w:p w14:paraId="068483D5" w14:textId="414CDE15" w:rsidR="001215A3" w:rsidRDefault="001215A3" w:rsidP="001215A3">
      <w:pPr>
        <w:pStyle w:val="Legenda"/>
      </w:pPr>
      <w:bookmarkStart w:id="252" w:name="_Ref479259512"/>
      <w:bookmarkStart w:id="253" w:name="_Toc479347019"/>
      <w:bookmarkStart w:id="254" w:name="_Toc481594541"/>
      <w:r>
        <w:t xml:space="preserve">Figura </w:t>
      </w:r>
      <w:fldSimple w:instr=" SEQ Figura \* ARABIC ">
        <w:r w:rsidR="00B7483F">
          <w:rPr>
            <w:noProof/>
          </w:rPr>
          <w:t>9</w:t>
        </w:r>
      </w:fldSimple>
      <w:bookmarkEnd w:id="252"/>
      <w:r>
        <w:t xml:space="preserve"> – 10 Autores mais Citados em RDM e Instituições</w:t>
      </w:r>
      <w:bookmarkEnd w:id="253"/>
      <w:bookmarkEnd w:id="254"/>
    </w:p>
    <w:p w14:paraId="24C22765" w14:textId="77777777" w:rsidR="001215A3" w:rsidRDefault="001215A3" w:rsidP="001215A3">
      <w:pPr>
        <w:ind w:firstLine="0"/>
        <w:jc w:val="center"/>
        <w:rPr>
          <w:rFonts w:cs="Arial"/>
        </w:rPr>
      </w:pPr>
      <w:r>
        <w:rPr>
          <w:noProof/>
        </w:rPr>
        <w:drawing>
          <wp:inline distT="0" distB="0" distL="0" distR="0" wp14:anchorId="1C436F19" wp14:editId="6209C688">
            <wp:extent cx="5827222" cy="2968831"/>
            <wp:effectExtent l="0" t="0" r="2540" b="3175"/>
            <wp:docPr id="26" name="Imagem 26" descr="C:\Users\Pedro\AppData\Local\Microsoft\Windows\INetCacheContent.Word\10 Autores mais Citados na literatura em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AppData\Local\Microsoft\Windows\INetCacheContent.Word\10 Autores mais Citados na literatura em RD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8530" b="8122"/>
                    <a:stretch/>
                  </pic:blipFill>
                  <pic:spPr bwMode="auto">
                    <a:xfrm>
                      <a:off x="0" y="0"/>
                      <a:ext cx="5845486" cy="2978136"/>
                    </a:xfrm>
                    <a:prstGeom prst="rect">
                      <a:avLst/>
                    </a:prstGeom>
                    <a:noFill/>
                    <a:ln>
                      <a:noFill/>
                    </a:ln>
                    <a:extLst>
                      <a:ext uri="{53640926-AAD7-44D8-BBD7-CCE9431645EC}">
                        <a14:shadowObscured xmlns:a14="http://schemas.microsoft.com/office/drawing/2010/main"/>
                      </a:ext>
                    </a:extLst>
                  </pic:spPr>
                </pic:pic>
              </a:graphicData>
            </a:graphic>
          </wp:inline>
        </w:drawing>
      </w:r>
    </w:p>
    <w:p w14:paraId="476E1D31" w14:textId="77777777" w:rsidR="001215A3" w:rsidRDefault="001215A3" w:rsidP="001215A3">
      <w:pPr>
        <w:jc w:val="center"/>
        <w:rPr>
          <w:rFonts w:cs="Arial"/>
        </w:rPr>
      </w:pPr>
      <w:r>
        <w:rPr>
          <w:rFonts w:cs="Arial"/>
        </w:rPr>
        <w:t>Fonte: Elaborado pelo Autor.</w:t>
      </w:r>
    </w:p>
    <w:p w14:paraId="6662AFEC" w14:textId="6487982B" w:rsidR="001215A3" w:rsidRDefault="001215A3" w:rsidP="001215A3">
      <w:pPr>
        <w:rPr>
          <w:rFonts w:cs="Arial"/>
        </w:rPr>
      </w:pPr>
      <w:r>
        <w:rPr>
          <w:rFonts w:cs="Arial"/>
        </w:rPr>
        <w:t>Além desses trabalhos, emerge na literatura um cluster representado por Bem-</w:t>
      </w:r>
      <w:proofErr w:type="spellStart"/>
      <w:r>
        <w:rPr>
          <w:rFonts w:cs="Arial"/>
        </w:rPr>
        <w:t>Haim</w:t>
      </w:r>
      <w:proofErr w:type="spellEnd"/>
      <w:r>
        <w:rPr>
          <w:rFonts w:cs="Arial"/>
        </w:rPr>
        <w:t xml:space="preserve"> devido à abordagem </w:t>
      </w:r>
      <w:r w:rsidRPr="00F2733E">
        <w:rPr>
          <w:rFonts w:cs="Arial"/>
          <w:i/>
        </w:rPr>
        <w:t>Info-Gap</w:t>
      </w:r>
      <w:r>
        <w:rPr>
          <w:rFonts w:cs="Arial"/>
        </w:rPr>
        <w:t xml:space="preserve"> </w:t>
      </w:r>
      <w:r>
        <w:rPr>
          <w:rFonts w:cs="Arial"/>
        </w:rPr>
        <w:fldChar w:fldCharType="begin" w:fldLock="1"/>
      </w:r>
      <w:r>
        <w:rPr>
          <w:rFonts w:cs="Arial"/>
        </w:rPr>
        <w:instrText>ADDIN CSL_CITATION { "citationItems" : [ { "id" : "ITEM-1", "itemData" : { "author" : [ { "dropping-particle" : "", "family" : "Ben-Haim", "given" : "Yakov", "non-dropping-particle" : "", "parse-names" : false, "suffix" : "" } ], "edition" : "2", "id" : "ITEM-1", "issued" : { "date-parts" : [ [ "2006" ] ] }, "number-of-pages" : "384", "publisher" : "Academic Press", "title" : "Info-Gap Decision Theory: Decisions Under Severe Uncertainty", "type" : "book" }, "uris" : [ "http://www.mendeley.com/documents/?uuid=19bcbf89-7a38-449e-8d38-3d841e3dfa9c" ] } ], "mendeley" : { "formattedCitation" : "(BEN-HAIM, 2006)", "plainTextFormattedCitation" : "(BEN-HAIM, 2006)", "previouslyFormattedCitation" : "(BEN-HAIM, 2006)" }, "properties" : { "noteIndex" : 0 }, "schema" : "https://github.com/citation-style-language/schema/raw/master/csl-citation.json" }</w:instrText>
      </w:r>
      <w:r>
        <w:rPr>
          <w:rFonts w:cs="Arial"/>
        </w:rPr>
        <w:fldChar w:fldCharType="separate"/>
      </w:r>
      <w:r w:rsidRPr="0018155D">
        <w:rPr>
          <w:rFonts w:cs="Arial"/>
          <w:noProof/>
        </w:rPr>
        <w:t>(BEN-HAIM, 2006)</w:t>
      </w:r>
      <w:r>
        <w:rPr>
          <w:rFonts w:cs="Arial"/>
        </w:rPr>
        <w:fldChar w:fldCharType="end"/>
      </w:r>
      <w:r>
        <w:rPr>
          <w:rFonts w:cs="Arial"/>
        </w:rPr>
        <w:t>, também voltado à avaliação de decisões sob incerteza. Ainda que não exaustivos, os indícios apresentados acima serviram como referência para a compreensão desta área de pesquisa, suportando a escolha do RDM como ponto de partida, bem como suportando a identificação de trabalhos que o relacionem com outras abordagens concorrentes.</w:t>
      </w:r>
      <w:r w:rsidR="00F2733E">
        <w:rPr>
          <w:rFonts w:cs="Arial"/>
        </w:rPr>
        <w:t xml:space="preserve"> Tal etapa suportou a identificação dos artefatos e a posterior configuração de classes de problemas.</w:t>
      </w:r>
    </w:p>
    <w:p w14:paraId="7788BCB5" w14:textId="0B7831BB" w:rsidR="001D2B25" w:rsidRDefault="001D2B25" w:rsidP="001215A3">
      <w:pPr>
        <w:rPr>
          <w:rFonts w:cs="Arial"/>
        </w:rPr>
      </w:pPr>
    </w:p>
    <w:p w14:paraId="127BC960" w14:textId="77777777" w:rsidR="001D2B25" w:rsidRDefault="001D2B25" w:rsidP="001D2B25">
      <w:pPr>
        <w:rPr>
          <w:spacing w:val="-4"/>
        </w:rPr>
      </w:pPr>
    </w:p>
    <w:p w14:paraId="23065DF0" w14:textId="1CB94A47" w:rsidR="001D2B25" w:rsidRDefault="00617433" w:rsidP="001020DC">
      <w:pPr>
        <w:pStyle w:val="Ttulo3"/>
      </w:pPr>
      <w:bookmarkStart w:id="255" w:name="_Toc481590674"/>
      <w:r>
        <w:lastRenderedPageBreak/>
        <w:t>Identificação de Artefatos</w:t>
      </w:r>
      <w:bookmarkEnd w:id="255"/>
    </w:p>
    <w:p w14:paraId="050C7F98" w14:textId="77777777" w:rsidR="00651EB4" w:rsidRDefault="00651EB4" w:rsidP="00F2733E">
      <w:pPr>
        <w:rPr>
          <w:spacing w:val="-4"/>
        </w:rPr>
      </w:pPr>
      <w:r>
        <w:rPr>
          <w:spacing w:val="-4"/>
        </w:rPr>
        <w:t xml:space="preserve">Diversos autores compararam as abordagens para decisão sob incerteza </w:t>
      </w:r>
      <w:proofErr w:type="spellStart"/>
      <w:r>
        <w:rPr>
          <w:spacing w:val="-4"/>
        </w:rPr>
        <w:t>profundao</w:t>
      </w:r>
      <w:proofErr w:type="spellEnd"/>
      <w:r>
        <w:rPr>
          <w:spacing w:val="-4"/>
        </w:rPr>
        <w:t xml:space="preserve"> </w:t>
      </w:r>
      <w:proofErr w:type="spellStart"/>
      <w:r>
        <w:rPr>
          <w:spacing w:val="-4"/>
        </w:rPr>
        <w:t>H</w:t>
      </w:r>
      <w:commentRangeStart w:id="256"/>
      <w:r w:rsidR="00F2733E" w:rsidRPr="001375A1">
        <w:rPr>
          <w:spacing w:val="-4"/>
        </w:rPr>
        <w:t>allegat</w:t>
      </w:r>
      <w:r w:rsidR="00F2733E" w:rsidRPr="00014CEB">
        <w:rPr>
          <w:spacing w:val="-4"/>
        </w:rPr>
        <w:t>te</w:t>
      </w:r>
      <w:proofErr w:type="spellEnd"/>
      <w:r w:rsidR="00F2733E" w:rsidRPr="00014CEB">
        <w:rPr>
          <w:spacing w:val="-4"/>
        </w:rPr>
        <w:t xml:space="preserve"> et al. </w:t>
      </w:r>
      <w:r w:rsidR="00F2733E">
        <w:rPr>
          <w:spacing w:val="-4"/>
        </w:rPr>
        <w:fldChar w:fldCharType="begin" w:fldLock="1"/>
      </w:r>
      <w:r w:rsidR="00F2733E" w:rsidRPr="00014CEB">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sidR="00F2733E">
        <w:rPr>
          <w:spacing w:val="-4"/>
        </w:rPr>
        <w:fldChar w:fldCharType="separate"/>
      </w:r>
      <w:r w:rsidR="00F2733E" w:rsidRPr="001375A1">
        <w:rPr>
          <w:noProof/>
          <w:spacing w:val="-4"/>
        </w:rPr>
        <w:t>(2012)</w:t>
      </w:r>
      <w:r w:rsidR="00F2733E">
        <w:rPr>
          <w:spacing w:val="-4"/>
        </w:rPr>
        <w:fldChar w:fldCharType="end"/>
      </w:r>
      <w:r w:rsidR="00F2733E" w:rsidRPr="001375A1">
        <w:rPr>
          <w:spacing w:val="-4"/>
        </w:rPr>
        <w:t xml:space="preserve"> compara o RDM a outras abo</w:t>
      </w:r>
      <w:r w:rsidR="00F2733E" w:rsidRPr="00014CEB">
        <w:rPr>
          <w:spacing w:val="-4"/>
        </w:rPr>
        <w:t xml:space="preserve">rdagens utilizadas para avaliar decisões investimento sob incerteza climática. </w:t>
      </w:r>
      <w:r w:rsidR="00F2733E" w:rsidRPr="003227AE">
        <w:rPr>
          <w:spacing w:val="-4"/>
        </w:rPr>
        <w:t xml:space="preserve">As críticas e limitações das abordagens </w:t>
      </w:r>
      <w:proofErr w:type="spellStart"/>
      <w:r w:rsidR="00F2733E" w:rsidRPr="003227AE">
        <w:rPr>
          <w:spacing w:val="-4"/>
        </w:rPr>
        <w:t>Cost</w:t>
      </w:r>
      <w:proofErr w:type="spellEnd"/>
      <w:r w:rsidR="00F2733E" w:rsidRPr="003227AE">
        <w:rPr>
          <w:spacing w:val="-4"/>
        </w:rPr>
        <w:t xml:space="preserve"> </w:t>
      </w:r>
      <w:proofErr w:type="spellStart"/>
      <w:r w:rsidR="00F2733E" w:rsidRPr="003227AE">
        <w:rPr>
          <w:spacing w:val="-4"/>
        </w:rPr>
        <w:t>Benefit</w:t>
      </w:r>
      <w:proofErr w:type="spellEnd"/>
      <w:r w:rsidR="00F2733E" w:rsidRPr="003227AE">
        <w:rPr>
          <w:spacing w:val="-4"/>
        </w:rPr>
        <w:t xml:space="preserve"> </w:t>
      </w:r>
      <w:proofErr w:type="spellStart"/>
      <w:r w:rsidR="00F2733E" w:rsidRPr="003227AE">
        <w:rPr>
          <w:spacing w:val="-4"/>
        </w:rPr>
        <w:t>Analysis</w:t>
      </w:r>
      <w:proofErr w:type="spellEnd"/>
      <w:r w:rsidR="00F2733E" w:rsidRPr="003227AE">
        <w:rPr>
          <w:spacing w:val="-4"/>
        </w:rPr>
        <w:t xml:space="preserve"> e Opç</w:t>
      </w:r>
      <w:r w:rsidR="00F2733E">
        <w:rPr>
          <w:spacing w:val="-4"/>
        </w:rPr>
        <w:t xml:space="preserve">ões Reais de </w:t>
      </w:r>
      <w:proofErr w:type="spellStart"/>
      <w:r w:rsidR="00F2733E" w:rsidRPr="003227AE">
        <w:rPr>
          <w:spacing w:val="-4"/>
        </w:rPr>
        <w:t>Hallegatte</w:t>
      </w:r>
      <w:proofErr w:type="spellEnd"/>
      <w:r w:rsidR="00F2733E" w:rsidRPr="003227AE">
        <w:rPr>
          <w:spacing w:val="-4"/>
        </w:rPr>
        <w:t xml:space="preserve"> </w:t>
      </w:r>
      <w:r w:rsidR="00F2733E">
        <w:rPr>
          <w:spacing w:val="-4"/>
        </w:rPr>
        <w:fldChar w:fldCharType="begin" w:fldLock="1"/>
      </w:r>
      <w:r w:rsidR="00F2733E">
        <w:rPr>
          <w:spacing w:val="-4"/>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"suppress-author" : 1, "uris" : [ "http://www.mendeley.com/documents/?uuid=fb95274c-4103-45cb-a8b5-8c65b85d7a35" ] } ], "mendeley" : { "formattedCitation" : "(2012)", "plainTextFormattedCitation" : "(2012)", "previouslyFormattedCitation" : "(2012)" }, "properties" : { "noteIndex" : 0 }, "schema" : "https://github.com/citation-style-language/schema/raw/master/csl-citation.json" }</w:instrText>
      </w:r>
      <w:r w:rsidR="00F2733E">
        <w:rPr>
          <w:spacing w:val="-4"/>
        </w:rPr>
        <w:fldChar w:fldCharType="separate"/>
      </w:r>
      <w:r w:rsidR="00F2733E" w:rsidRPr="003227AE">
        <w:rPr>
          <w:noProof/>
          <w:spacing w:val="-4"/>
        </w:rPr>
        <w:t>(2012)</w:t>
      </w:r>
      <w:r w:rsidR="00F2733E">
        <w:rPr>
          <w:spacing w:val="-4"/>
        </w:rPr>
        <w:fldChar w:fldCharType="end"/>
      </w:r>
      <w:r w:rsidR="00F2733E">
        <w:rPr>
          <w:spacing w:val="-4"/>
        </w:rPr>
        <w:t xml:space="preserve"> são similares às críticas anteriormente discutidas relacionadas à análise formal de decisão, visto que tais abordagens compartilham o pressuposto de conhecimento sobre probabilidades. Herman et al. </w:t>
      </w:r>
      <w:r w:rsidR="00F2733E">
        <w:rPr>
          <w:spacing w:val="-4"/>
        </w:rPr>
        <w:fldChar w:fldCharType="begin" w:fldLock="1"/>
      </w:r>
      <w:r w:rsidR="00F2733E">
        <w:rPr>
          <w:spacing w:val="-4"/>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"suppress-author" : 1, "uris" : [ "http://www.mendeley.com/documents/?uuid=46bd7297-ecc2-47b4-8956-17b428deb2c2" ] } ], "mendeley" : { "formattedCitation" : "(2015)", "plainTextFormattedCitation" : "(2015)", "previouslyFormattedCitation" : "(2015)" }, "properties" : { "noteIndex" : 0 }, "schema" : "https://github.com/citation-style-language/schema/raw/master/csl-citation.json" }</w:instrText>
      </w:r>
      <w:r w:rsidR="00F2733E">
        <w:rPr>
          <w:spacing w:val="-4"/>
        </w:rPr>
        <w:fldChar w:fldCharType="separate"/>
      </w:r>
      <w:r w:rsidR="00F2733E" w:rsidRPr="003227AE">
        <w:rPr>
          <w:noProof/>
          <w:spacing w:val="-4"/>
        </w:rPr>
        <w:t>(2015)</w:t>
      </w:r>
      <w:r w:rsidR="00F2733E">
        <w:rPr>
          <w:spacing w:val="-4"/>
        </w:rPr>
        <w:fldChar w:fldCharType="end"/>
      </w:r>
      <w:r w:rsidR="00F2733E">
        <w:rPr>
          <w:spacing w:val="-4"/>
        </w:rPr>
        <w:t>, porém, realiza uma síntese das abordagens similares ao RDM (“</w:t>
      </w:r>
      <w:proofErr w:type="spellStart"/>
      <w:r w:rsidR="00F2733E" w:rsidRPr="00BC5B27">
        <w:rPr>
          <w:spacing w:val="-4"/>
        </w:rPr>
        <w:t>robustness</w:t>
      </w:r>
      <w:proofErr w:type="spellEnd"/>
      <w:r w:rsidR="00F2733E" w:rsidRPr="00BC5B27">
        <w:rPr>
          <w:spacing w:val="-4"/>
        </w:rPr>
        <w:t xml:space="preserve"> frameworks</w:t>
      </w:r>
      <w:r w:rsidR="00F2733E">
        <w:rPr>
          <w:spacing w:val="-4"/>
        </w:rPr>
        <w:t>”) ressaltando as diferenças metodológicas entre as abordagens. Nesta comparação, visto que as abordagens são similares, o objetivo é identificar as implicações destas diferenças.</w:t>
      </w:r>
    </w:p>
    <w:p w14:paraId="62907646" w14:textId="3F48DE3C" w:rsidR="00F2733E" w:rsidRDefault="00651EB4" w:rsidP="0008439E">
      <w:pPr>
        <w:rPr>
          <w:spacing w:val="-4"/>
        </w:rPr>
      </w:pPr>
      <w:r>
        <w:rPr>
          <w:spacing w:val="-4"/>
        </w:rPr>
        <w:t xml:space="preserve">Outro grupo de trabalhos procuraram recomendar abordagens para suporte à decisão estratégica empresarial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"ITEM-2", "issue" : "November", "issued" : { "date-parts" : [ [ "2013" ] ] }, "page" : "1-10", "title" : "Deciding How To Decide", "type" : "article-journal" }, "uris" : [ "http://www.mendeley.com/documents/?uuid=1f5de6ec-e5e0-4fa0-af78-fcd71754d5ed" ] }, { "id" : "ITEM-3",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"ITEM-3", "issue" : "January 2015", "issued" : { "date-parts" : [ [ "2007" ] ] }, "page" : "3\u201324", "title" : "The strategic development process", "type" : "chapter" }, "uris" : [ "http://www.mendeley.com/documents/?uuid=e662ee86-59b0-4974-be2e-3cd1ae4beb20" ] } ], "mendeley" : { "formattedCitation" : "(COURTNEY; KIRKLAND; VIGUERIE, 1997; COURTNEY; LOVALLO; CLARKE, 2013; DYSON et al., 2007)", "plainTextFormattedCitation" : "(COURTNEY; KIRKLAND; VIGUERIE, 1997; COURTNEY; LOVALLO; CLARKE, 2013; DYSON et al., 2007)", "previouslyFormattedCitation" : "(COURTNEY; KIRKLAND; VIGUERIE, 1997; COURTNEY; LOVALLO; CLARKE, 2013; DYSON et al., 2007)" }, "properties" : { "noteIndex" : 0 }, "schema" : "https://github.com/citation-style-language/schema/raw/master/csl-citation.json" }</w:instrText>
      </w:r>
      <w:r>
        <w:rPr>
          <w:spacing w:val="-4"/>
        </w:rPr>
        <w:fldChar w:fldCharType="separate"/>
      </w:r>
      <w:r w:rsidRPr="00651EB4">
        <w:rPr>
          <w:noProof/>
          <w:spacing w:val="-4"/>
        </w:rPr>
        <w:t>(COURTNEY; KIRKLAND; VIGUERIE, 1997; COURTNEY; LOVALLO; CLARKE, 2013; DYSON et al., 2007)</w:t>
      </w:r>
      <w:r>
        <w:rPr>
          <w:spacing w:val="-4"/>
        </w:rPr>
        <w:fldChar w:fldCharType="end"/>
      </w:r>
      <w:r>
        <w:rPr>
          <w:spacing w:val="-4"/>
        </w:rPr>
        <w:t xml:space="preserve">, ou ainda investigou a aplicação de ferramentas para suporte à estratégia. </w:t>
      </w:r>
      <w:r>
        <w:rPr>
          <w:spacing w:val="-4"/>
        </w:rPr>
        <w:fldChar w:fldCharType="begin" w:fldLock="1"/>
      </w:r>
      <w:r w:rsidR="00113416">
        <w:rPr>
          <w:spacing w:val="-4"/>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Pr>
          <w:spacing w:val="-4"/>
        </w:rPr>
        <w:fldChar w:fldCharType="separate"/>
      </w:r>
      <w:r w:rsidRPr="00651EB4">
        <w:rPr>
          <w:noProof/>
          <w:spacing w:val="-4"/>
        </w:rPr>
        <w:t>(O’BRIEN, 2011)</w:t>
      </w:r>
      <w:r>
        <w:rPr>
          <w:spacing w:val="-4"/>
        </w:rPr>
        <w:fldChar w:fldCharType="end"/>
      </w:r>
      <w:r>
        <w:rPr>
          <w:spacing w:val="-4"/>
        </w:rPr>
        <w:t xml:space="preserve">. A </w:t>
      </w:r>
      <w:r>
        <w:rPr>
          <w:spacing w:val="-4"/>
        </w:rPr>
        <w:fldChar w:fldCharType="begin"/>
      </w:r>
      <w:r>
        <w:rPr>
          <w:spacing w:val="-4"/>
        </w:rPr>
        <w:instrText xml:space="preserve"> REF _Ref478981231 \h </w:instrText>
      </w:r>
      <w:r>
        <w:rPr>
          <w:spacing w:val="-4"/>
        </w:rPr>
      </w:r>
      <w:r>
        <w:rPr>
          <w:spacing w:val="-4"/>
        </w:rPr>
        <w:fldChar w:fldCharType="separate"/>
      </w:r>
      <w:r w:rsidR="00B7483F">
        <w:t xml:space="preserve">Figura </w:t>
      </w:r>
      <w:r w:rsidR="00B7483F">
        <w:rPr>
          <w:noProof/>
        </w:rPr>
        <w:t>10</w:t>
      </w:r>
      <w:r>
        <w:rPr>
          <w:spacing w:val="-4"/>
        </w:rPr>
        <w:fldChar w:fldCharType="end"/>
      </w:r>
      <w:r>
        <w:rPr>
          <w:spacing w:val="-4"/>
        </w:rPr>
        <w:t xml:space="preserve"> apresenta os resultados desta </w:t>
      </w:r>
      <w:proofErr w:type="spellStart"/>
      <w:r>
        <w:rPr>
          <w:spacing w:val="-4"/>
        </w:rPr>
        <w:t>survey</w:t>
      </w:r>
      <w:proofErr w:type="spellEnd"/>
      <w:r>
        <w:rPr>
          <w:spacing w:val="-4"/>
        </w:rPr>
        <w:t xml:space="preserve">, </w:t>
      </w:r>
      <w:r w:rsidR="0008439E">
        <w:rPr>
          <w:spacing w:val="-4"/>
        </w:rPr>
        <w:t>fornecendo informações agregadas sobre as ferramentas de suporte à estratégia utilizadas na empresa.</w:t>
      </w:r>
      <w:r>
        <w:rPr>
          <w:spacing w:val="-4"/>
        </w:rPr>
        <w:t xml:space="preserve"> </w:t>
      </w:r>
      <w:r w:rsidR="0008439E">
        <w:rPr>
          <w:spacing w:val="-4"/>
        </w:rPr>
        <w:t xml:space="preserve">A lista de artefatos consolidada é apresentada no </w:t>
      </w:r>
      <w:r w:rsidR="0008439E">
        <w:rPr>
          <w:spacing w:val="-4"/>
        </w:rPr>
        <w:fldChar w:fldCharType="begin"/>
      </w:r>
      <w:r w:rsidR="0008439E">
        <w:rPr>
          <w:spacing w:val="-4"/>
        </w:rPr>
        <w:instrText xml:space="preserve"> REF _Ref479317898 \h </w:instrText>
      </w:r>
      <w:r w:rsidR="0008439E">
        <w:rPr>
          <w:spacing w:val="-4"/>
        </w:rPr>
      </w:r>
      <w:r w:rsidR="0008439E">
        <w:rPr>
          <w:spacing w:val="-4"/>
        </w:rPr>
        <w:fldChar w:fldCharType="separate"/>
      </w:r>
      <w:r w:rsidR="00B7483F">
        <w:t xml:space="preserve">Quadro </w:t>
      </w:r>
      <w:r w:rsidR="00B7483F">
        <w:rPr>
          <w:noProof/>
        </w:rPr>
        <w:t>4</w:t>
      </w:r>
      <w:r w:rsidR="0008439E">
        <w:rPr>
          <w:spacing w:val="-4"/>
        </w:rPr>
        <w:fldChar w:fldCharType="end"/>
      </w:r>
      <w:r w:rsidR="0008439E">
        <w:rPr>
          <w:spacing w:val="-4"/>
        </w:rPr>
        <w:t xml:space="preserve">. </w:t>
      </w:r>
      <w:r w:rsidR="00F2733E">
        <w:rPr>
          <w:spacing w:val="-4"/>
        </w:rPr>
        <w:t xml:space="preserve">Outros trabalhos foram omitidos desta tabela </w:t>
      </w:r>
      <w:r w:rsidR="00F2733E">
        <w:rPr>
          <w:spacing w:val="-4"/>
        </w:rPr>
        <w:fldChar w:fldCharType="begin" w:fldLock="1"/>
      </w:r>
      <w:r w:rsidR="00F2733E">
        <w:rPr>
          <w:spacing w:val="-4"/>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"id" : "ITEM-2",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"ITEM-2", "issue" : "10", "issued" : { "date-parts" : [ [ "2012" ] ] }, "page" : "1657-1672", "title" : "Robust Climate Policies Under Uncertainty: A Comparison of Robust Decision Making and Info-Gap Methods", "type" : "article-journal", "volume" : "32" }, "uris" : [ "http://www.mendeley.com/documents/?uuid=26d3abd2-e487-4410-ba78-e5d64543f85f" ] }, { "id" : "ITEM-3",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"ITEM-3", "issue" : "4", "issued" : { "date-parts" : [ [ "2013" ] ] }, "page" : "627-646", "title" : "Scenarios that illuminate vulnerabilities and robust responses", "type" : "article-journal", "volume" : "117" }, "uris" : [ "http://www.mendeley.com/documents/?uuid=d920d252-3562-4c27-a892-9a8c0f36f6ef" ] }, { "id" : "ITEM-4",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"ITEM-4",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"(HALL et al., 2012; KALRA et al., 2014; KASPRZYK et al., 2013; LEMPERT, 2013)", "plainTextFormattedCitation" : "(HALL et al., 2012; KALRA et al., 2014; KASPRZYK et al., 2013; LEMPERT, 2013)", "previouslyFormattedCitation" : "(HALL et al., 2012; KALRA et al., 2014; KASPRZYK et al., 2013; LEMPERT, 2013)" }, "properties" : { "noteIndex" : 0 }, "schema" : "https://github.com/citation-style-language/schema/raw/master/csl-citation.json" }</w:instrText>
      </w:r>
      <w:r w:rsidR="00F2733E">
        <w:rPr>
          <w:spacing w:val="-4"/>
        </w:rPr>
        <w:fldChar w:fldCharType="separate"/>
      </w:r>
      <w:r w:rsidR="00F2733E" w:rsidRPr="0032351B">
        <w:rPr>
          <w:noProof/>
          <w:spacing w:val="-4"/>
        </w:rPr>
        <w:t>(HALL et al., 2012; KALRA et al., 2014; KASPRZYK et al., 2013; LEMPERT, 2013)</w:t>
      </w:r>
      <w:r w:rsidR="00F2733E">
        <w:rPr>
          <w:spacing w:val="-4"/>
        </w:rPr>
        <w:fldChar w:fldCharType="end"/>
      </w:r>
      <w:r w:rsidR="00F2733E">
        <w:rPr>
          <w:spacing w:val="-4"/>
        </w:rPr>
        <w:t xml:space="preserve"> por não acrescentarem novas abordagens. O Apêndice G contém o quadro completo.</w:t>
      </w:r>
      <w:commentRangeEnd w:id="256"/>
      <w:r w:rsidR="00F2733E">
        <w:rPr>
          <w:rStyle w:val="Refdecomentrio"/>
        </w:rPr>
        <w:commentReference w:id="256"/>
      </w:r>
    </w:p>
    <w:p w14:paraId="1E903190" w14:textId="09B1C2FB" w:rsidR="00FB033F" w:rsidRPr="00B7483F" w:rsidRDefault="001215A3" w:rsidP="0008439E">
      <w:pPr>
        <w:rPr>
          <w:spacing w:val="-4"/>
          <w:lang w:val="en-US"/>
        </w:rPr>
      </w:pPr>
      <w:r>
        <w:rPr>
          <w:spacing w:val="-4"/>
        </w:rPr>
        <w:t xml:space="preserve">Nota-se que os trabalhos seminais que propuseram o RDM o compararam às seguintes abordagens: Planejamento por Cenários, Delphi, </w:t>
      </w:r>
      <w:proofErr w:type="spellStart"/>
      <w:r>
        <w:rPr>
          <w:spacing w:val="-4"/>
        </w:rPr>
        <w:t>Foresight</w:t>
      </w:r>
      <w:proofErr w:type="spellEnd"/>
      <w:r>
        <w:rPr>
          <w:spacing w:val="-4"/>
        </w:rPr>
        <w:t xml:space="preserve">, </w:t>
      </w:r>
      <w:proofErr w:type="spellStart"/>
      <w:r>
        <w:rPr>
          <w:spacing w:val="-4"/>
        </w:rPr>
        <w:t>Decision</w:t>
      </w:r>
      <w:proofErr w:type="spellEnd"/>
      <w:r>
        <w:rPr>
          <w:spacing w:val="-4"/>
        </w:rPr>
        <w:t xml:space="preserve"> </w:t>
      </w:r>
      <w:proofErr w:type="spellStart"/>
      <w:r>
        <w:rPr>
          <w:spacing w:val="-4"/>
        </w:rPr>
        <w:t>Analysis</w:t>
      </w:r>
      <w:proofErr w:type="spellEnd"/>
      <w:r>
        <w:rPr>
          <w:spacing w:val="-4"/>
        </w:rPr>
        <w:t xml:space="preserve">, Simulação Computacional </w:t>
      </w:r>
      <w:r>
        <w:rPr>
          <w:spacing w:val="-4"/>
        </w:rPr>
        <w:fldChar w:fldCharType="begin" w:fldLock="1"/>
      </w:r>
      <w:r>
        <w:rPr>
          <w:spacing w:val="-4"/>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instrText>
      </w:r>
      <w:r w:rsidRPr="0008439E">
        <w:rPr>
          <w:spacing w:val="-4"/>
        </w:rPr>
        <w:instrText xml:space="preserve">we choose </w:instrText>
      </w:r>
      <w:r w:rsidRPr="0027520F">
        <w:rPr>
          <w:spacing w:val="-4"/>
          <w:lang w:val="en-US"/>
          <w:rPrChange w:id="257" w:author="Daniel Lacerda" w:date="2017-05-03T23:18:00Z">
            <w:rPr>
              <w:spacing w:val="-4"/>
              <w:lang w:val="en-US"/>
            </w:rPr>
          </w:rPrChange>
        </w:rPr>
        <w:instrText>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spacing w:val="-4"/>
        </w:rPr>
        <w:fldChar w:fldCharType="separate"/>
      </w:r>
      <w:r w:rsidRPr="0027520F">
        <w:rPr>
          <w:noProof/>
          <w:spacing w:val="-4"/>
          <w:lang w:val="en-US"/>
          <w:rPrChange w:id="258" w:author="Daniel Lacerda" w:date="2017-05-03T23:18:00Z">
            <w:rPr>
              <w:noProof/>
              <w:spacing w:val="-4"/>
              <w:lang w:val="en-US"/>
            </w:rPr>
          </w:rPrChange>
        </w:rPr>
        <w:t xml:space="preserve">(LEMPERT; </w:t>
      </w:r>
      <w:r w:rsidRPr="002D59BA">
        <w:rPr>
          <w:noProof/>
          <w:spacing w:val="-4"/>
          <w:lang w:val="en-US"/>
        </w:rPr>
        <w:t>POPPER; BANKES, 2003)</w:t>
      </w:r>
      <w:r>
        <w:rPr>
          <w:spacing w:val="-4"/>
        </w:rPr>
        <w:fldChar w:fldCharType="end"/>
      </w:r>
      <w:r w:rsidRPr="002D59BA">
        <w:rPr>
          <w:spacing w:val="-4"/>
          <w:lang w:val="en-US"/>
        </w:rPr>
        <w:t xml:space="preserve"> e à Risk Analysis </w:t>
      </w:r>
      <w:r>
        <w:rPr>
          <w:spacing w:val="-4"/>
        </w:rPr>
        <w:fldChar w:fldCharType="begin" w:fldLock="1"/>
      </w:r>
      <w:r>
        <w:rPr>
          <w:spacing w:val="-4"/>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w:instrText>
      </w:r>
      <w:r w:rsidRPr="00B7483F">
        <w:rPr>
          <w:spacing w:val="-4"/>
          <w:lang w:val="en-US"/>
        </w:rPr>
        <w:instrText>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spacing w:val="-4"/>
        </w:rPr>
        <w:fldChar w:fldCharType="separate"/>
      </w:r>
      <w:r w:rsidRPr="00B7483F">
        <w:rPr>
          <w:noProof/>
          <w:spacing w:val="-4"/>
          <w:lang w:val="en-US"/>
        </w:rPr>
        <w:t>(LEMPERT et al., 2006)</w:t>
      </w:r>
      <w:r>
        <w:rPr>
          <w:spacing w:val="-4"/>
        </w:rPr>
        <w:fldChar w:fldCharType="end"/>
      </w:r>
      <w:r w:rsidRPr="00B7483F">
        <w:rPr>
          <w:spacing w:val="-4"/>
          <w:lang w:val="en-US"/>
        </w:rPr>
        <w:t>.</w:t>
      </w:r>
    </w:p>
    <w:p w14:paraId="49503FDD" w14:textId="5A620EC1" w:rsidR="00CA4EE2" w:rsidRPr="00B7483F" w:rsidRDefault="00CA4EE2" w:rsidP="00CA4EE2">
      <w:pPr>
        <w:rPr>
          <w:spacing w:val="-4"/>
          <w:lang w:val="en-US"/>
        </w:rPr>
      </w:pPr>
    </w:p>
    <w:p w14:paraId="1F411378" w14:textId="77777777" w:rsidR="00CA4EE2" w:rsidRPr="00B7483F" w:rsidRDefault="00CA4EE2" w:rsidP="00CA4EE2">
      <w:pPr>
        <w:ind w:firstLine="0"/>
        <w:rPr>
          <w:spacing w:val="-4"/>
          <w:lang w:val="en-US"/>
        </w:rPr>
      </w:pPr>
    </w:p>
    <w:p w14:paraId="1E94A402" w14:textId="02B37B50" w:rsidR="00CA4EE2" w:rsidRDefault="00CA4EE2" w:rsidP="00CA4EE2">
      <w:pPr>
        <w:pStyle w:val="Legenda"/>
      </w:pPr>
      <w:bookmarkStart w:id="259" w:name="_Ref478981231"/>
      <w:bookmarkStart w:id="260" w:name="_Toc479347021"/>
      <w:bookmarkStart w:id="261" w:name="_Toc481594542"/>
      <w:commentRangeStart w:id="262"/>
      <w:commentRangeStart w:id="263"/>
      <w:r>
        <w:lastRenderedPageBreak/>
        <w:t xml:space="preserve">Figura </w:t>
      </w:r>
      <w:fldSimple w:instr=" SEQ Figura \* ARABIC ">
        <w:r w:rsidR="00B7483F">
          <w:rPr>
            <w:noProof/>
          </w:rPr>
          <w:t>10</w:t>
        </w:r>
      </w:fldSimple>
      <w:bookmarkEnd w:id="259"/>
      <w:r>
        <w:t xml:space="preserve"> – Uso de Ferramentas para Suporte ao Desenvolvimento da Estratégia</w:t>
      </w:r>
      <w:bookmarkEnd w:id="260"/>
      <w:bookmarkEnd w:id="261"/>
    </w:p>
    <w:p w14:paraId="4764AA28" w14:textId="77777777" w:rsidR="00CA4EE2" w:rsidRDefault="00CA4EE2" w:rsidP="00CA4EE2">
      <w:pPr>
        <w:ind w:firstLine="0"/>
        <w:rPr>
          <w:rFonts w:cs="Arial"/>
        </w:rPr>
      </w:pPr>
      <w:r>
        <w:rPr>
          <w:noProof/>
        </w:rPr>
        <w:drawing>
          <wp:inline distT="0" distB="0" distL="0" distR="0" wp14:anchorId="729A7FAA" wp14:editId="2C208C2D">
            <wp:extent cx="5759450" cy="7327075"/>
            <wp:effectExtent l="0" t="0" r="0" b="7620"/>
            <wp:docPr id="28" name="Imagem 28" descr="C:\Users\Pedro\AppData\Local\Microsoft\Windows\INetCacheContent.Word\Escores Medianos das Ferram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dro\AppData\Local\Microsoft\Windows\INetCacheContent.Word\Escores Medianos das Ferramenta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241" b="1515"/>
                    <a:stretch/>
                  </pic:blipFill>
                  <pic:spPr bwMode="auto">
                    <a:xfrm>
                      <a:off x="0" y="0"/>
                      <a:ext cx="5760085" cy="7327883"/>
                    </a:xfrm>
                    <a:prstGeom prst="rect">
                      <a:avLst/>
                    </a:prstGeom>
                    <a:noFill/>
                    <a:ln>
                      <a:noFill/>
                    </a:ln>
                    <a:extLst>
                      <a:ext uri="{53640926-AAD7-44D8-BBD7-CCE9431645EC}">
                        <a14:shadowObscured xmlns:a14="http://schemas.microsoft.com/office/drawing/2010/main"/>
                      </a:ext>
                    </a:extLst>
                  </pic:spPr>
                </pic:pic>
              </a:graphicData>
            </a:graphic>
          </wp:inline>
        </w:drawing>
      </w:r>
      <w:commentRangeEnd w:id="262"/>
      <w:r>
        <w:rPr>
          <w:rStyle w:val="Refdecomentrio"/>
        </w:rPr>
        <w:commentReference w:id="262"/>
      </w:r>
      <w:commentRangeEnd w:id="263"/>
      <w:r w:rsidR="006B18B8">
        <w:rPr>
          <w:rStyle w:val="Refdecomentrio"/>
        </w:rPr>
        <w:commentReference w:id="263"/>
      </w:r>
    </w:p>
    <w:p w14:paraId="00DCE17B" w14:textId="7BE09AAB" w:rsidR="00CA4EE2" w:rsidRDefault="00CA4EE2" w:rsidP="00CA4EE2">
      <w:r>
        <w:rPr>
          <w:rFonts w:cs="Arial"/>
        </w:rPr>
        <w:t xml:space="preserve">Fonte: Elaborado pelo autor a partir dos dados de O’Brien </w:t>
      </w:r>
      <w:r>
        <w:rPr>
          <w:rFonts w:cs="Arial"/>
        </w:rPr>
        <w:fldChar w:fldCharType="begin" w:fldLock="1"/>
      </w:r>
      <w:r>
        <w:rPr>
          <w:rFonts w:cs="Arial"/>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"locator" : "919-920", "suppress-author" : 1, "uris" : [ "http://www.mendeley.com/documents/?uuid=9ceb8116-91e1-46dc-9f0b-29e7784e86bc" ] } ], "mendeley" : { "formattedCitation" : "(2011, p. 919\u2013920)", "plainTextFormattedCitation" : "(2011, p. 919\u2013920)", "previouslyFormattedCitation" : "(2011, p. 919\u2013920)" }, "properties" : { "noteIndex" : 0 }, "schema" : "https://github.com/citation-style-language/schema/raw/master/csl-citation.json" }</w:instrText>
      </w:r>
      <w:r>
        <w:rPr>
          <w:rFonts w:cs="Arial"/>
        </w:rPr>
        <w:fldChar w:fldCharType="separate"/>
      </w:r>
      <w:r w:rsidRPr="008F03C1">
        <w:rPr>
          <w:rFonts w:cs="Arial"/>
          <w:noProof/>
        </w:rPr>
        <w:t>(2011, p. 919–920)</w:t>
      </w:r>
      <w:r>
        <w:rPr>
          <w:rFonts w:cs="Arial"/>
        </w:rPr>
        <w:fldChar w:fldCharType="end"/>
      </w:r>
      <w:r>
        <w:rPr>
          <w:rFonts w:cs="Arial"/>
        </w:rPr>
        <w:t>.</w:t>
      </w:r>
    </w:p>
    <w:p w14:paraId="162EC412" w14:textId="03FDA0B2" w:rsidR="00CA4EE2" w:rsidRDefault="00CA4EE2" w:rsidP="00FB033F"/>
    <w:p w14:paraId="340A8F34" w14:textId="77777777" w:rsidR="00CA4EE2" w:rsidRDefault="00CA4EE2" w:rsidP="00FB033F"/>
    <w:p w14:paraId="1CCA2679" w14:textId="77777777" w:rsidR="00FB033F" w:rsidRDefault="00FB033F" w:rsidP="00FB033F"/>
    <w:p w14:paraId="1232BC89" w14:textId="77777777" w:rsidR="00FB033F" w:rsidRPr="00CA4EE2" w:rsidRDefault="00FB033F" w:rsidP="00FB033F">
      <w:pPr>
        <w:sectPr w:rsidR="00FB033F" w:rsidRPr="00CA4EE2" w:rsidSect="001F56FA">
          <w:footnotePr>
            <w:numRestart w:val="eachSect"/>
          </w:footnotePr>
          <w:pgSz w:w="11906" w:h="16838" w:code="9"/>
          <w:pgMar w:top="1701" w:right="1134" w:bottom="1134" w:left="1701" w:header="1134" w:footer="709" w:gutter="0"/>
          <w:cols w:space="708"/>
          <w:docGrid w:linePitch="360"/>
        </w:sectPr>
      </w:pPr>
      <w:r>
        <w:rPr>
          <w:rStyle w:val="Refdecomentrio"/>
        </w:rPr>
        <w:commentReference w:id="264"/>
      </w:r>
    </w:p>
    <w:p w14:paraId="3F779FAC" w14:textId="0DF0ABCA" w:rsidR="00FB033F" w:rsidRDefault="00FB033F" w:rsidP="00FB033F">
      <w:pPr>
        <w:pStyle w:val="Legenda"/>
      </w:pPr>
      <w:bookmarkStart w:id="265" w:name="_Ref479317898"/>
      <w:bookmarkStart w:id="266" w:name="_Toc479346810"/>
      <w:bookmarkStart w:id="267" w:name="_Toc481594518"/>
      <w:r>
        <w:lastRenderedPageBreak/>
        <w:t xml:space="preserve">Quadro </w:t>
      </w:r>
      <w:fldSimple w:instr=" SEQ Quadro \* ARABIC ">
        <w:r w:rsidR="00B7483F">
          <w:rPr>
            <w:noProof/>
          </w:rPr>
          <w:t>4</w:t>
        </w:r>
      </w:fldSimple>
      <w:bookmarkEnd w:id="265"/>
      <w:r>
        <w:t xml:space="preserve"> – RDM e Abordagens Relacionadas</w:t>
      </w:r>
      <w:bookmarkEnd w:id="266"/>
      <w:bookmarkEnd w:id="267"/>
    </w:p>
    <w:tbl>
      <w:tblPr>
        <w:tblW w:w="13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42"/>
        <w:gridCol w:w="1368"/>
        <w:gridCol w:w="1103"/>
        <w:gridCol w:w="1410"/>
        <w:gridCol w:w="1172"/>
        <w:gridCol w:w="1806"/>
        <w:gridCol w:w="1276"/>
        <w:gridCol w:w="1320"/>
        <w:gridCol w:w="1196"/>
      </w:tblGrid>
      <w:tr w:rsidR="00FB033F" w:rsidRPr="00263686" w14:paraId="6889345E" w14:textId="77777777" w:rsidTr="00B07594">
        <w:trPr>
          <w:trHeight w:val="234"/>
          <w:tblHeader/>
        </w:trPr>
        <w:tc>
          <w:tcPr>
            <w:tcW w:w="3342" w:type="dxa"/>
            <w:shd w:val="clear" w:color="auto" w:fill="D9D9D9" w:themeFill="background1" w:themeFillShade="D9"/>
            <w:vAlign w:val="center"/>
          </w:tcPr>
          <w:p w14:paraId="6B356365" w14:textId="77777777" w:rsidR="00FB033F" w:rsidRPr="0017535D" w:rsidRDefault="00FB033F" w:rsidP="00B07594">
            <w:pPr>
              <w:autoSpaceDE/>
              <w:autoSpaceDN/>
              <w:adjustRightInd/>
              <w:spacing w:line="240" w:lineRule="auto"/>
              <w:ind w:firstLine="0"/>
              <w:jc w:val="left"/>
              <w:rPr>
                <w:rFonts w:cs="Arial"/>
                <w:b/>
                <w:bCs/>
                <w:color w:val="000000"/>
                <w:sz w:val="20"/>
                <w:szCs w:val="20"/>
              </w:rPr>
            </w:pPr>
            <w:commentRangeStart w:id="268"/>
            <w:proofErr w:type="spellStart"/>
            <w:r>
              <w:rPr>
                <w:rFonts w:cs="Arial"/>
                <w:b/>
                <w:bCs/>
                <w:color w:val="000000"/>
                <w:sz w:val="20"/>
                <w:szCs w:val="20"/>
              </w:rPr>
              <w:t>Macro-Contexto</w:t>
            </w:r>
            <w:proofErr w:type="spellEnd"/>
          </w:p>
        </w:tc>
        <w:tc>
          <w:tcPr>
            <w:tcW w:w="5053" w:type="dxa"/>
            <w:gridSpan w:val="4"/>
            <w:shd w:val="clear" w:color="auto" w:fill="A6A6A6" w:themeFill="background1" w:themeFillShade="A6"/>
            <w:vAlign w:val="center"/>
          </w:tcPr>
          <w:p w14:paraId="7A3318B1" w14:textId="77777777" w:rsidR="00FB033F" w:rsidRPr="0050339B" w:rsidRDefault="00FB033F" w:rsidP="00B07594">
            <w:pPr>
              <w:autoSpaceDE/>
              <w:autoSpaceDN/>
              <w:adjustRightInd/>
              <w:spacing w:line="240" w:lineRule="auto"/>
              <w:ind w:firstLine="0"/>
              <w:jc w:val="center"/>
              <w:rPr>
                <w:rFonts w:cs="Arial"/>
                <w:b/>
                <w:bCs/>
                <w:color w:val="000000"/>
                <w:sz w:val="18"/>
                <w:szCs w:val="20"/>
              </w:rPr>
            </w:pPr>
            <w:r w:rsidRPr="0050339B">
              <w:rPr>
                <w:rFonts w:cs="Arial"/>
                <w:b/>
                <w:bCs/>
                <w:color w:val="000000"/>
                <w:sz w:val="18"/>
                <w:szCs w:val="20"/>
              </w:rPr>
              <w:t>Avaliação de</w:t>
            </w:r>
            <w:r>
              <w:rPr>
                <w:rFonts w:cs="Arial"/>
                <w:b/>
                <w:bCs/>
                <w:color w:val="000000"/>
                <w:sz w:val="18"/>
                <w:szCs w:val="20"/>
              </w:rPr>
              <w:t xml:space="preserve"> Decisões</w:t>
            </w:r>
            <w:r w:rsidRPr="0050339B">
              <w:rPr>
                <w:rFonts w:cs="Arial"/>
                <w:b/>
                <w:bCs/>
                <w:color w:val="000000"/>
                <w:sz w:val="18"/>
                <w:szCs w:val="20"/>
              </w:rPr>
              <w:t xml:space="preserve"> Estrat</w:t>
            </w:r>
            <w:r>
              <w:rPr>
                <w:rFonts w:cs="Arial"/>
                <w:b/>
                <w:bCs/>
                <w:color w:val="000000"/>
                <w:sz w:val="18"/>
                <w:szCs w:val="20"/>
              </w:rPr>
              <w:t>égias / Decisões</w:t>
            </w:r>
            <w:r w:rsidRPr="0050339B">
              <w:rPr>
                <w:rFonts w:cs="Arial"/>
                <w:b/>
                <w:bCs/>
                <w:color w:val="000000"/>
                <w:sz w:val="18"/>
                <w:szCs w:val="20"/>
              </w:rPr>
              <w:t xml:space="preserve"> P</w:t>
            </w:r>
            <w:r>
              <w:rPr>
                <w:rFonts w:cs="Arial"/>
                <w:b/>
                <w:bCs/>
                <w:color w:val="000000"/>
                <w:sz w:val="18"/>
                <w:szCs w:val="20"/>
              </w:rPr>
              <w:t>úblicas</w:t>
            </w:r>
          </w:p>
        </w:tc>
        <w:tc>
          <w:tcPr>
            <w:tcW w:w="5598" w:type="dxa"/>
            <w:gridSpan w:val="4"/>
            <w:shd w:val="clear" w:color="auto" w:fill="D9D9D9" w:themeFill="background1" w:themeFillShade="D9"/>
          </w:tcPr>
          <w:p w14:paraId="15473A03" w14:textId="77777777" w:rsidR="00FB033F" w:rsidRPr="0050339B" w:rsidRDefault="00FB033F" w:rsidP="00B07594">
            <w:pPr>
              <w:autoSpaceDE/>
              <w:autoSpaceDN/>
              <w:adjustRightInd/>
              <w:spacing w:line="240" w:lineRule="auto"/>
              <w:ind w:firstLine="0"/>
              <w:jc w:val="center"/>
              <w:rPr>
                <w:rFonts w:cs="Arial"/>
                <w:b/>
                <w:bCs/>
                <w:color w:val="000000"/>
                <w:sz w:val="18"/>
                <w:szCs w:val="20"/>
              </w:rPr>
            </w:pPr>
            <w:r>
              <w:rPr>
                <w:rFonts w:cs="Arial"/>
                <w:b/>
                <w:bCs/>
                <w:color w:val="000000"/>
                <w:sz w:val="18"/>
                <w:szCs w:val="20"/>
              </w:rPr>
              <w:t>Suporte à Estratégia Empresarial</w:t>
            </w:r>
          </w:p>
        </w:tc>
      </w:tr>
      <w:tr w:rsidR="00FB033F" w:rsidRPr="00263686" w14:paraId="728955E3" w14:textId="77777777" w:rsidTr="00B07594">
        <w:trPr>
          <w:trHeight w:val="510"/>
          <w:tblHeader/>
        </w:trPr>
        <w:tc>
          <w:tcPr>
            <w:tcW w:w="3342" w:type="dxa"/>
            <w:shd w:val="clear" w:color="auto" w:fill="D9D9D9" w:themeFill="background1" w:themeFillShade="D9"/>
            <w:vAlign w:val="center"/>
            <w:hideMark/>
          </w:tcPr>
          <w:p w14:paraId="72AAEB96" w14:textId="77777777" w:rsidR="00FB033F" w:rsidRPr="0017535D" w:rsidRDefault="00FB033F" w:rsidP="00B07594">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368" w:type="dxa"/>
            <w:shd w:val="clear" w:color="auto" w:fill="A6A6A6" w:themeFill="background1" w:themeFillShade="A6"/>
            <w:vAlign w:val="center"/>
            <w:hideMark/>
          </w:tcPr>
          <w:p w14:paraId="221CD9D9" w14:textId="77777777" w:rsidR="00FB033F" w:rsidRPr="007F47D9" w:rsidRDefault="00FB033F" w:rsidP="00B07594">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POPPER; BANKES, 2003)</w:t>
            </w:r>
            <w:r w:rsidRPr="007F47D9">
              <w:rPr>
                <w:rFonts w:cs="Arial"/>
                <w:b/>
                <w:bCs/>
                <w:color w:val="000000"/>
                <w:sz w:val="16"/>
                <w:szCs w:val="20"/>
              </w:rPr>
              <w:fldChar w:fldCharType="end"/>
            </w:r>
          </w:p>
        </w:tc>
        <w:tc>
          <w:tcPr>
            <w:tcW w:w="1103" w:type="dxa"/>
            <w:shd w:val="clear" w:color="auto" w:fill="A6A6A6" w:themeFill="background1" w:themeFillShade="A6"/>
            <w:vAlign w:val="center"/>
            <w:hideMark/>
          </w:tcPr>
          <w:p w14:paraId="47DE1327" w14:textId="77777777" w:rsidR="00FB033F" w:rsidRPr="007F47D9" w:rsidRDefault="00FB033F" w:rsidP="00B07594">
            <w:pPr>
              <w:autoSpaceDE/>
              <w:autoSpaceDN/>
              <w:adjustRightInd/>
              <w:spacing w:line="240" w:lineRule="auto"/>
              <w:ind w:firstLine="0"/>
              <w:jc w:val="center"/>
              <w:rPr>
                <w:rFonts w:cs="Arial"/>
                <w:b/>
                <w:bCs/>
                <w:color w:val="000000"/>
                <w:sz w:val="16"/>
                <w:szCs w:val="20"/>
              </w:rPr>
            </w:pPr>
            <w:r w:rsidRPr="007F47D9">
              <w:rPr>
                <w:rFonts w:cs="Arial"/>
                <w:b/>
                <w:bCs/>
                <w:color w:val="000000"/>
                <w:sz w:val="16"/>
                <w:szCs w:val="20"/>
              </w:rPr>
              <w:fldChar w:fldCharType="begin" w:fldLock="1"/>
            </w:r>
            <w:r w:rsidRPr="007F47D9">
              <w:rPr>
                <w:rFonts w:cs="Arial"/>
                <w:b/>
                <w:bCs/>
                <w:color w:val="000000"/>
                <w:sz w:val="16"/>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7F47D9">
              <w:rPr>
                <w:rFonts w:cs="Arial"/>
                <w:b/>
                <w:bCs/>
                <w:color w:val="000000"/>
                <w:sz w:val="16"/>
                <w:szCs w:val="20"/>
              </w:rPr>
              <w:fldChar w:fldCharType="separate"/>
            </w:r>
            <w:r w:rsidRPr="007F47D9">
              <w:rPr>
                <w:rFonts w:cs="Arial"/>
                <w:b/>
                <w:bCs/>
                <w:noProof/>
                <w:color w:val="000000"/>
                <w:sz w:val="16"/>
                <w:szCs w:val="20"/>
              </w:rPr>
              <w:t>(LEMPERT et al., 2006)</w:t>
            </w:r>
            <w:r w:rsidRPr="007F47D9">
              <w:rPr>
                <w:rFonts w:cs="Arial"/>
                <w:b/>
                <w:bCs/>
                <w:color w:val="000000"/>
                <w:sz w:val="16"/>
                <w:szCs w:val="20"/>
              </w:rPr>
              <w:fldChar w:fldCharType="end"/>
            </w:r>
          </w:p>
        </w:tc>
        <w:tc>
          <w:tcPr>
            <w:tcW w:w="1410" w:type="dxa"/>
            <w:shd w:val="clear" w:color="auto" w:fill="A6A6A6" w:themeFill="background1" w:themeFillShade="A6"/>
            <w:vAlign w:val="center"/>
            <w:hideMark/>
          </w:tcPr>
          <w:p w14:paraId="2D919749" w14:textId="77777777" w:rsidR="00FB033F" w:rsidRPr="007F47D9" w:rsidRDefault="00FB033F" w:rsidP="00B07594">
            <w:pPr>
              <w:autoSpaceDE/>
              <w:autoSpaceDN/>
              <w:adjustRightInd/>
              <w:spacing w:line="240" w:lineRule="auto"/>
              <w:ind w:firstLine="0"/>
              <w:jc w:val="center"/>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(HALLEGATTE et al., 2012)</w:t>
            </w:r>
            <w:r w:rsidRPr="007F47D9">
              <w:rPr>
                <w:rFonts w:cs="Arial"/>
                <w:b/>
                <w:bCs/>
                <w:color w:val="000000"/>
                <w:sz w:val="16"/>
                <w:szCs w:val="20"/>
                <w:lang w:val="en-US"/>
              </w:rPr>
              <w:fldChar w:fldCharType="end"/>
            </w:r>
          </w:p>
        </w:tc>
        <w:tc>
          <w:tcPr>
            <w:tcW w:w="1172" w:type="dxa"/>
            <w:shd w:val="clear" w:color="auto" w:fill="A6A6A6" w:themeFill="background1" w:themeFillShade="A6"/>
            <w:vAlign w:val="center"/>
            <w:hideMark/>
          </w:tcPr>
          <w:p w14:paraId="4565965F"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(HERMAN et al., 2015)</w:t>
            </w:r>
            <w:r w:rsidRPr="007F47D9">
              <w:rPr>
                <w:rFonts w:cs="Arial"/>
                <w:b/>
                <w:bCs/>
                <w:color w:val="000000"/>
                <w:sz w:val="16"/>
                <w:szCs w:val="20"/>
                <w:lang w:val="en-US"/>
              </w:rPr>
              <w:fldChar w:fldCharType="end"/>
            </w:r>
          </w:p>
        </w:tc>
        <w:tc>
          <w:tcPr>
            <w:tcW w:w="1806" w:type="dxa"/>
            <w:shd w:val="clear" w:color="auto" w:fill="D9D9D9" w:themeFill="background1" w:themeFillShade="D9"/>
            <w:vAlign w:val="center"/>
            <w:hideMark/>
          </w:tcPr>
          <w:p w14:paraId="6546A5F5"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KIRKLAND; VIGUERIE, 1997)</w:t>
            </w:r>
            <w:r w:rsidRPr="007F47D9">
              <w:rPr>
                <w:rFonts w:cs="Arial"/>
                <w:b/>
                <w:bCs/>
                <w:color w:val="000000"/>
                <w:sz w:val="16"/>
                <w:szCs w:val="20"/>
                <w:lang w:val="en-US"/>
              </w:rPr>
              <w:fldChar w:fldCharType="end"/>
            </w:r>
          </w:p>
        </w:tc>
        <w:tc>
          <w:tcPr>
            <w:tcW w:w="1276" w:type="dxa"/>
            <w:shd w:val="clear" w:color="auto" w:fill="D9D9D9" w:themeFill="background1" w:themeFillShade="D9"/>
            <w:vAlign w:val="center"/>
          </w:tcPr>
          <w:p w14:paraId="625993F9"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Pr>
                <w:rFonts w:cs="Arial"/>
                <w:b/>
                <w:bCs/>
                <w:color w:val="000000"/>
                <w:sz w:val="16"/>
                <w:szCs w:val="20"/>
                <w:lang w:val="en-US"/>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(DYSON et al., 2007)</w:t>
            </w:r>
            <w:r w:rsidRPr="007F47D9">
              <w:rPr>
                <w:rFonts w:cs="Arial"/>
                <w:b/>
                <w:bCs/>
                <w:color w:val="000000"/>
                <w:sz w:val="16"/>
                <w:szCs w:val="20"/>
                <w:lang w:val="en-US"/>
              </w:rPr>
              <w:fldChar w:fldCharType="end"/>
            </w:r>
          </w:p>
        </w:tc>
        <w:tc>
          <w:tcPr>
            <w:tcW w:w="1320" w:type="dxa"/>
            <w:shd w:val="clear" w:color="auto" w:fill="D9D9D9" w:themeFill="background1" w:themeFillShade="D9"/>
            <w:vAlign w:val="center"/>
            <w:hideMark/>
          </w:tcPr>
          <w:p w14:paraId="218EADD9"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(COURTNEY; LOVALLO; CLARKE, 2013)</w:t>
            </w:r>
            <w:r w:rsidRPr="007F47D9">
              <w:rPr>
                <w:rFonts w:cs="Arial"/>
                <w:b/>
                <w:bCs/>
                <w:color w:val="000000"/>
                <w:sz w:val="16"/>
                <w:szCs w:val="20"/>
                <w:lang w:val="en-US"/>
              </w:rPr>
              <w:fldChar w:fldCharType="end"/>
            </w:r>
          </w:p>
        </w:tc>
        <w:tc>
          <w:tcPr>
            <w:tcW w:w="1196" w:type="dxa"/>
            <w:shd w:val="clear" w:color="auto" w:fill="D9D9D9" w:themeFill="background1" w:themeFillShade="D9"/>
            <w:vAlign w:val="center"/>
            <w:hideMark/>
          </w:tcPr>
          <w:p w14:paraId="79B01101" w14:textId="77777777" w:rsidR="00FB033F" w:rsidRPr="007F47D9" w:rsidRDefault="00FB033F" w:rsidP="00B07594">
            <w:pPr>
              <w:autoSpaceDE/>
              <w:autoSpaceDN/>
              <w:adjustRightInd/>
              <w:spacing w:line="240" w:lineRule="auto"/>
              <w:ind w:firstLine="0"/>
              <w:jc w:val="left"/>
              <w:rPr>
                <w:rFonts w:cs="Arial"/>
                <w:b/>
                <w:bCs/>
                <w:color w:val="000000"/>
                <w:sz w:val="16"/>
                <w:szCs w:val="20"/>
                <w:lang w:val="en-US"/>
              </w:rPr>
            </w:pPr>
            <w:r w:rsidRPr="007F47D9">
              <w:rPr>
                <w:rFonts w:cs="Arial"/>
                <w:b/>
                <w:bCs/>
                <w:color w:val="000000"/>
                <w:sz w:val="16"/>
                <w:szCs w:val="20"/>
                <w:lang w:val="en-US"/>
              </w:rPr>
              <w:fldChar w:fldCharType="begin" w:fldLock="1"/>
            </w:r>
            <w:r w:rsidRPr="007F47D9">
              <w:rPr>
                <w:rFonts w:cs="Arial"/>
                <w:b/>
                <w:bCs/>
                <w:color w:val="000000"/>
                <w:sz w:val="16"/>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7F47D9">
              <w:rPr>
                <w:rFonts w:cs="Arial"/>
                <w:b/>
                <w:bCs/>
                <w:color w:val="000000"/>
                <w:sz w:val="16"/>
                <w:szCs w:val="20"/>
                <w:lang w:val="en-US"/>
              </w:rPr>
              <w:fldChar w:fldCharType="separate"/>
            </w:r>
            <w:r w:rsidRPr="007F47D9">
              <w:rPr>
                <w:rFonts w:cs="Arial"/>
                <w:b/>
                <w:bCs/>
                <w:noProof/>
                <w:color w:val="000000"/>
                <w:sz w:val="16"/>
                <w:szCs w:val="20"/>
                <w:lang w:val="en-US"/>
              </w:rPr>
              <w:t>(O’BRIEN, 2011)</w:t>
            </w:r>
            <w:r w:rsidRPr="007F47D9">
              <w:rPr>
                <w:rFonts w:cs="Arial"/>
                <w:b/>
                <w:bCs/>
                <w:color w:val="000000"/>
                <w:sz w:val="16"/>
                <w:szCs w:val="20"/>
                <w:lang w:val="en-US"/>
              </w:rPr>
              <w:fldChar w:fldCharType="end"/>
            </w:r>
          </w:p>
        </w:tc>
      </w:tr>
      <w:tr w:rsidR="00FB033F" w:rsidRPr="00263686" w14:paraId="15B05A32" w14:textId="77777777" w:rsidTr="00B07594">
        <w:trPr>
          <w:trHeight w:val="255"/>
          <w:tblHeader/>
        </w:trPr>
        <w:tc>
          <w:tcPr>
            <w:tcW w:w="3342" w:type="dxa"/>
            <w:shd w:val="clear" w:color="auto" w:fill="D9D9D9" w:themeFill="background1" w:themeFillShade="D9"/>
            <w:vAlign w:val="center"/>
          </w:tcPr>
          <w:p w14:paraId="19B0CF7E" w14:textId="77777777" w:rsidR="00FB033F" w:rsidRPr="0017535D" w:rsidRDefault="00FB033F" w:rsidP="00B07594">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 Delimitado pelo Trabalho</w:t>
            </w:r>
          </w:p>
        </w:tc>
        <w:tc>
          <w:tcPr>
            <w:tcW w:w="1368" w:type="dxa"/>
            <w:shd w:val="clear" w:color="auto" w:fill="A6A6A6" w:themeFill="background1" w:themeFillShade="A6"/>
            <w:vAlign w:val="center"/>
          </w:tcPr>
          <w:p w14:paraId="2F14C926" w14:textId="77777777" w:rsidR="00FB033F" w:rsidRPr="004808E3" w:rsidRDefault="00FB033F" w:rsidP="00B07594">
            <w:pPr>
              <w:autoSpaceDE/>
              <w:autoSpaceDN/>
              <w:adjustRightInd/>
              <w:spacing w:line="240" w:lineRule="auto"/>
              <w:ind w:firstLine="0"/>
              <w:jc w:val="center"/>
              <w:rPr>
                <w:rFonts w:cs="Arial"/>
                <w:color w:val="000000"/>
                <w:sz w:val="16"/>
                <w:szCs w:val="20"/>
                <w:lang w:val="en-US"/>
              </w:rPr>
            </w:pPr>
            <w:r w:rsidRPr="004808E3">
              <w:rPr>
                <w:rFonts w:cs="Arial"/>
                <w:color w:val="000000"/>
                <w:sz w:val="16"/>
                <w:szCs w:val="20"/>
                <w:lang w:val="en-US"/>
              </w:rPr>
              <w:t>Long Term Policy Analysis</w:t>
            </w:r>
          </w:p>
        </w:tc>
        <w:tc>
          <w:tcPr>
            <w:tcW w:w="1103" w:type="dxa"/>
            <w:shd w:val="clear" w:color="auto" w:fill="A6A6A6" w:themeFill="background1" w:themeFillShade="A6"/>
            <w:vAlign w:val="center"/>
          </w:tcPr>
          <w:p w14:paraId="4B758F5F"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Decision Making Under Deep Uncertainty</w:t>
            </w:r>
          </w:p>
        </w:tc>
        <w:tc>
          <w:tcPr>
            <w:tcW w:w="1410" w:type="dxa"/>
            <w:shd w:val="clear" w:color="auto" w:fill="A6A6A6" w:themeFill="background1" w:themeFillShade="A6"/>
            <w:vAlign w:val="center"/>
          </w:tcPr>
          <w:p w14:paraId="7809FDCF"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Investment Decision Making Under Climate Uncertainty</w:t>
            </w:r>
          </w:p>
        </w:tc>
        <w:tc>
          <w:tcPr>
            <w:tcW w:w="1172" w:type="dxa"/>
            <w:shd w:val="clear" w:color="auto" w:fill="A6A6A6" w:themeFill="background1" w:themeFillShade="A6"/>
            <w:vAlign w:val="center"/>
          </w:tcPr>
          <w:p w14:paraId="325AE749" w14:textId="77777777" w:rsidR="00FB033F" w:rsidRPr="004808E3" w:rsidRDefault="00FB033F" w:rsidP="00B07594">
            <w:pPr>
              <w:spacing w:line="240" w:lineRule="auto"/>
              <w:ind w:firstLine="0"/>
              <w:jc w:val="left"/>
              <w:rPr>
                <w:rFonts w:cs="Arial"/>
                <w:color w:val="000000"/>
                <w:sz w:val="16"/>
                <w:szCs w:val="20"/>
                <w:lang w:val="en-US"/>
              </w:rPr>
            </w:pPr>
            <w:r w:rsidRPr="004808E3">
              <w:rPr>
                <w:rFonts w:cs="Arial"/>
                <w:color w:val="000000"/>
                <w:sz w:val="16"/>
                <w:szCs w:val="20"/>
                <w:lang w:val="en-US"/>
              </w:rPr>
              <w:t>Water Systems Planning under Change</w:t>
            </w:r>
          </w:p>
        </w:tc>
        <w:tc>
          <w:tcPr>
            <w:tcW w:w="1806" w:type="dxa"/>
            <w:shd w:val="clear" w:color="auto" w:fill="D9D9D9" w:themeFill="background1" w:themeFillShade="D9"/>
            <w:vAlign w:val="center"/>
          </w:tcPr>
          <w:p w14:paraId="6467A360"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276" w:type="dxa"/>
            <w:shd w:val="clear" w:color="auto" w:fill="D9D9D9" w:themeFill="background1" w:themeFillShade="D9"/>
          </w:tcPr>
          <w:p w14:paraId="76F37B21"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Strategic Development Process</w:t>
            </w:r>
          </w:p>
        </w:tc>
        <w:tc>
          <w:tcPr>
            <w:tcW w:w="1320" w:type="dxa"/>
            <w:shd w:val="clear" w:color="auto" w:fill="D9D9D9" w:themeFill="background1" w:themeFillShade="D9"/>
            <w:vAlign w:val="center"/>
          </w:tcPr>
          <w:p w14:paraId="75C79859"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Business Strategy Under Uncertainty</w:t>
            </w:r>
          </w:p>
        </w:tc>
        <w:tc>
          <w:tcPr>
            <w:tcW w:w="1196" w:type="dxa"/>
            <w:shd w:val="clear" w:color="auto" w:fill="D9D9D9" w:themeFill="background1" w:themeFillShade="D9"/>
            <w:vAlign w:val="center"/>
          </w:tcPr>
          <w:p w14:paraId="052C75D0" w14:textId="77777777" w:rsidR="00FB033F" w:rsidRPr="004808E3" w:rsidRDefault="00FB033F" w:rsidP="00B07594">
            <w:pPr>
              <w:spacing w:line="240" w:lineRule="auto"/>
              <w:ind w:firstLine="0"/>
              <w:rPr>
                <w:rFonts w:cs="Arial"/>
                <w:color w:val="000000"/>
                <w:sz w:val="16"/>
                <w:szCs w:val="20"/>
                <w:lang w:val="en-US"/>
              </w:rPr>
            </w:pPr>
            <w:r w:rsidRPr="004808E3">
              <w:rPr>
                <w:rFonts w:cs="Arial"/>
                <w:color w:val="000000"/>
                <w:sz w:val="16"/>
                <w:szCs w:val="20"/>
                <w:lang w:val="en-US"/>
              </w:rPr>
              <w:t>Supporting the Strategy Process**</w:t>
            </w:r>
          </w:p>
        </w:tc>
      </w:tr>
      <w:tr w:rsidR="00FB033F" w:rsidRPr="00263686" w14:paraId="43FBE23E" w14:textId="77777777" w:rsidTr="00B07594">
        <w:trPr>
          <w:trHeight w:val="227"/>
        </w:trPr>
        <w:tc>
          <w:tcPr>
            <w:tcW w:w="3342" w:type="dxa"/>
            <w:shd w:val="clear" w:color="auto" w:fill="auto"/>
            <w:vAlign w:val="bottom"/>
            <w:hideMark/>
          </w:tcPr>
          <w:p w14:paraId="2980FB65"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Scenario Planning</w:t>
            </w:r>
          </w:p>
        </w:tc>
        <w:tc>
          <w:tcPr>
            <w:tcW w:w="1368" w:type="dxa"/>
            <w:shd w:val="clear" w:color="auto" w:fill="auto"/>
            <w:vAlign w:val="center"/>
            <w:hideMark/>
          </w:tcPr>
          <w:p w14:paraId="5439134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2CA47BF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3D351E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9CFD39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4F3FD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4F44743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102B96A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733E9C3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5A0850D4" w14:textId="77777777" w:rsidTr="00B07594">
        <w:trPr>
          <w:trHeight w:val="227"/>
        </w:trPr>
        <w:tc>
          <w:tcPr>
            <w:tcW w:w="3342" w:type="dxa"/>
            <w:shd w:val="clear" w:color="auto" w:fill="auto"/>
            <w:vAlign w:val="bottom"/>
            <w:hideMark/>
          </w:tcPr>
          <w:p w14:paraId="31232C88"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Delphi</w:t>
            </w:r>
          </w:p>
        </w:tc>
        <w:tc>
          <w:tcPr>
            <w:tcW w:w="1368" w:type="dxa"/>
            <w:shd w:val="clear" w:color="auto" w:fill="auto"/>
            <w:vAlign w:val="center"/>
            <w:hideMark/>
          </w:tcPr>
          <w:p w14:paraId="2D70263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4277BAE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064A8B2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74C969C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6DECC95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2FF60A9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0D003A6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5CCDB0E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32629B87" w14:textId="77777777" w:rsidTr="00B07594">
        <w:trPr>
          <w:trHeight w:val="227"/>
        </w:trPr>
        <w:tc>
          <w:tcPr>
            <w:tcW w:w="3342" w:type="dxa"/>
            <w:shd w:val="clear" w:color="auto" w:fill="auto"/>
            <w:vAlign w:val="bottom"/>
            <w:hideMark/>
          </w:tcPr>
          <w:p w14:paraId="0C11B6BA"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Foresight</w:t>
            </w:r>
          </w:p>
        </w:tc>
        <w:tc>
          <w:tcPr>
            <w:tcW w:w="1368" w:type="dxa"/>
            <w:shd w:val="clear" w:color="auto" w:fill="auto"/>
            <w:vAlign w:val="center"/>
            <w:hideMark/>
          </w:tcPr>
          <w:p w14:paraId="1E9BABA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5514F45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FEEA3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0F6823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BEF1AE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EE8DBD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1647074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DEFC4E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614794DC" w14:textId="77777777" w:rsidTr="00B07594">
        <w:trPr>
          <w:trHeight w:val="227"/>
        </w:trPr>
        <w:tc>
          <w:tcPr>
            <w:tcW w:w="3342" w:type="dxa"/>
            <w:shd w:val="clear" w:color="auto" w:fill="auto"/>
            <w:vAlign w:val="bottom"/>
            <w:hideMark/>
          </w:tcPr>
          <w:p w14:paraId="0BF5654F"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Analysis</w:t>
            </w:r>
          </w:p>
        </w:tc>
        <w:tc>
          <w:tcPr>
            <w:tcW w:w="1368" w:type="dxa"/>
            <w:shd w:val="clear" w:color="auto" w:fill="auto"/>
            <w:vAlign w:val="center"/>
            <w:hideMark/>
          </w:tcPr>
          <w:p w14:paraId="603C445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0315AF3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71F0B2D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A0AC43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A16738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5A5B046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70C558C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5DECD22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1453D257" w14:textId="77777777" w:rsidTr="00B07594">
        <w:trPr>
          <w:trHeight w:val="227"/>
        </w:trPr>
        <w:tc>
          <w:tcPr>
            <w:tcW w:w="3342" w:type="dxa"/>
            <w:shd w:val="clear" w:color="auto" w:fill="auto"/>
            <w:vAlign w:val="bottom"/>
            <w:hideMark/>
          </w:tcPr>
          <w:p w14:paraId="1226A294"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Computer Simulation</w:t>
            </w:r>
          </w:p>
        </w:tc>
        <w:tc>
          <w:tcPr>
            <w:tcW w:w="1368" w:type="dxa"/>
            <w:shd w:val="clear" w:color="auto" w:fill="auto"/>
            <w:vAlign w:val="center"/>
            <w:hideMark/>
          </w:tcPr>
          <w:p w14:paraId="6F37B56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auto" w:fill="auto"/>
            <w:vAlign w:val="center"/>
            <w:hideMark/>
          </w:tcPr>
          <w:p w14:paraId="4736D54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DA1131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765E3F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AE87F8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347172B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7F4A254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c>
          <w:tcPr>
            <w:tcW w:w="1196" w:type="dxa"/>
            <w:shd w:val="clear" w:color="auto" w:fill="auto"/>
            <w:vAlign w:val="center"/>
            <w:hideMark/>
          </w:tcPr>
          <w:p w14:paraId="5A83FB7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1AF9BAD0" w14:textId="77777777" w:rsidTr="00B07594">
        <w:trPr>
          <w:trHeight w:val="227"/>
        </w:trPr>
        <w:tc>
          <w:tcPr>
            <w:tcW w:w="3342" w:type="dxa"/>
            <w:shd w:val="clear" w:color="000000" w:fill="F2F2F2"/>
            <w:vAlign w:val="bottom"/>
            <w:hideMark/>
          </w:tcPr>
          <w:p w14:paraId="6EB9049B"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Decision Making</w:t>
            </w:r>
          </w:p>
        </w:tc>
        <w:tc>
          <w:tcPr>
            <w:tcW w:w="1368" w:type="dxa"/>
            <w:shd w:val="clear" w:color="000000" w:fill="F2F2F2"/>
            <w:vAlign w:val="center"/>
            <w:hideMark/>
          </w:tcPr>
          <w:p w14:paraId="4AF2A69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03" w:type="dxa"/>
            <w:shd w:val="clear" w:color="000000" w:fill="F2F2F2"/>
            <w:vAlign w:val="center"/>
            <w:hideMark/>
          </w:tcPr>
          <w:p w14:paraId="59ECF70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000000" w:fill="F2F2F2"/>
            <w:vAlign w:val="center"/>
            <w:hideMark/>
          </w:tcPr>
          <w:p w14:paraId="72CE503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000000" w:fill="F2F2F2"/>
            <w:vAlign w:val="center"/>
            <w:hideMark/>
          </w:tcPr>
          <w:p w14:paraId="6FE7308E" w14:textId="4B43A1C8"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000000" w:fill="F2F2F2"/>
            <w:vAlign w:val="center"/>
            <w:hideMark/>
          </w:tcPr>
          <w:p w14:paraId="133E9FD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000000" w:fill="F2F2F2"/>
          </w:tcPr>
          <w:p w14:paraId="6485BB8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000000" w:fill="F2F2F2"/>
            <w:vAlign w:val="center"/>
            <w:hideMark/>
          </w:tcPr>
          <w:p w14:paraId="79777F5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000000" w:fill="F2F2F2"/>
            <w:vAlign w:val="center"/>
            <w:hideMark/>
          </w:tcPr>
          <w:p w14:paraId="785CCB8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0E0B1204" w14:textId="77777777" w:rsidTr="00B07594">
        <w:trPr>
          <w:trHeight w:val="227"/>
        </w:trPr>
        <w:tc>
          <w:tcPr>
            <w:tcW w:w="3342" w:type="dxa"/>
            <w:shd w:val="clear" w:color="auto" w:fill="auto"/>
            <w:vAlign w:val="bottom"/>
            <w:hideMark/>
          </w:tcPr>
          <w:p w14:paraId="79808843"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Risk Analysis</w:t>
            </w:r>
          </w:p>
        </w:tc>
        <w:tc>
          <w:tcPr>
            <w:tcW w:w="1368" w:type="dxa"/>
            <w:shd w:val="clear" w:color="auto" w:fill="auto"/>
            <w:vAlign w:val="center"/>
            <w:hideMark/>
          </w:tcPr>
          <w:p w14:paraId="52F8763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20DBE9D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410" w:type="dxa"/>
            <w:shd w:val="clear" w:color="auto" w:fill="auto"/>
            <w:vAlign w:val="center"/>
            <w:hideMark/>
          </w:tcPr>
          <w:p w14:paraId="2FA65FA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1CB06A4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36E8F84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2288E21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7856EF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A2A910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0209586A" w14:textId="77777777" w:rsidTr="00B07594">
        <w:trPr>
          <w:trHeight w:val="227"/>
        </w:trPr>
        <w:tc>
          <w:tcPr>
            <w:tcW w:w="3342" w:type="dxa"/>
            <w:shd w:val="clear" w:color="auto" w:fill="F2F2F2" w:themeFill="background1" w:themeFillShade="F2"/>
            <w:vAlign w:val="bottom"/>
            <w:hideMark/>
          </w:tcPr>
          <w:p w14:paraId="59BECDB6"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Info-Gap</w:t>
            </w:r>
          </w:p>
        </w:tc>
        <w:tc>
          <w:tcPr>
            <w:tcW w:w="1368" w:type="dxa"/>
            <w:shd w:val="clear" w:color="auto" w:fill="F2F2F2" w:themeFill="background1" w:themeFillShade="F2"/>
            <w:vAlign w:val="center"/>
            <w:hideMark/>
          </w:tcPr>
          <w:p w14:paraId="07E6AA0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3716233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6750D54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23140E9E" w14:textId="3BFF9624"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538191D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2CC5127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1F632B6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3A8456F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6EE5E019" w14:textId="77777777" w:rsidTr="00B07594">
        <w:trPr>
          <w:trHeight w:val="227"/>
        </w:trPr>
        <w:tc>
          <w:tcPr>
            <w:tcW w:w="3342" w:type="dxa"/>
            <w:shd w:val="clear" w:color="auto" w:fill="auto"/>
            <w:vAlign w:val="bottom"/>
            <w:hideMark/>
          </w:tcPr>
          <w:p w14:paraId="3B9198B3"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Cost Benefit Analysis</w:t>
            </w:r>
            <w:r>
              <w:rPr>
                <w:rFonts w:cs="Arial"/>
                <w:color w:val="000000"/>
                <w:sz w:val="20"/>
                <w:szCs w:val="20"/>
                <w:lang w:val="en-US"/>
              </w:rPr>
              <w:t xml:space="preserve"> (CBA)</w:t>
            </w:r>
          </w:p>
        </w:tc>
        <w:tc>
          <w:tcPr>
            <w:tcW w:w="1368" w:type="dxa"/>
            <w:shd w:val="clear" w:color="auto" w:fill="auto"/>
            <w:vAlign w:val="center"/>
            <w:hideMark/>
          </w:tcPr>
          <w:p w14:paraId="5B9BDBB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0549511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8B926D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2212E7A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A4D05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7CC423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2156B5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4AC47C6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2CD90F16" w14:textId="77777777" w:rsidTr="00B07594">
        <w:trPr>
          <w:trHeight w:val="227"/>
        </w:trPr>
        <w:tc>
          <w:tcPr>
            <w:tcW w:w="3342" w:type="dxa"/>
            <w:shd w:val="clear" w:color="auto" w:fill="auto"/>
            <w:vAlign w:val="bottom"/>
            <w:hideMark/>
          </w:tcPr>
          <w:p w14:paraId="03D30703"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CBA</w:t>
            </w:r>
            <w:r w:rsidRPr="0050339B">
              <w:rPr>
                <w:rFonts w:cs="Arial"/>
                <w:color w:val="000000"/>
                <w:sz w:val="20"/>
                <w:szCs w:val="20"/>
                <w:lang w:val="en-US"/>
              </w:rPr>
              <w:t xml:space="preserve"> Under Uncertainty</w:t>
            </w:r>
          </w:p>
        </w:tc>
        <w:tc>
          <w:tcPr>
            <w:tcW w:w="1368" w:type="dxa"/>
            <w:shd w:val="clear" w:color="auto" w:fill="auto"/>
            <w:vAlign w:val="center"/>
            <w:hideMark/>
          </w:tcPr>
          <w:p w14:paraId="51C0AF2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80CDD7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099C83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36A2F4F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49BB14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3EC773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21A72A7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514DFC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18EDA089" w14:textId="77777777" w:rsidTr="00B07594">
        <w:trPr>
          <w:trHeight w:val="227"/>
        </w:trPr>
        <w:tc>
          <w:tcPr>
            <w:tcW w:w="3342" w:type="dxa"/>
            <w:shd w:val="clear" w:color="auto" w:fill="auto"/>
            <w:vAlign w:val="bottom"/>
            <w:hideMark/>
          </w:tcPr>
          <w:p w14:paraId="1E249144"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Real Options</w:t>
            </w:r>
          </w:p>
        </w:tc>
        <w:tc>
          <w:tcPr>
            <w:tcW w:w="1368" w:type="dxa"/>
            <w:shd w:val="clear" w:color="auto" w:fill="auto"/>
            <w:vAlign w:val="center"/>
            <w:hideMark/>
          </w:tcPr>
          <w:p w14:paraId="7BE5A21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389062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ABDFB4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auto"/>
            <w:vAlign w:val="center"/>
            <w:hideMark/>
          </w:tcPr>
          <w:p w14:paraId="555DCF5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AE778A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6D0C357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086B38A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1468F0E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795898A5" w14:textId="77777777" w:rsidTr="00B07594">
        <w:trPr>
          <w:trHeight w:val="227"/>
        </w:trPr>
        <w:tc>
          <w:tcPr>
            <w:tcW w:w="3342" w:type="dxa"/>
            <w:shd w:val="clear" w:color="auto" w:fill="F2F2F2" w:themeFill="background1" w:themeFillShade="F2"/>
            <w:vAlign w:val="bottom"/>
            <w:hideMark/>
          </w:tcPr>
          <w:p w14:paraId="6F347578"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Climate Informed Decision Analysis</w:t>
            </w:r>
          </w:p>
        </w:tc>
        <w:tc>
          <w:tcPr>
            <w:tcW w:w="1368" w:type="dxa"/>
            <w:shd w:val="clear" w:color="auto" w:fill="F2F2F2" w:themeFill="background1" w:themeFillShade="F2"/>
            <w:vAlign w:val="center"/>
            <w:hideMark/>
          </w:tcPr>
          <w:p w14:paraId="4A8B644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60937A1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14BEE2C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72" w:type="dxa"/>
            <w:shd w:val="clear" w:color="auto" w:fill="F2F2F2" w:themeFill="background1" w:themeFillShade="F2"/>
            <w:vAlign w:val="center"/>
            <w:hideMark/>
          </w:tcPr>
          <w:p w14:paraId="7A0F994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F2F2F2" w:themeFill="background1" w:themeFillShade="F2"/>
            <w:vAlign w:val="center"/>
            <w:hideMark/>
          </w:tcPr>
          <w:p w14:paraId="43782B9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742CD77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775285A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33DE7C7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478A2A41" w14:textId="77777777" w:rsidTr="00B07594">
        <w:trPr>
          <w:trHeight w:val="227"/>
        </w:trPr>
        <w:tc>
          <w:tcPr>
            <w:tcW w:w="3342" w:type="dxa"/>
            <w:shd w:val="clear" w:color="auto" w:fill="F2F2F2" w:themeFill="background1" w:themeFillShade="F2"/>
            <w:vAlign w:val="bottom"/>
            <w:hideMark/>
          </w:tcPr>
          <w:p w14:paraId="56E4E87A"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MORDM</w:t>
            </w:r>
          </w:p>
        </w:tc>
        <w:tc>
          <w:tcPr>
            <w:tcW w:w="1368" w:type="dxa"/>
            <w:shd w:val="clear" w:color="auto" w:fill="F2F2F2" w:themeFill="background1" w:themeFillShade="F2"/>
            <w:vAlign w:val="center"/>
            <w:hideMark/>
          </w:tcPr>
          <w:p w14:paraId="26B777F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678160C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696A47F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2D56FBB6" w14:textId="2635670D"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7D03451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017D6FC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4434D2D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3988935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1B6C8EF1" w14:textId="77777777" w:rsidTr="00B07594">
        <w:trPr>
          <w:trHeight w:val="227"/>
        </w:trPr>
        <w:tc>
          <w:tcPr>
            <w:tcW w:w="3342" w:type="dxa"/>
            <w:shd w:val="clear" w:color="auto" w:fill="F2F2F2" w:themeFill="background1" w:themeFillShade="F2"/>
            <w:vAlign w:val="bottom"/>
            <w:hideMark/>
          </w:tcPr>
          <w:p w14:paraId="1A83E6CB"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Decision Scaling</w:t>
            </w:r>
          </w:p>
        </w:tc>
        <w:tc>
          <w:tcPr>
            <w:tcW w:w="1368" w:type="dxa"/>
            <w:shd w:val="clear" w:color="auto" w:fill="F2F2F2" w:themeFill="background1" w:themeFillShade="F2"/>
            <w:vAlign w:val="center"/>
            <w:hideMark/>
          </w:tcPr>
          <w:p w14:paraId="5139B1C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F2F2F2" w:themeFill="background1" w:themeFillShade="F2"/>
            <w:vAlign w:val="center"/>
            <w:hideMark/>
          </w:tcPr>
          <w:p w14:paraId="2D668D7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F2F2F2" w:themeFill="background1" w:themeFillShade="F2"/>
            <w:vAlign w:val="center"/>
            <w:hideMark/>
          </w:tcPr>
          <w:p w14:paraId="524EDEF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F2F2F2" w:themeFill="background1" w:themeFillShade="F2"/>
            <w:vAlign w:val="center"/>
            <w:hideMark/>
          </w:tcPr>
          <w:p w14:paraId="36CC4215" w14:textId="53F3B1B2"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F2F2F2" w:themeFill="background1" w:themeFillShade="F2"/>
            <w:vAlign w:val="center"/>
            <w:hideMark/>
          </w:tcPr>
          <w:p w14:paraId="550FFAB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shd w:val="clear" w:color="auto" w:fill="F2F2F2" w:themeFill="background1" w:themeFillShade="F2"/>
          </w:tcPr>
          <w:p w14:paraId="6113201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F2F2F2" w:themeFill="background1" w:themeFillShade="F2"/>
            <w:vAlign w:val="center"/>
            <w:hideMark/>
          </w:tcPr>
          <w:p w14:paraId="35C20C3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F2F2F2" w:themeFill="background1" w:themeFillShade="F2"/>
            <w:vAlign w:val="center"/>
            <w:hideMark/>
          </w:tcPr>
          <w:p w14:paraId="705C2E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3472C076" w14:textId="77777777" w:rsidTr="00B07594">
        <w:trPr>
          <w:trHeight w:val="227"/>
        </w:trPr>
        <w:tc>
          <w:tcPr>
            <w:tcW w:w="3342" w:type="dxa"/>
            <w:shd w:val="clear" w:color="auto" w:fill="auto"/>
            <w:vAlign w:val="bottom"/>
            <w:hideMark/>
          </w:tcPr>
          <w:p w14:paraId="2EB47A82"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Robust Optimization</w:t>
            </w:r>
          </w:p>
        </w:tc>
        <w:tc>
          <w:tcPr>
            <w:tcW w:w="1368" w:type="dxa"/>
            <w:shd w:val="clear" w:color="auto" w:fill="auto"/>
            <w:vAlign w:val="center"/>
            <w:hideMark/>
          </w:tcPr>
          <w:p w14:paraId="5CCCA79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24627F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48772B7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1ECAF85B" w14:textId="5781D20A" w:rsidR="00FB033F" w:rsidRPr="0050339B" w:rsidRDefault="007F45DC"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806" w:type="dxa"/>
            <w:shd w:val="clear" w:color="auto" w:fill="auto"/>
            <w:vAlign w:val="center"/>
            <w:hideMark/>
          </w:tcPr>
          <w:p w14:paraId="6BA66E2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6ADCF01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38F36A1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6D38BB3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70A2F433" w14:textId="77777777" w:rsidTr="00B07594">
        <w:trPr>
          <w:trHeight w:val="227"/>
        </w:trPr>
        <w:tc>
          <w:tcPr>
            <w:tcW w:w="3342" w:type="dxa"/>
            <w:shd w:val="clear" w:color="auto" w:fill="auto"/>
            <w:vAlign w:val="bottom"/>
            <w:hideMark/>
          </w:tcPr>
          <w:p w14:paraId="314E5166"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"Traditional Strategy Toolkit"</w:t>
            </w:r>
          </w:p>
        </w:tc>
        <w:tc>
          <w:tcPr>
            <w:tcW w:w="1368" w:type="dxa"/>
            <w:shd w:val="clear" w:color="auto" w:fill="auto"/>
            <w:vAlign w:val="center"/>
            <w:hideMark/>
          </w:tcPr>
          <w:p w14:paraId="24958A6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7EC3F4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D4566A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A80144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E9681B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5EFB43D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8665A5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9A456C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6C171B63" w14:textId="77777777" w:rsidTr="00B07594">
        <w:trPr>
          <w:trHeight w:val="227"/>
        </w:trPr>
        <w:tc>
          <w:tcPr>
            <w:tcW w:w="3342" w:type="dxa"/>
            <w:shd w:val="clear" w:color="auto" w:fill="auto"/>
            <w:vAlign w:val="bottom"/>
            <w:hideMark/>
          </w:tcPr>
          <w:p w14:paraId="367F40CA"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Game Theory</w:t>
            </w:r>
          </w:p>
        </w:tc>
        <w:tc>
          <w:tcPr>
            <w:tcW w:w="1368" w:type="dxa"/>
            <w:shd w:val="clear" w:color="auto" w:fill="auto"/>
            <w:vAlign w:val="center"/>
            <w:hideMark/>
          </w:tcPr>
          <w:p w14:paraId="4AE54D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9D6BE2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E49F3A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16150F7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0FEC16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084EC50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0EA000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3C10D06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7C920757" w14:textId="77777777" w:rsidTr="00B07594">
        <w:trPr>
          <w:trHeight w:val="227"/>
        </w:trPr>
        <w:tc>
          <w:tcPr>
            <w:tcW w:w="3342" w:type="dxa"/>
            <w:shd w:val="clear" w:color="auto" w:fill="auto"/>
            <w:vAlign w:val="bottom"/>
            <w:hideMark/>
          </w:tcPr>
          <w:p w14:paraId="4D82925C"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Technology Forecasting</w:t>
            </w:r>
          </w:p>
        </w:tc>
        <w:tc>
          <w:tcPr>
            <w:tcW w:w="1368" w:type="dxa"/>
            <w:shd w:val="clear" w:color="auto" w:fill="auto"/>
            <w:vAlign w:val="center"/>
            <w:hideMark/>
          </w:tcPr>
          <w:p w14:paraId="2535B4C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186428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5626A8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B9E4A3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290D84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49C6B2A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6C1733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66E9D3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545EA426" w14:textId="77777777" w:rsidTr="00B07594">
        <w:trPr>
          <w:trHeight w:val="227"/>
        </w:trPr>
        <w:tc>
          <w:tcPr>
            <w:tcW w:w="3342" w:type="dxa"/>
            <w:shd w:val="clear" w:color="auto" w:fill="auto"/>
            <w:vAlign w:val="bottom"/>
            <w:hideMark/>
          </w:tcPr>
          <w:p w14:paraId="093095EF"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System Dynamics Modeling</w:t>
            </w:r>
          </w:p>
        </w:tc>
        <w:tc>
          <w:tcPr>
            <w:tcW w:w="1368" w:type="dxa"/>
            <w:shd w:val="clear" w:color="auto" w:fill="auto"/>
            <w:vAlign w:val="center"/>
            <w:hideMark/>
          </w:tcPr>
          <w:p w14:paraId="27F4B91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726D2A8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6104627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04253B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0B9236D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034EF27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06B9442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0C7735F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4ABCC22A" w14:textId="77777777" w:rsidTr="00B07594">
        <w:trPr>
          <w:trHeight w:val="227"/>
        </w:trPr>
        <w:tc>
          <w:tcPr>
            <w:tcW w:w="3342" w:type="dxa"/>
            <w:shd w:val="clear" w:color="auto" w:fill="auto"/>
            <w:vAlign w:val="bottom"/>
            <w:hideMark/>
          </w:tcPr>
          <w:p w14:paraId="4DCC1A28"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Agent-Based Modeling</w:t>
            </w:r>
          </w:p>
        </w:tc>
        <w:tc>
          <w:tcPr>
            <w:tcW w:w="1368" w:type="dxa"/>
            <w:shd w:val="clear" w:color="auto" w:fill="auto"/>
            <w:vAlign w:val="center"/>
            <w:hideMark/>
          </w:tcPr>
          <w:p w14:paraId="2A14401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5EC21E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EDD697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7F22FBA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C1DFDB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259AC4E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x</w:t>
            </w:r>
          </w:p>
        </w:tc>
        <w:tc>
          <w:tcPr>
            <w:tcW w:w="1320" w:type="dxa"/>
            <w:shd w:val="clear" w:color="auto" w:fill="auto"/>
            <w:vAlign w:val="center"/>
            <w:hideMark/>
          </w:tcPr>
          <w:p w14:paraId="3D81662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839C16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r>
      <w:tr w:rsidR="00FB033F" w:rsidRPr="00263686" w14:paraId="20BB791B" w14:textId="77777777" w:rsidTr="00B07594">
        <w:trPr>
          <w:trHeight w:val="227"/>
        </w:trPr>
        <w:tc>
          <w:tcPr>
            <w:tcW w:w="3342" w:type="dxa"/>
            <w:shd w:val="clear" w:color="auto" w:fill="auto"/>
            <w:vAlign w:val="bottom"/>
            <w:hideMark/>
          </w:tcPr>
          <w:p w14:paraId="46719EDF"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Latent-demand Research</w:t>
            </w:r>
          </w:p>
        </w:tc>
        <w:tc>
          <w:tcPr>
            <w:tcW w:w="1368" w:type="dxa"/>
            <w:shd w:val="clear" w:color="auto" w:fill="auto"/>
            <w:vAlign w:val="center"/>
            <w:hideMark/>
          </w:tcPr>
          <w:p w14:paraId="0FE8B425"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D53AED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3E66EE7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0DD7BB14"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2830B24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6F350B1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60F83AE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96" w:type="dxa"/>
            <w:shd w:val="clear" w:color="auto" w:fill="auto"/>
            <w:vAlign w:val="center"/>
            <w:hideMark/>
          </w:tcPr>
          <w:p w14:paraId="2DF8114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532F3C39" w14:textId="77777777" w:rsidTr="00B07594">
        <w:trPr>
          <w:trHeight w:val="227"/>
        </w:trPr>
        <w:tc>
          <w:tcPr>
            <w:tcW w:w="3342" w:type="dxa"/>
            <w:shd w:val="clear" w:color="auto" w:fill="auto"/>
            <w:vAlign w:val="bottom"/>
            <w:hideMark/>
          </w:tcPr>
          <w:p w14:paraId="5321D002"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Pr>
                <w:rFonts w:cs="Arial"/>
                <w:color w:val="000000"/>
                <w:sz w:val="20"/>
                <w:szCs w:val="20"/>
                <w:lang w:val="en-US"/>
              </w:rPr>
              <w:t>Conventional Capital-Budgeting</w:t>
            </w:r>
          </w:p>
        </w:tc>
        <w:tc>
          <w:tcPr>
            <w:tcW w:w="1368" w:type="dxa"/>
            <w:shd w:val="clear" w:color="auto" w:fill="auto"/>
            <w:vAlign w:val="center"/>
            <w:hideMark/>
          </w:tcPr>
          <w:p w14:paraId="5335B65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EA10AB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1325B40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87923D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4A602BF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6683AC8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Pr>
                <w:rFonts w:cs="Arial"/>
                <w:color w:val="000000"/>
                <w:sz w:val="16"/>
                <w:szCs w:val="20"/>
                <w:lang w:val="en-US"/>
              </w:rPr>
              <w:t>*</w:t>
            </w:r>
          </w:p>
        </w:tc>
        <w:tc>
          <w:tcPr>
            <w:tcW w:w="1320" w:type="dxa"/>
            <w:shd w:val="clear" w:color="auto" w:fill="auto"/>
            <w:vAlign w:val="center"/>
            <w:hideMark/>
          </w:tcPr>
          <w:p w14:paraId="647E6BF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60FFDF8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2F173C83" w14:textId="77777777" w:rsidTr="00B07594">
        <w:trPr>
          <w:trHeight w:val="227"/>
        </w:trPr>
        <w:tc>
          <w:tcPr>
            <w:tcW w:w="3342" w:type="dxa"/>
            <w:shd w:val="clear" w:color="auto" w:fill="auto"/>
            <w:vAlign w:val="bottom"/>
            <w:hideMark/>
          </w:tcPr>
          <w:p w14:paraId="56262C0D"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Monte Carlo Methods</w:t>
            </w:r>
          </w:p>
        </w:tc>
        <w:tc>
          <w:tcPr>
            <w:tcW w:w="1368" w:type="dxa"/>
            <w:shd w:val="clear" w:color="auto" w:fill="auto"/>
            <w:vAlign w:val="center"/>
            <w:hideMark/>
          </w:tcPr>
          <w:p w14:paraId="1174C44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479B355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285AC22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3CD7CAD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3D8E083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CDE7CA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E60D58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73EB909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w:t>
            </w:r>
          </w:p>
        </w:tc>
      </w:tr>
      <w:tr w:rsidR="00FB033F" w:rsidRPr="00263686" w14:paraId="4F1BD45D" w14:textId="77777777" w:rsidTr="00B07594">
        <w:trPr>
          <w:trHeight w:val="227"/>
        </w:trPr>
        <w:tc>
          <w:tcPr>
            <w:tcW w:w="3342" w:type="dxa"/>
            <w:shd w:val="clear" w:color="auto" w:fill="auto"/>
            <w:vAlign w:val="bottom"/>
            <w:hideMark/>
          </w:tcPr>
          <w:p w14:paraId="29793C0B"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Case-based Decision Analysis</w:t>
            </w:r>
          </w:p>
        </w:tc>
        <w:tc>
          <w:tcPr>
            <w:tcW w:w="1368" w:type="dxa"/>
            <w:shd w:val="clear" w:color="auto" w:fill="auto"/>
            <w:vAlign w:val="center"/>
            <w:hideMark/>
          </w:tcPr>
          <w:p w14:paraId="2B012C4B"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670CF8DC"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7B3F1E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4D55016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51242423"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276" w:type="dxa"/>
          </w:tcPr>
          <w:p w14:paraId="728B2A6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FE5B90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0AF75F9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1F9C9AA8" w14:textId="77777777" w:rsidTr="00B07594">
        <w:trPr>
          <w:trHeight w:val="227"/>
        </w:trPr>
        <w:tc>
          <w:tcPr>
            <w:tcW w:w="3342" w:type="dxa"/>
            <w:shd w:val="clear" w:color="auto" w:fill="auto"/>
            <w:vAlign w:val="bottom"/>
            <w:hideMark/>
          </w:tcPr>
          <w:p w14:paraId="79AED4D0"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Prediction Markets</w:t>
            </w:r>
          </w:p>
        </w:tc>
        <w:tc>
          <w:tcPr>
            <w:tcW w:w="1368" w:type="dxa"/>
            <w:shd w:val="clear" w:color="auto" w:fill="auto"/>
            <w:vAlign w:val="center"/>
            <w:hideMark/>
          </w:tcPr>
          <w:p w14:paraId="4327386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52AAD52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7EC012E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29A3258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72E389A0"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1E23BA4F"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5BAF33D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p>
        </w:tc>
        <w:tc>
          <w:tcPr>
            <w:tcW w:w="1196" w:type="dxa"/>
            <w:shd w:val="clear" w:color="auto" w:fill="auto"/>
            <w:vAlign w:val="center"/>
            <w:hideMark/>
          </w:tcPr>
          <w:p w14:paraId="6B651326"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r w:rsidR="00FB033F" w:rsidRPr="00263686" w14:paraId="3DA5256C" w14:textId="77777777" w:rsidTr="00B07594">
        <w:trPr>
          <w:trHeight w:val="227"/>
        </w:trPr>
        <w:tc>
          <w:tcPr>
            <w:tcW w:w="3342" w:type="dxa"/>
            <w:shd w:val="clear" w:color="auto" w:fill="auto"/>
            <w:vAlign w:val="bottom"/>
            <w:hideMark/>
          </w:tcPr>
          <w:p w14:paraId="55E5F0A1" w14:textId="77777777" w:rsidR="00FB033F" w:rsidRPr="0050339B" w:rsidRDefault="00FB033F" w:rsidP="00B07594">
            <w:pPr>
              <w:autoSpaceDE/>
              <w:autoSpaceDN/>
              <w:adjustRightInd/>
              <w:spacing w:line="240" w:lineRule="auto"/>
              <w:ind w:firstLine="0"/>
              <w:jc w:val="left"/>
              <w:rPr>
                <w:rFonts w:cs="Arial"/>
                <w:color w:val="000000"/>
                <w:sz w:val="20"/>
                <w:szCs w:val="20"/>
                <w:lang w:val="en-US"/>
              </w:rPr>
            </w:pPr>
            <w:r w:rsidRPr="0050339B">
              <w:rPr>
                <w:rFonts w:cs="Arial"/>
                <w:color w:val="000000"/>
                <w:sz w:val="20"/>
                <w:szCs w:val="20"/>
                <w:lang w:val="en-US"/>
              </w:rPr>
              <w:t>Incentivized Estimate Approaches</w:t>
            </w:r>
          </w:p>
        </w:tc>
        <w:tc>
          <w:tcPr>
            <w:tcW w:w="1368" w:type="dxa"/>
            <w:shd w:val="clear" w:color="auto" w:fill="auto"/>
            <w:vAlign w:val="center"/>
            <w:hideMark/>
          </w:tcPr>
          <w:p w14:paraId="714D22E8"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03" w:type="dxa"/>
            <w:shd w:val="clear" w:color="auto" w:fill="auto"/>
            <w:vAlign w:val="center"/>
            <w:hideMark/>
          </w:tcPr>
          <w:p w14:paraId="374116FE"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410" w:type="dxa"/>
            <w:shd w:val="clear" w:color="auto" w:fill="auto"/>
            <w:vAlign w:val="center"/>
            <w:hideMark/>
          </w:tcPr>
          <w:p w14:paraId="571BD9BA"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172" w:type="dxa"/>
            <w:shd w:val="clear" w:color="auto" w:fill="auto"/>
            <w:vAlign w:val="center"/>
            <w:hideMark/>
          </w:tcPr>
          <w:p w14:paraId="627C8B09"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806" w:type="dxa"/>
            <w:shd w:val="clear" w:color="auto" w:fill="auto"/>
            <w:vAlign w:val="center"/>
            <w:hideMark/>
          </w:tcPr>
          <w:p w14:paraId="5EEEC9A2"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276" w:type="dxa"/>
          </w:tcPr>
          <w:p w14:paraId="09BA453D"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c>
          <w:tcPr>
            <w:tcW w:w="1320" w:type="dxa"/>
            <w:shd w:val="clear" w:color="auto" w:fill="auto"/>
            <w:vAlign w:val="center"/>
            <w:hideMark/>
          </w:tcPr>
          <w:p w14:paraId="49FEF287"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r w:rsidRPr="0050339B">
              <w:rPr>
                <w:rFonts w:cs="Arial"/>
                <w:color w:val="000000"/>
                <w:sz w:val="16"/>
                <w:szCs w:val="20"/>
                <w:lang w:val="en-US"/>
              </w:rPr>
              <w:t>x</w:t>
            </w:r>
            <w:commentRangeEnd w:id="268"/>
            <w:r>
              <w:rPr>
                <w:rStyle w:val="Refdecomentrio"/>
              </w:rPr>
              <w:commentReference w:id="268"/>
            </w:r>
          </w:p>
        </w:tc>
        <w:tc>
          <w:tcPr>
            <w:tcW w:w="1196" w:type="dxa"/>
            <w:shd w:val="clear" w:color="auto" w:fill="auto"/>
            <w:vAlign w:val="center"/>
            <w:hideMark/>
          </w:tcPr>
          <w:p w14:paraId="54AAF5D1" w14:textId="77777777" w:rsidR="00FB033F" w:rsidRPr="0050339B" w:rsidRDefault="00FB033F" w:rsidP="00B07594">
            <w:pPr>
              <w:autoSpaceDE/>
              <w:autoSpaceDN/>
              <w:adjustRightInd/>
              <w:spacing w:line="240" w:lineRule="auto"/>
              <w:ind w:firstLine="0"/>
              <w:jc w:val="center"/>
              <w:rPr>
                <w:rFonts w:cs="Arial"/>
                <w:color w:val="000000"/>
                <w:sz w:val="16"/>
                <w:szCs w:val="20"/>
                <w:lang w:val="en-US"/>
              </w:rPr>
            </w:pPr>
          </w:p>
        </w:tc>
      </w:tr>
    </w:tbl>
    <w:p w14:paraId="0399798E" w14:textId="77777777" w:rsidR="00FB033F" w:rsidRDefault="00FB033F" w:rsidP="00FB033F">
      <w:pPr>
        <w:ind w:firstLine="0"/>
        <w:jc w:val="center"/>
      </w:pPr>
      <w:r w:rsidRPr="004B674C">
        <w:t>Fonte: Elaborado pelo Autor.</w:t>
      </w:r>
    </w:p>
    <w:p w14:paraId="31D8DD7B" w14:textId="77777777" w:rsidR="00FB033F" w:rsidRPr="004B674C" w:rsidRDefault="00FB033F" w:rsidP="00FB033F">
      <w:pPr>
        <w:ind w:firstLine="0"/>
        <w:jc w:val="center"/>
        <w:sectPr w:rsidR="00FB033F" w:rsidRPr="004B674C" w:rsidSect="00214686">
          <w:footnotePr>
            <w:numRestart w:val="eachSect"/>
          </w:footnotePr>
          <w:pgSz w:w="16838" w:h="11906" w:orient="landscape" w:code="9"/>
          <w:pgMar w:top="1701" w:right="1701" w:bottom="1134" w:left="1134" w:header="1134" w:footer="709" w:gutter="0"/>
          <w:cols w:space="708"/>
          <w:docGrid w:linePitch="360"/>
        </w:sectPr>
      </w:pPr>
    </w:p>
    <w:p w14:paraId="67B5878E" w14:textId="77777777" w:rsidR="00FB033F" w:rsidRDefault="00FB033F" w:rsidP="00FB033F">
      <w:pPr>
        <w:rPr>
          <w:spacing w:val="-4"/>
        </w:rPr>
      </w:pPr>
    </w:p>
    <w:p w14:paraId="6E2E64EB" w14:textId="3FEE63B8" w:rsidR="00FB033F" w:rsidRPr="0008439E" w:rsidRDefault="0008439E" w:rsidP="0008439E">
      <w:pPr>
        <w:rPr>
          <w:rFonts w:cs="Arial"/>
        </w:rPr>
      </w:pPr>
      <w:commentRangeStart w:id="269"/>
      <w:r>
        <w:rPr>
          <w:spacing w:val="-4"/>
        </w:rPr>
        <w:t xml:space="preserve">Como indicado no </w:t>
      </w:r>
      <w:r>
        <w:rPr>
          <w:spacing w:val="-4"/>
        </w:rPr>
        <w:fldChar w:fldCharType="begin"/>
      </w:r>
      <w:r>
        <w:rPr>
          <w:spacing w:val="-4"/>
        </w:rPr>
        <w:instrText xml:space="preserve"> REF _Ref479317898 \h </w:instrText>
      </w:r>
      <w:r>
        <w:rPr>
          <w:spacing w:val="-4"/>
        </w:rPr>
      </w:r>
      <w:r>
        <w:rPr>
          <w:spacing w:val="-4"/>
        </w:rPr>
        <w:fldChar w:fldCharType="separate"/>
      </w:r>
      <w:r w:rsidR="00B7483F">
        <w:t xml:space="preserve">Quadro </w:t>
      </w:r>
      <w:r w:rsidR="00B7483F">
        <w:rPr>
          <w:noProof/>
        </w:rPr>
        <w:t>4</w:t>
      </w:r>
      <w:r>
        <w:rPr>
          <w:spacing w:val="-4"/>
        </w:rPr>
        <w:fldChar w:fldCharType="end"/>
      </w:r>
      <w:r>
        <w:rPr>
          <w:spacing w:val="-4"/>
        </w:rPr>
        <w:t xml:space="preserve">, os trabalhos localizados que recomendam explicitamente abordagens para suporte a estratégia empresarial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"id" : "ITEM-3",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"ITEM-3", "issue" : "November", "issued" : { "date-parts" : [ [ "2013" ] ] }, "page" : "1-10", "title" : "Deciding How To Decide", "type" : "article-journal" }, "uris" : [ "http://www.mendeley.com/documents/?uuid=1f5de6ec-e5e0-4fa0-af78-fcd71754d5ed" ] }, { "id" : "ITEM-4",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"ITEM-4", "issue" : "5", "issued" : { "date-parts" : [ [ "2011" ] ] }, "page" : "900-920", "title" : "Supporting the strategy process: a survey of UK OR/MS practitioners", "type" : "article-journal", "volume" : "62" }, "uris" : [ "http://www.mendeley.com/documents/?uuid=9ceb8116-91e1-46dc-9f0b-29e7784e86bc" ] } ], "mendeley" : { "formattedCitation" : "(COURTNEY; KIRKLAND; VIGUERIE, 1997; COURTNEY; LOVALLO; CLARKE, 2013; DYSON et al., 2007; O\u2019BRIEN, 2011)", "plainTextFormattedCitation" : "(COURTNEY; KIRKLAND; VIGUERIE, 1997; COURTNEY; LOVALLO; CLARKE, 2013; DYSON et al., 2007; O\u2019BRIEN, 2011)", "previouslyFormattedCitation" : "(COURTNEY; KIRKLAND; VIGUERIE, 1997; COURTNEY; LOVALLO; CLARKE, 2013; DYSON et al., 2007; O\u2019BRIEN, 2011)" }, "properties" : { "noteIndex" : 0 }, "schema" : "https://github.com/citation-style-language/schema/raw/master/csl-citation.json" }</w:instrText>
      </w:r>
      <w:r>
        <w:rPr>
          <w:spacing w:val="-4"/>
        </w:rPr>
        <w:fldChar w:fldCharType="separate"/>
      </w:r>
      <w:r w:rsidRPr="00944005">
        <w:rPr>
          <w:noProof/>
          <w:spacing w:val="-4"/>
        </w:rPr>
        <w:t>(COURTNEY; KIRKLAND; VIGUERIE, 1997; COURTNEY; LOVALLO; CLARKE, 2013; DYSON et al., 2007; O’BRIEN, 2011)</w:t>
      </w:r>
      <w:r>
        <w:rPr>
          <w:spacing w:val="-4"/>
        </w:rPr>
        <w:fldChar w:fldCharType="end"/>
      </w:r>
      <w:r>
        <w:rPr>
          <w:spacing w:val="-4"/>
        </w:rPr>
        <w:t xml:space="preserve"> </w:t>
      </w:r>
      <w:r w:rsidRPr="009C0478">
        <w:rPr>
          <w:spacing w:val="-4"/>
        </w:rPr>
        <w:t>não mencionam</w:t>
      </w:r>
      <w:r>
        <w:rPr>
          <w:b/>
          <w:spacing w:val="-4"/>
        </w:rPr>
        <w:t xml:space="preserve"> </w:t>
      </w:r>
      <w:r>
        <w:rPr>
          <w:spacing w:val="-4"/>
        </w:rPr>
        <w:t xml:space="preserve">o RDM, nem as abordagens relacionadas a ele. Considerando as datas de publicação dos primeiros trabalhos </w:t>
      </w:r>
      <w:r>
        <w:rPr>
          <w:spacing w:val="-4"/>
        </w:rPr>
        <w:fldChar w:fldCharType="begin" w:fldLock="1"/>
      </w:r>
      <w:r>
        <w:rPr>
          <w:spacing w:val="-4"/>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"id" : "ITEM-2",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"ITEM-2", "issue" : "January 2015", "issued" : { "date-parts" : [ [ "2007" ] ] }, "page" : "3\u201324", "title" : "The strategic development process", "type" : "chapter" }, "uris" : [ "http://www.mendeley.com/documents/?uuid=e662ee86-59b0-4974-be2e-3cd1ae4beb20" ] } ], "mendeley" : { "formattedCitation" : "(COURTNEY; KIRKLAND; VIGUERIE, 1997; DYSON et al., 2007)", "plainTextFormattedCitation" : "(COURTNEY; KIRKLAND; VIGUERIE, 1997; DYSON et al., 2007)", "previouslyFormattedCitation" : "(COURTNEY; KIRKLAND; VIGUERIE, 1997; DYSON et al., 2007)" }, "properties" : { "noteIndex" : 0 }, "schema" : "https://github.com/citation-style-language/schema/raw/master/csl-citation.json" }</w:instrText>
      </w:r>
      <w:r>
        <w:rPr>
          <w:spacing w:val="-4"/>
        </w:rPr>
        <w:fldChar w:fldCharType="separate"/>
      </w:r>
      <w:r w:rsidRPr="0023790F">
        <w:rPr>
          <w:noProof/>
          <w:spacing w:val="-4"/>
        </w:rPr>
        <w:t>(COURTNEY; KIRKLAND; VIGUERIE, 1997; DYSON et al., 2007)</w:t>
      </w:r>
      <w:r>
        <w:rPr>
          <w:spacing w:val="-4"/>
        </w:rPr>
        <w:fldChar w:fldCharType="end"/>
      </w:r>
      <w:r>
        <w:rPr>
          <w:spacing w:val="-4"/>
        </w:rPr>
        <w:t xml:space="preserve">, ainda seria plausível sua omissão devido à recente proposição deste conjunto de métodos. No entanto, tais trabalhos citam as mesmas abordagens criticadas pelo RDM, aproximadamente 20 anos após o início da discussão relacionada à Modelagem Exploratória </w:t>
      </w:r>
      <w:r>
        <w:rPr>
          <w:spacing w:val="-4"/>
        </w:rPr>
        <w:fldChar w:fldCharType="begin" w:fldLock="1"/>
      </w:r>
      <w:r>
        <w:rPr>
          <w:spacing w:val="-4"/>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pacing w:val="-4"/>
        </w:rPr>
        <w:fldChar w:fldCharType="separate"/>
      </w:r>
      <w:r w:rsidRPr="00944005">
        <w:rPr>
          <w:noProof/>
          <w:spacing w:val="-4"/>
        </w:rPr>
        <w:t>(BANKES, 1993)</w:t>
      </w:r>
      <w:r>
        <w:rPr>
          <w:spacing w:val="-4"/>
        </w:rPr>
        <w:fldChar w:fldCharType="end"/>
      </w:r>
      <w:r>
        <w:rPr>
          <w:spacing w:val="-4"/>
        </w:rPr>
        <w:t xml:space="preserve">. </w:t>
      </w:r>
      <w:commentRangeEnd w:id="269"/>
      <w:r>
        <w:rPr>
          <w:rStyle w:val="Refdecomentrio"/>
        </w:rPr>
        <w:commentReference w:id="269"/>
      </w:r>
      <w:commentRangeStart w:id="270"/>
      <w:commentRangeStart w:id="271"/>
      <w:r>
        <w:rPr>
          <w:spacing w:val="-4"/>
        </w:rPr>
        <w:t xml:space="preserve">Ao desconsiderar o desenvolvimento destes novos artefatos, ignora-se a oportunidade de explorar a contribuição destes artefatos para a avaliação de decisões estratégicas. </w:t>
      </w:r>
      <w:commentRangeEnd w:id="270"/>
      <w:r>
        <w:rPr>
          <w:rStyle w:val="Refdecomentrio"/>
        </w:rPr>
        <w:commentReference w:id="270"/>
      </w:r>
      <w:r>
        <w:rPr>
          <w:spacing w:val="-4"/>
        </w:rPr>
        <w:t>Esta é precisamente a limitação existente no conhecimento em avaliação de decisões estratégicas em negócios que este trabalho procura endereçar aplicando e avaliando a aplicação do RDM em um ambiente de negócios.</w:t>
      </w:r>
      <w:commentRangeEnd w:id="271"/>
      <w:r>
        <w:rPr>
          <w:rStyle w:val="Refdecomentrio"/>
        </w:rPr>
        <w:commentReference w:id="271"/>
      </w:r>
    </w:p>
    <w:p w14:paraId="32187420" w14:textId="77777777" w:rsidR="00AD3B6F" w:rsidRDefault="00AD3B6F" w:rsidP="00AD3B6F">
      <w:pPr>
        <w:pStyle w:val="Ttulo3"/>
      </w:pPr>
      <w:bookmarkStart w:id="272" w:name="_Toc481590675"/>
      <w:r>
        <w:t>Contextos de Aplicação do RDM</w:t>
      </w:r>
      <w:bookmarkEnd w:id="272"/>
    </w:p>
    <w:p w14:paraId="6F2BB202" w14:textId="58141796" w:rsidR="00AD3B6F" w:rsidRDefault="0008439E" w:rsidP="00AD3B6F">
      <w:pPr>
        <w:rPr>
          <w:spacing w:val="-4"/>
        </w:rPr>
      </w:pPr>
      <w:r>
        <w:rPr>
          <w:spacing w:val="-4"/>
        </w:rPr>
        <w:t xml:space="preserve">Esta seção procura identificar </w:t>
      </w:r>
      <w:r w:rsidR="00AD3B6F">
        <w:rPr>
          <w:spacing w:val="-4"/>
        </w:rPr>
        <w:t xml:space="preserve">os contextos nos quais o RDM foi aplicado. Tal questão é crucial para compreender seu grau de generalização. Se o RDM é uma abordagem generalizável para diversos tipos de problemas como foi previsto inicialmente </w:t>
      </w:r>
      <w:r w:rsidR="00AD3B6F">
        <w:rPr>
          <w:spacing w:val="-4"/>
        </w:rPr>
        <w:fldChar w:fldCharType="begin" w:fldLock="1"/>
      </w:r>
      <w:r w:rsidR="00AD3B6F">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AD3B6F">
        <w:rPr>
          <w:spacing w:val="-4"/>
        </w:rPr>
        <w:fldChar w:fldCharType="separate"/>
      </w:r>
      <w:r w:rsidR="00AD3B6F" w:rsidRPr="003F0D3E">
        <w:rPr>
          <w:noProof/>
          <w:spacing w:val="-4"/>
        </w:rPr>
        <w:t>(LEMPERT et al., 2006)</w:t>
      </w:r>
      <w:r w:rsidR="00AD3B6F">
        <w:rPr>
          <w:spacing w:val="-4"/>
        </w:rPr>
        <w:fldChar w:fldCharType="end"/>
      </w:r>
      <w:r w:rsidR="00AD3B6F">
        <w:rPr>
          <w:spacing w:val="-4"/>
        </w:rPr>
        <w:t>, logo se espera que o número de contextos no qual o mesmo seja aplicado cresça ao longo do tempo.</w:t>
      </w:r>
    </w:p>
    <w:p w14:paraId="7A58F461" w14:textId="507E6865" w:rsidR="00AD3B6F" w:rsidRDefault="00AD3B6F" w:rsidP="00AD3B6F">
      <w:pPr>
        <w:pStyle w:val="Legenda"/>
      </w:pPr>
      <w:bookmarkStart w:id="273" w:name="_Ref479103260"/>
      <w:bookmarkStart w:id="274" w:name="_Toc479347020"/>
      <w:bookmarkStart w:id="275" w:name="_Toc481594543"/>
      <w:r>
        <w:lastRenderedPageBreak/>
        <w:t xml:space="preserve">Figura </w:t>
      </w:r>
      <w:fldSimple w:instr=" SEQ Figura \* ARABIC ">
        <w:r w:rsidR="00B7483F">
          <w:rPr>
            <w:noProof/>
          </w:rPr>
          <w:t>11</w:t>
        </w:r>
      </w:fldSimple>
      <w:bookmarkEnd w:id="273"/>
      <w:r>
        <w:t xml:space="preserve"> – Em que Contextos o RDM foi aplicado</w:t>
      </w:r>
      <w:bookmarkEnd w:id="274"/>
      <w:bookmarkEnd w:id="275"/>
    </w:p>
    <w:p w14:paraId="41A41E9B" w14:textId="77777777" w:rsidR="00AD3B6F" w:rsidRDefault="00AD3B6F" w:rsidP="00AD3B6F">
      <w:pPr>
        <w:ind w:firstLine="0"/>
        <w:jc w:val="center"/>
        <w:rPr>
          <w:rFonts w:cs="Arial"/>
        </w:rPr>
      </w:pPr>
      <w:r>
        <w:rPr>
          <w:noProof/>
        </w:rPr>
        <w:drawing>
          <wp:inline distT="0" distB="0" distL="0" distR="0" wp14:anchorId="4F101A83" wp14:editId="37D6039C">
            <wp:extent cx="5704068" cy="3316406"/>
            <wp:effectExtent l="0" t="0" r="0" b="0"/>
            <wp:docPr id="24" name="Imagem 24" descr="C:\Users\Pedro\AppData\Local\Microsoft\Windows\INetCacheContent.Word\Evolução das Aplicações 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AppData\Local\Microsoft\Windows\INetCacheContent.Word\Evolução das Aplicações RD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1588"/>
                    <a:stretch/>
                  </pic:blipFill>
                  <pic:spPr bwMode="auto">
                    <a:xfrm>
                      <a:off x="0" y="0"/>
                      <a:ext cx="5746753" cy="3341223"/>
                    </a:xfrm>
                    <a:prstGeom prst="rect">
                      <a:avLst/>
                    </a:prstGeom>
                    <a:noFill/>
                    <a:ln>
                      <a:noFill/>
                    </a:ln>
                    <a:extLst>
                      <a:ext uri="{53640926-AAD7-44D8-BBD7-CCE9431645EC}">
                        <a14:shadowObscured xmlns:a14="http://schemas.microsoft.com/office/drawing/2010/main"/>
                      </a:ext>
                    </a:extLst>
                  </pic:spPr>
                </pic:pic>
              </a:graphicData>
            </a:graphic>
          </wp:inline>
        </w:drawing>
      </w:r>
    </w:p>
    <w:p w14:paraId="5036F367" w14:textId="77777777" w:rsidR="00AD3B6F" w:rsidRPr="001277D6" w:rsidRDefault="00AD3B6F" w:rsidP="00AD3B6F">
      <w:pPr>
        <w:ind w:firstLine="0"/>
        <w:jc w:val="center"/>
      </w:pPr>
      <w:r>
        <w:rPr>
          <w:rFonts w:cs="Arial"/>
        </w:rPr>
        <w:t>Fonte: Elaborado Pelo Autor.</w:t>
      </w:r>
    </w:p>
    <w:p w14:paraId="4DE9EB1B" w14:textId="5BB93228" w:rsidR="0008439E" w:rsidRDefault="00AD3B6F" w:rsidP="00AD3B6F">
      <w:pPr>
        <w:rPr>
          <w:spacing w:val="-4"/>
        </w:rPr>
      </w:pPr>
      <w:r>
        <w:rPr>
          <w:spacing w:val="-4"/>
        </w:rPr>
        <w:t>Uma pesquisa focada nas aplicações da abordagem RDM</w:t>
      </w:r>
      <w:r>
        <w:rPr>
          <w:rStyle w:val="Refdenotaderodap"/>
          <w:spacing w:val="-4"/>
        </w:rPr>
        <w:footnoteReference w:id="1"/>
      </w:r>
      <w:r>
        <w:rPr>
          <w:spacing w:val="-4"/>
        </w:rPr>
        <w:t xml:space="preserve"> identificou 32 documentos contendo aplicações desta abordagem, como pode ser verificado na </w:t>
      </w:r>
      <w:r>
        <w:rPr>
          <w:spacing w:val="-4"/>
        </w:rPr>
        <w:fldChar w:fldCharType="begin"/>
      </w:r>
      <w:r>
        <w:rPr>
          <w:spacing w:val="-4"/>
        </w:rPr>
        <w:instrText xml:space="preserve"> REF _Ref479103260 \h </w:instrText>
      </w:r>
      <w:r>
        <w:rPr>
          <w:spacing w:val="-4"/>
        </w:rPr>
      </w:r>
      <w:r>
        <w:rPr>
          <w:spacing w:val="-4"/>
        </w:rPr>
        <w:fldChar w:fldCharType="separate"/>
      </w:r>
      <w:r w:rsidR="00B7483F">
        <w:t xml:space="preserve">Figura </w:t>
      </w:r>
      <w:r w:rsidR="00B7483F">
        <w:rPr>
          <w:noProof/>
        </w:rPr>
        <w:t>11</w:t>
      </w:r>
      <w:r>
        <w:rPr>
          <w:spacing w:val="-4"/>
        </w:rPr>
        <w:fldChar w:fldCharType="end"/>
      </w:r>
      <w:r>
        <w:rPr>
          <w:spacing w:val="-4"/>
        </w:rPr>
        <w:t xml:space="preserve"> (a lista identificada pode ser observada no Apêndice D). Como é possível notar, este gráfico exibe o movimento de generalização prospectado por </w:t>
      </w:r>
      <w:proofErr w:type="spellStart"/>
      <w:r>
        <w:rPr>
          <w:spacing w:val="-4"/>
        </w:rPr>
        <w:t>Lempert</w:t>
      </w:r>
      <w:proofErr w:type="spellEnd"/>
      <w:r>
        <w:rPr>
          <w:spacing w:val="-4"/>
        </w:rPr>
        <w:t xml:space="preserve"> et al. </w:t>
      </w:r>
      <w:r>
        <w:rPr>
          <w:spacing w:val="-4"/>
        </w:rPr>
        <w:fldChar w:fldCharType="begin" w:fldLock="1"/>
      </w:r>
      <w:r>
        <w:rPr>
          <w:spacing w:val="-4"/>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Pr>
          <w:spacing w:val="-4"/>
        </w:rPr>
        <w:fldChar w:fldCharType="separate"/>
      </w:r>
      <w:r w:rsidRPr="004E12E5">
        <w:rPr>
          <w:noProof/>
          <w:spacing w:val="-4"/>
        </w:rPr>
        <w:t>(2006)</w:t>
      </w:r>
      <w:r>
        <w:rPr>
          <w:spacing w:val="-4"/>
        </w:rPr>
        <w:fldChar w:fldCharType="end"/>
      </w:r>
      <w:r>
        <w:rPr>
          <w:spacing w:val="-4"/>
        </w:rPr>
        <w:t xml:space="preserve">. Apenas considerando o RDM, seria necessário ler mais de 3 mil páginas para estar a par de todos os casos de aplicação promovidos. </w:t>
      </w:r>
    </w:p>
    <w:p w14:paraId="272B9C18" w14:textId="561F6C19" w:rsidR="00AD3B6F" w:rsidRPr="000918F8" w:rsidRDefault="00AD3B6F" w:rsidP="000918F8">
      <w:pPr>
        <w:rPr>
          <w:spacing w:val="-4"/>
        </w:rPr>
      </w:pPr>
      <w:r>
        <w:rPr>
          <w:spacing w:val="-4"/>
        </w:rPr>
        <w:t>Como observa-se no gráfico, as aplicações do RDM começaram pela área de Mudanças Climáticas, partindo para outros contextos como Recursos Hídricos, Investimento em Novas Tecnologias, Terrorismo, Energia, Infraestrutura e Desastres Naturais, Transporte e Emissões de Poluentes e Política Tributária / Econômica. À luz destas evidências, é insustentável afirmar que esta á</w:t>
      </w:r>
      <w:r w:rsidR="0008439E">
        <w:rPr>
          <w:spacing w:val="-4"/>
        </w:rPr>
        <w:t>rea de pesquisa é “incipiente”.</w:t>
      </w:r>
      <w:r w:rsidR="000918F8">
        <w:rPr>
          <w:spacing w:val="-4"/>
        </w:rPr>
        <w:t xml:space="preserve"> A partir das evidências explicitadas a respeito da relevância dos métodos para suporte à decisão sob incerteza, a seção seguinte aprofundará o detalhamento do RDM.</w:t>
      </w:r>
      <w:r>
        <w:br w:type="page"/>
      </w:r>
    </w:p>
    <w:p w14:paraId="7664C864" w14:textId="38F5960B" w:rsidR="00E3242B" w:rsidRPr="002A58D4" w:rsidRDefault="00E3242B" w:rsidP="003A5BCD">
      <w:pPr>
        <w:pStyle w:val="Ttulo2"/>
        <w:rPr>
          <w:lang w:val="en-US"/>
        </w:rPr>
      </w:pPr>
      <w:bookmarkStart w:id="276" w:name="_Toc481590676"/>
      <w:r w:rsidRPr="002A58D4">
        <w:rPr>
          <w:lang w:val="en-US"/>
        </w:rPr>
        <w:lastRenderedPageBreak/>
        <w:t>RDM – Robust Decision Making</w:t>
      </w:r>
      <w:bookmarkEnd w:id="276"/>
    </w:p>
    <w:p w14:paraId="1368A402" w14:textId="23A02B04" w:rsidR="004B0057" w:rsidRDefault="00B16A97" w:rsidP="0003259C">
      <w:pPr>
        <w:ind w:firstLine="737"/>
      </w:pPr>
      <w:r w:rsidRPr="00B16A97">
        <w:t>O</w:t>
      </w:r>
      <w:r w:rsidR="003227C0" w:rsidRPr="003227C0">
        <w:t xml:space="preserve"> RDM (</w:t>
      </w:r>
      <w:proofErr w:type="spellStart"/>
      <w:r w:rsidR="003227C0" w:rsidRPr="003227C0">
        <w:t>Robust</w:t>
      </w:r>
      <w:proofErr w:type="spellEnd"/>
      <w:r w:rsidR="003227C0" w:rsidRPr="003227C0">
        <w:t xml:space="preserve"> </w:t>
      </w:r>
      <w:proofErr w:type="spellStart"/>
      <w:r w:rsidR="003227C0" w:rsidRPr="003227C0">
        <w:t>Decision</w:t>
      </w:r>
      <w:proofErr w:type="spellEnd"/>
      <w:r w:rsidR="003227C0" w:rsidRPr="003227C0">
        <w:t xml:space="preserve"> Maki</w:t>
      </w:r>
      <w:r w:rsidR="009E12E9">
        <w:t>ng) é uma abordagem</w:t>
      </w:r>
      <w:r w:rsidR="00FC67DB">
        <w:t xml:space="preserve"> quantitativa</w:t>
      </w:r>
      <w:r w:rsidR="009E12E9">
        <w:t xml:space="preserve"> que busca endereçar o desafio de tomar decisões em condiç</w:t>
      </w:r>
      <w:r w:rsidR="006A6C77">
        <w:t xml:space="preserve">ões de incerteza </w:t>
      </w:r>
      <w:r w:rsidR="005A1D0D">
        <w:t>profunda</w:t>
      </w:r>
      <w:r w:rsidR="006A6C77">
        <w:t xml:space="preserve"> (ou</w:t>
      </w:r>
      <w:r w:rsidR="009E12E9">
        <w:t xml:space="preserve"> </w:t>
      </w:r>
      <w:proofErr w:type="spellStart"/>
      <w:r w:rsidR="009E12E9">
        <w:rPr>
          <w:i/>
        </w:rPr>
        <w:t>deep</w:t>
      </w:r>
      <w:proofErr w:type="spellEnd"/>
      <w:r w:rsidR="009E12E9">
        <w:rPr>
          <w:i/>
        </w:rPr>
        <w:t xml:space="preserve"> </w:t>
      </w:r>
      <w:proofErr w:type="spellStart"/>
      <w:r w:rsidR="009E12E9" w:rsidRPr="009E12E9">
        <w:t>uncertainty</w:t>
      </w:r>
      <w:proofErr w:type="spellEnd"/>
      <w:r w:rsidR="009E12E9">
        <w:t xml:space="preserve">). </w:t>
      </w:r>
      <w:r w:rsidR="009E12E9">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"(LEMPERT et al., 2006; LEMPERT; POPPER; BANKES, 2003)", "plainTextFormattedCitation" : "(LEMPERT et al., 2006; LEMPERT; POPPER; BANKES, 2003)", "previouslyFormattedCitation" : "(LEMPERT et al., 2006; LEMPERT; POPPER; BANKES, 2003)" }, "properties" : { "noteIndex" : 0 }, "schema" : "https://github.com/citation-style-language/schema/raw/master/csl-citation.json" }</w:instrText>
      </w:r>
      <w:r w:rsidR="009E12E9">
        <w:fldChar w:fldCharType="separate"/>
      </w:r>
      <w:r w:rsidR="006E1018" w:rsidRPr="006E1018">
        <w:rPr>
          <w:noProof/>
        </w:rPr>
        <w:t>(LEMPERT et al., 2006; LEMPERT; POPPER; BANKES, 2003)</w:t>
      </w:r>
      <w:r w:rsidR="009E12E9">
        <w:fldChar w:fldCharType="end"/>
      </w:r>
      <w:r w:rsidR="009E12E9" w:rsidRPr="00FC67DB">
        <w:t>.</w:t>
      </w:r>
      <w:r w:rsidR="00FC67DB" w:rsidRPr="00FC67DB">
        <w:t xml:space="preserve"> </w:t>
      </w:r>
      <w:r w:rsidR="00033429">
        <w:t>Embora possa ser de difícil implementação, o RDM opera sob um princípio simples. Ao invés de usar modelos computacionais e dados para descrever ou prever o futuro que mais provavelmente acontecerá, o RDM executa modelos computacionais para descobrir como estratégias se comportariam em centenas ou milhares de diferentes futuros plausíveis.</w:t>
      </w:r>
      <w:r w:rsidR="00033429">
        <w:fldChar w:fldCharType="begin" w:fldLock="1"/>
      </w:r>
      <w:r w:rsidR="005926AE">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33429">
        <w:fldChar w:fldCharType="separate"/>
      </w:r>
      <w:r w:rsidR="00033429" w:rsidRPr="00033429">
        <w:rPr>
          <w:noProof/>
        </w:rPr>
        <w:t>(RAND, 2013)</w:t>
      </w:r>
      <w:r w:rsidR="00033429">
        <w:fldChar w:fldCharType="end"/>
      </w:r>
      <w:r w:rsidR="00033429">
        <w:t>.</w:t>
      </w:r>
      <w:r w:rsidR="0003259C">
        <w:t xml:space="preserve"> </w:t>
      </w:r>
      <w:r w:rsidR="004B0057">
        <w:t xml:space="preserve">Em situações nas quais há uma quantidade extensa de possíveis estratégias, o RDM propõe-se como uma abordagem sistemática para explorar e encontrar aquelas que provavelmente serão robustas. </w:t>
      </w:r>
      <w:r w:rsidR="004B0057">
        <w:fldChar w:fldCharType="begin" w:fldLock="1"/>
      </w:r>
      <w:r w:rsidR="00E14B7D">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B0057">
        <w:fldChar w:fldCharType="separate"/>
      </w:r>
      <w:r w:rsidR="004B0057" w:rsidRPr="004B0057">
        <w:rPr>
          <w:noProof/>
        </w:rPr>
        <w:t>(GROVES, 2006)</w:t>
      </w:r>
      <w:r w:rsidR="004B0057">
        <w:fldChar w:fldCharType="end"/>
      </w:r>
      <w:r w:rsidR="004B0057">
        <w:t>.</w:t>
      </w:r>
    </w:p>
    <w:p w14:paraId="3068A7FC" w14:textId="77777777" w:rsidR="00033429" w:rsidRDefault="004B0057" w:rsidP="00033429">
      <w:pPr>
        <w:ind w:firstLine="737"/>
      </w:pPr>
      <w:r>
        <w:t>Para tanto, o</w:t>
      </w:r>
      <w:r w:rsidR="005926AE">
        <w:t xml:space="preserve"> RDM requer a construção de um gerador de cenários (em outras palavras, um ou mais modelos que possam </w:t>
      </w:r>
      <w:r w:rsidR="0003259C">
        <w:t>calcular</w:t>
      </w:r>
      <w:r w:rsidR="005926AE">
        <w:t xml:space="preserve"> consequências </w:t>
      </w:r>
      <w:r w:rsidR="0003259C">
        <w:t>de</w:t>
      </w:r>
      <w:r w:rsidR="005926AE">
        <w:t xml:space="preserve"> um conjunto de estratégias e pressupostos), e o utiliza para: i) sugerir que estratégias são mais robustas, ou seja, cuja performance é relativamente insensível às incertezas em comparação às demais estratégias; </w:t>
      </w:r>
      <w:proofErr w:type="spellStart"/>
      <w:r w:rsidR="005926AE">
        <w:t>ii</w:t>
      </w:r>
      <w:proofErr w:type="spellEnd"/>
      <w:r w:rsidR="005926AE">
        <w:t xml:space="preserve">) identificar vulnerabilidades destas estratégias presentes, ou seja, cenários nos quais esta estratégia tem baixa performance relativa; </w:t>
      </w:r>
      <w:proofErr w:type="spellStart"/>
      <w:r w:rsidR="005926AE">
        <w:t>iii</w:t>
      </w:r>
      <w:proofErr w:type="spellEnd"/>
      <w:r w:rsidR="005926AE">
        <w:t xml:space="preserve">) sugerir novas estratégias ou melhorias que sirvam como blindagem à estas incertezas; e </w:t>
      </w:r>
      <w:proofErr w:type="spellStart"/>
      <w:r w:rsidR="005926AE">
        <w:t>iv</w:t>
      </w:r>
      <w:proofErr w:type="spellEnd"/>
      <w:r w:rsidR="005926AE">
        <w:t xml:space="preserve">) caracterizar os </w:t>
      </w:r>
      <w:proofErr w:type="spellStart"/>
      <w:r w:rsidR="005926AE" w:rsidRPr="00BC5B27">
        <w:t>tradeoffs</w:t>
      </w:r>
      <w:proofErr w:type="spellEnd"/>
      <w:r w:rsidR="005926AE">
        <w:t xml:space="preserve"> presentes na escolha das melhores estratégias identificadas. </w:t>
      </w:r>
      <w:r w:rsidR="005926AE">
        <w:fldChar w:fldCharType="begin" w:fldLock="1"/>
      </w:r>
      <w:r w:rsidR="00090C3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926AE">
        <w:fldChar w:fldCharType="separate"/>
      </w:r>
      <w:r w:rsidR="005926AE" w:rsidRPr="005926AE">
        <w:rPr>
          <w:noProof/>
        </w:rPr>
        <w:t>(LEMPERT et al., 2006)</w:t>
      </w:r>
      <w:r w:rsidR="005926AE">
        <w:fldChar w:fldCharType="end"/>
      </w:r>
      <w:r w:rsidR="005926AE">
        <w:t>.</w:t>
      </w:r>
    </w:p>
    <w:p w14:paraId="3A013E6C" w14:textId="77777777" w:rsidR="004B0057" w:rsidRDefault="00FC67DB" w:rsidP="004B0057">
      <w:pPr>
        <w:ind w:firstLine="737"/>
      </w:pPr>
      <w:r w:rsidRPr="00FC67DB">
        <w:t xml:space="preserve">Tal abordagem busca </w:t>
      </w:r>
      <w:r w:rsidR="00CC20D6">
        <w:t xml:space="preserve">aliar </w:t>
      </w:r>
      <w:r w:rsidRPr="00FC67DB">
        <w:t>as forças da abordagem de planejamento por cen</w:t>
      </w:r>
      <w:r>
        <w:t xml:space="preserve">ários (como a consideração de uma ampla gama de futuros plausíveis) com as vantagens da análise quantitativa computacional (como </w:t>
      </w:r>
      <w:r w:rsidR="008833B2">
        <w:t xml:space="preserve">a possibilidade de </w:t>
      </w:r>
      <w:r w:rsidR="001C1A6D">
        <w:t>calcular</w:t>
      </w:r>
      <w:r w:rsidR="008833B2">
        <w:t xml:space="preserve"> os </w:t>
      </w:r>
      <w:proofErr w:type="spellStart"/>
      <w:r w:rsidR="008833B2">
        <w:rPr>
          <w:i/>
        </w:rPr>
        <w:t>outcomes</w:t>
      </w:r>
      <w:proofErr w:type="spellEnd"/>
      <w:r w:rsidR="008833B2">
        <w:rPr>
          <w:i/>
        </w:rPr>
        <w:t xml:space="preserve"> </w:t>
      </w:r>
      <w:r w:rsidR="008833B2">
        <w:t>de um conjunto de estratégias em milhares de cenários assumindo diferentes pressupostos plausíveis).</w:t>
      </w:r>
      <w:r w:rsidR="00CC20D6">
        <w:t xml:space="preserve"> </w:t>
      </w:r>
      <w:r w:rsidR="00CC20D6">
        <w:fldChar w:fldCharType="begin" w:fldLock="1"/>
      </w:r>
      <w:r w:rsidR="000A0076">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sidR="00CC20D6">
        <w:fldChar w:fldCharType="separate"/>
      </w:r>
      <w:r w:rsidR="00CC20D6" w:rsidRPr="00CC20D6">
        <w:rPr>
          <w:noProof/>
        </w:rPr>
        <w:t>(GROVES; LEMPERT, 2007)</w:t>
      </w:r>
      <w:r w:rsidR="00CC20D6">
        <w:fldChar w:fldCharType="end"/>
      </w:r>
      <w:r w:rsidR="00CC20D6">
        <w:t>.</w:t>
      </w:r>
      <w:r w:rsidR="008833B2">
        <w:t xml:space="preserve"> Nest</w:t>
      </w:r>
      <w:r w:rsidR="009670F9">
        <w:t>e sentido,</w:t>
      </w:r>
      <w:r w:rsidR="008833B2">
        <w:t xml:space="preserve"> </w:t>
      </w:r>
      <w:r w:rsidR="00032EEC">
        <w:t>o</w:t>
      </w:r>
      <w:r w:rsidR="008833B2">
        <w:t xml:space="preserve"> RDM busca utilizar as </w:t>
      </w:r>
      <w:proofErr w:type="spellStart"/>
      <w:r w:rsidR="008833B2">
        <w:t>capabilidades</w:t>
      </w:r>
      <w:proofErr w:type="spellEnd"/>
      <w:r w:rsidR="008833B2">
        <w:t xml:space="preserve"> de humanos e </w:t>
      </w:r>
      <w:r w:rsidR="00D13428">
        <w:t>algoritmos computacionais</w:t>
      </w:r>
      <w:r w:rsidR="008833B2">
        <w:t xml:space="preserve"> de maneira complementar </w:t>
      </w:r>
      <w:r w:rsidR="008833B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8833B2">
        <w:fldChar w:fldCharType="separate"/>
      </w:r>
      <w:r w:rsidR="006E1018" w:rsidRPr="006E1018">
        <w:rPr>
          <w:noProof/>
        </w:rPr>
        <w:t>(LEMPERT; POPPER; BANKES, 2003)</w:t>
      </w:r>
      <w:r w:rsidR="008833B2">
        <w:fldChar w:fldCharType="end"/>
      </w:r>
      <w:r w:rsidR="009670F9">
        <w:t>, propondo-se como uma síntese entre o uso de cenários narrativos e o uso de métodos quantitativos para tomada de decisão</w:t>
      </w:r>
      <w:r w:rsidR="008833B2" w:rsidRPr="009670F9">
        <w:t>.</w:t>
      </w:r>
      <w:r w:rsidR="009670F9">
        <w:t xml:space="preserve"> </w:t>
      </w:r>
      <w:r w:rsidR="009670F9">
        <w:fldChar w:fldCharType="begin" w:fldLock="1"/>
      </w:r>
      <w:r w:rsidR="0042358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9670F9">
        <w:fldChar w:fldCharType="separate"/>
      </w:r>
      <w:r w:rsidR="009670F9" w:rsidRPr="003059A5">
        <w:rPr>
          <w:noProof/>
        </w:rPr>
        <w:t>(LEMPERT et al., 2006)</w:t>
      </w:r>
      <w:r w:rsidR="009670F9">
        <w:fldChar w:fldCharType="end"/>
      </w:r>
      <w:r w:rsidR="009670F9">
        <w:t>.</w:t>
      </w:r>
    </w:p>
    <w:p w14:paraId="5CC480D6" w14:textId="77777777" w:rsidR="00E14B7D" w:rsidRDefault="004B0057" w:rsidP="00E14B7D">
      <w:pPr>
        <w:ind w:firstLine="737"/>
      </w:pPr>
      <w:r>
        <w:t>Uma característica do RDM que o alinha com a abordagem de cenários</w:t>
      </w:r>
      <w:r w:rsidR="00416453">
        <w:t xml:space="preserve"> e o separa de outras abordagens tradicionais</w:t>
      </w:r>
      <w:r>
        <w:t xml:space="preserve"> é o fato de que o RDM evita que stakeholders precisem atribuir probabilidades </w:t>
      </w:r>
      <w:r w:rsidR="00DF426D">
        <w:t>a</w:t>
      </w:r>
      <w:r>
        <w:t xml:space="preserve"> incertezas críticas que podem moldar o futuro</w:t>
      </w:r>
      <w:r w:rsidR="00E14B7D">
        <w:t xml:space="preserve"> no início da análise</w:t>
      </w:r>
      <w:r>
        <w:t xml:space="preserve">. Apenas no fim da análise, o RDM propõe a apresentação </w:t>
      </w:r>
      <w:r>
        <w:lastRenderedPageBreak/>
        <w:t xml:space="preserve">da incerteza residual em relação às estratégias robustas identificadas </w:t>
      </w:r>
      <w:r w:rsidR="00CE5BE6">
        <w:t>para que os stakeholders</w:t>
      </w:r>
      <w:r w:rsidR="00E14B7D">
        <w:t xml:space="preserve"> decidam com base em seus valores e suas expectativas sobre o futuro</w:t>
      </w:r>
      <w:r w:rsidR="00CE5BE6">
        <w:t>.</w:t>
      </w:r>
      <w:r w:rsidR="00E14B7D">
        <w:t xml:space="preserve"> </w:t>
      </w:r>
      <w:r w:rsidR="00E14B7D">
        <w:fldChar w:fldCharType="begin" w:fldLock="1"/>
      </w:r>
      <w:r w:rsidR="003C22C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E14B7D">
        <w:fldChar w:fldCharType="separate"/>
      </w:r>
      <w:r w:rsidR="00E14B7D" w:rsidRPr="00E14B7D">
        <w:rPr>
          <w:noProof/>
        </w:rPr>
        <w:t>(GROVES, 2006)</w:t>
      </w:r>
      <w:r w:rsidR="00E14B7D">
        <w:fldChar w:fldCharType="end"/>
      </w:r>
      <w:r w:rsidR="00E03226">
        <w:t>.</w:t>
      </w:r>
    </w:p>
    <w:p w14:paraId="798F7625" w14:textId="77777777" w:rsidR="007216B9" w:rsidRDefault="007216B9" w:rsidP="007216B9">
      <w:pPr>
        <w:pStyle w:val="Ttulo3"/>
      </w:pPr>
      <w:bookmarkStart w:id="277" w:name="_Toc481590677"/>
      <w:r>
        <w:t>Elementos Analíticos</w:t>
      </w:r>
      <w:bookmarkEnd w:id="277"/>
    </w:p>
    <w:p w14:paraId="0FB45292" w14:textId="77777777" w:rsidR="00BF6972" w:rsidRDefault="006A67AC" w:rsidP="006A67AC">
      <w:pPr>
        <w:ind w:firstLine="737"/>
      </w:pPr>
      <w:r>
        <w:t xml:space="preserve">A abordagem do RDM é composta por quatro elementos principais. </w:t>
      </w:r>
      <w:r w:rsidR="00BF6972">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F6972">
        <w:fldChar w:fldCharType="separate"/>
      </w:r>
      <w:r w:rsidR="006E1018" w:rsidRPr="006E1018">
        <w:rPr>
          <w:noProof/>
        </w:rPr>
        <w:t>(LEMPERT; POPPER; BANKES, 2003)</w:t>
      </w:r>
      <w:r w:rsidR="00BF6972">
        <w:fldChar w:fldCharType="end"/>
      </w:r>
      <w:r w:rsidR="00BF6972">
        <w:t xml:space="preserve">. </w:t>
      </w:r>
      <w:r>
        <w:t xml:space="preserve">O primeiro deles é a </w:t>
      </w:r>
      <w:r w:rsidRPr="00D41DEF">
        <w:rPr>
          <w:i/>
        </w:rPr>
        <w:t>consideração de um grande conjunto de cenários</w:t>
      </w:r>
      <w:r>
        <w:t xml:space="preserve">. Tal conjunto de cenários considera uma ampla gama de futuros plausíveis de modo a desafiar estratégias alternativas. Este aspecto é importante para absorver diferentes informações e expectativas que </w:t>
      </w:r>
      <w:r w:rsidRPr="006A2F1E">
        <w:rPr>
          <w:i/>
        </w:rPr>
        <w:t>stakeholders</w:t>
      </w:r>
      <w:r>
        <w:rPr>
          <w:i/>
        </w:rPr>
        <w:t xml:space="preserve"> </w:t>
      </w:r>
      <w:r>
        <w:t xml:space="preserve">possam ter sobre o que o futuro poderá ser.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13D05886" w14:textId="77777777" w:rsidR="006A67AC" w:rsidRDefault="00BF6972" w:rsidP="006A67AC">
      <w:pPr>
        <w:ind w:firstLine="737"/>
      </w:pPr>
      <w:r>
        <w:t xml:space="preserve">Este elemento é executado em uma análise RDM por meio do uso da Análise Exploratória. Tal análise utiliza modelos computacionais para executar experimentos sobre como estratégias podem se comportar em uma ampla gama de futuros plausíveis. </w:t>
      </w:r>
      <w:r>
        <w:fldChar w:fldCharType="begin" w:fldLock="1"/>
      </w:r>
      <w:r w:rsidR="00155F80">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F6972">
        <w:rPr>
          <w:noProof/>
        </w:rPr>
        <w:t>(GROVES, 2006)</w:t>
      </w:r>
      <w:r>
        <w:fldChar w:fldCharType="end"/>
      </w:r>
      <w:r>
        <w:t>.</w:t>
      </w:r>
      <w:r w:rsidR="00416453">
        <w:t xml:space="preserve"> Uma seção específica deste trabalho discutirá o paradigma da modelagem exploratória.</w:t>
      </w:r>
    </w:p>
    <w:p w14:paraId="3AE0C9F9" w14:textId="77777777" w:rsidR="00586808" w:rsidRPr="00AF0D6F" w:rsidRDefault="006A67AC" w:rsidP="005A2B16">
      <w:pPr>
        <w:ind w:firstLine="737"/>
      </w:pPr>
      <w:r>
        <w:t xml:space="preserve">O segundo elemento é a </w:t>
      </w:r>
      <w:r>
        <w:rPr>
          <w:i/>
        </w:rPr>
        <w:t>procura de estratégias robustas ao invés de “ótimas”</w:t>
      </w:r>
      <w:r>
        <w:t xml:space="preserve">.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 xml:space="preserve">. </w:t>
      </w:r>
      <w:r w:rsidR="00586808">
        <w:t>A</w:t>
      </w:r>
      <w:r>
        <w:t xml:space="preserve"> robustez é um critério </w:t>
      </w:r>
      <w:r w:rsidR="00BF6972">
        <w:t xml:space="preserve">usualmente </w:t>
      </w:r>
      <w:r>
        <w:t xml:space="preserve">utilizado </w:t>
      </w:r>
      <w:r w:rsidR="00155F80">
        <w:t xml:space="preserve">intuitivamente </w:t>
      </w:r>
      <w:r>
        <w:t xml:space="preserve">por tomadores de decisão em situações </w:t>
      </w:r>
      <w:r w:rsidR="00155F80">
        <w:t xml:space="preserve">reais </w:t>
      </w:r>
      <w:r>
        <w:t>de incerteza</w:t>
      </w:r>
      <w:r w:rsidR="00155F80">
        <w:t xml:space="preserve">. Tomadores de decisão tendem a avaliar sua decisão como ruim (ou seja, expressam arrependimento) se o seu resultado é substancialmente pior do que o resultado da sua melhor escolha possível. </w:t>
      </w:r>
      <w:r w:rsidR="00155F80">
        <w:fldChar w:fldCharType="begin" w:fldLock="1"/>
      </w:r>
      <w:r w:rsidR="00DB21FB">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55F80">
        <w:fldChar w:fldCharType="separate"/>
      </w:r>
      <w:r w:rsidR="00155F80" w:rsidRPr="00155F80">
        <w:rPr>
          <w:noProof/>
        </w:rPr>
        <w:t>(GROVES, 2006)</w:t>
      </w:r>
      <w:r w:rsidR="00155F80">
        <w:fldChar w:fldCharType="end"/>
      </w:r>
      <w:r w:rsidR="00BF6972">
        <w:t>.</w:t>
      </w:r>
      <w:r w:rsidR="00586808">
        <w:t xml:space="preserve"> </w:t>
      </w:r>
    </w:p>
    <w:p w14:paraId="5CB11F43" w14:textId="77777777" w:rsidR="00DB21FB" w:rsidRPr="00BC5B27" w:rsidRDefault="006A67AC" w:rsidP="006A67AC">
      <w:pPr>
        <w:ind w:firstLine="737"/>
        <w:rPr>
          <w:lang w:val="en-US"/>
        </w:rPr>
      </w:pPr>
      <w:r>
        <w:t xml:space="preserve">O terceiro elemento é o </w:t>
      </w:r>
      <w:r w:rsidRPr="000A0076">
        <w:rPr>
          <w:i/>
        </w:rPr>
        <w:t>emprego de estratégias adaptativas</w:t>
      </w:r>
      <w:r>
        <w:t xml:space="preserve">, as quais evoluem ao longo do tempo, para atingir robustez.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DB21FB">
        <w:t xml:space="preserve"> </w:t>
      </w:r>
      <w:r w:rsidR="00165A54">
        <w:t xml:space="preserve">O </w:t>
      </w:r>
      <w:r w:rsidR="00020AED">
        <w:t>RDM parte da premissa de que um</w:t>
      </w:r>
      <w:r w:rsidR="00165A54">
        <w:t xml:space="preserve"> conjunto inicial de estratégias sob consideração não irá incluir todas as estratégias possíveis. Por este motivo, a identificação de cenários que evidenciam as vulnerabilidades das estrat</w:t>
      </w:r>
      <w:r w:rsidR="00020AED">
        <w:t>égias candidatas pode</w:t>
      </w:r>
      <w:r w:rsidR="00165A54">
        <w:t xml:space="preserve"> contribuir para a proposição de estratégias adaptativas (ou ainda, </w:t>
      </w:r>
      <w:proofErr w:type="spellStart"/>
      <w:r w:rsidR="00165A54" w:rsidRPr="00BC5B27">
        <w:rPr>
          <w:i/>
        </w:rPr>
        <w:t>hedging</w:t>
      </w:r>
      <w:proofErr w:type="spellEnd"/>
      <w:r w:rsidR="00165A54" w:rsidRPr="00BC5B27">
        <w:rPr>
          <w:i/>
        </w:rPr>
        <w:t xml:space="preserve"> </w:t>
      </w:r>
      <w:proofErr w:type="spellStart"/>
      <w:r w:rsidR="00165A54" w:rsidRPr="00BC5B27">
        <w:rPr>
          <w:i/>
        </w:rPr>
        <w:t>actions</w:t>
      </w:r>
      <w:proofErr w:type="spellEnd"/>
      <w:r w:rsidR="00165A54">
        <w:t xml:space="preserve">), que expandam a análise considerando estratégias mais robustas. </w:t>
      </w:r>
      <w:r w:rsidR="00165A54">
        <w:fldChar w:fldCharType="begin" w:fldLock="1"/>
      </w:r>
      <w:r w:rsidR="00FE7784">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65A54">
        <w:fldChar w:fldCharType="separate"/>
      </w:r>
      <w:r w:rsidR="00165A54" w:rsidRPr="00BC5B27">
        <w:rPr>
          <w:noProof/>
          <w:lang w:val="en-US"/>
        </w:rPr>
        <w:t>(GROVES, 2006)</w:t>
      </w:r>
      <w:r w:rsidR="00165A54">
        <w:fldChar w:fldCharType="end"/>
      </w:r>
      <w:r w:rsidR="00165A54" w:rsidRPr="00BC5B27">
        <w:rPr>
          <w:lang w:val="en-US"/>
        </w:rPr>
        <w:t>.</w:t>
      </w:r>
    </w:p>
    <w:p w14:paraId="120923F6" w14:textId="77777777" w:rsidR="00DB21FB" w:rsidRPr="00BC5B27" w:rsidRDefault="00DB21FB" w:rsidP="002B546E">
      <w:pPr>
        <w:ind w:firstLine="737"/>
        <w:rPr>
          <w:lang w:val="en-US"/>
        </w:rPr>
      </w:pPr>
      <w:proofErr w:type="spellStart"/>
      <w:r w:rsidRPr="00BC5B27">
        <w:rPr>
          <w:lang w:val="en-US"/>
        </w:rPr>
        <w:t>Hallegat</w:t>
      </w:r>
      <w:r w:rsidR="00313A4A" w:rsidRPr="00BC5B27">
        <w:rPr>
          <w:lang w:val="en-US"/>
        </w:rPr>
        <w:t>t</w:t>
      </w:r>
      <w:r w:rsidRPr="00BC5B27">
        <w:rPr>
          <w:lang w:val="en-US"/>
        </w:rPr>
        <w:t>e</w:t>
      </w:r>
      <w:proofErr w:type="spellEnd"/>
      <w:r w:rsidRPr="00BC5B27">
        <w:rPr>
          <w:lang w:val="en-US"/>
        </w:rPr>
        <w:t xml:space="preserve"> et. al </w:t>
      </w:r>
      <w:r w:rsidRPr="00A60C74">
        <w:fldChar w:fldCharType="begin" w:fldLock="1"/>
      </w:r>
      <w:r w:rsidR="004845FB" w:rsidRPr="00BC5B27">
        <w:rPr>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"locator" : "16", "suppress-author" : 1, "uris" : [ "http://www.mendeley.com/documents/?uuid=fb95274c-4103-45cb-a8b5-8c65b85d7a35" ] } ], "mendeley" : { "formattedCitation" : "(2012, p. 16)", "plainTextFormattedCitation" : "(2012, p. 16)", "previouslyFormattedCitation" : "(2012, p. 16)" }, "properties" : { "noteIndex" : 0 }, "schema" : "https://github.com/citation-style-language/schema/raw/master/csl-citation.json" }</w:instrText>
      </w:r>
      <w:r w:rsidRPr="00A60C74">
        <w:fldChar w:fldCharType="separate"/>
      </w:r>
      <w:r w:rsidR="003342C9" w:rsidRPr="00BC5B27">
        <w:rPr>
          <w:noProof/>
          <w:lang w:val="en-US"/>
        </w:rPr>
        <w:t>(2012, p. 16)</w:t>
      </w:r>
      <w:r w:rsidRPr="00A60C74">
        <w:fldChar w:fldCharType="end"/>
      </w:r>
      <w:r w:rsidRPr="00BC5B27">
        <w:rPr>
          <w:lang w:val="en-US"/>
        </w:rPr>
        <w:t xml:space="preserve"> </w:t>
      </w:r>
      <w:proofErr w:type="spellStart"/>
      <w:r w:rsidRPr="00BC5B27">
        <w:rPr>
          <w:lang w:val="en-US"/>
        </w:rPr>
        <w:t>sugerem</w:t>
      </w:r>
      <w:proofErr w:type="spellEnd"/>
      <w:r w:rsidRPr="00BC5B27">
        <w:rPr>
          <w:lang w:val="en-US"/>
        </w:rPr>
        <w:t xml:space="preserve"> </w:t>
      </w:r>
      <w:proofErr w:type="spellStart"/>
      <w:r w:rsidRPr="00BC5B27">
        <w:rPr>
          <w:lang w:val="en-US"/>
        </w:rPr>
        <w:t>quatro</w:t>
      </w:r>
      <w:proofErr w:type="spellEnd"/>
      <w:r w:rsidRPr="00BC5B27">
        <w:rPr>
          <w:lang w:val="en-US"/>
        </w:rPr>
        <w:t xml:space="preserve"> classes de </w:t>
      </w:r>
      <w:proofErr w:type="spellStart"/>
      <w:r w:rsidRPr="00BC5B27">
        <w:rPr>
          <w:lang w:val="en-US"/>
        </w:rPr>
        <w:t>estratégias</w:t>
      </w:r>
      <w:proofErr w:type="spellEnd"/>
      <w:r w:rsidRPr="00BC5B27">
        <w:rPr>
          <w:lang w:val="en-US"/>
        </w:rPr>
        <w:t xml:space="preserve"> que </w:t>
      </w:r>
      <w:proofErr w:type="spellStart"/>
      <w:r w:rsidRPr="00BC5B27">
        <w:rPr>
          <w:lang w:val="en-US"/>
        </w:rPr>
        <w:t>podem</w:t>
      </w:r>
      <w:proofErr w:type="spellEnd"/>
      <w:r w:rsidRPr="00BC5B27">
        <w:rPr>
          <w:lang w:val="en-US"/>
        </w:rPr>
        <w:t xml:space="preserve"> </w:t>
      </w:r>
      <w:proofErr w:type="spellStart"/>
      <w:r w:rsidRPr="00BC5B27">
        <w:rPr>
          <w:lang w:val="en-US"/>
        </w:rPr>
        <w:t>ser</w:t>
      </w:r>
      <w:proofErr w:type="spellEnd"/>
      <w:r w:rsidRPr="00BC5B27">
        <w:rPr>
          <w:lang w:val="en-US"/>
        </w:rPr>
        <w:t xml:space="preserve"> </w:t>
      </w:r>
      <w:proofErr w:type="spellStart"/>
      <w:r w:rsidRPr="00BC5B27">
        <w:rPr>
          <w:lang w:val="en-US"/>
        </w:rPr>
        <w:t>usadas</w:t>
      </w:r>
      <w:proofErr w:type="spellEnd"/>
      <w:r w:rsidRPr="00BC5B27">
        <w:rPr>
          <w:lang w:val="en-US"/>
        </w:rPr>
        <w:t xml:space="preserve"> para </w:t>
      </w:r>
      <w:proofErr w:type="spellStart"/>
      <w:r w:rsidRPr="00BC5B27">
        <w:rPr>
          <w:lang w:val="en-US"/>
        </w:rPr>
        <w:t>alcançar</w:t>
      </w:r>
      <w:proofErr w:type="spellEnd"/>
      <w:r w:rsidRPr="00BC5B27">
        <w:rPr>
          <w:lang w:val="en-US"/>
        </w:rPr>
        <w:t xml:space="preserve"> a </w:t>
      </w:r>
      <w:proofErr w:type="spellStart"/>
      <w:r w:rsidRPr="00BC5B27">
        <w:rPr>
          <w:lang w:val="en-US"/>
        </w:rPr>
        <w:t>robustez</w:t>
      </w:r>
      <w:proofErr w:type="spellEnd"/>
      <w:r w:rsidRPr="00BC5B27">
        <w:rPr>
          <w:lang w:val="en-US"/>
        </w:rPr>
        <w:t xml:space="preserve">: </w:t>
      </w:r>
      <w:proofErr w:type="spellStart"/>
      <w:r w:rsidRPr="00BC5B27">
        <w:rPr>
          <w:lang w:val="en-US"/>
        </w:rPr>
        <w:t>i</w:t>
      </w:r>
      <w:proofErr w:type="spellEnd"/>
      <w:r w:rsidRPr="00BC5B27">
        <w:rPr>
          <w:lang w:val="en-US"/>
        </w:rPr>
        <w:t xml:space="preserve">) </w:t>
      </w:r>
      <w:proofErr w:type="spellStart"/>
      <w:r w:rsidRPr="00BC5B27">
        <w:rPr>
          <w:lang w:val="en-US"/>
        </w:rPr>
        <w:t>Estratégias</w:t>
      </w:r>
      <w:proofErr w:type="spellEnd"/>
      <w:r w:rsidRPr="00BC5B27">
        <w:rPr>
          <w:lang w:val="en-US"/>
        </w:rPr>
        <w:t xml:space="preserve"> de </w:t>
      </w:r>
      <w:proofErr w:type="spellStart"/>
      <w:r w:rsidRPr="00BC5B27">
        <w:rPr>
          <w:lang w:val="en-US"/>
        </w:rPr>
        <w:t>baixo</w:t>
      </w:r>
      <w:proofErr w:type="spellEnd"/>
      <w:r w:rsidRPr="00BC5B27">
        <w:rPr>
          <w:lang w:val="en-US"/>
        </w:rPr>
        <w:t xml:space="preserve"> </w:t>
      </w:r>
      <w:proofErr w:type="spellStart"/>
      <w:r w:rsidRPr="00BC5B27">
        <w:rPr>
          <w:lang w:val="en-US"/>
        </w:rPr>
        <w:t>arrependimento</w:t>
      </w:r>
      <w:proofErr w:type="spellEnd"/>
      <w:r w:rsidRPr="00BC5B27">
        <w:rPr>
          <w:lang w:val="en-US"/>
        </w:rPr>
        <w:t xml:space="preserve"> (</w:t>
      </w:r>
      <w:proofErr w:type="spellStart"/>
      <w:r w:rsidRPr="00BC5B27">
        <w:rPr>
          <w:lang w:val="en-US"/>
        </w:rPr>
        <w:t>estratégias</w:t>
      </w:r>
      <w:proofErr w:type="spellEnd"/>
      <w:r w:rsidRPr="00BC5B27">
        <w:rPr>
          <w:lang w:val="en-US"/>
        </w:rPr>
        <w:t xml:space="preserve"> que </w:t>
      </w:r>
      <w:proofErr w:type="spellStart"/>
      <w:r w:rsidRPr="00BC5B27">
        <w:rPr>
          <w:lang w:val="en-US"/>
        </w:rPr>
        <w:t>funcionam</w:t>
      </w:r>
      <w:proofErr w:type="spellEnd"/>
      <w:r w:rsidRPr="00BC5B27">
        <w:rPr>
          <w:lang w:val="en-US"/>
        </w:rPr>
        <w:t xml:space="preserve"> </w:t>
      </w:r>
      <w:proofErr w:type="spellStart"/>
      <w:r w:rsidRPr="00BC5B27">
        <w:rPr>
          <w:lang w:val="en-US"/>
        </w:rPr>
        <w:t>bem</w:t>
      </w:r>
      <w:proofErr w:type="spellEnd"/>
      <w:r w:rsidRPr="00BC5B27">
        <w:rPr>
          <w:lang w:val="en-US"/>
        </w:rPr>
        <w:t xml:space="preserve"> em </w:t>
      </w:r>
      <w:proofErr w:type="spellStart"/>
      <w:r w:rsidRPr="00BC5B27">
        <w:rPr>
          <w:lang w:val="en-US"/>
        </w:rPr>
        <w:t>qualquer</w:t>
      </w:r>
      <w:proofErr w:type="spellEnd"/>
      <w:r w:rsidRPr="00BC5B27">
        <w:rPr>
          <w:lang w:val="en-US"/>
        </w:rPr>
        <w:t xml:space="preserve"> </w:t>
      </w:r>
      <w:proofErr w:type="spellStart"/>
      <w:r w:rsidRPr="00BC5B27">
        <w:rPr>
          <w:lang w:val="en-US"/>
        </w:rPr>
        <w:t>cenário</w:t>
      </w:r>
      <w:proofErr w:type="spellEnd"/>
      <w:r w:rsidRPr="00BC5B27">
        <w:rPr>
          <w:lang w:val="en-US"/>
        </w:rPr>
        <w:t xml:space="preserve">); ii) </w:t>
      </w:r>
      <w:proofErr w:type="spellStart"/>
      <w:r w:rsidRPr="00BC5B27">
        <w:rPr>
          <w:lang w:val="en-US"/>
        </w:rPr>
        <w:t>Estratégias</w:t>
      </w:r>
      <w:proofErr w:type="spellEnd"/>
      <w:r w:rsidRPr="00BC5B27">
        <w:rPr>
          <w:lang w:val="en-US"/>
        </w:rPr>
        <w:t xml:space="preserve"> </w:t>
      </w:r>
      <w:proofErr w:type="spellStart"/>
      <w:r w:rsidRPr="00BC5B27">
        <w:rPr>
          <w:lang w:val="en-US"/>
        </w:rPr>
        <w:t>Reversíveis</w:t>
      </w:r>
      <w:proofErr w:type="spellEnd"/>
      <w:r w:rsidRPr="00BC5B27">
        <w:rPr>
          <w:lang w:val="en-US"/>
        </w:rPr>
        <w:t xml:space="preserve"> </w:t>
      </w:r>
      <w:proofErr w:type="spellStart"/>
      <w:r w:rsidRPr="00BC5B27">
        <w:rPr>
          <w:lang w:val="en-US"/>
        </w:rPr>
        <w:t>ou</w:t>
      </w:r>
      <w:proofErr w:type="spellEnd"/>
      <w:r w:rsidRPr="00BC5B27">
        <w:rPr>
          <w:lang w:val="en-US"/>
        </w:rPr>
        <w:t xml:space="preserve"> </w:t>
      </w:r>
      <w:proofErr w:type="spellStart"/>
      <w:r w:rsidRPr="00BC5B27">
        <w:rPr>
          <w:lang w:val="en-US"/>
        </w:rPr>
        <w:t>Flexíveis</w:t>
      </w:r>
      <w:proofErr w:type="spellEnd"/>
      <w:r w:rsidRPr="00BC5B27">
        <w:rPr>
          <w:lang w:val="en-US"/>
        </w:rPr>
        <w:t xml:space="preserve"> (</w:t>
      </w:r>
      <w:proofErr w:type="spellStart"/>
      <w:r w:rsidRPr="00BC5B27">
        <w:rPr>
          <w:lang w:val="en-US"/>
        </w:rPr>
        <w:t>estratégias</w:t>
      </w:r>
      <w:proofErr w:type="spellEnd"/>
      <w:r w:rsidRPr="00BC5B27">
        <w:rPr>
          <w:lang w:val="en-US"/>
        </w:rPr>
        <w:t xml:space="preserve"> </w:t>
      </w:r>
      <w:proofErr w:type="spellStart"/>
      <w:r w:rsidRPr="00BC5B27">
        <w:rPr>
          <w:lang w:val="en-US"/>
        </w:rPr>
        <w:t>mais</w:t>
      </w:r>
      <w:proofErr w:type="spellEnd"/>
      <w:r w:rsidRPr="00BC5B27">
        <w:rPr>
          <w:lang w:val="en-US"/>
        </w:rPr>
        <w:t xml:space="preserve"> </w:t>
      </w:r>
      <w:proofErr w:type="spellStart"/>
      <w:r w:rsidRPr="00BC5B27">
        <w:rPr>
          <w:lang w:val="en-US"/>
        </w:rPr>
        <w:t>flexíveis</w:t>
      </w:r>
      <w:proofErr w:type="spellEnd"/>
      <w:r w:rsidRPr="00BC5B27">
        <w:rPr>
          <w:lang w:val="en-US"/>
        </w:rPr>
        <w:t xml:space="preserve"> do que as </w:t>
      </w:r>
      <w:proofErr w:type="spellStart"/>
      <w:r w:rsidRPr="00BC5B27">
        <w:rPr>
          <w:lang w:val="en-US"/>
        </w:rPr>
        <w:t>demais</w:t>
      </w:r>
      <w:proofErr w:type="spellEnd"/>
      <w:r w:rsidRPr="00BC5B27">
        <w:rPr>
          <w:lang w:val="en-US"/>
        </w:rPr>
        <w:t xml:space="preserve"> </w:t>
      </w:r>
      <w:proofErr w:type="spellStart"/>
      <w:r w:rsidRPr="00BC5B27">
        <w:rPr>
          <w:lang w:val="en-US"/>
        </w:rPr>
        <w:t>opções</w:t>
      </w:r>
      <w:proofErr w:type="spellEnd"/>
      <w:r w:rsidRPr="00BC5B27">
        <w:rPr>
          <w:lang w:val="en-US"/>
        </w:rPr>
        <w:t xml:space="preserve">); iii) </w:t>
      </w:r>
      <w:proofErr w:type="spellStart"/>
      <w:r w:rsidRPr="00BC5B27">
        <w:rPr>
          <w:lang w:val="en-US"/>
        </w:rPr>
        <w:t>Estratégias</w:t>
      </w:r>
      <w:proofErr w:type="spellEnd"/>
      <w:r w:rsidRPr="00BC5B27">
        <w:rPr>
          <w:lang w:val="en-US"/>
        </w:rPr>
        <w:t xml:space="preserve"> que </w:t>
      </w:r>
      <w:proofErr w:type="spellStart"/>
      <w:r w:rsidRPr="00BC5B27">
        <w:rPr>
          <w:lang w:val="en-US"/>
        </w:rPr>
        <w:lastRenderedPageBreak/>
        <w:t>adotam</w:t>
      </w:r>
      <w:proofErr w:type="spellEnd"/>
      <w:r w:rsidRPr="00BC5B27">
        <w:rPr>
          <w:lang w:val="en-US"/>
        </w:rPr>
        <w:t xml:space="preserve"> </w:t>
      </w:r>
      <w:proofErr w:type="spellStart"/>
      <w:r w:rsidRPr="00BC5B27">
        <w:rPr>
          <w:lang w:val="en-US"/>
        </w:rPr>
        <w:t>margens</w:t>
      </w:r>
      <w:proofErr w:type="spellEnd"/>
      <w:r w:rsidRPr="00BC5B27">
        <w:rPr>
          <w:lang w:val="en-US"/>
        </w:rPr>
        <w:t xml:space="preserve"> de </w:t>
      </w:r>
      <w:proofErr w:type="spellStart"/>
      <w:r w:rsidRPr="00BC5B27">
        <w:rPr>
          <w:lang w:val="en-US"/>
        </w:rPr>
        <w:t>segurança</w:t>
      </w:r>
      <w:proofErr w:type="spellEnd"/>
      <w:r w:rsidRPr="00BC5B27">
        <w:rPr>
          <w:lang w:val="en-US"/>
        </w:rPr>
        <w:t xml:space="preserve"> (</w:t>
      </w:r>
      <w:proofErr w:type="spellStart"/>
      <w:r w:rsidRPr="00BC5B27">
        <w:rPr>
          <w:lang w:val="en-US"/>
        </w:rPr>
        <w:t>estratégias</w:t>
      </w:r>
      <w:proofErr w:type="spellEnd"/>
      <w:r w:rsidRPr="00BC5B27">
        <w:rPr>
          <w:lang w:val="en-US"/>
        </w:rPr>
        <w:t xml:space="preserve"> que </w:t>
      </w:r>
      <w:proofErr w:type="spellStart"/>
      <w:r w:rsidRPr="00BC5B27">
        <w:rPr>
          <w:lang w:val="en-US"/>
        </w:rPr>
        <w:t>reduzem</w:t>
      </w:r>
      <w:proofErr w:type="spellEnd"/>
      <w:r w:rsidRPr="00BC5B27">
        <w:rPr>
          <w:lang w:val="en-US"/>
        </w:rPr>
        <w:t xml:space="preserve"> a </w:t>
      </w:r>
      <w:proofErr w:type="spellStart"/>
      <w:r w:rsidRPr="00BC5B27">
        <w:rPr>
          <w:lang w:val="en-US"/>
        </w:rPr>
        <w:t>vulnerabilidade</w:t>
      </w:r>
      <w:proofErr w:type="spellEnd"/>
      <w:r w:rsidRPr="00BC5B27">
        <w:rPr>
          <w:lang w:val="en-US"/>
        </w:rPr>
        <w:t xml:space="preserve"> da </w:t>
      </w:r>
      <w:proofErr w:type="spellStart"/>
      <w:r w:rsidRPr="00BC5B27">
        <w:rPr>
          <w:lang w:val="en-US"/>
        </w:rPr>
        <w:t>decisão</w:t>
      </w:r>
      <w:proofErr w:type="spellEnd"/>
      <w:r w:rsidRPr="00BC5B27">
        <w:rPr>
          <w:lang w:val="en-US"/>
        </w:rPr>
        <w:t xml:space="preserve"> a um </w:t>
      </w:r>
      <w:proofErr w:type="spellStart"/>
      <w:r w:rsidRPr="00BC5B27">
        <w:rPr>
          <w:lang w:val="en-US"/>
        </w:rPr>
        <w:t>baixo</w:t>
      </w:r>
      <w:proofErr w:type="spellEnd"/>
      <w:r w:rsidRPr="00BC5B27">
        <w:rPr>
          <w:lang w:val="en-US"/>
        </w:rPr>
        <w:t xml:space="preserve"> </w:t>
      </w:r>
      <w:proofErr w:type="spellStart"/>
      <w:r w:rsidRPr="00BC5B27">
        <w:rPr>
          <w:lang w:val="en-US"/>
        </w:rPr>
        <w:t>custo</w:t>
      </w:r>
      <w:proofErr w:type="spellEnd"/>
      <w:r w:rsidRPr="00BC5B27">
        <w:rPr>
          <w:lang w:val="en-US"/>
        </w:rPr>
        <w:t xml:space="preserve">) e ; iv)  </w:t>
      </w:r>
      <w:proofErr w:type="spellStart"/>
      <w:r w:rsidRPr="00BC5B27">
        <w:rPr>
          <w:lang w:val="en-US"/>
        </w:rPr>
        <w:t>Estratégias</w:t>
      </w:r>
      <w:proofErr w:type="spellEnd"/>
      <w:r w:rsidRPr="00BC5B27">
        <w:rPr>
          <w:lang w:val="en-US"/>
        </w:rPr>
        <w:t xml:space="preserve"> que </w:t>
      </w:r>
      <w:proofErr w:type="spellStart"/>
      <w:r w:rsidRPr="00BC5B27">
        <w:rPr>
          <w:lang w:val="en-US"/>
        </w:rPr>
        <w:t>reduzem</w:t>
      </w:r>
      <w:proofErr w:type="spellEnd"/>
      <w:r w:rsidRPr="00BC5B27">
        <w:rPr>
          <w:lang w:val="en-US"/>
        </w:rPr>
        <w:t xml:space="preserve"> o </w:t>
      </w:r>
      <w:proofErr w:type="spellStart"/>
      <w:r w:rsidRPr="00BC5B27">
        <w:rPr>
          <w:lang w:val="en-US"/>
        </w:rPr>
        <w:t>horizonte</w:t>
      </w:r>
      <w:proofErr w:type="spellEnd"/>
      <w:r w:rsidRPr="00BC5B27">
        <w:rPr>
          <w:lang w:val="en-US"/>
        </w:rPr>
        <w:t xml:space="preserve"> de tempo da </w:t>
      </w:r>
      <w:proofErr w:type="spellStart"/>
      <w:r w:rsidRPr="00BC5B27">
        <w:rPr>
          <w:lang w:val="en-US"/>
        </w:rPr>
        <w:t>decisão</w:t>
      </w:r>
      <w:proofErr w:type="spellEnd"/>
      <w:r w:rsidRPr="00BC5B27">
        <w:rPr>
          <w:lang w:val="en-US"/>
        </w:rPr>
        <w:t>.</w:t>
      </w:r>
    </w:p>
    <w:p w14:paraId="03B546F3" w14:textId="77777777" w:rsidR="006A67AC" w:rsidRDefault="006A67AC" w:rsidP="00416453">
      <w:pPr>
        <w:ind w:firstLine="737"/>
      </w:pPr>
      <w:r>
        <w:t xml:space="preserve">O quarto elemento é projetar a análise para a exploração interativa de diversos futuros plausíveis.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r w:rsidR="00416453">
        <w:t xml:space="preserve"> </w:t>
      </w:r>
      <w:r w:rsidR="00FE7784">
        <w:t xml:space="preserve">Considerando os elementos anteriores, a abordagem RDM propõe-se como interativa (à medida que propõe a deliberação por parte dos stakeholders utilizando os outputs de suas análises) e iterativa (à medida que requer a repetição dos passos do método em ciclos de identificação e avaliação da vulnerabilidade das estratégias). </w:t>
      </w:r>
      <w:r w:rsidR="00FE7784">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"ITEM-3",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FE7784">
        <w:fldChar w:fldCharType="separate"/>
      </w:r>
      <w:r w:rsidR="006E1018" w:rsidRPr="006E1018">
        <w:rPr>
          <w:noProof/>
        </w:rPr>
        <w:t>(GROVES, 2006; LEMPERT et al., 2006; LEMPERT; POPPER; BANKES, 2003)</w:t>
      </w:r>
      <w:r w:rsidR="00FE7784">
        <w:fldChar w:fldCharType="end"/>
      </w:r>
      <w:r w:rsidR="00FE7784">
        <w:t>.</w:t>
      </w:r>
    </w:p>
    <w:p w14:paraId="5C6F7CB1" w14:textId="77777777" w:rsidR="00710C04" w:rsidRDefault="00710C04" w:rsidP="00710C04">
      <w:pPr>
        <w:pStyle w:val="Ttulo3"/>
      </w:pPr>
      <w:bookmarkStart w:id="278" w:name="_Toc481590678"/>
      <w:r>
        <w:t>Modelagem e Análise Exploratória</w:t>
      </w:r>
      <w:bookmarkEnd w:id="278"/>
    </w:p>
    <w:p w14:paraId="3C0F76C8" w14:textId="77777777" w:rsidR="00710C04" w:rsidRDefault="00710C04" w:rsidP="00710C04">
      <w:r>
        <w:t xml:space="preserve">A criação do termo “modelagem exploratória”, é atribuída à discussão promovida por </w:t>
      </w:r>
      <w:proofErr w:type="spellStart"/>
      <w:r>
        <w:t>Bankes</w:t>
      </w:r>
      <w:proofErr w:type="spellEnd"/>
      <w:r>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"id" : "ITEM-2",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"ITEM-2",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"(BANKES; WALKER; KWAKKEL, 2013; KWAKKEL; PRUYT, 2013)", "plainTextFormattedCitation" : "(BANKES; WALKER; KWAKKEL, 2013; KWAKKEL; PRUYT, 2013)", "previouslyFormattedCitation" : "(BANKES; WALKER; KWAKKEL, 2013; KWAKKEL; PRUYT, 2013)" }, "properties" : { "noteIndex" : 0 }, "schema" : "https://github.com/citation-style-language/schema/raw/master/csl-citation.json" }</w:instrText>
      </w:r>
      <w:r>
        <w:fldChar w:fldCharType="separate"/>
      </w:r>
      <w:r w:rsidRPr="009C4C6E">
        <w:rPr>
          <w:noProof/>
        </w:rPr>
        <w:t>(BANKES; WALKER; KWAKKEL, 2013; KWAKKEL; PRUYT, 2013)</w:t>
      </w:r>
      <w:r>
        <w:fldChar w:fldCharType="end"/>
      </w:r>
      <w:r>
        <w:t xml:space="preserve">, a qual distingue duas abordagens de modelagem: a “Modelagem Exploratória” a “Modelagem Consolidativa”. </w:t>
      </w:r>
      <w:proofErr w:type="spellStart"/>
      <w:r w:rsidRPr="00B26362">
        <w:t>Bankes</w:t>
      </w:r>
      <w:proofErr w:type="spellEnd"/>
      <w:r w:rsidRPr="00B26362">
        <w:t xml:space="preserve"> </w:t>
      </w:r>
      <w:r>
        <w:fldChar w:fldCharType="begin" w:fldLock="1"/>
      </w:r>
      <w:r w:rsidRPr="00B26362">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B26362">
        <w:rPr>
          <w:noProof/>
        </w:rPr>
        <w:t>(1993)</w:t>
      </w:r>
      <w:r>
        <w:fldChar w:fldCharType="end"/>
      </w:r>
      <w:r w:rsidRPr="00B26362">
        <w:t xml:space="preserve"> discute dificuldades no uso de modelos computacionais em situações onde uma validação ex</w:t>
      </w:r>
      <w:r>
        <w:t xml:space="preserve">perimental não é possível. A existência de tais situações e o desejo de utilizar modelos de simulação computacional para suportar o processo de decisão entram em conflito com a metodologia tradicional de simulação computacional. Este conflito pode ser observado no texto clássico em simulação computacional de Law e </w:t>
      </w:r>
      <w:proofErr w:type="spellStart"/>
      <w:r>
        <w:t>Kelton</w:t>
      </w:r>
      <w:proofErr w:type="spellEnd"/>
      <w:r>
        <w:t xml:space="preserve"> </w:t>
      </w:r>
      <w:r>
        <w:fldChar w:fldCharType="begin" w:fldLock="1"/>
      </w:r>
      <w: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"suppress-author" : 1, "uris" : [ "http://www.mendeley.com/documents/?uuid=1f51d34c-3193-43c2-a25a-456fc45d441b" ] } ], "mendeley" : { "formattedCitation" : "(1991)", "plainTextFormattedCitation" : "(1991)", "previouslyFormattedCitation" : "(1991)" }, "properties" : { "noteIndex" : 0 }, "schema" : "https://github.com/citation-style-language/schema/raw/master/csl-citation.json" }</w:instrText>
      </w:r>
      <w:r>
        <w:fldChar w:fldCharType="separate"/>
      </w:r>
      <w:r w:rsidRPr="00815E05">
        <w:rPr>
          <w:noProof/>
        </w:rPr>
        <w:t>(1991)</w:t>
      </w:r>
      <w:r>
        <w:fldChar w:fldCharType="end"/>
      </w:r>
      <w:r>
        <w:t>:</w:t>
      </w:r>
    </w:p>
    <w:p w14:paraId="384CA063" w14:textId="77777777" w:rsidR="00710C04" w:rsidRPr="008B488E" w:rsidRDefault="00710C04" w:rsidP="00710C04">
      <w:pPr>
        <w:ind w:left="709"/>
        <w:rPr>
          <w:sz w:val="22"/>
        </w:rPr>
      </w:pPr>
      <w:r>
        <w:t xml:space="preserve"> </w:t>
      </w:r>
      <w:r w:rsidRPr="00450EEE">
        <w:rPr>
          <w:sz w:val="22"/>
        </w:rPr>
        <w:t xml:space="preserve">“Um dos problemas mais difíceis quem um analista de simulação enfrenta é tentar determinar se um modelo de simulação é uma </w:t>
      </w:r>
      <w:r w:rsidRPr="00450EEE">
        <w:rPr>
          <w:i/>
          <w:sz w:val="22"/>
        </w:rPr>
        <w:t xml:space="preserve">representação precisa </w:t>
      </w:r>
      <w:r w:rsidRPr="00450EEE">
        <w:rPr>
          <w:sz w:val="22"/>
        </w:rPr>
        <w:t xml:space="preserve">do sistema real sendo estudado, ou seja, se o modelo é </w:t>
      </w:r>
      <w:r w:rsidRPr="00450EEE">
        <w:rPr>
          <w:i/>
          <w:sz w:val="22"/>
        </w:rPr>
        <w:t>válido</w:t>
      </w:r>
      <w:r w:rsidRPr="00450EEE">
        <w:rPr>
          <w:sz w:val="22"/>
        </w:rPr>
        <w:t xml:space="preserve">. Se o modelo não é válido, então qualquer conclusão derivada do modelo será de valor duvidoso”. </w:t>
      </w:r>
      <w:r w:rsidRPr="00450EEE">
        <w:rPr>
          <w:sz w:val="22"/>
        </w:rPr>
        <w:fldChar w:fldCharType="begin" w:fldLock="1"/>
      </w:r>
      <w:r w:rsidRPr="00450EEE">
        <w:rPr>
          <w:sz w:val="22"/>
        </w:rPr>
        <w:instrText>ADDIN CSL_CITATION { "citationItems" : [ { "id" : "ITEM-1", "itemData" : { "author" : [ { "dropping-particle" : "", "family" : "Law", "given" : "Averill M.", "non-dropping-particle" : "", "parse-names" : false, "suffix" : "" }, { "dropping-particle" : "", "family" : "Kelton", "given" : "W. David", "non-dropping-particle" : "", "parse-names" : false, "suffix" : "" } ], "edition" : "2", "id" : "ITEM-1", "issued" : { "date-parts" : [ [ "1991" ] ] }, "number-of-pages" : "759", "publisher" : "McGraw-Hill", "publisher-place" : "New York", "title" : "Simulation Modeling and Analysis", "type" : "book" }, "locator" : "298", "suffix" : ", tradu\u00e7\u00e3o livre, grifo meu", "uris" : [ "http://www.mendeley.com/documents/?uuid=1f51d34c-3193-43c2-a25a-456fc45d441b" ] } ], "mendeley" : { "formattedCitation" : "(LAW; KELTON, 1991, p. 298, tradu\u00e7\u00e3o livre, grifo meu)", "plainTextFormattedCitation" : "(LAW; KELTON, 1991, p. 298, tradu\u00e7\u00e3o livre, grifo meu)", "previouslyFormattedCitation" : "(LAW; KELTON, 1991, p. 298, tradu\u00e7\u00e3o livre, grifo meu)" }, "properties" : { "noteIndex" : 0 }, "schema" : "https://github.com/citation-style-language/schema/raw/master/csl-citation.json" }</w:instrText>
      </w:r>
      <w:r w:rsidRPr="00450EEE">
        <w:rPr>
          <w:sz w:val="22"/>
        </w:rPr>
        <w:fldChar w:fldCharType="separate"/>
      </w:r>
      <w:r w:rsidRPr="00450EEE">
        <w:rPr>
          <w:noProof/>
          <w:sz w:val="22"/>
        </w:rPr>
        <w:t>(LAW; KELTON, 1991, p. 298, tradução livre, grifo meu)</w:t>
      </w:r>
      <w:r w:rsidRPr="00450EEE">
        <w:rPr>
          <w:sz w:val="22"/>
        </w:rPr>
        <w:fldChar w:fldCharType="end"/>
      </w:r>
      <w:r w:rsidRPr="00450EEE">
        <w:rPr>
          <w:sz w:val="22"/>
        </w:rPr>
        <w:t>.</w:t>
      </w:r>
    </w:p>
    <w:p w14:paraId="6EB1C59C" w14:textId="77777777" w:rsidR="00710C04" w:rsidRPr="00450EEE" w:rsidRDefault="00710C04" w:rsidP="00710C04">
      <w:r>
        <w:t xml:space="preserve">Como argumentado anteriormente, situações de Incerteza Extrema são caracterizadas por não haver conhecimento suficiente sobre o sistema sob consideração. Portanto, não há conhecimento suficiente para construir </w:t>
      </w:r>
      <w:r>
        <w:rPr>
          <w:i/>
        </w:rPr>
        <w:t xml:space="preserve">uma </w:t>
      </w:r>
      <w:r w:rsidRPr="00686A62">
        <w:rPr>
          <w:i/>
        </w:rPr>
        <w:t>representação</w:t>
      </w:r>
      <w:r>
        <w:rPr>
          <w:i/>
        </w:rPr>
        <w:t xml:space="preserve"> </w:t>
      </w:r>
      <w:r w:rsidRPr="00686A62">
        <w:rPr>
          <w:i/>
        </w:rPr>
        <w:t>precisa</w:t>
      </w:r>
      <w:r>
        <w:rPr>
          <w:i/>
        </w:rPr>
        <w:t xml:space="preserve"> </w:t>
      </w:r>
      <w:r>
        <w:t xml:space="preserve">do sistema sob consideração. Além disso, ainda que houvesse conhecimento para tanto, </w:t>
      </w:r>
      <w:proofErr w:type="spellStart"/>
      <w:r>
        <w:t>Bankes</w:t>
      </w:r>
      <w:proofErr w:type="spellEnd"/>
      <w:r>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ressalta que a validação </w:t>
      </w:r>
      <w:r>
        <w:rPr>
          <w:i/>
        </w:rPr>
        <w:t>pode não ser possível</w:t>
      </w:r>
      <w:r>
        <w:t xml:space="preserve">. Dado este conflito, </w:t>
      </w:r>
      <w:proofErr w:type="spellStart"/>
      <w:r>
        <w:t>Bankes</w:t>
      </w:r>
      <w:proofErr w:type="spellEnd"/>
      <w:r>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"id" : "ITEM-2", "itemData" : { "author" : [ { "dropping-particle" : "", "family" : "Bankes", "given" : "Steven C.", "non-dropping-particle" : "", "parse-names" : false, "suffix" : "" } ], "id" : "ITEM-2", "issued" : { "date-parts" : [ [ "1992" ] ] }, "number-of-pages" : "40", "title" : "Exploratory Modeling and the Use of Simulation for Policy Analysis", "type" : "report" }, "suppress-author" : 1, "uris" : [ "http://www.mendeley.com/documents/?uuid=0611fb62-289a-40b7-b89e-233f00fa01ac" ] } ], "mendeley" : { "formattedCitation" : "(1993, 1992)", "plainTextFormattedCitation" : "(1993, 1992)", "previouslyFormattedCitation" : "(1993, 1992)" }, "properties" : { "noteIndex" : 0 }, "schema" : "https://github.com/citation-style-language/schema/raw/master/csl-citation.json" }</w:instrText>
      </w:r>
      <w:r>
        <w:fldChar w:fldCharType="separate"/>
      </w:r>
      <w:r w:rsidRPr="00816EA8">
        <w:rPr>
          <w:noProof/>
        </w:rPr>
        <w:t>(1993, 1992)</w:t>
      </w:r>
      <w:r>
        <w:fldChar w:fldCharType="end"/>
      </w:r>
      <w:r>
        <w:t xml:space="preserve"> sugere a distinção entre a abordagem de modelagem consolidativa e a abordagem exploratória.</w:t>
      </w:r>
    </w:p>
    <w:p w14:paraId="34F6F519" w14:textId="77777777" w:rsidR="00710C04" w:rsidRDefault="00710C04" w:rsidP="00710C04">
      <w:r>
        <w:lastRenderedPageBreak/>
        <w:t xml:space="preserve">Modelagem Consolidativa é compreendida como a consolidação de conhecimento existente sobre a realidade em um modelo e o uso deste modelo como </w:t>
      </w:r>
      <w:r w:rsidRPr="00AA1317">
        <w:rPr>
          <w:i/>
        </w:rPr>
        <w:t>representação</w:t>
      </w:r>
      <w:r>
        <w:t xml:space="preserve"> fiel do sistema real.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 A Modelagem Consolidativa, quando aplicada em um contexto correto, pode levar a excelentes resultados. No entanto, o uso de uma abordagem consolidativa nem sempre é possível. De fato, quando a abordagem consolidativa é usada nestas situações, o resultado principal não é a melhoria no processo decisório, mas uma maior sensibilidade às fragilidades dos modelos.</w:t>
      </w:r>
      <w:r w:rsidRPr="004F73F2">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1258AA4" w14:textId="77777777" w:rsidR="00710C04" w:rsidRDefault="00710C04" w:rsidP="00710C04">
      <w:proofErr w:type="spellStart"/>
      <w:r>
        <w:t>Bankes</w:t>
      </w:r>
      <w:proofErr w:type="spellEnd"/>
      <w:r>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sugere que projetos de modelagem tipicamente tornam-se atribulados quando envolvem modelos que não podem ser validados experimentalmente, porém a abordagem consolidativa é mesmo assim empregada. Nestes casos, a validação pode não ser possível porque os experimentos necessários não podem ser executados, dados históricos são inadequados, ou ainda, a teoria não é madura o suficiente para sugerir modelos capazes de realizar predições.</w:t>
      </w:r>
    </w:p>
    <w:p w14:paraId="18445ECB" w14:textId="77777777" w:rsidR="00710C04" w:rsidRDefault="00710C04" w:rsidP="00710C04">
      <w:proofErr w:type="spellStart"/>
      <w:r>
        <w:t>Bankes</w:t>
      </w:r>
      <w:proofErr w:type="spellEnd"/>
      <w:r>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aponta que nestas situações os analistas responsáveis pela modelagem procuram erroneamente sustentar a validade do modelo adicionando complexidade e detalhamento ao mesmo. Tal atitude é baseada no pressuposto de que ao adicionar mais detalhes à um modelo, maior será a sua precisão. </w:t>
      </w:r>
      <w:proofErr w:type="spellStart"/>
      <w:r>
        <w:t>Bankes</w:t>
      </w:r>
      <w:proofErr w:type="spellEnd"/>
      <w:r>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argumenta que este pressuposto é falso, visto que nenhuma quantidade de detalhes pode validar o modelo, mas apenas adiciona uma ilusão de realismo. Sem a possibilidade de uma validação experimental adequada, analistas acabam defendendo a qualidade do modelo por seu realismo e detalhamento.</w:t>
      </w:r>
    </w:p>
    <w:p w14:paraId="11F5417B" w14:textId="77777777" w:rsidR="00710C04" w:rsidRDefault="00710C04" w:rsidP="00710C04">
      <w:r>
        <w:t xml:space="preserve">Nestas situações, ao projetar um modelo sem uma estratégia analítica apropriada, os analistas permitem-se levar por um processo sem fim de adicionar mais detalhes ao modelo, porém sem um critério de parada oferecido por uma validação experimental rigorosa.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D26FE5">
        <w:rPr>
          <w:noProof/>
        </w:rPr>
        <w:t>(BANKES, 1993)</w:t>
      </w:r>
      <w:r>
        <w:fldChar w:fldCharType="end"/>
      </w:r>
      <w:r>
        <w:t xml:space="preserve">. Por estes motivos, </w:t>
      </w:r>
      <w:proofErr w:type="spellStart"/>
      <w:r>
        <w:t>Bankes</w:t>
      </w:r>
      <w:proofErr w:type="spellEnd"/>
      <w:r>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D26FE5">
        <w:rPr>
          <w:noProof/>
        </w:rPr>
        <w:t>(1993)</w:t>
      </w:r>
      <w:r>
        <w:fldChar w:fldCharType="end"/>
      </w:r>
      <w:r>
        <w:t xml:space="preserve"> considera o uso de um modelo consolidativo em uma situação que não permite validação experimental como “fingir fazer o que não pode ser feito”.</w:t>
      </w:r>
    </w:p>
    <w:p w14:paraId="08DDBF5A" w14:textId="77777777" w:rsidR="00710C04" w:rsidRDefault="00710C04" w:rsidP="00710C04">
      <w:proofErr w:type="spellStart"/>
      <w:r>
        <w:t>Bankes</w:t>
      </w:r>
      <w:proofErr w:type="spellEnd"/>
      <w:r>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"suppress-author" : 1, "uris" : [ "http://www.mendeley.com/documents/?uuid=6593c117-cf89-4728-846e-fc17d7f3b737" ] } ], "mendeley" : { "formattedCitation" : "(1993)", "plainTextFormattedCitation" : "(1993)", "previouslyFormattedCitation" : "(1993)" }, "properties" : { "noteIndex" : 0 }, "schema" : "https://github.com/citation-style-language/schema/raw/master/csl-citation.json" }</w:instrText>
      </w:r>
      <w:r>
        <w:fldChar w:fldCharType="separate"/>
      </w:r>
      <w:r w:rsidRPr="00CB7F58">
        <w:rPr>
          <w:noProof/>
        </w:rPr>
        <w:t>(1993)</w:t>
      </w:r>
      <w:r>
        <w:fldChar w:fldCharType="end"/>
      </w:r>
      <w:r>
        <w:t xml:space="preserve"> argumenta que avanços tecnológicos, sozinhos, não serão capazes de resolver os problemas da modelagem consolidativa. Nenhuma melhoria tecnológica pode eliminar o problema inerente à validação de modelos exploratórios. Ao mesmo tempo, abandonar o uso de modelos computacionais nestas situações pode impedir o uso de uma ferramenta potencialmente útil.</w:t>
      </w:r>
      <w:r w:rsidRPr="00B654ED">
        <w:t xml:space="preserve">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3E02893E" w14:textId="77777777" w:rsidR="00710C04" w:rsidRDefault="00710C04" w:rsidP="00710C04">
      <w:r>
        <w:lastRenderedPageBreak/>
        <w:t xml:space="preserve">Em situações que são caracterizadas por conhecimento insuficiente ou por incertezas irredutíveis, os analistas que constroem o modelo precisam utilizar pressupostos sobre os detalhes e mecanismos do modelo. Mesmo que o modelo resultante não possa ser considerado uma representação fiel do sistema em análise, o modelo pode gerar experimentos computacionais que indicam como seria o comportamento do sistema em consideração se os diversos pressupostos estivessem corretos. Nestes contextos, a modelagem exploratória deve ser empregada para explorar as implicações de um conjunto diverso de pressupostos e variáveis. </w:t>
      </w:r>
      <w:r>
        <w:fldChar w:fldCharType="begin" w:fldLock="1"/>
      </w:r>
      <w: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fldChar w:fldCharType="separate"/>
      </w:r>
      <w:r w:rsidRPr="00AF47C6">
        <w:rPr>
          <w:noProof/>
        </w:rPr>
        <w:t>(BANKES, 1993)</w:t>
      </w:r>
      <w:r>
        <w:fldChar w:fldCharType="end"/>
      </w:r>
      <w:r>
        <w:t>.</w:t>
      </w:r>
    </w:p>
    <w:p w14:paraId="0257F1CC" w14:textId="77777777" w:rsidR="00710C04" w:rsidRDefault="00710C04" w:rsidP="00710C04">
      <w:r>
        <w:t xml:space="preserve">Neste sentido, a modelagem e análise exploratória (EMA – </w:t>
      </w:r>
      <w:proofErr w:type="spellStart"/>
      <w:r w:rsidRPr="00BC5B27">
        <w:t>Exploratory</w:t>
      </w:r>
      <w:proofErr w:type="spellEnd"/>
      <w:r w:rsidRPr="00BC5B27">
        <w:t xml:space="preserve"> </w:t>
      </w:r>
      <w:proofErr w:type="spellStart"/>
      <w:r w:rsidRPr="00BC5B27">
        <w:t>Modeling</w:t>
      </w:r>
      <w:proofErr w:type="spellEnd"/>
      <w:r w:rsidRPr="00BC5B27">
        <w:t xml:space="preserve"> and </w:t>
      </w:r>
      <w:proofErr w:type="spellStart"/>
      <w:r w:rsidRPr="00BC5B27">
        <w:t>Analysis</w:t>
      </w:r>
      <w:proofErr w:type="spellEnd"/>
      <w:r>
        <w:t xml:space="preserve">) pode ser útil quando existe informação suficiente a qual pode ser explorada pela construção de modelos, porém tal informação é insuficiente para especificar </w:t>
      </w:r>
      <w:r w:rsidRPr="00AA1317">
        <w:rPr>
          <w:i/>
        </w:rPr>
        <w:t>um</w:t>
      </w:r>
      <w:r>
        <w:t xml:space="preserve"> </w:t>
      </w:r>
      <w:r w:rsidRPr="00AA1317">
        <w:rPr>
          <w:i/>
        </w:rPr>
        <w:t>único</w:t>
      </w:r>
      <w:r>
        <w:t xml:space="preserve"> </w:t>
      </w:r>
      <w:r w:rsidRPr="00AA1317">
        <w:rPr>
          <w:i/>
        </w:rPr>
        <w:t>modelo</w:t>
      </w:r>
      <w:r>
        <w:t xml:space="preserve"> que precisamente descreve o comportamento do sistema sob consideração.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Ao invés de construir um único modelo e falsamente o tratar como uma imagem confiável do sistema sob consideração, a informação existente sobre a situação real é consistente com diversos modelos, cujas implicações para as decisões em consideração podem ser diversas.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Uma única simulação deste modelo não é uma previsão, mas sim é um experimento computacional que revela como o mundo seria se os diversos “chutes” (traduzido do original </w:t>
      </w:r>
      <w:proofErr w:type="spellStart"/>
      <w:r w:rsidRPr="00BC5B27">
        <w:rPr>
          <w:i/>
        </w:rPr>
        <w:t>guesses</w:t>
      </w:r>
      <w:proofErr w:type="spellEnd"/>
      <w:r>
        <w:t xml:space="preserve">) que um modelo faz sobre as incertezas estivesse correto.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02E3C7E0" w14:textId="5CB28DA5" w:rsidR="00710C04" w:rsidRDefault="00710C04" w:rsidP="00710C04">
      <w:r>
        <w:t xml:space="preserve">A EMA, portanto, envolve a representação explícita dos conjuntos de modelos plausíveis, o processo de explorar a informação contida neste conjunto por meio de um </w:t>
      </w:r>
      <w:del w:id="279" w:author="Daniel Lacerda" w:date="2017-05-03T23:13:00Z">
        <w:r w:rsidDel="00E12078">
          <w:delText xml:space="preserve">grande </w:delText>
        </w:r>
      </w:del>
      <w:ins w:id="280" w:author="Daniel Lacerda" w:date="2017-05-03T23:13:00Z">
        <w:r w:rsidR="00E12078">
          <w:t>elevado</w:t>
        </w:r>
        <w:r w:rsidR="00E12078">
          <w:t xml:space="preserve"> </w:t>
        </w:r>
      </w:ins>
      <w:r>
        <w:t xml:space="preserve">número de experimentos computacionais e a análise dos resultados destes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777788A8" w14:textId="77777777" w:rsidR="00710C04" w:rsidRDefault="00710C04" w:rsidP="00710C04">
      <w:r>
        <w:t xml:space="preserve">A EMA pode ser vista como uma forma de inferência realizada a partir das restrições de conhecimento que especifica um conjunto de modelos.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 xml:space="preserve">. O resultado de apenas um experimento computacional é tipicamente não-informativo, apenas sugerindo a plausibilidade de um resultado. O invés disto, a EMA suporta o raciocínio e a inferência de conclusões gerais, a partir da avaliação de um conjunto de experimentos. </w:t>
      </w:r>
      <w:r>
        <w:fldChar w:fldCharType="begin" w:fldLock="1"/>
      </w:r>
      <w: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fldChar w:fldCharType="separate"/>
      </w:r>
      <w:r w:rsidRPr="00124B37">
        <w:rPr>
          <w:noProof/>
        </w:rPr>
        <w:t>(BANKES; WALKER; KWAKKEL, 2013)</w:t>
      </w:r>
      <w:r>
        <w:fldChar w:fldCharType="end"/>
      </w:r>
      <w:r>
        <w:t>.</w:t>
      </w:r>
    </w:p>
    <w:p w14:paraId="269905E7" w14:textId="77777777" w:rsidR="00710C04" w:rsidRDefault="00710C04" w:rsidP="00710C04">
      <w:r>
        <w:t xml:space="preserve">A Análise Exploratória utiliza geralmente geradores de cenários (ou ainda, geradores de casos, ou modelos computacionais de baixa resolução) para avaliar a </w:t>
      </w:r>
      <w:r>
        <w:lastRenderedPageBreak/>
        <w:t xml:space="preserve">performance de estratégias em diversos futuros plausíveis.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Geradores de Cenários não são utilizados para prever o futuro. Ao invés disto, eles são utilizados para representar diversas visões diferentes, porém plausíveis, do futuro.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Geradores de Cenários (ou geradores de casos) e modelos podem ser parecidos, porém são usados para propósitos diferentes. O termo “Modelo” é usado com o pressuposto implícito de que o seu uso tem o objetivo de buscar uma representação o mais precisa possível do sistema sob consideração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w:t>
      </w:r>
    </w:p>
    <w:p w14:paraId="5784331A" w14:textId="68025972" w:rsidR="00710C04" w:rsidRDefault="00710C04" w:rsidP="00710C04">
      <w:r>
        <w:t xml:space="preserve">Uma diferença decisiva entre um gerador de cenários e um modelo de previsão probabilístico está em como eles endereçam a incerteza. Um modelo de previsão tipicamente atribui uma distribuição de probabilidade para todos os parâmetros desconhecidos do modelo, representando, portanto, seus resultados com uma distribuição de probabilidade.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O grau de incerteza do modelo pode ser reduzido melhorando-se a representação do modelo em relação ao processo real, pela utilização de dados de input mais precisos, ou aumentando a resolução espacial ou temporal do modelo. No entanto, tais estratégias tendem a aumentar a complexidade destes modelos, exigindo mais tempo para gerar e interpretar seus resultados. Além disto, fatores altamente incertos, como o comportamento humano geralmente são ignorados por tais modelos, pois não há informação suficiente para que uma distribuição de probabilidade seja assumida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 xml:space="preserve">. Ao contrário, geradores de cenários quantificam “histórias” individuais, internamente consistentes sobre o futuro, por representar explicitamente relações entre inputs, incertezas e outputs. </w:t>
      </w:r>
      <w:bookmarkStart w:id="281" w:name="OLE_LINK1"/>
      <w:bookmarkStart w:id="282" w:name="OLE_LINK2"/>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bookmarkEnd w:id="281"/>
      <w:bookmarkEnd w:id="282"/>
    </w:p>
    <w:p w14:paraId="05A95187" w14:textId="77777777" w:rsidR="00710C04" w:rsidRDefault="00710C04" w:rsidP="00710C04">
      <w:r>
        <w:t>Existem padrões estabelecidos e ferramentas estatísticas adequadas para validar modelos que tem objetivo preditivo (ex.: é possível validar um modelo que tem como objetivo simular a performance de um avião).</w:t>
      </w:r>
      <w:r w:rsidRPr="00BE5DA2">
        <w:t xml:space="preserve">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6E1018">
        <w:rPr>
          <w:noProof/>
        </w:rPr>
        <w:t>(LEMPERT; POPPER; BANKES, 2003)</w:t>
      </w:r>
      <w:r>
        <w:fldChar w:fldCharType="end"/>
      </w:r>
      <w:r>
        <w:t xml:space="preserve">. Apesar disto, não existem padrões rigorosos equivalentes amplamente aceitos para a avaliação de geradores de cenários (ex.: validação experimental). No entanto, sabe-se que tais padrões devem ser fundamentalmente diferentes daqueles empregados em modelos consolidativos.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xml:space="preserve">. Um gerador de cenários ideal deveria apenas produzir cenários plausíveis, porém os analistas devem errar no sentido de incluir futuros potencialmente não-plausíveis, e não o inverso.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 xml:space="preserve">. Um teste da qualidade de um gerador de cenários trata-se de examinar o quão bem ele consegue replicar os </w:t>
      </w:r>
      <w:r>
        <w:lastRenderedPageBreak/>
        <w:t>resultados preditivos de um modelo mais detalhado, ou o quão bem ele pode representar um futuro arbitrário proposto por algum stakeholder.</w:t>
      </w:r>
      <w:r w:rsidRPr="000A546E">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3C22CA">
        <w:rPr>
          <w:noProof/>
        </w:rPr>
        <w:t>(GROVES, 2006)</w:t>
      </w:r>
      <w:r>
        <w:fldChar w:fldCharType="end"/>
      </w:r>
      <w:r>
        <w:t>.</w:t>
      </w:r>
    </w:p>
    <w:p w14:paraId="4BA95CCB" w14:textId="77777777" w:rsidR="00767C0E" w:rsidRDefault="00BF6972" w:rsidP="006116C3">
      <w:pPr>
        <w:pStyle w:val="Ttulo3"/>
      </w:pPr>
      <w:bookmarkStart w:id="283" w:name="_Toc481590679"/>
      <w:r>
        <w:t>Visão Geral das Etapas do</w:t>
      </w:r>
      <w:r w:rsidR="00767C0E">
        <w:t xml:space="preserve"> RDM</w:t>
      </w:r>
      <w:bookmarkEnd w:id="283"/>
    </w:p>
    <w:p w14:paraId="3B59ACCA" w14:textId="10AC9612" w:rsidR="00D330D9" w:rsidRDefault="000831A0" w:rsidP="00D330D9">
      <w:pPr>
        <w:ind w:firstLine="737"/>
      </w:pPr>
      <w:r>
        <w:t xml:space="preserve">Tais elementos estão presentes </w:t>
      </w:r>
      <w:r w:rsidR="009F43C3">
        <w:t>nas principais etapas do método RDM (</w:t>
      </w:r>
      <w:r w:rsidR="009F43C3">
        <w:fldChar w:fldCharType="begin"/>
      </w:r>
      <w:r w:rsidR="009F43C3">
        <w:instrText xml:space="preserve"> REF _Ref472685745 \h </w:instrText>
      </w:r>
      <w:r w:rsidR="009F43C3">
        <w:fldChar w:fldCharType="separate"/>
      </w:r>
      <w:r w:rsidR="00B7483F" w:rsidRPr="008833B2">
        <w:t xml:space="preserve">Figura </w:t>
      </w:r>
      <w:r w:rsidR="00B7483F">
        <w:rPr>
          <w:noProof/>
        </w:rPr>
        <w:t>12</w:t>
      </w:r>
      <w:r w:rsidR="009F43C3">
        <w:fldChar w:fldCharType="end"/>
      </w:r>
      <w:r w:rsidR="002D4D82">
        <w:t>)</w:t>
      </w:r>
      <w:r w:rsidR="002D2A1D">
        <w:t xml:space="preserve">. A </w:t>
      </w:r>
      <w:r w:rsidR="002D2A1D">
        <w:fldChar w:fldCharType="begin"/>
      </w:r>
      <w:r w:rsidR="002D2A1D">
        <w:instrText xml:space="preserve"> REF _Ref472928514 \h </w:instrText>
      </w:r>
      <w:r w:rsidR="002D2A1D">
        <w:fldChar w:fldCharType="separate"/>
      </w:r>
      <w:r w:rsidR="00B7483F">
        <w:t xml:space="preserve">Figura </w:t>
      </w:r>
      <w:r w:rsidR="00B7483F">
        <w:rPr>
          <w:noProof/>
        </w:rPr>
        <w:t>13</w:t>
      </w:r>
      <w:r w:rsidR="002D2A1D">
        <w:fldChar w:fldCharType="end"/>
      </w:r>
      <w:r w:rsidR="002D2A1D">
        <w:t xml:space="preserve"> apresenta as etapas do método, técnicas e ferramentas envolvidas no mesmo, de acordo com o framework de </w:t>
      </w:r>
      <w:proofErr w:type="spellStart"/>
      <w:r w:rsidR="002D2A1D">
        <w:t>Mingers</w:t>
      </w:r>
      <w:proofErr w:type="spellEnd"/>
      <w:r w:rsidR="002D2A1D">
        <w:t xml:space="preserve"> e </w:t>
      </w:r>
      <w:proofErr w:type="spellStart"/>
      <w:r w:rsidR="002D2A1D">
        <w:t>Brocklesby</w:t>
      </w:r>
      <w:proofErr w:type="spellEnd"/>
      <w:r w:rsidR="002D2A1D">
        <w:t xml:space="preserve"> </w:t>
      </w:r>
      <w:r w:rsidR="002D2A1D">
        <w:fldChar w:fldCharType="begin" w:fldLock="1"/>
      </w:r>
      <w:r w:rsidR="00014164">
        <w:instrText>ADDIN CSL_CITATION { "citationItems" : [ { "id" : "ITEM-1", "itemData" : { "DOI" : "10.1016/S0305-0483(97)00018-2", "ISBN" : "0305-0483", "ISSN" : "03050483", "abstract" : "In recent years the predilection for Systems/OR practice to be underpinned by a single methodology has been called into question, and reports on multimethodology projects are now filtering through into the literature, This paper takes a closer look at multimethodology, It outlines a number of different possibilities for combining methodologies, and considers why such a development might be desirable for more effective practice, in particular by focusing upon how it can deal more effectively with the richness of the real world and better assist through the various intervention stages, The paper outlines some of the philosophical, cultural and cognitive feasibility issues that multimethodology raises, It then describes a framework that can attend to the relative strengths of different methodologies and provide a basis for constructing multimethodology designs. Finally it presents a systematic way of decomposing methodologies to identify detachable elements, and the paper concludes by outlining aspects of an agenda for further research that emerges out of the discussion,", "author" : [ { "dropping-particle" : "", "family" : "Mingers", "given" : "John", "non-dropping-particle" : "", "parse-names" : false, "suffix" : "" }, { "dropping-particle" : "", "family" : "Brocklesby", "given" : "J", "non-dropping-particle" : "", "parse-names" : false, "suffix" : "" } ], "container-title" : "International Journal of Management Science", "id" : "ITEM-1", "issue" : "5", "issued" : { "date-parts" : [ [ "1997" ] ] }, "page" : "489-509", "title" : "Multimethodology: Towards a Framework for Mixing Methodologies", "type" : "article-journal", "volume" : "25" }, "suppress-author" : 1, "uris" : [ "http://www.mendeley.com/documents/?uuid=f45a3571-ce42-44c4-88e7-1c5dc7e8a677" ] } ], "mendeley" : { "formattedCitation" : "(1997)", "plainTextFormattedCitation" : "(1997)", "previouslyFormattedCitation" : "(1997)" }, "properties" : { "noteIndex" : 0 }, "schema" : "https://github.com/citation-style-language/schema/raw/master/csl-citation.json" }</w:instrText>
      </w:r>
      <w:r w:rsidR="002D2A1D">
        <w:fldChar w:fldCharType="separate"/>
      </w:r>
      <w:r w:rsidR="002D2A1D" w:rsidRPr="002D2A1D">
        <w:rPr>
          <w:noProof/>
        </w:rPr>
        <w:t>(1997)</w:t>
      </w:r>
      <w:r w:rsidR="002D2A1D">
        <w:fldChar w:fldCharType="end"/>
      </w:r>
      <w:r w:rsidR="002D2A1D">
        <w:t>.</w:t>
      </w:r>
    </w:p>
    <w:p w14:paraId="7A46A170" w14:textId="6BA4C52B" w:rsidR="00F72A33" w:rsidRPr="008833B2" w:rsidRDefault="00F72A33" w:rsidP="00F72A33">
      <w:pPr>
        <w:pStyle w:val="Legenda"/>
      </w:pPr>
      <w:bookmarkStart w:id="284" w:name="_Ref472685745"/>
      <w:bookmarkStart w:id="285" w:name="_Toc481594544"/>
      <w:r w:rsidRPr="008833B2">
        <w:t xml:space="preserve">Figura </w:t>
      </w:r>
      <w:r>
        <w:fldChar w:fldCharType="begin"/>
      </w:r>
      <w:r w:rsidRPr="008833B2">
        <w:instrText xml:space="preserve"> SEQ Figura \* ARABIC </w:instrText>
      </w:r>
      <w:r>
        <w:fldChar w:fldCharType="separate"/>
      </w:r>
      <w:r w:rsidR="00B7483F">
        <w:rPr>
          <w:noProof/>
        </w:rPr>
        <w:t>12</w:t>
      </w:r>
      <w:r>
        <w:rPr>
          <w:noProof/>
        </w:rPr>
        <w:fldChar w:fldCharType="end"/>
      </w:r>
      <w:bookmarkEnd w:id="284"/>
      <w:r w:rsidRPr="008833B2">
        <w:t xml:space="preserve"> – </w:t>
      </w:r>
      <w:proofErr w:type="spellStart"/>
      <w:r w:rsidRPr="008833B2">
        <w:t>Robust</w:t>
      </w:r>
      <w:proofErr w:type="spellEnd"/>
      <w:r w:rsidRPr="008833B2">
        <w:t xml:space="preserve"> </w:t>
      </w:r>
      <w:proofErr w:type="spellStart"/>
      <w:r w:rsidRPr="008833B2">
        <w:t>Decision</w:t>
      </w:r>
      <w:proofErr w:type="spellEnd"/>
      <w:r w:rsidRPr="008833B2">
        <w:t xml:space="preserve"> Making</w:t>
      </w:r>
      <w:bookmarkEnd w:id="285"/>
    </w:p>
    <w:p w14:paraId="02AC40A6" w14:textId="77777777" w:rsidR="00F72A33" w:rsidRPr="008833B2" w:rsidRDefault="00F72A33" w:rsidP="003F73C9">
      <w:pPr>
        <w:ind w:firstLine="0"/>
      </w:pPr>
      <w:r>
        <w:rPr>
          <w:noProof/>
        </w:rPr>
        <w:drawing>
          <wp:inline distT="0" distB="0" distL="0" distR="0" wp14:anchorId="2DAF56F9" wp14:editId="3AA864A0">
            <wp:extent cx="5650173" cy="2735963"/>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0410" cy="2779658"/>
                    </a:xfrm>
                    <a:prstGeom prst="rect">
                      <a:avLst/>
                    </a:prstGeom>
                    <a:noFill/>
                  </pic:spPr>
                </pic:pic>
              </a:graphicData>
            </a:graphic>
          </wp:inline>
        </w:drawing>
      </w:r>
    </w:p>
    <w:p w14:paraId="2538D6A1" w14:textId="77777777" w:rsidR="00F72A33" w:rsidRDefault="00F72A33" w:rsidP="00F72A33">
      <w:pPr>
        <w:pStyle w:val="Legenda"/>
      </w:pPr>
      <w:r w:rsidRPr="008833B2">
        <w:t>Font</w:t>
      </w:r>
      <w:r>
        <w:t xml:space="preserve">e: Adaptado de </w:t>
      </w:r>
      <w:r>
        <w:fldChar w:fldCharType="begin" w:fldLock="1"/>
      </w:r>
      <w:r w:rsidR="0000410C">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"locator" : "4", "uris" : [ "http://www.mendeley.com/documents/?uuid=84f02bec-e874-4172-b465-06739dab5f62" ] } ], "mendeley" : { "formattedCitation" : "(LEMPERT; GROVES; FISCHBACH, 2013, p. 4)", "plainTextFormattedCitation" : "(LEMPERT; GROVES; FISCHBACH, 2013, p. 4)", "previouslyFormattedCitation" : "(LEMPERT; GROVES; FISCHBACH, 2013, p. 4)" }, "properties" : { "noteIndex" : 0 }, "schema" : "https://github.com/citation-style-language/schema/raw/master/csl-citation.json" }</w:instrText>
      </w:r>
      <w:r>
        <w:fldChar w:fldCharType="separate"/>
      </w:r>
      <w:r w:rsidR="00241694" w:rsidRPr="00241694">
        <w:rPr>
          <w:noProof/>
        </w:rPr>
        <w:t>(LEMPERT; GROVES; FISCHBACH, 2013, p. 4)</w:t>
      </w:r>
      <w:r>
        <w:fldChar w:fldCharType="end"/>
      </w:r>
      <w:r>
        <w:t>.</w:t>
      </w:r>
    </w:p>
    <w:p w14:paraId="108EAC6B" w14:textId="77777777" w:rsidR="00F10B32" w:rsidRDefault="002D4D82" w:rsidP="00D330D9">
      <w:pPr>
        <w:ind w:firstLine="737"/>
      </w:pPr>
      <w:r>
        <w:t>O processo tem início pela Estruturação da Decisão.</w:t>
      </w:r>
      <w:r w:rsidR="00D330D9">
        <w:t xml:space="preserve"> Nesta etapa stakeholders envolvidos na situação definem em conjunto as estratégias, incertezas e objetivos a serem considerados pela an</w:t>
      </w:r>
      <w:r w:rsidR="00090C35">
        <w:t>álise.</w:t>
      </w:r>
      <w:r w:rsidR="0020000B">
        <w:t xml:space="preserve"> </w:t>
      </w:r>
      <w:r w:rsidR="00090C35">
        <w:fldChar w:fldCharType="begin" w:fldLock="1"/>
      </w:r>
      <w:r w:rsidR="00090C35">
        <w:instrText>ADDIN CSL_CITATION { "citationItems" : [ { "id" : "ITEM-1", "itemData" : { "ISBN" : "RB-9701", "abstract" : "When policymakers and decisionmakers face a hard-to- predict, deeply uncertain future, they need more than traditional prediction-based decision analysis to help them choose among alternatives. Fortunately, there are new approaches, such as Robust Decision Making (RDM), that exploit increasingly capable computer tools and are well suited for such situations. RDM rests on a simple concept: Rather than using models and data to describe a best-estimate future, RDM runs models many hundreds to thousands of times to determine how plans perform in a range of plausible futures. Visualization and statistical analysis of the resulting database of runs then help decisionmakers dis- tinguish those future conditions in which their plans perform well from those in which their plans perform poorly, assist- ing them in making their plans more robust. This research highlight discusses how RDM works and illustrates its ben- efits through two example applications: helping a water management agency adaptively plan for climate change and determining whether federal terrorism insurance would cost or save taxpayers money.", "author" : [ { "dropping-particle" : "", "family" : "Rand", "given" : "", "non-dropping-particle" : "", "parse-names" : false, "suffix" : "" } ], "container-title" : "RAND Corporation Research Highlights", "id" : "ITEM-1", "issued" : { "date-parts" : [ [ "2013" ] ] }, "page" : "1-7", "title" : "Making Good Decisions Without Predictions", "type" : "article-journal" }, "uris" : [ "http://www.mendeley.com/documents/?uuid=5d54119c-5cfa-4ce1-a55e-6a4b16585f01" ] } ], "mendeley" : { "formattedCitation" : "(RAND, 2013)", "plainTextFormattedCitation" : "(RAND, 2013)", "previouslyFormattedCitation" : "(RAND, 2013)" }, "properties" : { "noteIndex" : 0 }, "schema" : "https://github.com/citation-style-language/schema/raw/master/csl-citation.json" }</w:instrText>
      </w:r>
      <w:r w:rsidR="00090C35">
        <w:fldChar w:fldCharType="separate"/>
      </w:r>
      <w:r w:rsidR="00090C35" w:rsidRPr="00090C35">
        <w:rPr>
          <w:noProof/>
        </w:rPr>
        <w:t>(RAND, 2013)</w:t>
      </w:r>
      <w:r w:rsidR="00090C35">
        <w:fldChar w:fldCharType="end"/>
      </w:r>
      <w:r w:rsidR="00090C35">
        <w:t xml:space="preserve">. A escolha dos dados a coletar é orientada pelo framework XLRM (X – </w:t>
      </w:r>
      <w:proofErr w:type="spellStart"/>
      <w:r w:rsidR="00090C35">
        <w:t>Uncertainties</w:t>
      </w:r>
      <w:proofErr w:type="spellEnd"/>
      <w:r w:rsidR="00090C35">
        <w:t xml:space="preserve">/Incertezas, L – </w:t>
      </w:r>
      <w:proofErr w:type="spellStart"/>
      <w:r w:rsidR="00090C35">
        <w:t>Levers</w:t>
      </w:r>
      <w:proofErr w:type="spellEnd"/>
      <w:r w:rsidR="00090C35">
        <w:t xml:space="preserve">/Estratégias, R – </w:t>
      </w:r>
      <w:proofErr w:type="spellStart"/>
      <w:r w:rsidR="00090C35">
        <w:t>Relationships</w:t>
      </w:r>
      <w:proofErr w:type="spellEnd"/>
      <w:r w:rsidR="00090C35">
        <w:t xml:space="preserve">, M – </w:t>
      </w:r>
      <w:proofErr w:type="spellStart"/>
      <w:r w:rsidR="00090C35">
        <w:t>Metrics</w:t>
      </w:r>
      <w:proofErr w:type="spellEnd"/>
      <w:r w:rsidR="00090C35">
        <w:t xml:space="preserve">/Objetivos). </w:t>
      </w:r>
      <w:r w:rsidR="00090C35">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90C35">
        <w:fldChar w:fldCharType="separate"/>
      </w:r>
      <w:r w:rsidR="006E1018" w:rsidRPr="006E1018">
        <w:rPr>
          <w:noProof/>
        </w:rPr>
        <w:t>(LEMPERT; POPPER; BANKES, 2003)</w:t>
      </w:r>
      <w:r w:rsidR="00090C35">
        <w:fldChar w:fldCharType="end"/>
      </w:r>
      <w:r w:rsidR="00090C35">
        <w:t>.</w:t>
      </w:r>
    </w:p>
    <w:p w14:paraId="4C794BC1" w14:textId="77777777" w:rsidR="00F72A33" w:rsidRDefault="003059A5" w:rsidP="0093147B">
      <w:pPr>
        <w:ind w:firstLine="737"/>
      </w:pPr>
      <w:r>
        <w:t xml:space="preserve">Em seguida ocorre a Geração de “Casos”. Incertezas, Estratégias e Medidas de performance são relacionadas por meio de um ou mais modelos computacionais, e então </w:t>
      </w:r>
      <w:r w:rsidR="0000410C">
        <w:t>é formada uma base de dados de</w:t>
      </w:r>
      <w:r>
        <w:t xml:space="preserve"> “Casos”</w:t>
      </w:r>
      <w:r w:rsidR="0000410C">
        <w:t>.</w:t>
      </w:r>
      <w:r w:rsidR="005D11E9">
        <w:t xml:space="preserve"> </w:t>
      </w:r>
      <w:r w:rsidR="0000410C">
        <w:fldChar w:fldCharType="begin" w:fldLock="1"/>
      </w:r>
      <w:r w:rsidR="005D11E9">
        <w:instrText>ADDIN CSL_CITATION { "citationItems" : [ { "id" : "ITEM-1", "itemData" : { "abstract" : "Addressing climate change requires both quantitative analysis and ethical reasoning. But the character of many climate-related decisions \u2013 in particular deep uncertainty, competing values, and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sidR="0000410C">
        <w:fldChar w:fldCharType="separate"/>
      </w:r>
      <w:r w:rsidR="0000410C" w:rsidRPr="0000410C">
        <w:rPr>
          <w:noProof/>
        </w:rPr>
        <w:t>(LEMPERT; GROVES; FISCHBACH, 2013)</w:t>
      </w:r>
      <w:r w:rsidR="0000410C">
        <w:fldChar w:fldCharType="end"/>
      </w:r>
      <w:r>
        <w:t xml:space="preserve">. </w:t>
      </w:r>
      <w:r w:rsidR="00F75A67">
        <w:t>Um Caso c</w:t>
      </w:r>
      <w:r>
        <w:t xml:space="preserve">orresponde </w:t>
      </w:r>
      <w:r w:rsidR="00F75A67">
        <w:t>ao resultado de uma instanciação do modelo computacional que corresponde à</w:t>
      </w:r>
      <w:r>
        <w:t xml:space="preserve"> </w:t>
      </w:r>
      <w:r w:rsidR="00F75A67">
        <w:t>combinação</w:t>
      </w:r>
      <w:r>
        <w:t xml:space="preserve"> de uma estratégia e</w:t>
      </w:r>
      <w:r w:rsidR="00F75A67">
        <w:t>m</w:t>
      </w:r>
      <w:r>
        <w:t xml:space="preserve"> um futuro. </w:t>
      </w:r>
      <w:r>
        <w:fldChar w:fldCharType="begin" w:fldLock="1"/>
      </w:r>
      <w:r w:rsidR="00241694">
        <w:instrText>ADDIN CSL_CITATION { "citationItems" : [ { "id" : "ITEM-1", "itemData" : { "URL" : "http://www.rand.org/methods/rdmlab/glossary.html", "accessed" : { "date-parts" : [ [ "2016", "12", "16" ] ] }, "author" : [ { "dropping-particle" : "", "family" : "RAND", "given" : "", "non-dropping-particle" : "", "parse-names" : false, "suffix" : "" } ], "id" : "ITEM-1", "issued" : { "date-parts" : [ [ "2016" ] ] }, "title" : "RDM Glossary", "type" : "webpage" }, "uris" : [ "http://www.mendeley.com/documents/?uuid=eb08c6fa-3120-43ad-acd9-d812a12ae57a" ] } ], "mendeley" : { "formattedCitation" : "(RAND, 2016)", "plainTextFormattedCitation" : "(RAND, 2016)", "previouslyFormattedCitation" : "(RAND, 2016)" }, "properties" : { "noteIndex" : 0 }, "schema" : "https://github.com/citation-style-language/schema/raw/master/csl-citation.json" }</w:instrText>
      </w:r>
      <w:r>
        <w:fldChar w:fldCharType="separate"/>
      </w:r>
      <w:r w:rsidRPr="003059A5">
        <w:rPr>
          <w:noProof/>
        </w:rPr>
        <w:t>(RAND, 2016)</w:t>
      </w:r>
      <w:r>
        <w:fldChar w:fldCharType="end"/>
      </w:r>
      <w:r>
        <w:t>.</w:t>
      </w:r>
    </w:p>
    <w:p w14:paraId="645BFE82" w14:textId="77777777" w:rsidR="005D11E9" w:rsidRDefault="005D11E9" w:rsidP="0093147B">
      <w:pPr>
        <w:ind w:firstLine="737"/>
      </w:pPr>
      <w:r>
        <w:lastRenderedPageBreak/>
        <w:t>Utilizando a base de dados formada no passo anterior, a descoberta de cenários utiliza algoritmos estatísticos par</w:t>
      </w:r>
      <w:r w:rsidR="00E115CF">
        <w:t xml:space="preserve">a identificar clusters </w:t>
      </w:r>
      <w:r>
        <w:t xml:space="preserve">que representem cenários que evidenciem vulnerabilidades das estratégias identificadas. </w:t>
      </w:r>
      <w:r>
        <w:fldChar w:fldCharType="begin" w:fldLock="1"/>
      </w:r>
      <w:r w:rsidR="002D2A1D">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5D11E9">
        <w:rPr>
          <w:noProof/>
        </w:rPr>
        <w:t>(GROVES; LEMPERT, 2007)</w:t>
      </w:r>
      <w:r>
        <w:fldChar w:fldCharType="end"/>
      </w:r>
      <w:r>
        <w:t xml:space="preserve">. </w:t>
      </w:r>
      <w:r w:rsidR="00F07F9D">
        <w:t xml:space="preserve">Tais cenários podem ajudar os stakeholders a identificar novas maneiras de endereçar tais vulnerabilidades, voltando ao passo 1, ou então avaliar os </w:t>
      </w:r>
      <w:proofErr w:type="spellStart"/>
      <w:r w:rsidR="00F07F9D" w:rsidRPr="00DB7FC0">
        <w:rPr>
          <w:i/>
        </w:rPr>
        <w:t>tradeoffs</w:t>
      </w:r>
      <w:proofErr w:type="spellEnd"/>
      <w:r w:rsidR="00F07F9D">
        <w:t xml:space="preserve"> envolvidos</w:t>
      </w:r>
      <w:r w:rsidR="00DD6395">
        <w:t xml:space="preserve"> na escolha das estratégias</w:t>
      </w:r>
      <w:r w:rsidR="008950E4">
        <w:t xml:space="preserve"> (passo 4)</w:t>
      </w:r>
      <w:r w:rsidR="00DD6395">
        <w:t>.</w:t>
      </w:r>
    </w:p>
    <w:p w14:paraId="383FA16F" w14:textId="77777777" w:rsidR="0042358D" w:rsidRPr="00631A78" w:rsidRDefault="0042358D" w:rsidP="00631A78">
      <w:pPr>
        <w:ind w:firstLine="737"/>
      </w:pPr>
    </w:p>
    <w:p w14:paraId="7C2101DA" w14:textId="77777777" w:rsidR="004451F6" w:rsidRDefault="004451F6" w:rsidP="002B2C5D">
      <w:pPr>
        <w:sectPr w:rsidR="004451F6" w:rsidSect="001F56FA">
          <w:footnotePr>
            <w:numRestart w:val="eachSect"/>
          </w:footnotePr>
          <w:pgSz w:w="11906" w:h="16838" w:code="9"/>
          <w:pgMar w:top="1701" w:right="1134" w:bottom="1134" w:left="1701" w:header="1134" w:footer="709" w:gutter="0"/>
          <w:cols w:space="708"/>
          <w:docGrid w:linePitch="360"/>
        </w:sectPr>
      </w:pPr>
    </w:p>
    <w:p w14:paraId="195102EE" w14:textId="2569600F" w:rsidR="004451F6" w:rsidRDefault="004451F6" w:rsidP="004451F6">
      <w:pPr>
        <w:pStyle w:val="Legenda"/>
      </w:pPr>
      <w:bookmarkStart w:id="286" w:name="_Ref472928514"/>
      <w:bookmarkStart w:id="287" w:name="_Toc481594545"/>
      <w:r>
        <w:lastRenderedPageBreak/>
        <w:t xml:space="preserve">Figura </w:t>
      </w:r>
      <w:fldSimple w:instr=" SEQ Figura \* ARABIC ">
        <w:r w:rsidR="00B7483F">
          <w:rPr>
            <w:noProof/>
          </w:rPr>
          <w:t>13</w:t>
        </w:r>
      </w:fldSimple>
      <w:bookmarkEnd w:id="286"/>
      <w:r>
        <w:t xml:space="preserve"> – Princípios, Etapas, Técnicas e Ferramentas associadas ao RDM</w:t>
      </w:r>
      <w:bookmarkEnd w:id="287"/>
    </w:p>
    <w:p w14:paraId="53EA2C51" w14:textId="77777777" w:rsidR="004451F6" w:rsidRDefault="004451F6" w:rsidP="004451F6">
      <w:pPr>
        <w:jc w:val="center"/>
      </w:pPr>
      <w:r>
        <w:rPr>
          <w:noProof/>
        </w:rPr>
        <w:drawing>
          <wp:inline distT="0" distB="0" distL="0" distR="0" wp14:anchorId="6929239E" wp14:editId="6A4847E7">
            <wp:extent cx="7267904" cy="4800718"/>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79031" cy="4808067"/>
                    </a:xfrm>
                    <a:prstGeom prst="rect">
                      <a:avLst/>
                    </a:prstGeom>
                    <a:noFill/>
                  </pic:spPr>
                </pic:pic>
              </a:graphicData>
            </a:graphic>
          </wp:inline>
        </w:drawing>
      </w:r>
    </w:p>
    <w:p w14:paraId="59B300AE" w14:textId="77777777" w:rsidR="004451F6" w:rsidRDefault="004451F6" w:rsidP="004451F6">
      <w:pPr>
        <w:jc w:val="center"/>
        <w:sectPr w:rsidR="004451F6" w:rsidSect="004451F6">
          <w:footnotePr>
            <w:numRestart w:val="eachSect"/>
          </w:footnotePr>
          <w:pgSz w:w="16838" w:h="11906" w:orient="landscape" w:code="9"/>
          <w:pgMar w:top="1701" w:right="1701" w:bottom="1134" w:left="1134" w:header="1134" w:footer="709" w:gutter="0"/>
          <w:cols w:space="708"/>
          <w:docGrid w:linePitch="360"/>
        </w:sectPr>
      </w:pPr>
      <w:r>
        <w:t>Fonte: Elaborado pelo autor.</w:t>
      </w:r>
    </w:p>
    <w:p w14:paraId="432E0A92" w14:textId="77777777" w:rsidR="009176DB" w:rsidRDefault="005C793F" w:rsidP="003A5BCD">
      <w:pPr>
        <w:pStyle w:val="Ttulo3"/>
      </w:pPr>
      <w:bookmarkStart w:id="288" w:name="_Toc481590680"/>
      <w:r>
        <w:lastRenderedPageBreak/>
        <w:t>Estruturação da Decisão</w:t>
      </w:r>
      <w:bookmarkEnd w:id="288"/>
    </w:p>
    <w:p w14:paraId="58586A70" w14:textId="18382D0A" w:rsidR="00D6627B" w:rsidRDefault="002C5772" w:rsidP="001B683D">
      <w:r w:rsidRPr="002C5772">
        <w:t xml:space="preserve">Como em outras abordagens formais, </w:t>
      </w:r>
      <w:r>
        <w:t>é necessári</w:t>
      </w:r>
      <w:r w:rsidR="00691F0A">
        <w:t>a</w:t>
      </w:r>
      <w:r>
        <w:t xml:space="preserve"> uma maneira de organizar e consolidar as informações relevantes para a tomada de decisão. Na abordagem RDM, o framework XLRM</w:t>
      </w:r>
      <w:r w:rsidR="00691F0A">
        <w:t xml:space="preserve"> (</w:t>
      </w:r>
      <w:r w:rsidR="00691F0A">
        <w:fldChar w:fldCharType="begin"/>
      </w:r>
      <w:r w:rsidR="00691F0A">
        <w:instrText xml:space="preserve"> REF _Ref471914665 \h </w:instrText>
      </w:r>
      <w:r w:rsidR="00691F0A">
        <w:fldChar w:fldCharType="separate"/>
      </w:r>
      <w:r w:rsidR="00B7483F">
        <w:t xml:space="preserve">Quadro </w:t>
      </w:r>
      <w:r w:rsidR="00B7483F">
        <w:rPr>
          <w:noProof/>
        </w:rPr>
        <w:t>5</w:t>
      </w:r>
      <w:r w:rsidR="00691F0A">
        <w:fldChar w:fldCharType="end"/>
      </w:r>
      <w:r w:rsidR="00691F0A">
        <w:t>)</w:t>
      </w:r>
      <w:r>
        <w:t xml:space="preserve"> é utilizado para este propósito.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52F83E00" w14:textId="16341214" w:rsidR="00EE6240" w:rsidRDefault="00EE6240" w:rsidP="00EE6240">
      <w:pPr>
        <w:pStyle w:val="Legenda"/>
      </w:pPr>
      <w:bookmarkStart w:id="289" w:name="_Ref471914665"/>
      <w:bookmarkStart w:id="290" w:name="_Toc481594519"/>
      <w:r>
        <w:t xml:space="preserve">Quadro </w:t>
      </w:r>
      <w:fldSimple w:instr=" SEQ Quadro \* ARABIC ">
        <w:r w:rsidR="00B7483F">
          <w:rPr>
            <w:noProof/>
          </w:rPr>
          <w:t>5</w:t>
        </w:r>
      </w:fldSimple>
      <w:bookmarkEnd w:id="289"/>
      <w:r>
        <w:t xml:space="preserve"> – Framework XLRM</w:t>
      </w:r>
      <w:bookmarkEnd w:id="290"/>
    </w:p>
    <w:p w14:paraId="186F74BF" w14:textId="77777777" w:rsidR="00D6627B" w:rsidRDefault="00BD09A1" w:rsidP="00EE6240">
      <w:pPr>
        <w:ind w:firstLine="0"/>
      </w:pPr>
      <w:r>
        <w:rPr>
          <w:noProof/>
        </w:rPr>
        <w:drawing>
          <wp:inline distT="0" distB="0" distL="0" distR="0" wp14:anchorId="71FB4B25" wp14:editId="507ECFAA">
            <wp:extent cx="5752173" cy="2543175"/>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6217" cy="2562648"/>
                    </a:xfrm>
                    <a:prstGeom prst="rect">
                      <a:avLst/>
                    </a:prstGeom>
                    <a:noFill/>
                  </pic:spPr>
                </pic:pic>
              </a:graphicData>
            </a:graphic>
          </wp:inline>
        </w:drawing>
      </w:r>
    </w:p>
    <w:p w14:paraId="06DE88B3" w14:textId="77777777" w:rsidR="00D6627B" w:rsidRPr="002C5772" w:rsidRDefault="00EE6240" w:rsidP="00691F0A">
      <w:pPr>
        <w:ind w:firstLine="0"/>
        <w:jc w:val="center"/>
      </w:pPr>
      <w:r>
        <w:t xml:space="preserve">Fonte: Adaptado de </w:t>
      </w:r>
      <w:proofErr w:type="spellStart"/>
      <w:r>
        <w:t>Lempert</w:t>
      </w:r>
      <w:proofErr w:type="spellEnd"/>
      <w:r w:rsidR="00691F0A">
        <w:t xml:space="preserve"> </w:t>
      </w:r>
      <w:r w:rsidR="00691F0A">
        <w:fldChar w:fldCharType="begin" w:fldLock="1"/>
      </w:r>
      <w:r w:rsidR="002F15FD">
        <w:instrText>ADDIN CSL_CITATION { "citationItems" : [ { "id" : "ITEM-1", "itemData" : { "URL" : "https://www.youtube.com/watch?v=D01UM0G2m_k", "accessed" : { "date-parts" : [ [ "2017", "1", "11" ] ] }, "author" : [ { "dropping-particle" : "", "family" : "Lempert", "given" : "Robert J.", "non-dropping-particle" : "", "parse-names" : false, "suffix" : "" } ], "id" : "ITEM-1", "issued" : { "date-parts" : [ [ "2015" ] ] }, "title" : "Robert Lempert: Democratizing Analytics: Scientifically and Ethically Informed Decision Support", "type" : "webpage" }, "suffix" : "min. 35", "uris" : [ "http://www.mendeley.com/documents/?uuid=030d6ef0-34f6-46ff-a2a8-af66b41ea086" ] } ], "mendeley" : { "formattedCitation" : "(LEMPERT, 2015 min. 35)", "plainTextFormattedCitation" : "(LEMPERT, 2015 min. 35)", "previouslyFormattedCitation" : "(LEMPERT, 2015 min. 35)" }, "properties" : { "noteIndex" : 0 }, "schema" : "https://github.com/citation-style-language/schema/raw/master/csl-citation.json" }</w:instrText>
      </w:r>
      <w:r w:rsidR="00691F0A">
        <w:fldChar w:fldCharType="separate"/>
      </w:r>
      <w:r w:rsidR="00691F0A" w:rsidRPr="00691F0A">
        <w:rPr>
          <w:noProof/>
        </w:rPr>
        <w:t>(LEMPERT, 2015 min. 35)</w:t>
      </w:r>
      <w:r w:rsidR="00691F0A">
        <w:fldChar w:fldCharType="end"/>
      </w:r>
    </w:p>
    <w:p w14:paraId="222EEF2E" w14:textId="77777777" w:rsidR="009828CF" w:rsidRDefault="00C074CB" w:rsidP="00E3242B">
      <w:r w:rsidRPr="00A51AE4">
        <w:t>Alavancagens</w:t>
      </w:r>
      <w:r w:rsidR="005B1D31" w:rsidRPr="0026476F">
        <w:rPr>
          <w:b/>
        </w:rPr>
        <w:t xml:space="preserve"> </w:t>
      </w:r>
      <w:r w:rsidR="005B1D31" w:rsidRPr="00C074CB">
        <w:rPr>
          <w:i/>
        </w:rPr>
        <w:t>(</w:t>
      </w:r>
      <w:proofErr w:type="spellStart"/>
      <w:r w:rsidRPr="00C074CB">
        <w:rPr>
          <w:i/>
        </w:rPr>
        <w:t>Policy</w:t>
      </w:r>
      <w:proofErr w:type="spellEnd"/>
      <w:r w:rsidRPr="00C074CB">
        <w:rPr>
          <w:i/>
        </w:rPr>
        <w:t xml:space="preserve"> </w:t>
      </w:r>
      <w:proofErr w:type="spellStart"/>
      <w:r w:rsidRPr="00C074CB">
        <w:rPr>
          <w:i/>
        </w:rPr>
        <w:t>Levers</w:t>
      </w:r>
      <w:proofErr w:type="spellEnd"/>
      <w:r w:rsidRPr="00C074CB">
        <w:rPr>
          <w:i/>
        </w:rPr>
        <w:t xml:space="preserve"> - </w:t>
      </w:r>
      <w:r w:rsidR="005B1D31" w:rsidRPr="00C074CB">
        <w:rPr>
          <w:i/>
        </w:rPr>
        <w:t>L)</w:t>
      </w:r>
      <w:r w:rsidR="005B1D31" w:rsidRPr="005B1D31">
        <w:t xml:space="preserve"> são ações relacionadas ao curto prazo</w:t>
      </w:r>
      <w:r w:rsidR="005B1D31">
        <w:t xml:space="preserve"> que, em diversas combinações, formam as possíveis estratégias que os tomadores de decis</w:t>
      </w:r>
      <w:r w:rsidR="0026476F">
        <w:t>ão querem explorar</w:t>
      </w:r>
      <w:r w:rsidR="00D01D14">
        <w:t>.</w:t>
      </w:r>
      <w:r w:rsidR="00DB686F">
        <w:t xml:space="preserve"> </w:t>
      </w:r>
      <w:r w:rsidR="00DB686F">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B686F">
        <w:fldChar w:fldCharType="separate"/>
      </w:r>
      <w:r w:rsidR="006E1018" w:rsidRPr="006E1018">
        <w:rPr>
          <w:noProof/>
        </w:rPr>
        <w:t>(LEMPERT; POPPER; BANKES, 2003)</w:t>
      </w:r>
      <w:r w:rsidR="00DB686F">
        <w:fldChar w:fldCharType="end"/>
      </w:r>
      <w:r w:rsidR="00DB686F">
        <w:t>.</w:t>
      </w:r>
      <w:r w:rsidR="00D01D14">
        <w:t xml:space="preserve"> Uma combinação alavancagens </w:t>
      </w:r>
      <w:r w:rsidR="009828CF">
        <w:t>específica</w:t>
      </w:r>
      <w:r w:rsidR="00D01D14">
        <w:t xml:space="preserve"> compõe uma estratégia </w:t>
      </w:r>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w:r w:rsidR="002647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p>
    <w:p w14:paraId="7D9A7B5E" w14:textId="77777777" w:rsidR="009828CF" w:rsidRDefault="005B1D31" w:rsidP="00E3242B">
      <w:r w:rsidRPr="00A51AE4">
        <w:t>Incertezas Exógenas</w:t>
      </w:r>
      <w:r w:rsidRPr="00C074CB">
        <w:rPr>
          <w:b/>
        </w:rPr>
        <w:t xml:space="preserve"> </w:t>
      </w:r>
      <w:r w:rsidRPr="00C074CB">
        <w:rPr>
          <w:i/>
        </w:rPr>
        <w:t>(</w:t>
      </w:r>
      <w:proofErr w:type="spellStart"/>
      <w:r w:rsidR="00C074CB" w:rsidRPr="00BC5B27">
        <w:rPr>
          <w:i/>
        </w:rPr>
        <w:t>Exogenous</w:t>
      </w:r>
      <w:proofErr w:type="spellEnd"/>
      <w:r w:rsidR="00C074CB">
        <w:rPr>
          <w:i/>
        </w:rPr>
        <w:t xml:space="preserve"> </w:t>
      </w:r>
      <w:proofErr w:type="spellStart"/>
      <w:r w:rsidR="00C074CB">
        <w:rPr>
          <w:i/>
        </w:rPr>
        <w:t>Uncertainties</w:t>
      </w:r>
      <w:proofErr w:type="spellEnd"/>
      <w:r w:rsidR="00C074CB">
        <w:rPr>
          <w:i/>
        </w:rPr>
        <w:t xml:space="preserve"> - </w:t>
      </w:r>
      <w:r w:rsidRPr="00C074CB">
        <w:rPr>
          <w:i/>
        </w:rPr>
        <w:t>X)</w:t>
      </w:r>
      <w:r>
        <w:t xml:space="preserve"> são fatores fora do controle dos tomadores de decisão que podem tornar-se importantes para definir o sucesso das estratégias definidas.</w:t>
      </w:r>
      <w:r w:rsidR="00DB686F">
        <w:t xml:space="preserve"> </w:t>
      </w:r>
      <w:r w:rsidR="009828CF">
        <w:t xml:space="preserve">Uma combinação específica de incertezas configura um futuro </w:t>
      </w:r>
      <m:oMath>
        <m:r>
          <w:rPr>
            <w:rFonts w:ascii="Cambria Math" w:hAnsi="Cambria Math"/>
          </w:rPr>
          <m:t>x∈</m:t>
        </m:r>
        <m:acc>
          <m:accPr>
            <m:chr m:val="⃗"/>
            <m:ctrlPr>
              <w:rPr>
                <w:rFonts w:ascii="Cambria Math" w:hAnsi="Cambria Math"/>
                <w:i/>
              </w:rPr>
            </m:ctrlPr>
          </m:accPr>
          <m:e>
            <m:r>
              <w:rPr>
                <w:rFonts w:ascii="Cambria Math" w:hAnsi="Cambria Math"/>
              </w:rPr>
              <m:t>F</m:t>
            </m:r>
          </m:e>
        </m:acc>
      </m:oMath>
      <w:r w:rsidR="009828CF">
        <w:t>.</w:t>
      </w:r>
      <w:r w:rsidR="00DB686F">
        <w:t xml:space="preserve"> </w:t>
      </w:r>
      <w:r w:rsidR="00DB686F" w:rsidRPr="002F15FD">
        <w:rPr>
          <w:sz w:val="22"/>
        </w:rPr>
        <w:fldChar w:fldCharType="begin" w:fldLock="1"/>
      </w:r>
      <w:r w:rsidR="00DB686F">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DB686F" w:rsidRPr="002F15FD">
        <w:rPr>
          <w:sz w:val="22"/>
        </w:rPr>
        <w:fldChar w:fldCharType="separate"/>
      </w:r>
      <w:r w:rsidR="00DB686F" w:rsidRPr="002F15FD">
        <w:rPr>
          <w:noProof/>
          <w:sz w:val="22"/>
        </w:rPr>
        <w:t>(LEMPERT et al., 2006, p. 517)</w:t>
      </w:r>
      <w:r w:rsidR="00DB686F" w:rsidRPr="002F15FD">
        <w:rPr>
          <w:sz w:val="22"/>
        </w:rPr>
        <w:fldChar w:fldCharType="end"/>
      </w:r>
      <w:r w:rsidR="00133C7A">
        <w:t>.</w:t>
      </w:r>
    </w:p>
    <w:p w14:paraId="2A7BC62D" w14:textId="77777777" w:rsidR="001F5A0D" w:rsidRDefault="00C074CB" w:rsidP="00E3242B">
      <w:r>
        <w:t>Indicadores</w:t>
      </w:r>
      <w:r w:rsidR="005B1D31" w:rsidRPr="00C074CB">
        <w:t xml:space="preserve"> </w:t>
      </w:r>
      <w:r w:rsidR="005B1D31" w:rsidRPr="00C074CB">
        <w:rPr>
          <w:i/>
        </w:rPr>
        <w:t>(</w:t>
      </w:r>
      <w:proofErr w:type="spellStart"/>
      <w:r w:rsidRPr="00404083">
        <w:rPr>
          <w:i/>
        </w:rPr>
        <w:t>Measures</w:t>
      </w:r>
      <w:proofErr w:type="spellEnd"/>
      <w:r w:rsidRPr="00C074CB">
        <w:rPr>
          <w:i/>
        </w:rPr>
        <w:t xml:space="preserve"> - </w:t>
      </w:r>
      <w:r w:rsidR="005B1D31" w:rsidRPr="00C074CB">
        <w:rPr>
          <w:i/>
        </w:rPr>
        <w:t>M)</w:t>
      </w:r>
      <w:r w:rsidR="005B1D31">
        <w:t xml:space="preserve"> são as os indicado</w:t>
      </w:r>
      <w:r w:rsidR="00076525">
        <w:t xml:space="preserve">res de performance que os </w:t>
      </w:r>
      <w:r w:rsidR="00076525" w:rsidRPr="00A51AE4">
        <w:rPr>
          <w:i/>
        </w:rPr>
        <w:t>stakeholders</w:t>
      </w:r>
      <w:r w:rsidR="00076525">
        <w:t xml:space="preserve"> da situação usariam para ordenar a utilidade de diversos cenários.</w:t>
      </w:r>
    </w:p>
    <w:p w14:paraId="696E7E18" w14:textId="77777777" w:rsidR="003F73C9" w:rsidRDefault="00076525" w:rsidP="003F73C9">
      <w:r>
        <w:t xml:space="preserve">Relações </w:t>
      </w:r>
      <w:r w:rsidRPr="00715D11">
        <w:rPr>
          <w:i/>
        </w:rPr>
        <w:t>(</w:t>
      </w:r>
      <w:proofErr w:type="spellStart"/>
      <w:r w:rsidR="00715D11">
        <w:rPr>
          <w:i/>
        </w:rPr>
        <w:t>Relationships</w:t>
      </w:r>
      <w:proofErr w:type="spellEnd"/>
      <w:r w:rsidR="00715D11">
        <w:rPr>
          <w:i/>
        </w:rPr>
        <w:t xml:space="preserve"> - </w:t>
      </w:r>
      <w:r w:rsidRPr="00715D11">
        <w:rPr>
          <w:i/>
        </w:rPr>
        <w:t>R)</w:t>
      </w:r>
      <w:r w:rsidR="00D57C5D">
        <w:t xml:space="preserve"> descrevem as maneiras pelas quais os fatores anteriores relacionam-se um aos outros ao longo do temp</w:t>
      </w:r>
      <w:r w:rsidR="00B61DA4">
        <w:t>o</w:t>
      </w:r>
      <w:r w:rsidR="005B652F">
        <w:t>. Tais relações são representadas no gerador de cenários utilizado para simular o sistema sob consideração</w:t>
      </w:r>
      <w:r w:rsidR="00B61DA4">
        <w:t xml:space="preserve">. </w:t>
      </w:r>
      <w:r w:rsidR="00B61DA4">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B61DA4">
        <w:fldChar w:fldCharType="separate"/>
      </w:r>
      <w:r w:rsidR="006E1018" w:rsidRPr="006E1018">
        <w:rPr>
          <w:noProof/>
        </w:rPr>
        <w:t>(LEMPERT; POPPER; BANKES, 2003)</w:t>
      </w:r>
      <w:r w:rsidR="00B61DA4">
        <w:fldChar w:fldCharType="end"/>
      </w:r>
      <w:r w:rsidR="005B652F">
        <w:t>.</w:t>
      </w:r>
    </w:p>
    <w:p w14:paraId="4EE83F13" w14:textId="77777777" w:rsidR="00665635" w:rsidRDefault="00240035" w:rsidP="009C7299">
      <w:pPr>
        <w:pStyle w:val="Ttulo3"/>
      </w:pPr>
      <w:bookmarkStart w:id="291" w:name="_Toc481590681"/>
      <w:r>
        <w:lastRenderedPageBreak/>
        <w:t>Geração de Casos</w:t>
      </w:r>
      <w:bookmarkEnd w:id="291"/>
    </w:p>
    <w:p w14:paraId="3EC8AC5F" w14:textId="77777777" w:rsidR="00133C7A" w:rsidRDefault="00570172" w:rsidP="00133C7A">
      <w:r>
        <w:t>S</w:t>
      </w:r>
      <w:r w:rsidR="00133C7A">
        <w:t>elecionar uma amostra finita de casos para análise a partir de um conjunto potencialmente infinito de possibilidades é um dos problemas em uma An</w:t>
      </w:r>
      <w:r w:rsidR="00682E17">
        <w:t>álise Explo</w:t>
      </w:r>
      <w:r w:rsidR="00133C7A">
        <w:t xml:space="preserve">ratória. </w:t>
      </w:r>
      <w:r w:rsidR="00133C7A">
        <w:fldChar w:fldCharType="begin" w:fldLock="1"/>
      </w:r>
      <w:r w:rsidR="00133C7A">
        <w:instrText>ADDIN CSL_CITATION { "citationItems" : [ { "id" : "ITEM-1", "itemData" : { "DOI" : "10.1007/978-1-4419-1153-7_314", "ISBN" : "978-1-4419-1153-7", "abstract" : "Exploratory Modeling Analysis Definition from Encyclopedia of Operations Research and Management Science",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 : "1", "issued" : { "date-parts" : [ [ "2016" ] ] }, "page" : "1-8", "publisher" : "Springer US", "publisher-place" : "Boston, MA", "title" : "Exploratory Modeling and Analysis", "type" : "chapter", "volume" : "2" }, "uris" : [ "http://www.mendeley.com/documents/?uuid=1a61a445-1c8d-4374-aab2-f24cb4f38807" ] } ], "mendeley" : { "formattedCitation" : "(BANKES; WALKER; KWAKKEL, 2016)", "plainTextFormattedCitation" : "(BANKES; WALKER; KWAKKEL, 2016)", "previouslyFormattedCitation" : "(BANKES; WALKER; KWAKKEL, 2016)" }, "properties" : { "noteIndex" : 0 }, "schema" : "https://github.com/citation-style-language/schema/raw/master/csl-citation.json" }</w:instrText>
      </w:r>
      <w:r w:rsidR="00133C7A">
        <w:fldChar w:fldCharType="separate"/>
      </w:r>
      <w:r w:rsidR="00133C7A" w:rsidRPr="0084787C">
        <w:rPr>
          <w:noProof/>
        </w:rPr>
        <w:t>(BANKES; WALKER; KWAKKEL, 2016)</w:t>
      </w:r>
      <w:r w:rsidR="00133C7A">
        <w:fldChar w:fldCharType="end"/>
      </w:r>
      <w:r w:rsidR="00133C7A">
        <w:t xml:space="preserve">. Quando uma Análise RDM é utilizada, os futuros neste conjunto de casos tipicamente não têm probabilidades conhecidas. </w:t>
      </w:r>
      <w:r w:rsidR="00133C7A">
        <w:fldChar w:fldCharType="begin" w:fldLock="1"/>
      </w:r>
      <w:r w:rsidR="00133C7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33C7A">
        <w:fldChar w:fldCharType="separate"/>
      </w:r>
      <w:r w:rsidR="00133C7A" w:rsidRPr="00243527">
        <w:rPr>
          <w:noProof/>
        </w:rPr>
        <w:t>(GROVES, 2006)</w:t>
      </w:r>
      <w:r w:rsidR="00133C7A">
        <w:fldChar w:fldCharType="end"/>
      </w:r>
      <w:r w:rsidR="00133C7A">
        <w:t>.</w:t>
      </w:r>
    </w:p>
    <w:p w14:paraId="338984A4" w14:textId="77777777" w:rsidR="00133C7A" w:rsidRDefault="00133C7A" w:rsidP="00133C7A">
      <w:r>
        <w:t>Nestas situações, as análises RDM usualmente extraem</w:t>
      </w:r>
      <w:r w:rsidR="007C119F">
        <w:t xml:space="preserve"> uma amostra uniforme da</w:t>
      </w:r>
      <w:r>
        <w:t xml:space="preserve">s </w:t>
      </w:r>
      <w:r w:rsidR="007C119F">
        <w:t>incertezas</w:t>
      </w:r>
      <w:r>
        <w:t xml:space="preserve"> exógen</w:t>
      </w:r>
      <w:r w:rsidR="007C119F">
        <w:t>a</w:t>
      </w:r>
      <w:r>
        <w:t xml:space="preserve">s dentro de uma faixa de valores plausíveis, </w:t>
      </w:r>
      <w:r w:rsidR="007C119F">
        <w:t>usando um</w:t>
      </w:r>
      <w:r>
        <w:t xml:space="preserve"> procedimento de amostragem </w:t>
      </w:r>
      <w:proofErr w:type="spellStart"/>
      <w:r w:rsidRPr="00BC5B27">
        <w:rPr>
          <w:i/>
        </w:rPr>
        <w:t>Latin</w:t>
      </w:r>
      <w:proofErr w:type="spellEnd"/>
      <w:r w:rsidRPr="00BC5B27">
        <w:rPr>
          <w:i/>
        </w:rPr>
        <w:t xml:space="preserve"> </w:t>
      </w:r>
      <w:proofErr w:type="spellStart"/>
      <w:r w:rsidRPr="00BC5B27">
        <w:rPr>
          <w:i/>
        </w:rPr>
        <w:t>Hypercube</w:t>
      </w:r>
      <w:proofErr w:type="spellEnd"/>
      <w:r w:rsidR="007C119F" w:rsidRPr="00BC5B27">
        <w:rPr>
          <w:i/>
        </w:rPr>
        <w:t xml:space="preserve"> </w:t>
      </w:r>
      <w:proofErr w:type="spellStart"/>
      <w:r w:rsidR="007C119F" w:rsidRPr="00BC5B27">
        <w:rPr>
          <w:i/>
        </w:rPr>
        <w:t>Sampling</w:t>
      </w:r>
      <w:proofErr w:type="spellEnd"/>
      <w:r>
        <w:t>.</w:t>
      </w:r>
      <w:r w:rsidR="00B001BD">
        <w:t xml:space="preserve"> </w:t>
      </w:r>
      <w:r w:rsidR="00B001BD">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B001BD">
        <w:fldChar w:fldCharType="separate"/>
      </w:r>
      <w:r w:rsidR="00B001BD" w:rsidRPr="00B001BD">
        <w:rPr>
          <w:noProof/>
        </w:rPr>
        <w:t>(BRYANT; LEMPERT, 2010)</w:t>
      </w:r>
      <w:r w:rsidR="00B001BD">
        <w:fldChar w:fldCharType="end"/>
      </w:r>
      <w:r w:rsidR="00B001BD">
        <w:t>.</w:t>
      </w:r>
      <w:r>
        <w:t xml:space="preserve"> Tal prática não deve ser entendida como a atribuição de uma distribuição de probabilidade uniforme aos fatores exógenos, visto que os resultados geralmente não são avaliados utilizando-se métricas que consideram a frequência relativa das observações.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C24BCD">
        <w:rPr>
          <w:noProof/>
        </w:rPr>
        <w:t>(GROVES, 2006)</w:t>
      </w:r>
      <w:r>
        <w:fldChar w:fldCharType="end"/>
      </w:r>
      <w:r>
        <w:t>.</w:t>
      </w:r>
    </w:p>
    <w:p w14:paraId="3DB25009" w14:textId="293C597B" w:rsidR="000873FD" w:rsidRDefault="00A07936" w:rsidP="00E52F23">
      <w:r>
        <w:t>A partir desta amostra, a</w:t>
      </w:r>
      <w:r w:rsidR="00133C7A">
        <w:t xml:space="preserve"> Análise RDM testa cada estratégia em cada futuro plausível que faz parte da amostra</w:t>
      </w:r>
      <w:r w:rsidR="000873FD">
        <w:t xml:space="preserve"> obtida</w:t>
      </w:r>
      <w:r w:rsidR="00133C7A">
        <w:t xml:space="preserve">. Desta maneira, é necessário formar um conjunto de casos </w:t>
      </w:r>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w:r w:rsidR="00133C7A">
        <w:t xml:space="preserve"> (conhecido como </w:t>
      </w:r>
      <w:proofErr w:type="spellStart"/>
      <w:r w:rsidR="00133C7A" w:rsidRPr="00BC5B27">
        <w:rPr>
          <w:i/>
        </w:rPr>
        <w:t>scenario</w:t>
      </w:r>
      <w:proofErr w:type="spellEnd"/>
      <w:r w:rsidR="00133C7A" w:rsidRPr="00BC5B27">
        <w:rPr>
          <w:i/>
        </w:rPr>
        <w:t xml:space="preserve"> ensemble</w:t>
      </w:r>
      <w:r w:rsidR="00133C7A">
        <w:t xml:space="preserve">). </w:t>
      </w:r>
      <w:r w:rsidR="00133C7A" w:rsidRPr="002F15FD">
        <w:rPr>
          <w:sz w:val="22"/>
        </w:rPr>
        <w:fldChar w:fldCharType="begin" w:fldLock="1"/>
      </w:r>
      <w:r w:rsidR="00133C7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00133C7A" w:rsidRPr="002F15FD">
        <w:rPr>
          <w:sz w:val="22"/>
        </w:rPr>
        <w:fldChar w:fldCharType="separate"/>
      </w:r>
      <w:r w:rsidR="00133C7A" w:rsidRPr="002F15FD">
        <w:rPr>
          <w:noProof/>
          <w:sz w:val="22"/>
        </w:rPr>
        <w:t>(LEMPERT et al., 2006, p. 517)</w:t>
      </w:r>
      <w:r w:rsidR="00133C7A" w:rsidRPr="002F15FD">
        <w:rPr>
          <w:sz w:val="22"/>
        </w:rPr>
        <w:fldChar w:fldCharType="end"/>
      </w:r>
      <w:r w:rsidR="00133C7A">
        <w:rPr>
          <w:sz w:val="22"/>
        </w:rPr>
        <w:t>.</w:t>
      </w:r>
      <w:r w:rsidR="000873FD">
        <w:rPr>
          <w:sz w:val="22"/>
        </w:rPr>
        <w:t xml:space="preserve"> O</w:t>
      </w:r>
      <w:r w:rsidR="000873FD">
        <w:t xml:space="preserve"> </w:t>
      </w:r>
      <w:r w:rsidR="000873FD">
        <w:fldChar w:fldCharType="begin"/>
      </w:r>
      <w:r w:rsidR="000873FD">
        <w:instrText xml:space="preserve"> REF _Ref473040142 \h </w:instrText>
      </w:r>
      <w:r w:rsidR="000873FD">
        <w:fldChar w:fldCharType="separate"/>
      </w:r>
      <w:r w:rsidR="00B7483F">
        <w:t xml:space="preserve">Quadro </w:t>
      </w:r>
      <w:r w:rsidR="00B7483F">
        <w:rPr>
          <w:noProof/>
        </w:rPr>
        <w:t>6</w:t>
      </w:r>
      <w:r w:rsidR="000873FD">
        <w:fldChar w:fldCharType="end"/>
      </w:r>
      <w:r w:rsidR="000873FD">
        <w:t xml:space="preserve"> ilustra um </w:t>
      </w:r>
      <w:proofErr w:type="spellStart"/>
      <w:r w:rsidR="000873FD" w:rsidRPr="00BC5B27">
        <w:rPr>
          <w:i/>
        </w:rPr>
        <w:t>scenario</w:t>
      </w:r>
      <w:proofErr w:type="spellEnd"/>
      <w:r w:rsidR="000873FD" w:rsidRPr="00BC5B27">
        <w:rPr>
          <w:i/>
        </w:rPr>
        <w:t xml:space="preserve"> ensemble</w:t>
      </w:r>
      <w:r w:rsidR="000873FD">
        <w:rPr>
          <w:i/>
        </w:rPr>
        <w:t xml:space="preserve"> </w:t>
      </w:r>
      <w:r w:rsidR="000873FD">
        <w:t xml:space="preserve">formado por </w:t>
      </w:r>
      <m:oMath>
        <m:r>
          <w:rPr>
            <w:rFonts w:ascii="Cambria Math" w:hAnsi="Cambria Math"/>
          </w:rPr>
          <m:t>Z</m:t>
        </m:r>
      </m:oMath>
      <w:r w:rsidR="000873FD">
        <w:t xml:space="preserve"> futuros </w:t>
      </w:r>
      <m:oMath>
        <m:sSub>
          <m:sSubPr>
            <m:ctrlPr>
              <w:rPr>
                <w:rFonts w:ascii="Cambria Math" w:hAnsi="Cambria Math"/>
                <w:i/>
              </w:rPr>
            </m:ctrlPr>
          </m:sSubPr>
          <m:e>
            <m:r>
              <w:rPr>
                <w:rFonts w:ascii="Cambria Math" w:hAnsi="Cambria Math"/>
              </w:rPr>
              <m:t>x</m:t>
            </m:r>
          </m:e>
          <m:sub>
            <m:r>
              <w:rPr>
                <w:rFonts w:ascii="Cambria Math" w:hAnsi="Cambria Math"/>
              </w:rPr>
              <m:t>z</m:t>
            </m:r>
          </m:sub>
        </m:sSub>
      </m:oMath>
      <w:r w:rsidR="000873FD">
        <w:t xml:space="preserve">, nos quais </w:t>
      </w:r>
      <m:oMath>
        <m:r>
          <w:rPr>
            <w:rFonts w:ascii="Cambria Math" w:hAnsi="Cambria Math"/>
          </w:rPr>
          <m:t>Y</m:t>
        </m:r>
      </m:oMath>
      <w:r w:rsidR="000873FD">
        <w:t xml:space="preserve"> estratégias </w:t>
      </w: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 xml:space="preserve"> </m:t>
        </m:r>
      </m:oMath>
      <w:r w:rsidR="000873FD">
        <w:t xml:space="preserve">são testadas, formando </w:t>
      </w:r>
      <m:oMath>
        <m:r>
          <w:rPr>
            <w:rFonts w:ascii="Cambria Math" w:hAnsi="Cambria Math"/>
          </w:rPr>
          <m:t>Y*Z</m:t>
        </m:r>
      </m:oMath>
      <w:r w:rsidR="00FB2B71">
        <w:t xml:space="preserve"> </w:t>
      </w:r>
      <w:r w:rsidR="000873FD">
        <w:t xml:space="preserve">casos </w:t>
      </w:r>
      <m:oMath>
        <m:sSub>
          <m:sSubPr>
            <m:ctrlPr>
              <w:rPr>
                <w:rFonts w:ascii="Cambria Math" w:hAnsi="Cambria Math"/>
                <w:i/>
              </w:rPr>
            </m:ctrlPr>
          </m:sSubPr>
          <m:e>
            <m:r>
              <w:rPr>
                <w:rFonts w:ascii="Cambria Math" w:hAnsi="Cambria Math"/>
              </w:rPr>
              <m:t>c</m:t>
            </m:r>
          </m:e>
          <m:sub>
            <m:r>
              <w:rPr>
                <w:rFonts w:ascii="Cambria Math" w:hAnsi="Cambria Math"/>
              </w:rPr>
              <m:t>yz</m:t>
            </m:r>
          </m:sub>
        </m:sSub>
      </m:oMath>
      <w:r w:rsidR="000873FD">
        <w:t>.</w:t>
      </w:r>
    </w:p>
    <w:p w14:paraId="7CB5358B" w14:textId="16E68B31" w:rsidR="00407341" w:rsidRDefault="00407341" w:rsidP="00407341">
      <w:pPr>
        <w:pStyle w:val="Legenda"/>
      </w:pPr>
      <w:bookmarkStart w:id="292" w:name="_Ref473040142"/>
      <w:bookmarkStart w:id="293" w:name="_Toc481594520"/>
      <w:r>
        <w:t xml:space="preserve">Quadro </w:t>
      </w:r>
      <w:fldSimple w:instr=" SEQ Quadro \* ARABIC ">
        <w:r w:rsidR="00B7483F">
          <w:rPr>
            <w:noProof/>
          </w:rPr>
          <w:t>6</w:t>
        </w:r>
      </w:fldSimple>
      <w:bookmarkEnd w:id="292"/>
      <w:r>
        <w:t xml:space="preserve"> – </w:t>
      </w:r>
      <w:r w:rsidRPr="00054C85">
        <w:rPr>
          <w:lang w:val="en-US"/>
        </w:rPr>
        <w:t>Scenario Ensemble</w:t>
      </w:r>
      <w:bookmarkEnd w:id="293"/>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7"/>
        <w:gridCol w:w="522"/>
        <w:gridCol w:w="532"/>
        <w:gridCol w:w="522"/>
        <w:gridCol w:w="548"/>
      </w:tblGrid>
      <w:tr w:rsidR="00AD4997" w14:paraId="44D5529A"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4ED41240" w14:textId="77777777" w:rsidR="00AD4997" w:rsidRDefault="00AD4997" w:rsidP="00C72483">
            <w:pPr>
              <w:ind w:firstLine="0"/>
            </w:pPr>
            <m:oMathPara>
              <m:oMath>
                <m:r>
                  <w:rPr>
                    <w:rFonts w:ascii="Cambria Math" w:hAnsi="Cambria Math"/>
                  </w:rPr>
                  <m:t>Futuros→</m:t>
                </m:r>
              </m:oMath>
            </m:oMathPara>
          </w:p>
        </w:tc>
        <w:tc>
          <w:tcPr>
            <w:tcW w:w="537" w:type="dxa"/>
            <w:tcBorders>
              <w:top w:val="single" w:sz="4" w:space="0" w:color="auto"/>
              <w:left w:val="single" w:sz="4" w:space="0" w:color="auto"/>
              <w:bottom w:val="single" w:sz="4" w:space="0" w:color="auto"/>
            </w:tcBorders>
            <w:vAlign w:val="center"/>
          </w:tcPr>
          <w:p w14:paraId="38CD0BB9"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522" w:type="dxa"/>
            <w:tcBorders>
              <w:top w:val="single" w:sz="4" w:space="0" w:color="auto"/>
              <w:bottom w:val="single" w:sz="4" w:space="0" w:color="auto"/>
            </w:tcBorders>
            <w:vAlign w:val="center"/>
          </w:tcPr>
          <w:p w14:paraId="2D479652"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bottom w:val="single" w:sz="4" w:space="0" w:color="auto"/>
            </w:tcBorders>
            <w:vAlign w:val="center"/>
          </w:tcPr>
          <w:p w14:paraId="2E5E80A9"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c>
          <w:tcPr>
            <w:tcW w:w="522" w:type="dxa"/>
            <w:tcBorders>
              <w:top w:val="single" w:sz="4" w:space="0" w:color="auto"/>
              <w:bottom w:val="single" w:sz="4" w:space="0" w:color="auto"/>
            </w:tcBorders>
            <w:vAlign w:val="center"/>
          </w:tcPr>
          <w:p w14:paraId="7A7AA80F"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bottom w:val="single" w:sz="4" w:space="0" w:color="auto"/>
              <w:right w:val="single" w:sz="4" w:space="0" w:color="auto"/>
            </w:tcBorders>
            <w:vAlign w:val="center"/>
          </w:tcPr>
          <w:p w14:paraId="4E8E5164"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Z</m:t>
                    </m:r>
                  </m:sub>
                </m:sSub>
              </m:oMath>
            </m:oMathPara>
          </w:p>
        </w:tc>
      </w:tr>
      <w:tr w:rsidR="00AD4997" w14:paraId="2E461B18" w14:textId="77777777" w:rsidTr="00407341">
        <w:trPr>
          <w:jc w:val="center"/>
        </w:trPr>
        <w:tc>
          <w:tcPr>
            <w:tcW w:w="1696" w:type="dxa"/>
            <w:tcBorders>
              <w:top w:val="single" w:sz="4" w:space="0" w:color="auto"/>
              <w:left w:val="single" w:sz="4" w:space="0" w:color="auto"/>
              <w:right w:val="single" w:sz="4" w:space="0" w:color="auto"/>
            </w:tcBorders>
          </w:tcPr>
          <w:p w14:paraId="46CEBFA7" w14:textId="77777777" w:rsidR="00AD4997" w:rsidRDefault="009E2FF1"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537" w:type="dxa"/>
            <w:tcBorders>
              <w:top w:val="single" w:sz="4" w:space="0" w:color="auto"/>
              <w:left w:val="single" w:sz="4" w:space="0" w:color="auto"/>
            </w:tcBorders>
            <w:vAlign w:val="center"/>
          </w:tcPr>
          <w:p w14:paraId="049B3E1E"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01</m:t>
                    </m:r>
                  </m:sub>
                </m:sSub>
              </m:oMath>
            </m:oMathPara>
          </w:p>
        </w:tc>
        <w:tc>
          <w:tcPr>
            <w:tcW w:w="522" w:type="dxa"/>
            <w:tcBorders>
              <w:top w:val="single" w:sz="4" w:space="0" w:color="auto"/>
            </w:tcBorders>
            <w:vAlign w:val="center"/>
          </w:tcPr>
          <w:p w14:paraId="52AAAD36" w14:textId="77777777" w:rsidR="00AD4997" w:rsidRDefault="00AD4997" w:rsidP="00AD4997">
            <w:pPr>
              <w:ind w:firstLine="0"/>
              <w:jc w:val="center"/>
            </w:pPr>
            <m:oMathPara>
              <m:oMath>
                <m:r>
                  <w:rPr>
                    <w:rFonts w:ascii="Cambria Math" w:hAnsi="Cambria Math"/>
                  </w:rPr>
                  <m:t>⋯</m:t>
                </m:r>
              </m:oMath>
            </m:oMathPara>
          </w:p>
        </w:tc>
        <w:tc>
          <w:tcPr>
            <w:tcW w:w="532" w:type="dxa"/>
            <w:tcBorders>
              <w:top w:val="single" w:sz="4" w:space="0" w:color="auto"/>
            </w:tcBorders>
            <w:vAlign w:val="center"/>
          </w:tcPr>
          <w:p w14:paraId="78C3BFD0"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c>
          <w:tcPr>
            <w:tcW w:w="522" w:type="dxa"/>
            <w:tcBorders>
              <w:top w:val="single" w:sz="4" w:space="0" w:color="auto"/>
            </w:tcBorders>
            <w:vAlign w:val="center"/>
          </w:tcPr>
          <w:p w14:paraId="08A28E8B" w14:textId="77777777" w:rsidR="00AD4997" w:rsidRDefault="00AD4997" w:rsidP="00AD4997">
            <w:pPr>
              <w:ind w:firstLine="0"/>
              <w:jc w:val="center"/>
            </w:pPr>
            <m:oMathPara>
              <m:oMath>
                <m:r>
                  <w:rPr>
                    <w:rFonts w:ascii="Cambria Math" w:hAnsi="Cambria Math"/>
                  </w:rPr>
                  <m:t>⋯</m:t>
                </m:r>
              </m:oMath>
            </m:oMathPara>
          </w:p>
        </w:tc>
        <w:tc>
          <w:tcPr>
            <w:tcW w:w="548" w:type="dxa"/>
            <w:tcBorders>
              <w:top w:val="single" w:sz="4" w:space="0" w:color="auto"/>
              <w:right w:val="single" w:sz="4" w:space="0" w:color="auto"/>
            </w:tcBorders>
            <w:vAlign w:val="center"/>
          </w:tcPr>
          <w:p w14:paraId="5F432743"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0Z</m:t>
                    </m:r>
                  </m:sub>
                </m:sSub>
              </m:oMath>
            </m:oMathPara>
          </w:p>
        </w:tc>
      </w:tr>
      <w:tr w:rsidR="00AD4997" w14:paraId="581B1BF4" w14:textId="77777777" w:rsidTr="00407341">
        <w:trPr>
          <w:jc w:val="center"/>
        </w:trPr>
        <w:tc>
          <w:tcPr>
            <w:tcW w:w="1696" w:type="dxa"/>
            <w:tcBorders>
              <w:left w:val="single" w:sz="4" w:space="0" w:color="auto"/>
              <w:right w:val="single" w:sz="4" w:space="0" w:color="auto"/>
            </w:tcBorders>
          </w:tcPr>
          <w:p w14:paraId="528A34D2"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1B19329C"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30B747BD"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247F8ED"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1E2558B8"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9C93C4D" w14:textId="77777777" w:rsidR="00AD4997" w:rsidRDefault="00AD4997" w:rsidP="00AD4997">
            <w:pPr>
              <w:ind w:firstLine="0"/>
              <w:jc w:val="center"/>
            </w:pPr>
            <m:oMathPara>
              <m:oMath>
                <m:r>
                  <w:rPr>
                    <w:rFonts w:ascii="Cambria Math" w:hAnsi="Cambria Math"/>
                  </w:rPr>
                  <m:t>⋮</m:t>
                </m:r>
              </m:oMath>
            </m:oMathPara>
          </w:p>
        </w:tc>
      </w:tr>
      <w:tr w:rsidR="00AD4997" w14:paraId="7CB248D8" w14:textId="77777777" w:rsidTr="00407341">
        <w:trPr>
          <w:jc w:val="center"/>
        </w:trPr>
        <w:tc>
          <w:tcPr>
            <w:tcW w:w="1696" w:type="dxa"/>
            <w:tcBorders>
              <w:left w:val="single" w:sz="4" w:space="0" w:color="auto"/>
              <w:right w:val="single" w:sz="4" w:space="0" w:color="auto"/>
            </w:tcBorders>
          </w:tcPr>
          <w:p w14:paraId="230C5282" w14:textId="77777777" w:rsidR="00AD4997" w:rsidRDefault="009E2FF1"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tcBorders>
            <w:vAlign w:val="center"/>
          </w:tcPr>
          <w:p w14:paraId="2AC60A2A"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vAlign w:val="center"/>
          </w:tcPr>
          <w:p w14:paraId="0A80A4EF"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044416BB"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vAlign w:val="center"/>
          </w:tcPr>
          <w:p w14:paraId="4328B65C"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0BE8CAA1"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18893283" w14:textId="77777777" w:rsidTr="00407341">
        <w:trPr>
          <w:jc w:val="center"/>
        </w:trPr>
        <w:tc>
          <w:tcPr>
            <w:tcW w:w="1696" w:type="dxa"/>
            <w:tcBorders>
              <w:left w:val="single" w:sz="4" w:space="0" w:color="auto"/>
              <w:right w:val="single" w:sz="4" w:space="0" w:color="auto"/>
            </w:tcBorders>
          </w:tcPr>
          <w:p w14:paraId="5EA175D0" w14:textId="77777777" w:rsidR="00AD4997" w:rsidRDefault="00AD4997" w:rsidP="00C72483">
            <w:pPr>
              <w:ind w:firstLine="0"/>
            </w:pPr>
            <m:oMathPara>
              <m:oMath>
                <m:r>
                  <w:rPr>
                    <w:rFonts w:ascii="Cambria Math" w:hAnsi="Cambria Math"/>
                  </w:rPr>
                  <m:t>⋮</m:t>
                </m:r>
              </m:oMath>
            </m:oMathPara>
          </w:p>
        </w:tc>
        <w:tc>
          <w:tcPr>
            <w:tcW w:w="537" w:type="dxa"/>
            <w:tcBorders>
              <w:left w:val="single" w:sz="4" w:space="0" w:color="auto"/>
            </w:tcBorders>
            <w:vAlign w:val="center"/>
          </w:tcPr>
          <w:p w14:paraId="73318367"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4D8AF443" w14:textId="77777777" w:rsidR="00AD4997" w:rsidRDefault="00AD4997" w:rsidP="00AD4997">
            <w:pPr>
              <w:ind w:firstLine="0"/>
              <w:jc w:val="center"/>
            </w:pPr>
            <m:oMathPara>
              <m:oMath>
                <m:r>
                  <w:rPr>
                    <w:rFonts w:ascii="Cambria Math" w:hAnsi="Cambria Math"/>
                  </w:rPr>
                  <m:t>⋰</m:t>
                </m:r>
              </m:oMath>
            </m:oMathPara>
          </w:p>
        </w:tc>
        <w:tc>
          <w:tcPr>
            <w:tcW w:w="532" w:type="dxa"/>
            <w:vAlign w:val="center"/>
          </w:tcPr>
          <w:p w14:paraId="66C99344" w14:textId="77777777" w:rsidR="00AD4997" w:rsidRDefault="00AD4997" w:rsidP="00AD4997">
            <w:pPr>
              <w:ind w:firstLine="0"/>
              <w:jc w:val="center"/>
            </w:pPr>
            <m:oMathPara>
              <m:oMath>
                <m:r>
                  <w:rPr>
                    <w:rFonts w:ascii="Cambria Math" w:hAnsi="Cambria Math"/>
                  </w:rPr>
                  <m:t>⋮</m:t>
                </m:r>
              </m:oMath>
            </m:oMathPara>
          </w:p>
        </w:tc>
        <w:tc>
          <w:tcPr>
            <w:tcW w:w="522" w:type="dxa"/>
            <w:vAlign w:val="center"/>
          </w:tcPr>
          <w:p w14:paraId="5E238B3E" w14:textId="77777777" w:rsidR="00AD4997" w:rsidRDefault="00AD4997" w:rsidP="00AD4997">
            <w:pPr>
              <w:ind w:firstLine="0"/>
              <w:jc w:val="center"/>
            </w:pPr>
            <m:oMathPara>
              <m:oMath>
                <m:r>
                  <w:rPr>
                    <w:rFonts w:ascii="Cambria Math" w:hAnsi="Cambria Math"/>
                  </w:rPr>
                  <m:t>⋱</m:t>
                </m:r>
              </m:oMath>
            </m:oMathPara>
          </w:p>
        </w:tc>
        <w:tc>
          <w:tcPr>
            <w:tcW w:w="548" w:type="dxa"/>
            <w:tcBorders>
              <w:right w:val="single" w:sz="4" w:space="0" w:color="auto"/>
            </w:tcBorders>
            <w:vAlign w:val="center"/>
          </w:tcPr>
          <w:p w14:paraId="14A1A6D0" w14:textId="77777777" w:rsidR="00AD4997" w:rsidRDefault="00AD4997" w:rsidP="00AD4997">
            <w:pPr>
              <w:ind w:firstLine="0"/>
              <w:jc w:val="center"/>
            </w:pPr>
            <m:oMathPara>
              <m:oMath>
                <m:r>
                  <w:rPr>
                    <w:rFonts w:ascii="Cambria Math" w:hAnsi="Cambria Math"/>
                  </w:rPr>
                  <m:t>⋮</m:t>
                </m:r>
              </m:oMath>
            </m:oMathPara>
          </w:p>
        </w:tc>
      </w:tr>
      <w:tr w:rsidR="00AD4997" w14:paraId="388F449D" w14:textId="77777777" w:rsidTr="00407341">
        <w:trPr>
          <w:jc w:val="center"/>
        </w:trPr>
        <w:tc>
          <w:tcPr>
            <w:tcW w:w="1696" w:type="dxa"/>
            <w:tcBorders>
              <w:left w:val="single" w:sz="4" w:space="0" w:color="auto"/>
              <w:bottom w:val="single" w:sz="4" w:space="0" w:color="auto"/>
              <w:right w:val="single" w:sz="4" w:space="0" w:color="auto"/>
            </w:tcBorders>
          </w:tcPr>
          <w:p w14:paraId="626380DD" w14:textId="77777777" w:rsidR="00AD4997" w:rsidRDefault="009E2FF1" w:rsidP="00C72483">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oMath>
            </m:oMathPara>
          </w:p>
        </w:tc>
        <w:tc>
          <w:tcPr>
            <w:tcW w:w="537" w:type="dxa"/>
            <w:tcBorders>
              <w:left w:val="single" w:sz="4" w:space="0" w:color="auto"/>
              <w:bottom w:val="single" w:sz="4" w:space="0" w:color="auto"/>
            </w:tcBorders>
            <w:vAlign w:val="center"/>
          </w:tcPr>
          <w:p w14:paraId="1E537DBF"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Y1</m:t>
                    </m:r>
                  </m:sub>
                </m:sSub>
              </m:oMath>
            </m:oMathPara>
          </w:p>
        </w:tc>
        <w:tc>
          <w:tcPr>
            <w:tcW w:w="522" w:type="dxa"/>
            <w:tcBorders>
              <w:bottom w:val="single" w:sz="4" w:space="0" w:color="auto"/>
            </w:tcBorders>
            <w:vAlign w:val="center"/>
          </w:tcPr>
          <w:p w14:paraId="040BCB9A" w14:textId="77777777" w:rsidR="00AD4997" w:rsidRDefault="00AD4997" w:rsidP="00AD4997">
            <w:pPr>
              <w:ind w:firstLine="0"/>
              <w:jc w:val="center"/>
            </w:pPr>
            <m:oMathPara>
              <m:oMath>
                <m:r>
                  <w:rPr>
                    <w:rFonts w:ascii="Cambria Math" w:hAnsi="Cambria Math"/>
                  </w:rPr>
                  <m:t>⋯</m:t>
                </m:r>
              </m:oMath>
            </m:oMathPara>
          </w:p>
        </w:tc>
        <w:tc>
          <w:tcPr>
            <w:tcW w:w="532" w:type="dxa"/>
            <w:tcBorders>
              <w:bottom w:val="single" w:sz="4" w:space="0" w:color="auto"/>
            </w:tcBorders>
            <w:vAlign w:val="center"/>
          </w:tcPr>
          <w:p w14:paraId="538E83CC"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c>
          <w:tcPr>
            <w:tcW w:w="522" w:type="dxa"/>
            <w:tcBorders>
              <w:bottom w:val="single" w:sz="4" w:space="0" w:color="auto"/>
            </w:tcBorders>
            <w:vAlign w:val="center"/>
          </w:tcPr>
          <w:p w14:paraId="1D63136F" w14:textId="77777777" w:rsidR="00AD4997" w:rsidRDefault="00AD4997" w:rsidP="00AD4997">
            <w:pPr>
              <w:ind w:firstLine="0"/>
              <w:jc w:val="center"/>
            </w:pPr>
            <m:oMathPara>
              <m:oMath>
                <m:r>
                  <w:rPr>
                    <w:rFonts w:ascii="Cambria Math" w:hAnsi="Cambria Math"/>
                  </w:rPr>
                  <m:t>⋯</m:t>
                </m:r>
              </m:oMath>
            </m:oMathPara>
          </w:p>
        </w:tc>
        <w:tc>
          <w:tcPr>
            <w:tcW w:w="548" w:type="dxa"/>
            <w:tcBorders>
              <w:bottom w:val="single" w:sz="4" w:space="0" w:color="auto"/>
              <w:right w:val="single" w:sz="4" w:space="0" w:color="auto"/>
            </w:tcBorders>
            <w:vAlign w:val="center"/>
          </w:tcPr>
          <w:p w14:paraId="7CED597E" w14:textId="77777777" w:rsidR="00AD4997" w:rsidRDefault="009E2FF1" w:rsidP="00AD4997">
            <w:pPr>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YZ</m:t>
                    </m:r>
                  </m:sub>
                </m:sSub>
              </m:oMath>
            </m:oMathPara>
          </w:p>
        </w:tc>
      </w:tr>
      <w:tr w:rsidR="00AD4997" w14:paraId="0EE365F2" w14:textId="77777777" w:rsidTr="00407341">
        <w:trPr>
          <w:jc w:val="center"/>
        </w:trPr>
        <w:tc>
          <w:tcPr>
            <w:tcW w:w="1696" w:type="dxa"/>
            <w:tcBorders>
              <w:top w:val="single" w:sz="4" w:space="0" w:color="auto"/>
              <w:left w:val="single" w:sz="4" w:space="0" w:color="auto"/>
              <w:bottom w:val="single" w:sz="4" w:space="0" w:color="auto"/>
              <w:right w:val="single" w:sz="4" w:space="0" w:color="auto"/>
            </w:tcBorders>
          </w:tcPr>
          <w:p w14:paraId="6B480F07" w14:textId="77777777" w:rsidR="00AD4997" w:rsidRDefault="00AD4997" w:rsidP="00C72483">
            <w:pPr>
              <w:ind w:firstLine="0"/>
            </w:pPr>
            <m:oMathPara>
              <m:oMath>
                <m:r>
                  <w:rPr>
                    <w:rFonts w:ascii="Cambria Math" w:hAnsi="Cambria Math"/>
                  </w:rPr>
                  <m:t>Estratégias↑</m:t>
                </m:r>
              </m:oMath>
            </m:oMathPara>
          </w:p>
        </w:tc>
        <w:tc>
          <w:tcPr>
            <w:tcW w:w="537" w:type="dxa"/>
            <w:tcBorders>
              <w:top w:val="single" w:sz="4" w:space="0" w:color="auto"/>
              <w:left w:val="single" w:sz="4" w:space="0" w:color="auto"/>
              <w:bottom w:val="single" w:sz="4" w:space="0" w:color="auto"/>
            </w:tcBorders>
          </w:tcPr>
          <w:p w14:paraId="46757122" w14:textId="77777777" w:rsidR="00AD4997" w:rsidRDefault="00AD4997" w:rsidP="00C72483">
            <w:pPr>
              <w:ind w:firstLine="0"/>
            </w:pPr>
          </w:p>
        </w:tc>
        <w:tc>
          <w:tcPr>
            <w:tcW w:w="522" w:type="dxa"/>
            <w:tcBorders>
              <w:top w:val="single" w:sz="4" w:space="0" w:color="auto"/>
              <w:bottom w:val="single" w:sz="4" w:space="0" w:color="auto"/>
            </w:tcBorders>
          </w:tcPr>
          <w:p w14:paraId="22820D47" w14:textId="77777777" w:rsidR="00AD4997" w:rsidRDefault="00AD4997" w:rsidP="00C72483">
            <w:pPr>
              <w:ind w:firstLine="0"/>
            </w:pPr>
          </w:p>
        </w:tc>
        <w:tc>
          <w:tcPr>
            <w:tcW w:w="532" w:type="dxa"/>
            <w:tcBorders>
              <w:top w:val="single" w:sz="4" w:space="0" w:color="auto"/>
              <w:bottom w:val="single" w:sz="4" w:space="0" w:color="auto"/>
            </w:tcBorders>
          </w:tcPr>
          <w:p w14:paraId="72443428" w14:textId="77777777" w:rsidR="00AD4997" w:rsidRDefault="00AD4997" w:rsidP="00C72483">
            <w:pPr>
              <w:ind w:firstLine="0"/>
            </w:pPr>
          </w:p>
        </w:tc>
        <w:tc>
          <w:tcPr>
            <w:tcW w:w="522" w:type="dxa"/>
            <w:tcBorders>
              <w:top w:val="single" w:sz="4" w:space="0" w:color="auto"/>
              <w:bottom w:val="single" w:sz="4" w:space="0" w:color="auto"/>
            </w:tcBorders>
          </w:tcPr>
          <w:p w14:paraId="3D91DACB" w14:textId="77777777" w:rsidR="00AD4997" w:rsidRDefault="00AD4997" w:rsidP="00C72483">
            <w:pPr>
              <w:ind w:firstLine="0"/>
            </w:pPr>
          </w:p>
        </w:tc>
        <w:tc>
          <w:tcPr>
            <w:tcW w:w="548" w:type="dxa"/>
            <w:tcBorders>
              <w:top w:val="single" w:sz="4" w:space="0" w:color="auto"/>
              <w:bottom w:val="single" w:sz="4" w:space="0" w:color="auto"/>
              <w:right w:val="single" w:sz="4" w:space="0" w:color="auto"/>
            </w:tcBorders>
          </w:tcPr>
          <w:p w14:paraId="1F8365C1" w14:textId="77777777" w:rsidR="00AD4997" w:rsidRDefault="00AD4997" w:rsidP="00C72483">
            <w:pPr>
              <w:ind w:firstLine="0"/>
            </w:pPr>
          </w:p>
        </w:tc>
      </w:tr>
    </w:tbl>
    <w:p w14:paraId="44CABDAB" w14:textId="77777777" w:rsidR="000163A0" w:rsidRDefault="000163A0" w:rsidP="00073961">
      <w:pPr>
        <w:ind w:firstLine="0"/>
        <w:jc w:val="center"/>
      </w:pPr>
    </w:p>
    <w:p w14:paraId="30DB3146" w14:textId="77777777" w:rsidR="00C72483" w:rsidRDefault="00AD4997" w:rsidP="00073961">
      <w:pPr>
        <w:ind w:firstLine="0"/>
        <w:jc w:val="center"/>
      </w:pPr>
      <w:r>
        <w:t xml:space="preserve">Fonte: Adaptado de </w:t>
      </w:r>
      <w:r>
        <w:fldChar w:fldCharType="begin" w:fldLock="1"/>
      </w:r>
      <w:r w:rsidR="00E52F2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"133", "uris" : [ "http://www.mendeley.com/documents/?uuid=5b37398b-23b0-4af8-8cfa-bf26dd1a1732" ] } ], "mendeley" : { "formattedCitation" : "(GROVES, 2006, p. 133)", "plainTextFormattedCitation" : "(GROVES, 2006, p. 133)", "previouslyFormattedCitation" : "(GROVES, 2006, p. 133)" }, "properties" : { "noteIndex" : 0 }, "schema" : "https://github.com/citation-style-language/schema/raw/master/csl-citation.json" }</w:instrText>
      </w:r>
      <w:r>
        <w:fldChar w:fldCharType="separate"/>
      </w:r>
      <w:r w:rsidRPr="00AD4997">
        <w:rPr>
          <w:noProof/>
        </w:rPr>
        <w:t>(GROVES, 2006, p. 133)</w:t>
      </w:r>
      <w:r>
        <w:fldChar w:fldCharType="end"/>
      </w:r>
      <w:r>
        <w:t>.</w:t>
      </w:r>
    </w:p>
    <w:p w14:paraId="63FE1056" w14:textId="77777777" w:rsidR="00661DF1" w:rsidRDefault="00B10618" w:rsidP="00661DF1">
      <w:r>
        <w:t>Quanto à construç</w:t>
      </w:r>
      <w:r w:rsidR="003E22B3">
        <w:t>ão do gerador de c</w:t>
      </w:r>
      <w:r>
        <w:t xml:space="preserve">enários, </w:t>
      </w:r>
      <w:r w:rsidR="003E22B3">
        <w:t>a</w:t>
      </w:r>
      <w:r>
        <w:t xml:space="preserve"> abordagem RDM não impõe o uso de nenhum formalismo </w:t>
      </w:r>
      <w:r w:rsidR="006D339D">
        <w:t xml:space="preserve">matemático </w:t>
      </w:r>
      <w:r>
        <w:t>de modelagem específico.</w:t>
      </w:r>
      <w:r w:rsidR="006D339D">
        <w:t xml:space="preserve"> </w:t>
      </w:r>
      <w:r w:rsidR="006D339D">
        <w:fldChar w:fldCharType="begin" w:fldLock="1"/>
      </w:r>
      <w:r w:rsidR="006D339D">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339D">
        <w:fldChar w:fldCharType="separate"/>
      </w:r>
      <w:r w:rsidR="006D339D" w:rsidRPr="006D339D">
        <w:rPr>
          <w:noProof/>
        </w:rPr>
        <w:t>(LEMPERT et al., 2006)</w:t>
      </w:r>
      <w:r w:rsidR="006D339D">
        <w:fldChar w:fldCharType="end"/>
      </w:r>
      <w:r w:rsidR="006D339D">
        <w:t xml:space="preserve">. É possível encontrar, por exemplo, estudos utilizando modelos de dinâmica de </w:t>
      </w:r>
      <w:r w:rsidR="006D339D">
        <w:lastRenderedPageBreak/>
        <w:t xml:space="preserve">sistemas </w:t>
      </w:r>
      <w:r w:rsidR="006D339D">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D339D">
        <w:fldChar w:fldCharType="separate"/>
      </w:r>
      <w:r w:rsidR="006E1018" w:rsidRPr="006E1018">
        <w:rPr>
          <w:noProof/>
        </w:rPr>
        <w:t>(LEMPERT; POPPER; BANKES, 2003)</w:t>
      </w:r>
      <w:r w:rsidR="006D339D">
        <w:fldChar w:fldCharType="end"/>
      </w:r>
      <w:r w:rsidR="006D339D">
        <w:t xml:space="preserve">, modelos de Opções Reais </w:t>
      </w:r>
      <w:r w:rsidR="006D339D">
        <w:fldChar w:fldCharType="begin" w:fldLock="1"/>
      </w:r>
      <w:r w:rsidR="003E22B3">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sidR="006D339D">
        <w:fldChar w:fldCharType="separate"/>
      </w:r>
      <w:r w:rsidR="006D339D" w:rsidRPr="006D339D">
        <w:rPr>
          <w:noProof/>
        </w:rPr>
        <w:t>(MAHNOVSKI, 2007)</w:t>
      </w:r>
      <w:r w:rsidR="006D339D">
        <w:fldChar w:fldCharType="end"/>
      </w:r>
      <w:r w:rsidR="006D339D">
        <w:t xml:space="preserve">, ou ainda modelos </w:t>
      </w:r>
      <w:r w:rsidR="003E22B3">
        <w:t xml:space="preserve">matemáticos “puros”, sem um formalismo definido </w:t>
      </w:r>
      <w:r w:rsidR="003E22B3">
        <w:fldChar w:fldCharType="begin" w:fldLock="1"/>
      </w:r>
      <w:r w:rsidR="000E4803">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3E22B3">
        <w:fldChar w:fldCharType="separate"/>
      </w:r>
      <w:r w:rsidR="003E22B3" w:rsidRPr="003E22B3">
        <w:rPr>
          <w:noProof/>
        </w:rPr>
        <w:t>(GROVES, 2006)</w:t>
      </w:r>
      <w:r w:rsidR="003E22B3">
        <w:fldChar w:fldCharType="end"/>
      </w:r>
      <w:r w:rsidR="003E22B3">
        <w:t>.</w:t>
      </w:r>
      <w:r w:rsidR="00661DF1">
        <w:t xml:space="preserve"> Independentemente da abordagem utilizada para a construção do gerador de cenários, cada caso gerado deveria ser considerado plausível pelos stakeholders. </w:t>
      </w:r>
      <w:r w:rsidR="00661DF1">
        <w:fldChar w:fldCharType="begin" w:fldLock="1"/>
      </w:r>
      <w:r w:rsidR="00661DF1">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661DF1">
        <w:fldChar w:fldCharType="separate"/>
      </w:r>
      <w:r w:rsidR="00661DF1" w:rsidRPr="006E1018">
        <w:rPr>
          <w:noProof/>
        </w:rPr>
        <w:t>(LEMPERT; POPPER; BANKES, 2003)</w:t>
      </w:r>
      <w:r w:rsidR="00661DF1">
        <w:fldChar w:fldCharType="end"/>
      </w:r>
      <w:r w:rsidR="00661DF1">
        <w:t>.</w:t>
      </w:r>
    </w:p>
    <w:p w14:paraId="24C59F24" w14:textId="77777777" w:rsidR="006319BB" w:rsidRPr="000E4803" w:rsidRDefault="0089460B" w:rsidP="006319BB">
      <w:r>
        <w:t xml:space="preserve">Para cada um dos casos indicados, o modelo computacional é utilizado para calcular a performance de cada estratégia, utilizando-se uma ou mais métricas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0E4803">
        <w:t xml:space="preserve">. Para avaliar a robustez de diferentes estratégias, o RDM usualmente emprega o conceito de </w:t>
      </w:r>
      <w:proofErr w:type="spellStart"/>
      <w:r w:rsidR="000E4803" w:rsidRPr="00BC5B27">
        <w:rPr>
          <w:i/>
        </w:rPr>
        <w:t>Regret</w:t>
      </w:r>
      <w:proofErr w:type="spellEnd"/>
      <w:r w:rsidR="000E4803">
        <w:rPr>
          <w:i/>
        </w:rPr>
        <w:t xml:space="preserve"> </w:t>
      </w:r>
      <w:r w:rsidR="000E4803">
        <w:t>(traduzido aqui como Arrependime</w:t>
      </w:r>
      <w:r w:rsidR="00625F64">
        <w:t xml:space="preserve">nto, e pode ser entendido como </w:t>
      </w:r>
      <w:r w:rsidR="000E4803">
        <w:t xml:space="preserve">Perda de Oportunidade). </w:t>
      </w:r>
      <w:r w:rsidR="000E4803">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E4803">
        <w:fldChar w:fldCharType="separate"/>
      </w:r>
      <w:r w:rsidR="006E1018" w:rsidRPr="006E1018">
        <w:rPr>
          <w:noProof/>
        </w:rPr>
        <w:t>(LEMPERT; POPPER; BANKES, 2003)</w:t>
      </w:r>
      <w:r w:rsidR="000E4803">
        <w:fldChar w:fldCharType="end"/>
      </w:r>
      <w:r w:rsidR="000E4803">
        <w:t>.</w:t>
      </w:r>
    </w:p>
    <w:p w14:paraId="4C76F122" w14:textId="77777777" w:rsidR="00CD6AF5" w:rsidRDefault="005075BB" w:rsidP="00CD6AF5">
      <w:r>
        <w:t xml:space="preserve">O </w:t>
      </w:r>
      <w:r w:rsidR="00CD6AF5">
        <w:t xml:space="preserve">Arrependimento da estratégia </w:t>
      </w:r>
      <m:oMath>
        <m:r>
          <w:rPr>
            <w:rFonts w:ascii="Cambria Math" w:hAnsi="Cambria Math"/>
          </w:rPr>
          <m:t>s</m:t>
        </m:r>
      </m:oMath>
      <w:r w:rsidR="00CD6AF5">
        <w:t xml:space="preserve"> em comparação às demais estratégias </w:t>
      </w:r>
      <m:oMath>
        <m:r>
          <w:rPr>
            <w:rFonts w:ascii="Cambria Math" w:hAnsi="Cambria Math"/>
          </w:rPr>
          <m:t>s'</m:t>
        </m:r>
      </m:oMath>
      <w:r w:rsidR="00CD6AF5">
        <w:t xml:space="preserve"> </w:t>
      </w:r>
      <w:r w:rsidR="000E4803">
        <w:t>é definido como</w:t>
      </w:r>
      <w:r w:rsidR="00491586">
        <w:t xml:space="preserve"> a diferença de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w:r w:rsidR="00491586">
        <w:t xml:space="preserve"> que a melhor estratégia para o futuro </w:t>
      </w:r>
      <m:oMath>
        <m:r>
          <w:rPr>
            <w:rFonts w:ascii="Cambria Math" w:hAnsi="Cambria Math"/>
            <w:sz w:val="28"/>
          </w:rPr>
          <m:t>x</m:t>
        </m:r>
      </m:oMath>
      <w:r w:rsidR="00491586">
        <w:t xml:space="preserve"> teria</w:t>
      </w:r>
      <w:r w:rsidR="00404B32">
        <w:t xml:space="preserve"> e a performance que a estratégia </w:t>
      </w:r>
      <m:oMath>
        <m:r>
          <w:rPr>
            <w:rFonts w:ascii="Cambria Math" w:hAnsi="Cambria Math"/>
          </w:rPr>
          <m:t>s</m:t>
        </m:r>
      </m:oMath>
      <w:r w:rsidR="00404B32">
        <w:t xml:space="preserve"> teve</w:t>
      </w:r>
      <w:r w:rsidR="009C2E45">
        <w:t xml:space="preserve"> (Eq. 1)</w:t>
      </w:r>
      <w:r w:rsidR="00404B32">
        <w:t>.</w:t>
      </w:r>
      <w:r w:rsidR="00CD6AF5" w:rsidRPr="004523F8">
        <w:rPr>
          <w:sz w:val="22"/>
        </w:rPr>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55)</w:t>
      </w:r>
      <w:r w:rsidR="00CD6AF5">
        <w:rPr>
          <w:sz w:val="22"/>
        </w:rPr>
        <w:fldChar w:fldCharType="end"/>
      </w:r>
      <w:r w:rsidR="00CD6AF5">
        <w:rPr>
          <w:sz w:val="22"/>
        </w:rPr>
        <w:t>.</w:t>
      </w:r>
    </w:p>
    <w:p w14:paraId="0A0D8304"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5D65F9E6" w14:textId="77777777" w:rsidTr="00E52D34">
        <w:tc>
          <w:tcPr>
            <w:tcW w:w="7792" w:type="dxa"/>
          </w:tcPr>
          <w:p w14:paraId="4367E5E1" w14:textId="77777777" w:rsidR="00CD6AF5" w:rsidRPr="00D14BEF" w:rsidRDefault="009E2FF1" w:rsidP="00E52D34">
            <w:pPr>
              <w:rPr>
                <w:iCs/>
              </w:rPr>
            </w:pPr>
            <m:oMathPara>
              <m:oMath>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m:t>
                </m:r>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oMath>
            </m:oMathPara>
          </w:p>
        </w:tc>
        <w:tc>
          <w:tcPr>
            <w:tcW w:w="1269" w:type="dxa"/>
            <w:vAlign w:val="center"/>
          </w:tcPr>
          <w:p w14:paraId="03EAAFC6" w14:textId="77777777" w:rsidR="00CD6AF5" w:rsidRDefault="00CD6AF5" w:rsidP="00E52D34">
            <w:pPr>
              <w:ind w:firstLine="0"/>
              <w:jc w:val="right"/>
            </w:pPr>
            <w:r>
              <w:t>(1)</w:t>
            </w:r>
          </w:p>
        </w:tc>
      </w:tr>
    </w:tbl>
    <w:p w14:paraId="2C30C486" w14:textId="77777777" w:rsidR="00CD6AF5" w:rsidRDefault="009C2E45" w:rsidP="00CD6AF5">
      <w:pPr>
        <w:rPr>
          <w:sz w:val="22"/>
        </w:rPr>
      </w:pPr>
      <w:r>
        <w:t>Uma maneira alternativa de medir o Arrependimento é obter o Arrependimento Relativo em termos percentuais (Eq. 2).</w:t>
      </w:r>
      <w:r w:rsidR="00CD6AF5">
        <w:t xml:space="preserve"> </w:t>
      </w:r>
      <w:r w:rsidR="00CD6AF5">
        <w:rPr>
          <w:sz w:val="22"/>
        </w:rPr>
        <w:fldChar w:fldCharType="begin" w:fldLock="1"/>
      </w:r>
      <w:r w:rsidR="00666AF2">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sidR="00CD6AF5">
        <w:rPr>
          <w:sz w:val="22"/>
        </w:rPr>
        <w:fldChar w:fldCharType="separate"/>
      </w:r>
      <w:r w:rsidR="006E1018" w:rsidRPr="006E1018">
        <w:rPr>
          <w:noProof/>
          <w:sz w:val="22"/>
        </w:rPr>
        <w:t>(LEMPERT; POPPER; BANKES, 2003, p. 56)</w:t>
      </w:r>
      <w:r w:rsidR="00CD6AF5">
        <w:rPr>
          <w:sz w:val="22"/>
        </w:rPr>
        <w:fldChar w:fldCharType="end"/>
      </w:r>
      <w:r w:rsidR="00CD6AF5">
        <w:rPr>
          <w:sz w:val="22"/>
        </w:rPr>
        <w:t>.</w:t>
      </w:r>
    </w:p>
    <w:p w14:paraId="65F00598" w14:textId="77777777" w:rsidR="00CD6AF5" w:rsidRDefault="00CD6AF5" w:rsidP="00CD6AF5">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CD6AF5" w14:paraId="2563E1EF" w14:textId="77777777" w:rsidTr="00E52D34">
        <w:tc>
          <w:tcPr>
            <w:tcW w:w="7792" w:type="dxa"/>
          </w:tcPr>
          <w:p w14:paraId="44138BE8" w14:textId="77777777" w:rsidR="00CD6AF5" w:rsidRPr="00D14BEF" w:rsidRDefault="009E2FF1" w:rsidP="00E52D34">
            <w:pPr>
              <w:rPr>
                <w:iCs/>
              </w:rPr>
            </w:pPr>
            <m:oMathPara>
              <m:oMath>
                <m:sSub>
                  <m:sSubPr>
                    <m:ctrlPr>
                      <w:rPr>
                        <w:rFonts w:ascii="Cambria Math" w:hAnsi="Cambria Math"/>
                        <w:i/>
                        <w:sz w:val="28"/>
                      </w:rPr>
                    </m:ctrlPr>
                  </m:sSubPr>
                  <m:e>
                    <m:r>
                      <w:rPr>
                        <w:rFonts w:ascii="Cambria Math" w:hAnsi="Cambria Math"/>
                        <w:sz w:val="28"/>
                      </w:rPr>
                      <m:t>RR</m:t>
                    </m:r>
                  </m:e>
                  <m:sub>
                    <m:r>
                      <w:rPr>
                        <w:rFonts w:ascii="Cambria Math" w:hAnsi="Cambria Math"/>
                        <w:sz w:val="28"/>
                      </w:rPr>
                      <m:t>s</m:t>
                    </m:r>
                  </m:sub>
                </m:sSub>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f>
                  <m:fPr>
                    <m:ctrlPr>
                      <w:rPr>
                        <w:rFonts w:ascii="Cambria Math" w:hAnsi="Cambria Math"/>
                        <w:i/>
                        <w:sz w:val="28"/>
                      </w:rPr>
                    </m:ctrlPr>
                  </m:fPr>
                  <m:num>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sSub>
                      <m:sSubPr>
                        <m:ctrlPr>
                          <w:rPr>
                            <w:rFonts w:ascii="Cambria Math" w:hAnsi="Cambria Math"/>
                            <w:i/>
                            <w:sz w:val="28"/>
                          </w:rPr>
                        </m:ctrlPr>
                      </m:sSubPr>
                      <m:e>
                        <m:r>
                          <w:rPr>
                            <w:rFonts w:ascii="Cambria Math" w:hAnsi="Cambria Math"/>
                            <w:sz w:val="28"/>
                          </w:rPr>
                          <m:t>P</m:t>
                        </m:r>
                      </m:e>
                      <m:sub>
                        <m:r>
                          <w:rPr>
                            <w:rFonts w:ascii="Cambria Math" w:hAnsi="Cambria Math"/>
                            <w:sz w:val="28"/>
                          </w:rPr>
                          <m:t>s</m:t>
                        </m:r>
                      </m:sub>
                    </m:sSub>
                    <m:r>
                      <w:rPr>
                        <w:rFonts w:ascii="Cambria Math" w:hAnsi="Cambria Math"/>
                        <w:sz w:val="28"/>
                      </w:rPr>
                      <m:t>(x)</m:t>
                    </m:r>
                  </m:num>
                  <m:den>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r>
                              <w:rPr>
                                <w:rFonts w:ascii="Cambria Math" w:hAnsi="Cambria Math"/>
                                <w:sz w:val="28"/>
                              </w:rPr>
                              <m:t>s'</m:t>
                            </m:r>
                          </m:lim>
                        </m:limLow>
                      </m:fName>
                      <m:e>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P</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sub>
                            </m:sSub>
                            <m:d>
                              <m:dPr>
                                <m:ctrlPr>
                                  <w:rPr>
                                    <w:rFonts w:ascii="Cambria Math" w:hAnsi="Cambria Math"/>
                                    <w:i/>
                                    <w:sz w:val="28"/>
                                  </w:rPr>
                                </m:ctrlPr>
                              </m:dPr>
                              <m:e>
                                <m:r>
                                  <w:rPr>
                                    <w:rFonts w:ascii="Cambria Math" w:hAnsi="Cambria Math"/>
                                    <w:sz w:val="28"/>
                                  </w:rPr>
                                  <m:t>x</m:t>
                                </m:r>
                              </m:e>
                            </m:d>
                          </m:e>
                        </m:d>
                        <m:r>
                          <w:rPr>
                            <w:rFonts w:ascii="Cambria Math" w:hAnsi="Cambria Math"/>
                            <w:sz w:val="28"/>
                          </w:rPr>
                          <m:t xml:space="preserve"> </m:t>
                        </m:r>
                      </m:e>
                    </m:func>
                  </m:den>
                </m:f>
              </m:oMath>
            </m:oMathPara>
          </w:p>
        </w:tc>
        <w:tc>
          <w:tcPr>
            <w:tcW w:w="1269" w:type="dxa"/>
            <w:vAlign w:val="center"/>
          </w:tcPr>
          <w:p w14:paraId="3CEB2E81" w14:textId="77777777" w:rsidR="00CD6AF5" w:rsidRDefault="00CD6AF5" w:rsidP="00E52D34">
            <w:pPr>
              <w:ind w:firstLine="0"/>
              <w:jc w:val="right"/>
            </w:pPr>
            <w:r>
              <w:t>(2)</w:t>
            </w:r>
          </w:p>
        </w:tc>
      </w:tr>
    </w:tbl>
    <w:p w14:paraId="03DF43DA" w14:textId="77777777" w:rsidR="00177C28" w:rsidRDefault="009C2E45" w:rsidP="00625F64">
      <w:r>
        <w:t xml:space="preserve">Uma Estratégia Robusta pode ser definida como uma que tem um arrependimento relativo pequeno comparado com as suas alternativas, em um amplo range de futuros plausíveis. </w:t>
      </w:r>
      <w:r>
        <w:fldChar w:fldCharType="begin" w:fldLock="1"/>
      </w:r>
      <w:r w:rsidR="003C2D46">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9C2E45">
        <w:rPr>
          <w:noProof/>
        </w:rPr>
        <w:t>(LEMPERT et al., 2006)</w:t>
      </w:r>
      <w:r>
        <w:fldChar w:fldCharType="end"/>
      </w:r>
      <w:r>
        <w:t>.</w:t>
      </w:r>
    </w:p>
    <w:p w14:paraId="273AB440" w14:textId="77777777" w:rsidR="00177C28" w:rsidRDefault="00AA3BC4" w:rsidP="004523F8">
      <w:r>
        <w:t xml:space="preserve">Uma vez definido o critério de avaliação das estratégias, é necessária uma definição sobre </w:t>
      </w:r>
      <w:r w:rsidR="00715468">
        <w:t>como escolher a estratégia definida</w:t>
      </w:r>
      <w:r w:rsidR="00105E84">
        <w:t xml:space="preserve">. Em situações de incerteza, um possível critério de escolha da estratégia é o </w:t>
      </w:r>
      <w:proofErr w:type="spellStart"/>
      <w:r>
        <w:t>mini-max</w:t>
      </w:r>
      <w:proofErr w:type="spellEnd"/>
      <w:r>
        <w:t xml:space="preserve">. Tal estratégia em princípio minimizaria o máximo Arrependimento (ou perda de oportunidade). No entanto, esta estratégia pode ser ruim para uma análise exploratória. Uma estratégia razoavelmente boa pode ter um péssimo valor em um cenário específico, distorcendo a análise realizada.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AA3BC4">
        <w:rPr>
          <w:noProof/>
        </w:rPr>
        <w:t>(GROVES, 2006)</w:t>
      </w:r>
      <w:r>
        <w:fldChar w:fldCharType="end"/>
      </w:r>
      <w:r>
        <w:t xml:space="preserve">. </w:t>
      </w:r>
      <w:r w:rsidR="00B04983">
        <w:t>Considerando tais fraquezas</w:t>
      </w:r>
      <w:r w:rsidR="00105E84">
        <w:t xml:space="preserve"> destes critérios de escolha</w:t>
      </w:r>
      <w:r>
        <w:t xml:space="preserve">, </w:t>
      </w:r>
      <w:r>
        <w:lastRenderedPageBreak/>
        <w:t xml:space="preserve">tais estratégias de classificação </w:t>
      </w:r>
      <w:r w:rsidR="00B04983">
        <w:t xml:space="preserve">tradicionais </w:t>
      </w:r>
      <w:r>
        <w:t xml:space="preserve">não são desejáveis para um estudo </w:t>
      </w:r>
      <w:r w:rsidR="00B04983">
        <w:t>utilizando o</w:t>
      </w:r>
      <w:r>
        <w:t xml:space="preserve"> RDM. </w:t>
      </w:r>
      <w:r>
        <w:fldChar w:fldCharType="begin" w:fldLock="1"/>
      </w:r>
      <w:r w:rsidR="00666AF2">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"mendeley" : { "formattedCitation" : "(GROVES, 2006; LEMPERT; POPPER; BANKES, 2003)", "plainTextFormattedCitation" : "(GROVES, 2006; LEMPERT; POPPER; BANKES, 2003)", "previouslyFormattedCitation" : "(GROVES, 2006; LEMPERT; POPPER; BANKES, 2003)" }, "properties" : { "noteIndex" : 0 }, "schema" : "https://github.com/citation-style-language/schema/raw/master/csl-citation.json" }</w:instrText>
      </w:r>
      <w:r>
        <w:fldChar w:fldCharType="separate"/>
      </w:r>
      <w:r w:rsidR="006E1018" w:rsidRPr="006E1018">
        <w:rPr>
          <w:noProof/>
        </w:rPr>
        <w:t>(GROVES, 2006; LEMPERT; POPPER; BANKES, 2003)</w:t>
      </w:r>
      <w:r>
        <w:fldChar w:fldCharType="end"/>
      </w:r>
      <w:r>
        <w:t>.</w:t>
      </w:r>
    </w:p>
    <w:p w14:paraId="1221BB9E" w14:textId="77777777" w:rsidR="00760F7F" w:rsidRDefault="00B04983" w:rsidP="005D4518">
      <w:r>
        <w:t xml:space="preserve">Maneiras alternativas de seleção procuram identificar estratégias que atinjam um certo grau de performance na maioria dos cenários avaliados. Em outras palavras, procura-se minimizar o número de “apostas ruins”. </w:t>
      </w:r>
      <w:r>
        <w:fldChar w:fldCharType="begin" w:fldLock="1"/>
      </w:r>
      <w:r w:rsidR="004377EC">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B04983">
        <w:rPr>
          <w:noProof/>
        </w:rPr>
        <w:t>(GROVES, 2006)</w:t>
      </w:r>
      <w:r>
        <w:fldChar w:fldCharType="end"/>
      </w:r>
      <w:r>
        <w:t>. Uma maneira é escolher a estratégia</w:t>
      </w:r>
      <w:r w:rsidR="009876FD">
        <w:t xml:space="preserve"> </w:t>
      </w:r>
      <m:oMath>
        <m:r>
          <w:rPr>
            <w:rFonts w:ascii="Cambria Math" w:hAnsi="Cambria Math"/>
          </w:rPr>
          <m:t>s</m:t>
        </m:r>
      </m:oMath>
      <w:r>
        <w:t xml:space="preserve"> </w:t>
      </w:r>
      <w:r w:rsidR="00A44961">
        <w:t>utilizando a métrica de avaliação</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superior à um </w:t>
      </w:r>
      <w:proofErr w:type="spellStart"/>
      <w:r w:rsidRPr="00BC5B27">
        <w:rPr>
          <w:i/>
        </w:rPr>
        <w:t>threshold</w:t>
      </w:r>
      <w:proofErr w:type="spellEnd"/>
      <w:r>
        <w:rPr>
          <w:i/>
        </w:rPr>
        <w:t xml:space="preserve"> </w:t>
      </w:r>
      <w:r>
        <w:t>de performance</w:t>
      </w:r>
      <w:r w:rsidR="009876FD">
        <w:t xml:space="preserve"> </w:t>
      </w:r>
      <m:oMath>
        <m:r>
          <w:rPr>
            <w:rFonts w:ascii="Cambria Math" w:hAnsi="Cambria Math"/>
          </w:rPr>
          <m:t>α</m:t>
        </m:r>
      </m:oMath>
      <w:r>
        <w:t xml:space="preserve"> no maior número possível de f</w:t>
      </w:r>
      <w:proofErr w:type="spellStart"/>
      <w:r w:rsidR="00055991">
        <w:t>uturos</w:t>
      </w:r>
      <w:proofErr w:type="spellEnd"/>
      <w:r w:rsidR="00055991">
        <w:t>, ou seja, escolher uma</w:t>
      </w:r>
      <w:r>
        <w:t xml:space="preserve"> estrat</w:t>
      </w:r>
      <w:r w:rsidR="009876FD">
        <w:t>égia</w:t>
      </w:r>
      <w:r>
        <w:t xml:space="preserve">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9876FD" w14:paraId="73EAD81B" w14:textId="77777777" w:rsidTr="002E7DD5">
        <w:tc>
          <w:tcPr>
            <w:tcW w:w="7792" w:type="dxa"/>
          </w:tcPr>
          <w:p w14:paraId="33275100" w14:textId="77777777" w:rsidR="009876FD" w:rsidRPr="00D14BEF" w:rsidRDefault="009E2FF1"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z</m:t>
                            </m:r>
                          </m:sub>
                        </m:sSub>
                      </m:e>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r>
                          <w:rPr>
                            <w:rFonts w:ascii="Cambria Math" w:hAnsi="Cambria Math"/>
                            <w:sz w:val="28"/>
                          </w:rPr>
                          <m:t>≥ α</m:t>
                        </m:r>
                      </m:e>
                    </m:d>
                  </m:e>
                </m:func>
                <m:r>
                  <w:rPr>
                    <w:rFonts w:ascii="Cambria Math" w:hAnsi="Cambria Math"/>
                    <w:sz w:val="28"/>
                  </w:rPr>
                  <m:t xml:space="preserve"> </m:t>
                </m:r>
              </m:oMath>
            </m:oMathPara>
          </w:p>
        </w:tc>
        <w:tc>
          <w:tcPr>
            <w:tcW w:w="1269" w:type="dxa"/>
            <w:vAlign w:val="center"/>
          </w:tcPr>
          <w:p w14:paraId="065B341C" w14:textId="77777777" w:rsidR="009876FD" w:rsidRDefault="009876FD" w:rsidP="002E7DD5">
            <w:pPr>
              <w:ind w:firstLine="0"/>
              <w:jc w:val="right"/>
            </w:pPr>
            <w:r>
              <w:t>(</w:t>
            </w:r>
            <w:r w:rsidR="00CA50F4">
              <w:t>3</w:t>
            </w:r>
            <w:r>
              <w:t>)</w:t>
            </w:r>
          </w:p>
        </w:tc>
      </w:tr>
    </w:tbl>
    <w:p w14:paraId="13717E05" w14:textId="3A829534" w:rsidR="0004214B" w:rsidRDefault="005D4518" w:rsidP="001B24B1">
      <w:r>
        <w:t>Uma outra alternativa</w:t>
      </w:r>
      <w:r w:rsidR="004377EC">
        <w:t xml:space="preserve"> é escolher a estratégia que possui a maior Mediana</w:t>
      </w:r>
      <w:r w:rsidR="00055991">
        <w:t xml:space="preserve"> de uma métrica de avaliação métrica de avaliação </w:t>
      </w:r>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x</m:t>
            </m:r>
          </m:e>
        </m:d>
      </m:oMath>
      <w:r w:rsidR="004377EC">
        <w:t xml:space="preserve">, ou </w:t>
      </w:r>
      <w:r w:rsidR="00C549C5">
        <w:t xml:space="preserve">algum </w:t>
      </w:r>
      <w:r w:rsidR="004377EC">
        <w:t xml:space="preserve">outro quartil </w:t>
      </w:r>
      <w:r w:rsidR="004377EC">
        <w:fldChar w:fldCharType="begin" w:fldLock="1"/>
      </w:r>
      <w:r w:rsidR="00BA08AA">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4377EC">
        <w:fldChar w:fldCharType="separate"/>
      </w:r>
      <w:r w:rsidR="004377EC" w:rsidRPr="004377EC">
        <w:rPr>
          <w:noProof/>
        </w:rPr>
        <w:t>(GROVES, 2006)</w:t>
      </w:r>
      <w:r w:rsidR="004377EC">
        <w:fldChar w:fldCharType="end"/>
      </w:r>
      <w:r w:rsidR="00661DF1">
        <w:t xml:space="preserve">. A </w:t>
      </w:r>
      <w:r w:rsidR="00661DF1">
        <w:fldChar w:fldCharType="begin"/>
      </w:r>
      <w:r w:rsidR="00661DF1">
        <w:instrText xml:space="preserve"> REF _Ref475113910 \h </w:instrText>
      </w:r>
      <w:r w:rsidR="00661DF1">
        <w:fldChar w:fldCharType="separate"/>
      </w:r>
      <w:r w:rsidR="00B7483F">
        <w:t xml:space="preserve">Figura </w:t>
      </w:r>
      <w:r w:rsidR="00B7483F">
        <w:rPr>
          <w:noProof/>
        </w:rPr>
        <w:t>14</w:t>
      </w:r>
      <w:r w:rsidR="00661DF1">
        <w:fldChar w:fldCharType="end"/>
      </w:r>
      <w:r w:rsidR="00661DF1">
        <w:t xml:space="preserve"> apresenta a comparação de 25 estratégias, exibindo o terceiro quartil como o limite superior do retângulo de cada estratégia. Nesta figura, a estratégia M12 possui o menor terceiro quartil em arrependimento relativo. Desta maneira, pode-se buscar uma estratégia que maximize este quartil: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760F7F" w14:paraId="3F6D8154" w14:textId="77777777" w:rsidTr="002E7DD5">
        <w:tc>
          <w:tcPr>
            <w:tcW w:w="7792" w:type="dxa"/>
          </w:tcPr>
          <w:p w14:paraId="03FC4330" w14:textId="77777777" w:rsidR="00760F7F" w:rsidRPr="00D14BEF" w:rsidRDefault="009E2FF1" w:rsidP="002E7DD5">
            <w:pPr>
              <w:rPr>
                <w:iCs/>
              </w:rPr>
            </w:pPr>
            <m:oMathPara>
              <m:oMath>
                <m:func>
                  <m:funcPr>
                    <m:ctrlPr>
                      <w:rPr>
                        <w:rFonts w:ascii="Cambria Math" w:hAnsi="Cambria Math"/>
                        <w:i/>
                        <w:sz w:val="28"/>
                      </w:rPr>
                    </m:ctrlPr>
                  </m:funcPr>
                  <m:fName>
                    <m:limLow>
                      <m:limLowPr>
                        <m:ctrlPr>
                          <w:rPr>
                            <w:rFonts w:ascii="Cambria Math" w:hAnsi="Cambria Math"/>
                            <w:i/>
                            <w:sz w:val="28"/>
                          </w:rPr>
                        </m:ctrlPr>
                      </m:limLowPr>
                      <m:e>
                        <m:r>
                          <m:rPr>
                            <m:sty m:val="p"/>
                          </m:rPr>
                          <w:rPr>
                            <w:rFonts w:ascii="Cambria Math" w:hAnsi="Cambria Math"/>
                            <w:sz w:val="28"/>
                          </w:rPr>
                          <m:t>max</m:t>
                        </m:r>
                      </m:e>
                      <m:lim>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lim>
                    </m:limLow>
                  </m:fName>
                  <m:e>
                    <m:r>
                      <w:rPr>
                        <w:rFonts w:ascii="Cambria Math" w:hAnsi="Cambria Math"/>
                        <w:sz w:val="28"/>
                      </w:rPr>
                      <m:t xml:space="preserve">Med </m:t>
                    </m:r>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f</m:t>
                            </m:r>
                          </m:e>
                          <m:sub>
                            <m:r>
                              <w:rPr>
                                <w:rFonts w:ascii="Cambria Math" w:hAnsi="Cambria Math"/>
                                <w:sz w:val="28"/>
                              </w:rPr>
                              <m:t>s</m:t>
                            </m:r>
                          </m:sub>
                        </m:sSub>
                        <m:d>
                          <m:dPr>
                            <m:ctrlPr>
                              <w:rPr>
                                <w:rFonts w:ascii="Cambria Math" w:hAnsi="Cambria Math"/>
                                <w:i/>
                                <w:sz w:val="28"/>
                              </w:rPr>
                            </m:ctrlPr>
                          </m:dPr>
                          <m:e>
                            <m:r>
                              <w:rPr>
                                <w:rFonts w:ascii="Cambria Math" w:hAnsi="Cambria Math"/>
                                <w:sz w:val="28"/>
                              </w:rPr>
                              <m:t>s,x</m:t>
                            </m:r>
                          </m:e>
                        </m:d>
                      </m:e>
                      <m:e>
                        <m:r>
                          <w:rPr>
                            <w:rFonts w:ascii="Cambria Math" w:hAnsi="Cambria Math"/>
                            <w:sz w:val="28"/>
                          </w:rPr>
                          <m:t xml:space="preserve"> x=1,…,X</m:t>
                        </m:r>
                      </m:e>
                    </m:d>
                  </m:e>
                </m:func>
                <m:r>
                  <w:rPr>
                    <w:rFonts w:ascii="Cambria Math" w:hAnsi="Cambria Math"/>
                    <w:sz w:val="28"/>
                  </w:rPr>
                  <m:t xml:space="preserve"> </m:t>
                </m:r>
              </m:oMath>
            </m:oMathPara>
          </w:p>
        </w:tc>
        <w:tc>
          <w:tcPr>
            <w:tcW w:w="1269" w:type="dxa"/>
            <w:vAlign w:val="center"/>
          </w:tcPr>
          <w:p w14:paraId="7FAA32D8" w14:textId="77777777" w:rsidR="00760F7F" w:rsidRDefault="00760F7F" w:rsidP="002E7DD5">
            <w:pPr>
              <w:ind w:firstLine="0"/>
              <w:jc w:val="right"/>
            </w:pPr>
            <w:r>
              <w:t>(</w:t>
            </w:r>
            <w:r w:rsidR="00CA50F4">
              <w:t>4</w:t>
            </w:r>
            <w:r>
              <w:t>)</w:t>
            </w:r>
          </w:p>
        </w:tc>
      </w:tr>
    </w:tbl>
    <w:p w14:paraId="67074CE7" w14:textId="77777777" w:rsidR="00760F7F" w:rsidRDefault="0008145D" w:rsidP="0008145D">
      <w:r>
        <w:t>Ao final desta etapa obtém-se</w:t>
      </w:r>
      <w:r w:rsidR="003F761D">
        <w:t xml:space="preserve"> uma</w:t>
      </w:r>
      <w:r w:rsidR="00055991">
        <w:t xml:space="preserve"> lista de estratégias candidatas, e uma estratégia considerada como a mais robusta dentre o conjunto de estratégias identificadas. </w:t>
      </w:r>
      <w:r w:rsidR="003700C8">
        <w:t>O próximo passo</w:t>
      </w:r>
      <w:r w:rsidR="003B7F90">
        <w:t xml:space="preserve"> do método trata-se de identificar vulnerabilidades de tais estratégias.</w:t>
      </w:r>
    </w:p>
    <w:p w14:paraId="1E1E2E82" w14:textId="77777777" w:rsidR="00F65828" w:rsidRDefault="00F65828" w:rsidP="0008145D"/>
    <w:p w14:paraId="06EAFCFC" w14:textId="29E0A3C6" w:rsidR="00661DF1" w:rsidRDefault="00661DF1" w:rsidP="00661DF1">
      <w:pPr>
        <w:pStyle w:val="Legenda"/>
      </w:pPr>
      <w:bookmarkStart w:id="294" w:name="_Ref475113910"/>
      <w:bookmarkStart w:id="295" w:name="_Toc481594546"/>
      <w:r>
        <w:lastRenderedPageBreak/>
        <w:t xml:space="preserve">Figura </w:t>
      </w:r>
      <w:fldSimple w:instr=" SEQ Figura \* ARABIC ">
        <w:r w:rsidR="00B7483F">
          <w:rPr>
            <w:noProof/>
          </w:rPr>
          <w:t>14</w:t>
        </w:r>
      </w:fldSimple>
      <w:bookmarkEnd w:id="294"/>
      <w:r>
        <w:t xml:space="preserve"> – Compara</w:t>
      </w:r>
      <w:r w:rsidR="003F73C9">
        <w:t>ç</w:t>
      </w:r>
      <w:r>
        <w:t>ão de Estratégias Utilizando o Arrependimento Relativo</w:t>
      </w:r>
      <w:bookmarkEnd w:id="295"/>
    </w:p>
    <w:p w14:paraId="7FF7F528" w14:textId="77777777" w:rsidR="00F65828" w:rsidRDefault="00F65828" w:rsidP="0008145D">
      <w:r w:rsidRPr="00F65828">
        <w:rPr>
          <w:noProof/>
        </w:rPr>
        <w:drawing>
          <wp:inline distT="0" distB="0" distL="0" distR="0" wp14:anchorId="2BF1851A" wp14:editId="6B8BEFD7">
            <wp:extent cx="4804531" cy="37426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4987" cy="3750805"/>
                    </a:xfrm>
                    <a:prstGeom prst="rect">
                      <a:avLst/>
                    </a:prstGeom>
                  </pic:spPr>
                </pic:pic>
              </a:graphicData>
            </a:graphic>
          </wp:inline>
        </w:drawing>
      </w:r>
    </w:p>
    <w:p w14:paraId="668506C6" w14:textId="77777777" w:rsidR="00661DF1" w:rsidRPr="00B04983" w:rsidRDefault="00661DF1" w:rsidP="00661DF1">
      <w:pPr>
        <w:jc w:val="center"/>
      </w:pPr>
      <w:r>
        <w:t xml:space="preserve">Fonte: </w:t>
      </w:r>
      <w:r>
        <w:fldChar w:fldCharType="begin" w:fldLock="1"/>
      </w:r>
      <w:r w:rsidR="00BB610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"521", "uris" : [ "http://www.mendeley.com/documents/?uuid=4a76305e-bf08-4fcd-b85b-18bd106f7fb5" ] } ], "mendeley" : { "formattedCitation" : "(LEMPERT et al., 2006, p. 521)", "plainTextFormattedCitation" : "(LEMPERT et al., 2006, p. 521)", "previouslyFormattedCitation" : "(LEMPERT et al., 2006, p. 521)" }, "properties" : { "noteIndex" : 0 }, "schema" : "https://github.com/citation-style-language/schema/raw/master/csl-citation.json" }</w:instrText>
      </w:r>
      <w:r>
        <w:fldChar w:fldCharType="separate"/>
      </w:r>
      <w:r w:rsidRPr="00661DF1">
        <w:rPr>
          <w:noProof/>
        </w:rPr>
        <w:t>(LEMPERT et al., 2006, p. 521)</w:t>
      </w:r>
      <w:r>
        <w:fldChar w:fldCharType="end"/>
      </w:r>
      <w:r>
        <w:t>.</w:t>
      </w:r>
    </w:p>
    <w:p w14:paraId="1861D4E4" w14:textId="77777777" w:rsidR="00240035" w:rsidRDefault="00240035" w:rsidP="009C7299">
      <w:pPr>
        <w:pStyle w:val="Ttulo3"/>
      </w:pPr>
      <w:bookmarkStart w:id="296" w:name="_Toc481590682"/>
      <w:r>
        <w:t>Descoberta de Cenários</w:t>
      </w:r>
      <w:r w:rsidR="00BF2900">
        <w:t xml:space="preserve"> para Análise de Vulnerabilidade</w:t>
      </w:r>
      <w:bookmarkEnd w:id="296"/>
    </w:p>
    <w:p w14:paraId="7C30E513" w14:textId="77777777" w:rsidR="00C01C7E" w:rsidRDefault="00C01C7E" w:rsidP="00C01C7E">
      <w:r>
        <w:t xml:space="preserve">No contexto da RDM, cenários são um conjunto de estados futuros que representam vulnerabilidades de estratégias propostas.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Situações de vulnerabilidade podem ser entendidas como situações nas quais uma estratégia falha em atender seus objetivos de performance (performance absoluta) ou uma situação na qual a performance da estratégia se desvia significativamente da performance da melhor estratégia para um determinado futuro (performance relativa).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7AD0F738" w14:textId="77777777" w:rsidR="00824244" w:rsidRPr="00B7483F" w:rsidRDefault="00824244" w:rsidP="00824244">
      <w:pPr>
        <w:rPr>
          <w:lang w:val="en-US"/>
        </w:rPr>
      </w:pPr>
      <w:r w:rsidRPr="0024625B">
        <w:t xml:space="preserve">A descoberta de cenários faz uma pergunta focalizada: </w:t>
      </w:r>
      <w:r w:rsidR="00580278" w:rsidRPr="0024625B">
        <w:t>A</w:t>
      </w:r>
      <w:r w:rsidRPr="0024625B">
        <w:t xml:space="preserve"> que futuros as estratégias de uma organização </w:t>
      </w:r>
      <w:r w:rsidR="00580278" w:rsidRPr="0024625B">
        <w:t>são vulneráveis</w:t>
      </w:r>
      <w:r w:rsidRPr="0024625B">
        <w:t xml:space="preserve">? </w:t>
      </w:r>
      <w:r w:rsidRPr="0024625B">
        <w:fldChar w:fldCharType="begin" w:fldLock="1"/>
      </w:r>
      <w:r w:rsidRPr="0024625B">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9E2FF1">
        <w:rPr>
          <w:lang w:val="en-US"/>
          <w:rPrChange w:id="297" w:author="Daniel Lacerda" w:date="2017-05-03T22:34:00Z">
            <w:rPr>
              <w:lang w:val="en-US"/>
            </w:rPr>
          </w:rPrChange>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Pr="0024625B">
        <w:fldChar w:fldCharType="separate"/>
      </w:r>
      <w:r w:rsidRPr="00B7483F">
        <w:rPr>
          <w:noProof/>
          <w:lang w:val="en-US"/>
        </w:rPr>
        <w:t>(BRYANT; LEMPERT, 2010)</w:t>
      </w:r>
      <w:r w:rsidRPr="0024625B">
        <w:fldChar w:fldCharType="end"/>
      </w:r>
      <w:r w:rsidRPr="00B7483F">
        <w:rPr>
          <w:lang w:val="en-US"/>
        </w:rPr>
        <w:t xml:space="preserve">. Groves </w:t>
      </w:r>
      <w:r w:rsidRPr="0024625B">
        <w:fldChar w:fldCharType="begin" w:fldLock="1"/>
      </w:r>
      <w:r w:rsidRPr="00B7483F">
        <w:rPr>
          <w:lang w:val="en-US"/>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rsidRPr="0024625B">
        <w:fldChar w:fldCharType="separate"/>
      </w:r>
      <w:r w:rsidRPr="00B7483F">
        <w:rPr>
          <w:noProof/>
          <w:lang w:val="en-US"/>
        </w:rPr>
        <w:t>(2006)</w:t>
      </w:r>
      <w:r w:rsidRPr="0024625B">
        <w:fldChar w:fldCharType="end"/>
      </w:r>
      <w:r w:rsidRPr="00B7483F">
        <w:rPr>
          <w:lang w:val="en-US"/>
        </w:rPr>
        <w:t xml:space="preserve"> </w:t>
      </w:r>
      <w:proofErr w:type="spellStart"/>
      <w:r w:rsidRPr="00B7483F">
        <w:rPr>
          <w:lang w:val="en-US"/>
        </w:rPr>
        <w:t>sugere</w:t>
      </w:r>
      <w:proofErr w:type="spellEnd"/>
      <w:r w:rsidRPr="00B7483F">
        <w:rPr>
          <w:lang w:val="en-US"/>
        </w:rPr>
        <w:t xml:space="preserve"> que </w:t>
      </w:r>
      <w:proofErr w:type="spellStart"/>
      <w:r w:rsidRPr="00B7483F">
        <w:rPr>
          <w:lang w:val="en-US"/>
        </w:rPr>
        <w:t>vulnerabilidades</w:t>
      </w:r>
      <w:proofErr w:type="spellEnd"/>
      <w:r w:rsidRPr="00B7483F">
        <w:rPr>
          <w:lang w:val="en-US"/>
        </w:rPr>
        <w:t xml:space="preserve"> </w:t>
      </w:r>
      <w:proofErr w:type="spellStart"/>
      <w:r w:rsidRPr="00B7483F">
        <w:rPr>
          <w:lang w:val="en-US"/>
        </w:rPr>
        <w:t>podem</w:t>
      </w:r>
      <w:proofErr w:type="spellEnd"/>
      <w:r w:rsidRPr="00B7483F">
        <w:rPr>
          <w:lang w:val="en-US"/>
        </w:rPr>
        <w:t xml:space="preserve"> </w:t>
      </w:r>
      <w:proofErr w:type="spellStart"/>
      <w:r w:rsidRPr="00B7483F">
        <w:rPr>
          <w:lang w:val="en-US"/>
        </w:rPr>
        <w:t>ser</w:t>
      </w:r>
      <w:proofErr w:type="spellEnd"/>
      <w:r w:rsidRPr="00B7483F">
        <w:rPr>
          <w:lang w:val="en-US"/>
        </w:rPr>
        <w:t xml:space="preserve"> </w:t>
      </w:r>
      <w:proofErr w:type="spellStart"/>
      <w:r w:rsidRPr="00B7483F">
        <w:rPr>
          <w:lang w:val="en-US"/>
        </w:rPr>
        <w:t>descobertas</w:t>
      </w:r>
      <w:proofErr w:type="spellEnd"/>
      <w:r w:rsidRPr="00B7483F">
        <w:rPr>
          <w:lang w:val="en-US"/>
        </w:rPr>
        <w:t xml:space="preserve"> </w:t>
      </w:r>
      <w:proofErr w:type="spellStart"/>
      <w:r w:rsidRPr="00B7483F">
        <w:rPr>
          <w:lang w:val="en-US"/>
        </w:rPr>
        <w:t>utilizando</w:t>
      </w:r>
      <w:proofErr w:type="spellEnd"/>
      <w:r w:rsidRPr="00B7483F">
        <w:rPr>
          <w:lang w:val="en-US"/>
        </w:rPr>
        <w:t xml:space="preserve">-se </w:t>
      </w:r>
      <w:proofErr w:type="spellStart"/>
      <w:r w:rsidRPr="00B7483F">
        <w:rPr>
          <w:lang w:val="en-US"/>
        </w:rPr>
        <w:t>três</w:t>
      </w:r>
      <w:proofErr w:type="spellEnd"/>
      <w:r w:rsidRPr="00B7483F">
        <w:rPr>
          <w:lang w:val="en-US"/>
        </w:rPr>
        <w:t xml:space="preserve"> conjuntos </w:t>
      </w:r>
      <w:proofErr w:type="spellStart"/>
      <w:r w:rsidRPr="00B7483F">
        <w:rPr>
          <w:lang w:val="en-US"/>
        </w:rPr>
        <w:t>distintos</w:t>
      </w:r>
      <w:proofErr w:type="spellEnd"/>
      <w:r w:rsidRPr="00B7483F">
        <w:rPr>
          <w:lang w:val="en-US"/>
        </w:rPr>
        <w:t xml:space="preserve"> de </w:t>
      </w:r>
      <w:proofErr w:type="spellStart"/>
      <w:r w:rsidRPr="00B7483F">
        <w:rPr>
          <w:lang w:val="en-US"/>
        </w:rPr>
        <w:t>técnicas</w:t>
      </w:r>
      <w:proofErr w:type="spellEnd"/>
      <w:r w:rsidRPr="00B7483F">
        <w:rPr>
          <w:lang w:val="en-US"/>
        </w:rPr>
        <w:t xml:space="preserve">: </w:t>
      </w:r>
      <w:proofErr w:type="spellStart"/>
      <w:r w:rsidRPr="00B7483F">
        <w:rPr>
          <w:lang w:val="en-US"/>
        </w:rPr>
        <w:t>i</w:t>
      </w:r>
      <w:proofErr w:type="spellEnd"/>
      <w:r w:rsidRPr="00B7483F">
        <w:rPr>
          <w:lang w:val="en-US"/>
        </w:rPr>
        <w:t xml:space="preserve">) </w:t>
      </w:r>
      <w:proofErr w:type="spellStart"/>
      <w:r w:rsidRPr="00B7483F">
        <w:rPr>
          <w:lang w:val="en-US"/>
        </w:rPr>
        <w:t>análise</w:t>
      </w:r>
      <w:proofErr w:type="spellEnd"/>
      <w:r w:rsidRPr="00B7483F">
        <w:rPr>
          <w:lang w:val="en-US"/>
        </w:rPr>
        <w:t xml:space="preserve"> </w:t>
      </w:r>
      <w:proofErr w:type="spellStart"/>
      <w:r w:rsidRPr="00B7483F">
        <w:rPr>
          <w:lang w:val="en-US"/>
        </w:rPr>
        <w:t>ex</w:t>
      </w:r>
      <w:r w:rsidR="00C421C9" w:rsidRPr="00B7483F">
        <w:rPr>
          <w:lang w:val="en-US"/>
        </w:rPr>
        <w:t>ploratória</w:t>
      </w:r>
      <w:proofErr w:type="spellEnd"/>
      <w:r w:rsidR="00C421C9" w:rsidRPr="00B7483F">
        <w:rPr>
          <w:lang w:val="en-US"/>
        </w:rPr>
        <w:t xml:space="preserve">; ii) </w:t>
      </w:r>
      <w:proofErr w:type="spellStart"/>
      <w:r w:rsidR="00C421C9" w:rsidRPr="00B7483F">
        <w:rPr>
          <w:lang w:val="en-US"/>
        </w:rPr>
        <w:t>métodos</w:t>
      </w:r>
      <w:proofErr w:type="spellEnd"/>
      <w:r w:rsidR="00C421C9" w:rsidRPr="00B7483F">
        <w:rPr>
          <w:lang w:val="en-US"/>
        </w:rPr>
        <w:t xml:space="preserve"> de Data </w:t>
      </w:r>
      <w:r w:rsidRPr="00B7483F">
        <w:rPr>
          <w:lang w:val="en-US"/>
        </w:rPr>
        <w:t xml:space="preserve">Mining e iii) outros </w:t>
      </w:r>
      <w:proofErr w:type="spellStart"/>
      <w:r w:rsidRPr="00B7483F">
        <w:rPr>
          <w:lang w:val="en-US"/>
        </w:rPr>
        <w:t>métodos</w:t>
      </w:r>
      <w:proofErr w:type="spellEnd"/>
      <w:r w:rsidRPr="00B7483F">
        <w:rPr>
          <w:lang w:val="en-US"/>
        </w:rPr>
        <w:t xml:space="preserve"> </w:t>
      </w:r>
      <w:proofErr w:type="spellStart"/>
      <w:r w:rsidRPr="00B7483F">
        <w:rPr>
          <w:lang w:val="en-US"/>
        </w:rPr>
        <w:t>estatísticos</w:t>
      </w:r>
      <w:proofErr w:type="spellEnd"/>
      <w:r w:rsidRPr="00B7483F">
        <w:rPr>
          <w:lang w:val="en-US"/>
        </w:rPr>
        <w:t>.</w:t>
      </w:r>
    </w:p>
    <w:p w14:paraId="3DA92025" w14:textId="77777777" w:rsidR="00C137DC" w:rsidRPr="00C137DC" w:rsidRDefault="00C137DC" w:rsidP="00C137DC">
      <w:r>
        <w:t xml:space="preserve">A descoberta de cenários distingue-se de uma análise de sensibilidade tradicional. Ao contrário de uma análise de sensibilidade tradicional, a descoberta de </w:t>
      </w:r>
      <w:r>
        <w:lastRenderedPageBreak/>
        <w:t xml:space="preserve">cenários não apenas indica os inputs mais importantes para a variação dos outputs, mas também identifica as combinações destes parâmetros e seus </w:t>
      </w:r>
      <w:proofErr w:type="spellStart"/>
      <w:r w:rsidRPr="00BC5B27">
        <w:rPr>
          <w:i/>
        </w:rPr>
        <w:t>thresholds</w:t>
      </w:r>
      <w:proofErr w:type="spellEnd"/>
      <w:r>
        <w:t xml:space="preserve"> que mais predizem </w:t>
      </w:r>
      <w:proofErr w:type="spellStart"/>
      <w:r>
        <w:t>outcomes</w:t>
      </w:r>
      <w:proofErr w:type="spellEnd"/>
      <w:r>
        <w:t xml:space="preserve"> relevantes para uma decisão.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1C430E93" w14:textId="77777777" w:rsidR="00824244" w:rsidRDefault="00824244" w:rsidP="00824244">
      <w:r>
        <w:t>A Análise Exploratória</w:t>
      </w:r>
      <w:r w:rsidR="003C2D46">
        <w:t xml:space="preserve"> </w:t>
      </w:r>
      <w:r>
        <w:t xml:space="preserve">é utilizada usualmente para identificar </w:t>
      </w:r>
      <w:r w:rsidR="00C421C9">
        <w:t>um pequeno número de fatores</w:t>
      </w:r>
      <w:r>
        <w:t xml:space="preserve"> exógenos que revelam áreas nas quais uma determinada estratégia tem baixa performance. </w:t>
      </w:r>
      <w:r w:rsidR="003C2D46">
        <w:t>Na literatura em RDM, usualmente são utilizados gráficos conhecidos como</w:t>
      </w:r>
      <w:r>
        <w:t xml:space="preserve"> “</w:t>
      </w:r>
      <w:proofErr w:type="spellStart"/>
      <w:r w:rsidRPr="00BC5B27">
        <w:t>Landscapes</w:t>
      </w:r>
      <w:proofErr w:type="spellEnd"/>
      <w:r w:rsidRPr="00BC5B27">
        <w:t xml:space="preserve"> </w:t>
      </w:r>
      <w:proofErr w:type="spellStart"/>
      <w:r w:rsidRPr="00BC5B27">
        <w:t>of</w:t>
      </w:r>
      <w:proofErr w:type="spellEnd"/>
      <w:r w:rsidRPr="00BC5B27">
        <w:t xml:space="preserve"> </w:t>
      </w:r>
      <w:proofErr w:type="spellStart"/>
      <w:r w:rsidRPr="00BC5B27">
        <w:t>Plausible</w:t>
      </w:r>
      <w:proofErr w:type="spellEnd"/>
      <w:r w:rsidRPr="00BC5B27">
        <w:t xml:space="preserve"> Futures</w:t>
      </w:r>
      <w:r>
        <w:t xml:space="preserve">” </w:t>
      </w:r>
      <w:r w:rsidR="003C2D46">
        <w:t xml:space="preserve">para </w:t>
      </w:r>
      <w:r w:rsidR="001D5699">
        <w:t>visualizar a sensibilidade de diferentes</w:t>
      </w:r>
      <w:r w:rsidR="003C2D46">
        <w:t xml:space="preserve"> estratégias em diferentes futuros. </w:t>
      </w:r>
      <w:r w:rsidR="003C2D46">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3C2D46">
        <w:fldChar w:fldCharType="separate"/>
      </w:r>
      <w:r w:rsidR="006E1018" w:rsidRPr="006E1018">
        <w:rPr>
          <w:noProof/>
        </w:rPr>
        <w:t>(LEMPERT; POPPER; BANKES, 2003)</w:t>
      </w:r>
      <w:r w:rsidR="003C2D46">
        <w:fldChar w:fldCharType="end"/>
      </w:r>
      <w:r w:rsidR="003C2D46">
        <w:t>.</w:t>
      </w:r>
    </w:p>
    <w:p w14:paraId="5392DCCA" w14:textId="0669F27B" w:rsidR="00824244" w:rsidRDefault="00824244" w:rsidP="00824244">
      <w:r>
        <w:t>Em um raro exemplo de aplicação do RDM em um contexto empresarial encontrado na literatura</w:t>
      </w:r>
      <w:r w:rsidR="00696A34">
        <w:t xml:space="preserve">, a visualização de vulnerabilidades </w:t>
      </w:r>
      <w:r>
        <w:t>é exibid</w:t>
      </w:r>
      <w:r w:rsidR="00696A34">
        <w:t>a</w:t>
      </w:r>
      <w:r>
        <w:t xml:space="preserve"> na</w:t>
      </w:r>
      <w:r w:rsidR="003C2D46">
        <w:t xml:space="preserve"> </w:t>
      </w:r>
      <w:r w:rsidR="003C2D46">
        <w:fldChar w:fldCharType="begin"/>
      </w:r>
      <w:r w:rsidR="003C2D46">
        <w:instrText xml:space="preserve"> REF _Ref474316895 \h </w:instrText>
      </w:r>
      <w:r w:rsidR="003C2D46">
        <w:fldChar w:fldCharType="separate"/>
      </w:r>
      <w:r w:rsidR="00B7483F">
        <w:t xml:space="preserve">Figura </w:t>
      </w:r>
      <w:r w:rsidR="00B7483F">
        <w:rPr>
          <w:noProof/>
        </w:rPr>
        <w:t>15</w:t>
      </w:r>
      <w:r w:rsidR="003C2D46">
        <w:fldChar w:fldCharType="end"/>
      </w:r>
      <w:r>
        <w:t xml:space="preserve">. </w:t>
      </w:r>
    </w:p>
    <w:p w14:paraId="442D24D9" w14:textId="240D5BF1" w:rsidR="003C2D46" w:rsidRDefault="003C2D46" w:rsidP="00696A34">
      <w:pPr>
        <w:ind w:firstLine="0"/>
        <w:jc w:val="center"/>
      </w:pPr>
      <w:bookmarkStart w:id="298" w:name="_Ref474316895"/>
      <w:bookmarkStart w:id="299" w:name="_Toc481594547"/>
      <w:r>
        <w:t xml:space="preserve">Figura </w:t>
      </w:r>
      <w:fldSimple w:instr=" SEQ Figura \* ARABIC ">
        <w:r w:rsidR="00B7483F">
          <w:rPr>
            <w:noProof/>
          </w:rPr>
          <w:t>15</w:t>
        </w:r>
      </w:fldSimple>
      <w:bookmarkEnd w:id="298"/>
      <w:r>
        <w:t xml:space="preserve"> – Visualização de Vulnerabilidades de uma Estratégia</w:t>
      </w:r>
      <w:bookmarkEnd w:id="299"/>
    </w:p>
    <w:p w14:paraId="12EB6F27" w14:textId="77777777" w:rsidR="00824244" w:rsidRDefault="00824244" w:rsidP="003C2D46">
      <w:pPr>
        <w:ind w:firstLine="0"/>
        <w:jc w:val="center"/>
      </w:pPr>
      <w:r w:rsidRPr="00C83C28">
        <w:rPr>
          <w:noProof/>
        </w:rPr>
        <w:drawing>
          <wp:inline distT="0" distB="0" distL="0" distR="0" wp14:anchorId="727CEA30" wp14:editId="3D31209C">
            <wp:extent cx="5216725" cy="4933507"/>
            <wp:effectExtent l="0" t="0" r="317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1652" cy="4947624"/>
                    </a:xfrm>
                    <a:prstGeom prst="rect">
                      <a:avLst/>
                    </a:prstGeom>
                  </pic:spPr>
                </pic:pic>
              </a:graphicData>
            </a:graphic>
          </wp:inline>
        </w:drawing>
      </w:r>
    </w:p>
    <w:p w14:paraId="6D13E83B" w14:textId="77777777" w:rsidR="00824244" w:rsidRDefault="00824244" w:rsidP="00824244">
      <w:pPr>
        <w:jc w:val="center"/>
      </w:pPr>
      <w:r>
        <w:t xml:space="preserve">Fonte: </w:t>
      </w:r>
      <w:r>
        <w:fldChar w:fldCharType="begin" w:fldLock="1"/>
      </w:r>
      <w:r>
        <w:instrText>ADDIN CSL_CITATION { "citationItems" : [ { "id" : "ITEM-1", "itemData" : { "ISBN" : "0833037404 (pbk.)0833036629", "ISSN" : "00333352", "abstract" : "Fifty years havepasd since the last comprehensive reorganization of the federal government. The relationship of the feds to the citizens has become vastly broader and deeper.The need for performacne inprovement is urgent and compelling. Teh federalgovernmetn is neither organized nor staffed adequately prepared to meet the demands of the 21th century. Qualityof perormacne, which ought to be teh central factor in determining compensations is too often ignored.", "author" : [ { "dropping-particle" : "", "family" : "Lempert", "given" : "Robert J.", "non-dropping-particle" : "", "parse-names" : false, "suffix" : "" }, { "dropping-particle" : "", "family" : "Popper", "given" : "Steven W.", "non-dropping-particle" : "", "parse-names" : false, "suffix" : "" } ], "container-title" : "High-Performance Government: Structure, Leadership, Incentives", "editor" : [ { "dropping-particle" : "", "family" : "Klitgaard", "given" : "Robert", "non-dropping-particle" : "", "parse-names" : false, "suffix" : "" }, { "dropping-particle" : "", "family" : "Light", "given" : "Paul C.", "non-dropping-particle" : "", "parse-names" : false, "suffix" : "" } ], "id" : "ITEM-1", "issue" : "2", "issued" : { "date-parts" : [ [ "2005" ] ] }, "page" : "253", "title" : "High-Performance Government in an Uncertain World", "type" : "chapter", "volume" : "65" }, "locator" : "127", "uris" : [ "http://www.mendeley.com/documents/?uuid=5cba3ba4-4f48-4cc0-9bbd-b55ad903a0f8" ] } ], "mendeley" : { "formattedCitation" : "(LEMPERT; POPPER, 2005, p. 127)", "plainTextFormattedCitation" : "(LEMPERT; POPPER, 2005, p. 127)", "previouslyFormattedCitation" : "(LEMPERT; POPPER, 2005, p. 127)" }, "properties" : { "noteIndex" : 0 }, "schema" : "https://github.com/citation-style-language/schema/raw/master/csl-citation.json" }</w:instrText>
      </w:r>
      <w:r>
        <w:fldChar w:fldCharType="separate"/>
      </w:r>
      <w:r w:rsidRPr="00C83C28">
        <w:rPr>
          <w:noProof/>
        </w:rPr>
        <w:t>(LEMPERT; POPPER, 2005, p. 127)</w:t>
      </w:r>
      <w:r>
        <w:fldChar w:fldCharType="end"/>
      </w:r>
    </w:p>
    <w:p w14:paraId="2FC12110" w14:textId="77777777" w:rsidR="00C421C9" w:rsidRDefault="00C421C9" w:rsidP="00824244">
      <w:r>
        <w:t xml:space="preserve">Neste gráfico, a tonalidade de cor representa a faixa de taxa interna de retorno (TIR) de um plano específico para a introdução de uma nova linha de produtos, a qual </w:t>
      </w:r>
      <w:r>
        <w:lastRenderedPageBreak/>
        <w:t>varia de acordo com duas incertezas críticas identificadas: o custo de produção e o volume total. Além disso, as linhas horizontais e verticais que cortam o gráfico representam os pressupo</w:t>
      </w:r>
      <w:r w:rsidR="00484D1D">
        <w:t>stos existentes no início do projeto. Pode-se notar que a performance da estratégia sob consideração é sensível à pequenas variações tanto em custo quanto em volume de produção, o que motivaria a busca por estratégias mais robustas.</w:t>
      </w:r>
    </w:p>
    <w:p w14:paraId="1F1E1F95" w14:textId="77777777" w:rsidR="00824244" w:rsidRDefault="001B24B1" w:rsidP="00824244">
      <w:r>
        <w:t xml:space="preserve">Ainda que a </w:t>
      </w:r>
      <w:r w:rsidR="001D5699">
        <w:t>abordagem de Análise Exploratória se</w:t>
      </w:r>
      <w:r>
        <w:t>ja</w:t>
      </w:r>
      <w:r w:rsidR="001D5699">
        <w:t xml:space="preserve"> </w:t>
      </w:r>
      <w:r w:rsidR="00696A34">
        <w:t xml:space="preserve">útil para </w:t>
      </w:r>
      <w:r>
        <w:t>uma</w:t>
      </w:r>
      <w:r w:rsidR="00696A34">
        <w:t xml:space="preserve"> exploração intuitiva</w:t>
      </w:r>
      <w:r w:rsidR="001D5699">
        <w:t xml:space="preserve">, não há garantia de que </w:t>
      </w:r>
      <w:r w:rsidR="00A3088D">
        <w:t xml:space="preserve">a mesma poderá </w:t>
      </w:r>
      <w:r w:rsidR="001D5699">
        <w:t>oferecer uma boa caracterização das vulnerabilidades da estratégia em consideração.</w:t>
      </w:r>
      <w:r w:rsidR="00C01C7E">
        <w:t xml:space="preserve"> Em situações onde o modelo é mais complexo, torna-se difícil identificar regiões de vulnerabilidade usando apenas a análise exploratória.</w:t>
      </w:r>
      <w:r w:rsidR="00A3088D">
        <w:t xml:space="preserve"> Nestes casos, algoritmos estatísticos podem ser usados para este propósito. </w:t>
      </w:r>
      <w:r w:rsidR="001D5699">
        <w:fldChar w:fldCharType="begin" w:fldLock="1"/>
      </w:r>
      <w:r w:rsidR="00E83C4E">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sidR="001D5699">
        <w:fldChar w:fldCharType="separate"/>
      </w:r>
      <w:r w:rsidR="001D5699" w:rsidRPr="001D5699">
        <w:rPr>
          <w:noProof/>
        </w:rPr>
        <w:t>(GROVES, 2006)</w:t>
      </w:r>
      <w:r w:rsidR="001D5699">
        <w:fldChar w:fldCharType="end"/>
      </w:r>
      <w:r w:rsidR="00C01C7E">
        <w:t>.</w:t>
      </w:r>
    </w:p>
    <w:p w14:paraId="61AE5684" w14:textId="55B4B313" w:rsidR="00A3088D" w:rsidRDefault="00A3088D" w:rsidP="00525204">
      <w:r>
        <w:t xml:space="preserve">Bryant e </w:t>
      </w:r>
      <w:proofErr w:type="spellStart"/>
      <w:r>
        <w:t>Lempert</w:t>
      </w:r>
      <w:proofErr w:type="spellEnd"/>
      <w:r>
        <w:t xml:space="preserve"> </w:t>
      </w:r>
      <w:r>
        <w:fldChar w:fldCharType="begin" w:fldLock="1"/>
      </w:r>
      <w:r w:rsidR="00B001BD">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A3088D">
        <w:rPr>
          <w:noProof/>
        </w:rPr>
        <w:t>(2010)</w:t>
      </w:r>
      <w:r>
        <w:fldChar w:fldCharType="end"/>
      </w:r>
      <w:r>
        <w:t xml:space="preserve"> sugerem uma abordagem para a descoberta de cenários utilizando algoritmos estatísticos</w:t>
      </w:r>
      <w:r w:rsidR="001E07CB">
        <w:t xml:space="preserve">, cujos passos são demonstrados na </w:t>
      </w:r>
      <w:r w:rsidR="001E07CB">
        <w:fldChar w:fldCharType="begin"/>
      </w:r>
      <w:r w:rsidR="001E07CB">
        <w:instrText xml:space="preserve"> REF _Ref474392734 \h </w:instrText>
      </w:r>
      <w:r w:rsidR="001E07CB">
        <w:fldChar w:fldCharType="separate"/>
      </w:r>
      <w:r w:rsidR="00B7483F">
        <w:t xml:space="preserve">Figura </w:t>
      </w:r>
      <w:r w:rsidR="00B7483F">
        <w:rPr>
          <w:noProof/>
        </w:rPr>
        <w:t>16</w:t>
      </w:r>
      <w:r w:rsidR="001E07CB">
        <w:fldChar w:fldCharType="end"/>
      </w:r>
      <w:r w:rsidR="001E07CB">
        <w:t>. A abordagem c</w:t>
      </w:r>
      <w:r w:rsidR="00A128B2">
        <w:t>ome</w:t>
      </w:r>
      <w:r w:rsidR="001E07CB">
        <w:t xml:space="preserve">ça com a Geração de </w:t>
      </w:r>
      <w:r w:rsidR="00A128B2">
        <w:t>Dados, à qual corresponde à geração de Casos do método RDM, o que foi abordado anteriormente neste trabalho.</w:t>
      </w:r>
    </w:p>
    <w:p w14:paraId="7839F96A" w14:textId="398CBDF8" w:rsidR="00A3088D" w:rsidRDefault="00A3088D" w:rsidP="00A3088D">
      <w:pPr>
        <w:pStyle w:val="Legenda"/>
      </w:pPr>
      <w:bookmarkStart w:id="300" w:name="_Ref474392734"/>
      <w:bookmarkStart w:id="301" w:name="_Toc481594548"/>
      <w:r>
        <w:t xml:space="preserve">Figura </w:t>
      </w:r>
      <w:fldSimple w:instr=" SEQ Figura \* ARABIC ">
        <w:r w:rsidR="00B7483F">
          <w:rPr>
            <w:noProof/>
          </w:rPr>
          <w:t>16</w:t>
        </w:r>
      </w:fldSimple>
      <w:bookmarkEnd w:id="300"/>
      <w:r>
        <w:t xml:space="preserve"> – Passos da Descoberta de Cenários</w:t>
      </w:r>
      <w:bookmarkEnd w:id="301"/>
    </w:p>
    <w:p w14:paraId="63225430" w14:textId="77777777" w:rsidR="00A3088D" w:rsidRDefault="00A3088D" w:rsidP="00A3088D">
      <w:pPr>
        <w:ind w:firstLine="0"/>
      </w:pPr>
      <w:r>
        <w:rPr>
          <w:noProof/>
        </w:rPr>
        <w:drawing>
          <wp:inline distT="0" distB="0" distL="0" distR="0" wp14:anchorId="20BCCD2D" wp14:editId="0617FC49">
            <wp:extent cx="5723906" cy="279941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958" cy="2817042"/>
                    </a:xfrm>
                    <a:prstGeom prst="rect">
                      <a:avLst/>
                    </a:prstGeom>
                    <a:noFill/>
                  </pic:spPr>
                </pic:pic>
              </a:graphicData>
            </a:graphic>
          </wp:inline>
        </w:drawing>
      </w:r>
    </w:p>
    <w:p w14:paraId="370498DE" w14:textId="77777777" w:rsidR="00A3088D" w:rsidRDefault="00A3088D" w:rsidP="00A3088D">
      <w:r>
        <w:t xml:space="preserve">Fonte: Elaborada pelo autor com base em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w:t>
      </w:r>
    </w:p>
    <w:p w14:paraId="466957E9" w14:textId="77777777" w:rsidR="00A3088D" w:rsidRPr="00806A69" w:rsidRDefault="00396F8D" w:rsidP="00525204">
      <w:r>
        <w:t>Uma vez que se tenha uma base de dados incluindo informações sobre incertezas, estratégias e medidas de performance, são utilizados algoritmos para a identificação de</w:t>
      </w:r>
      <w:r w:rsidR="00BF2900">
        <w:t xml:space="preserve"> cenários que explicitam as vul</w:t>
      </w:r>
      <w:r>
        <w:t xml:space="preserve">nerabilidades de uma estratégia </w:t>
      </w:r>
      <w:r w:rsidR="00806A69">
        <w:lastRenderedPageBreak/>
        <w:t xml:space="preserve">candidata </w:t>
      </w:r>
      <m:oMath>
        <m:r>
          <w:rPr>
            <w:rFonts w:ascii="Cambria Math" w:hAnsi="Cambria Math"/>
            <w:sz w:val="28"/>
          </w:rPr>
          <m:t>s</m:t>
        </m:r>
      </m:oMath>
      <w:r w:rsidR="00806A69">
        <w:rPr>
          <w:sz w:val="28"/>
        </w:rPr>
        <w:t xml:space="preserve">. </w:t>
      </w:r>
      <w:r w:rsidR="00806A69">
        <w:t>É escolhido</w:t>
      </w:r>
      <w:r w:rsidR="00CD13FE">
        <w:t xml:space="preserve"> um </w:t>
      </w:r>
      <w:proofErr w:type="spellStart"/>
      <w:r w:rsidR="00806A69" w:rsidRPr="00BC5B27">
        <w:rPr>
          <w:i/>
        </w:rPr>
        <w:t>threshold</w:t>
      </w:r>
      <w:proofErr w:type="spellEnd"/>
      <w:r w:rsidR="00806A69">
        <w:rPr>
          <w:i/>
        </w:rPr>
        <w:t xml:space="preserve"> </w:t>
      </w:r>
      <w:r w:rsidR="00806A69">
        <w:t xml:space="preserve">de performance </w:t>
      </w:r>
      <m:oMath>
        <m:r>
          <w:rPr>
            <w:rFonts w:ascii="Cambria Math" w:hAnsi="Cambria Math"/>
          </w:rPr>
          <m:t>α</m:t>
        </m:r>
      </m:oMath>
      <w:r w:rsidR="00806A69">
        <w:t>, o qual separará os casos nos quais a estratégia teve sucesso dos casos onde a estratégia n</w:t>
      </w:r>
      <w:proofErr w:type="spellStart"/>
      <w:r w:rsidR="00806A69">
        <w:t>ão</w:t>
      </w:r>
      <w:proofErr w:type="spellEnd"/>
      <w:r w:rsidR="00806A69">
        <w:t xml:space="preserve"> teve sucesso. Desta maneira, o conjunto de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oMath>
      <w:r w:rsidR="00806A69">
        <w:rPr>
          <w:sz w:val="28"/>
        </w:rPr>
        <w:t xml:space="preserve"> </w:t>
      </w:r>
      <w:r w:rsidR="00CD13FE">
        <w:t xml:space="preserve">é formado pelos futuros </w:t>
      </w:r>
      <m:oMath>
        <m:r>
          <m:rPr>
            <m:sty m:val="bi"/>
          </m:rPr>
          <w:rPr>
            <w:rFonts w:ascii="Cambria Math" w:hAnsi="Cambria Math"/>
          </w:rPr>
          <m:t>x'</m:t>
        </m:r>
      </m:oMath>
      <w:r w:rsidR="00806A69">
        <w:t xml:space="preserve"> no</w:t>
      </w:r>
      <w:r w:rsidR="00CD13FE">
        <w:t>s quais</w:t>
      </w:r>
      <w:r w:rsidR="00806A69">
        <w:t xml:space="preserve"> a estratégia tem performance </w:t>
      </w:r>
      <m:oMath>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oMath>
      <w:r w:rsidR="00CD13FE">
        <w:t xml:space="preserve"> </w:t>
      </w:r>
      <w:r w:rsidR="00806A69">
        <w:t>superior ou inferior a este limiar</w:t>
      </w:r>
      <w:r w:rsidR="00CD13FE">
        <w:t xml:space="preserve"> </w:t>
      </w:r>
      <w:r w:rsidR="00CD13FE">
        <w:fldChar w:fldCharType="begin" w:fldLock="1"/>
      </w:r>
      <w:r w:rsidR="00CD13FE">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D13FE">
        <w:fldChar w:fldCharType="separate"/>
      </w:r>
      <w:r w:rsidR="00CD13FE" w:rsidRPr="00525204">
        <w:rPr>
          <w:noProof/>
        </w:rPr>
        <w:t>(BRYANT; LEMPERT, 2010)</w:t>
      </w:r>
      <w:r w:rsidR="00CD13FE">
        <w:fldChar w:fldCharType="end"/>
      </w:r>
      <w:r w:rsidR="00806A69">
        <w:t xml:space="preserve">: </w:t>
      </w:r>
    </w:p>
    <w:p w14:paraId="525E68A0" w14:textId="77777777" w:rsidR="00396F8D" w:rsidRDefault="00396F8D" w:rsidP="00396F8D">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396F8D" w14:paraId="423031C2" w14:textId="77777777" w:rsidTr="00806A69">
        <w:tc>
          <w:tcPr>
            <w:tcW w:w="7792" w:type="dxa"/>
          </w:tcPr>
          <w:p w14:paraId="0AE099F2" w14:textId="77777777" w:rsidR="00396F8D" w:rsidRPr="00D14BEF" w:rsidRDefault="009E2FF1" w:rsidP="00806A69">
            <w:pPr>
              <w:rPr>
                <w:iCs/>
              </w:rPr>
            </w:pPr>
            <m:oMathPara>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r>
                  <w:rPr>
                    <w:rFonts w:ascii="Cambria Math" w:hAnsi="Cambria Math"/>
                    <w:sz w:val="28"/>
                  </w:rPr>
                  <m:t xml:space="preserve">=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)≥α</m:t>
                    </m:r>
                  </m:e>
                </m:d>
                <m:r>
                  <w:rPr>
                    <w:rFonts w:ascii="Cambria Math" w:hAnsi="Cambria Math"/>
                  </w:rPr>
                  <m:t xml:space="preserve"> ou </m:t>
                </m:r>
                <m:d>
                  <m:dPr>
                    <m:begChr m:val="{"/>
                    <m:endChr m:val="}"/>
                    <m:ctrlPr>
                      <w:rPr>
                        <w:rFonts w:ascii="Cambria Math" w:hAnsi="Cambria Math"/>
                        <w:i/>
                      </w:rPr>
                    </m:ctrlPr>
                  </m:dPr>
                  <m:e>
                    <m:r>
                      <m:rPr>
                        <m:sty m:val="bi"/>
                      </m:rPr>
                      <w:rPr>
                        <w:rFonts w:ascii="Cambria Math" w:hAnsi="Cambria Math"/>
                      </w:rPr>
                      <m:t>x'</m:t>
                    </m:r>
                  </m:e>
                  <m:e>
                    <m:r>
                      <w:rPr>
                        <w:rFonts w:ascii="Cambria Math" w:hAnsi="Cambria Math"/>
                      </w:rPr>
                      <m:t>f</m:t>
                    </m:r>
                    <m:d>
                      <m:dPr>
                        <m:ctrlPr>
                          <w:rPr>
                            <w:rFonts w:ascii="Cambria Math" w:hAnsi="Cambria Math"/>
                            <w:i/>
                          </w:rPr>
                        </m:ctrlPr>
                      </m:dPr>
                      <m:e>
                        <m:r>
                          <w:rPr>
                            <w:rFonts w:ascii="Cambria Math" w:hAnsi="Cambria Math"/>
                          </w:rPr>
                          <m:t>s,</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≤α</m:t>
                    </m:r>
                  </m:e>
                </m:d>
              </m:oMath>
            </m:oMathPara>
          </w:p>
        </w:tc>
        <w:tc>
          <w:tcPr>
            <w:tcW w:w="1269" w:type="dxa"/>
            <w:vAlign w:val="center"/>
          </w:tcPr>
          <w:p w14:paraId="657E87E4" w14:textId="77777777" w:rsidR="00396F8D" w:rsidRDefault="00396F8D" w:rsidP="00806A69">
            <w:pPr>
              <w:ind w:firstLine="0"/>
              <w:jc w:val="right"/>
            </w:pPr>
            <w:r>
              <w:t>(5)</w:t>
            </w:r>
          </w:p>
        </w:tc>
      </w:tr>
    </w:tbl>
    <w:p w14:paraId="4DF1C9F3" w14:textId="77777777" w:rsidR="00396F8D" w:rsidRDefault="00396F8D" w:rsidP="007F7FE1"/>
    <w:p w14:paraId="4FDD4D63" w14:textId="77777777" w:rsidR="00C02611" w:rsidRDefault="007F7FE1" w:rsidP="007F7FE1">
      <w:r>
        <w:t xml:space="preserve">O objetivo da descoberta de cenários é encontrar </w:t>
      </w:r>
      <w:r w:rsidR="00971829">
        <w:t>conjuntos de restrições</w:t>
      </w:r>
      <w:r>
        <w:t xml:space="preserve"> </w:t>
      </w:r>
      <m:oMath>
        <m:r>
          <m:rPr>
            <m:sty m:val="p"/>
          </m:rPr>
          <w:rPr>
            <w:rFonts w:ascii="Cambria Math" w:hAnsi="Cambria Math"/>
            <w:sz w:val="28"/>
          </w:rPr>
          <w:br/>
        </m:r>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j</m:t>
            </m:r>
          </m:sub>
        </m:sSub>
        <m:r>
          <w:rPr>
            <w:rFonts w:ascii="Cambria Math" w:hAnsi="Cambria Math"/>
            <w:sz w:val="28"/>
          </w:rPr>
          <m:t>, j∈</m:t>
        </m:r>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w:rPr>
            <w:rFonts w:ascii="Cambria Math" w:hAnsi="Cambria Math"/>
            <w:sz w:val="28"/>
          </w:rPr>
          <m:t>}</m:t>
        </m:r>
      </m:oMath>
      <w:r w:rsidR="007B4A9D">
        <w:rPr>
          <w:sz w:val="28"/>
        </w:rPr>
        <w:t xml:space="preserve"> </w:t>
      </w:r>
      <w:r w:rsidR="00971829">
        <w:t>multidimensionais</w:t>
      </w:r>
      <w:r>
        <w:t xml:space="preserve"> utilizando os parâmetros de incerteza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oMath>
      <w:r w:rsidR="007B4A9D">
        <w:rPr>
          <w:sz w:val="28"/>
        </w:rPr>
        <w:t xml:space="preserve"> </w:t>
      </w:r>
      <w:r>
        <w:t xml:space="preserve">que contenham uma boa parte dos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rPr>
          <w:sz w:val="28"/>
        </w:rPr>
        <w:t xml:space="preserve"> </w:t>
      </w:r>
      <w:r>
        <w:t xml:space="preserve">com um </w:t>
      </w:r>
      <w:r w:rsidR="00971829">
        <w:t>subconjunto</w:t>
      </w:r>
      <w:r>
        <w:t xml:space="preserve"> dos parâmetros de inputs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k</m:t>
            </m:r>
          </m:sub>
        </m:sSub>
        <m:r>
          <m:rPr>
            <m:sty m:val="p"/>
          </m:rPr>
          <w:rPr>
            <w:rFonts w:ascii="Cambria Math" w:hAnsi="Cambria Math"/>
            <w:color w:val="000000"/>
            <w:sz w:val="20"/>
            <w:szCs w:val="20"/>
            <w:shd w:val="clear" w:color="auto" w:fill="F5F5FF"/>
          </w:rPr>
          <m:t>⊆</m:t>
        </m:r>
        <m:r>
          <w:rPr>
            <w:rFonts w:ascii="Cambria Math" w:hAnsi="Cambria Math"/>
            <w:sz w:val="28"/>
          </w:rPr>
          <m:t>{1,…,M}</m:t>
        </m:r>
      </m:oMath>
      <w:r w:rsidR="00461B8D">
        <w:t>.</w:t>
      </w:r>
      <w:r w:rsidR="00A70FD5">
        <w:t xml:space="preserve"> Tais conjuntos de restrições constituem uma “caixa”</w:t>
      </w:r>
      <w:r w:rsidR="00461B8D">
        <w:t xml:space="preserve"> </w:t>
      </w:r>
      <m:oMath>
        <m:sSub>
          <m:sSubPr>
            <m:ctrlPr>
              <w:rPr>
                <w:rFonts w:ascii="Cambria Math" w:hAnsi="Cambria Math"/>
                <w:i/>
                <w:sz w:val="28"/>
              </w:rPr>
            </m:ctrlPr>
          </m:sSubPr>
          <m:e>
            <m:r>
              <w:rPr>
                <w:rFonts w:ascii="Cambria Math" w:hAnsi="Cambria Math"/>
                <w:sz w:val="28"/>
              </w:rPr>
              <m:t>B</m:t>
            </m:r>
          </m:e>
          <m:sub>
            <m:r>
              <w:rPr>
                <w:rFonts w:ascii="Cambria Math" w:hAnsi="Cambria Math"/>
                <w:sz w:val="28"/>
              </w:rPr>
              <m:t>k</m:t>
            </m:r>
          </m:sub>
        </m:sSub>
      </m:oMath>
      <w:r w:rsidR="00A70FD5">
        <w:rPr>
          <w:sz w:val="28"/>
        </w:rPr>
        <w:t xml:space="preserve"> </w:t>
      </w:r>
      <w:r w:rsidR="00A70FD5">
        <w:t xml:space="preserve">as quais formam um conjunto de caixas </w:t>
      </w:r>
      <m:oMath>
        <m:r>
          <w:rPr>
            <w:rFonts w:ascii="Cambria Math" w:hAnsi="Cambria Math"/>
            <w:sz w:val="28"/>
          </w:rPr>
          <m:t>B</m:t>
        </m:r>
      </m:oMath>
      <w:r w:rsidR="00275C18">
        <w:t>.</w:t>
      </w:r>
      <w:r w:rsidR="00A70FD5">
        <w:t xml:space="preserve">  D</w:t>
      </w:r>
      <w:r w:rsidR="008237BB">
        <w:t>esta maneira, obtém-se um conjunto de “caixas” de descreve as vulnerabilidades de uma dada estratégia.</w:t>
      </w:r>
      <w:r w:rsidR="00971829">
        <w:t xml:space="preserve"> </w:t>
      </w:r>
      <w:r w:rsidR="00971829">
        <w:fldChar w:fldCharType="begin" w:fldLock="1"/>
      </w:r>
      <w:r w:rsidR="0097182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971829">
        <w:fldChar w:fldCharType="separate"/>
      </w:r>
      <w:r w:rsidR="00971829" w:rsidRPr="00525204">
        <w:rPr>
          <w:noProof/>
        </w:rPr>
        <w:t>(BRYANT; LEMPERT, 2010)</w:t>
      </w:r>
      <w:r w:rsidR="00971829">
        <w:fldChar w:fldCharType="end"/>
      </w:r>
      <w:r w:rsidR="00971829">
        <w:t xml:space="preserve">. </w:t>
      </w:r>
    </w:p>
    <w:p w14:paraId="77EEAE32" w14:textId="3699D673" w:rsidR="007F7FE1" w:rsidRDefault="00971829" w:rsidP="007F7FE1">
      <w:r>
        <w:t xml:space="preserve">A </w:t>
      </w:r>
      <w:r>
        <w:fldChar w:fldCharType="begin"/>
      </w:r>
      <w:r>
        <w:instrText xml:space="preserve"> REF _Ref474399002 \h </w:instrText>
      </w:r>
      <w:r>
        <w:fldChar w:fldCharType="separate"/>
      </w:r>
      <w:r w:rsidR="00B7483F">
        <w:t xml:space="preserve">Figura </w:t>
      </w:r>
      <w:r w:rsidR="00B7483F">
        <w:rPr>
          <w:noProof/>
        </w:rPr>
        <w:t>17</w:t>
      </w:r>
      <w:r>
        <w:fldChar w:fldCharType="end"/>
      </w:r>
      <w:r>
        <w:t xml:space="preserve"> apresenta um exemplo de um cenário descoberto</w:t>
      </w:r>
      <w:r w:rsidR="005778D5">
        <w:t xml:space="preserve"> </w:t>
      </w:r>
      <w:r w:rsidR="005778D5">
        <w:fldChar w:fldCharType="begin" w:fldLock="1"/>
      </w:r>
      <w:r w:rsidR="005778D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5778D5">
        <w:fldChar w:fldCharType="separate"/>
      </w:r>
      <w:r w:rsidR="005778D5" w:rsidRPr="00525204">
        <w:rPr>
          <w:noProof/>
        </w:rPr>
        <w:t>(BRYANT; LEMPERT, 2010)</w:t>
      </w:r>
      <w:r w:rsidR="005778D5">
        <w:fldChar w:fldCharType="end"/>
      </w:r>
      <w:r>
        <w:t xml:space="preserve">. Neste exemplo, os casos de interesse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oMath>
      <w:r>
        <w:t xml:space="preserve"> são marcados por círculos preenchidos, e os demais, não preenchidos. A figura apresenta um conjunto de restrições, os quais formam um cenário. Note-se que o cenário é formado, neste caso, por três variáveis, e não necessariamente abrange todo o espaço de incerteza, visto que busca caracterizar os casos no qual a estratégia </w:t>
      </w:r>
      <m:oMath>
        <m:r>
          <w:rPr>
            <w:rFonts w:ascii="Cambria Math" w:hAnsi="Cambria Math"/>
            <w:sz w:val="28"/>
          </w:rPr>
          <m:t>s</m:t>
        </m:r>
      </m:oMath>
      <w:r>
        <w:t xml:space="preserve"> não atende um nível de performance </w:t>
      </w:r>
      <m:oMath>
        <m:r>
          <w:rPr>
            <w:rFonts w:ascii="Cambria Math" w:hAnsi="Cambria Math"/>
          </w:rPr>
          <m:t>α</m:t>
        </m:r>
      </m:oMath>
      <w:r>
        <w:t>.</w:t>
      </w:r>
    </w:p>
    <w:p w14:paraId="1A9DAF33" w14:textId="68454C4F" w:rsidR="00971829" w:rsidRDefault="00971829" w:rsidP="00971829">
      <w:pPr>
        <w:pStyle w:val="Legenda"/>
      </w:pPr>
      <w:bookmarkStart w:id="302" w:name="_Ref474399002"/>
      <w:bookmarkStart w:id="303" w:name="_Toc481594549"/>
      <w:r>
        <w:lastRenderedPageBreak/>
        <w:t xml:space="preserve">Figura </w:t>
      </w:r>
      <w:fldSimple w:instr=" SEQ Figura \* ARABIC ">
        <w:r w:rsidR="00B7483F">
          <w:rPr>
            <w:noProof/>
          </w:rPr>
          <w:t>17</w:t>
        </w:r>
      </w:fldSimple>
      <w:bookmarkEnd w:id="302"/>
      <w:r>
        <w:t xml:space="preserve"> – Exemplo de Cenários “Descobertos”</w:t>
      </w:r>
      <w:bookmarkEnd w:id="303"/>
    </w:p>
    <w:p w14:paraId="2E56F4E5" w14:textId="77777777" w:rsidR="007F7FE1" w:rsidRDefault="00971829" w:rsidP="00971829">
      <w:pPr>
        <w:ind w:firstLine="0"/>
      </w:pPr>
      <w:r w:rsidRPr="00971829">
        <w:rPr>
          <w:noProof/>
        </w:rPr>
        <w:drawing>
          <wp:inline distT="0" distB="0" distL="0" distR="0" wp14:anchorId="61363431" wp14:editId="777D1410">
            <wp:extent cx="5760085" cy="25393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539365"/>
                    </a:xfrm>
                    <a:prstGeom prst="rect">
                      <a:avLst/>
                    </a:prstGeom>
                  </pic:spPr>
                </pic:pic>
              </a:graphicData>
            </a:graphic>
          </wp:inline>
        </w:drawing>
      </w:r>
    </w:p>
    <w:p w14:paraId="58FDC5F7" w14:textId="77777777" w:rsidR="007F7FE1" w:rsidRDefault="00971829" w:rsidP="00971829">
      <w:pPr>
        <w:jc w:val="center"/>
      </w:pPr>
      <w:r>
        <w:t xml:space="preserve">Fonte: </w:t>
      </w:r>
      <w:r>
        <w:fldChar w:fldCharType="begin" w:fldLock="1"/>
      </w:r>
      <w:r w:rsidR="0081393B">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"43", "uris" : [ "http://www.mendeley.com/documents/?uuid=79f47962-3d2f-4007-b2fb-17ac3c6b1afd" ] } ], "mendeley" : { "formattedCitation" : "(BRYANT; LEMPERT, 2010, p. 43)", "plainTextFormattedCitation" : "(BRYANT; LEMPERT, 2010, p. 43)", "previouslyFormattedCitation" : "(BRYANT; LEMPERT, 2010, p. 43)" }, "properties" : { "noteIndex" : 0 }, "schema" : "https://github.com/citation-style-language/schema/raw/master/csl-citation.json" }</w:instrText>
      </w:r>
      <w:r>
        <w:fldChar w:fldCharType="separate"/>
      </w:r>
      <w:r w:rsidRPr="00971829">
        <w:rPr>
          <w:noProof/>
        </w:rPr>
        <w:t>(BRYANT; LEMPERT, 2010, p. 43)</w:t>
      </w:r>
      <w:r>
        <w:fldChar w:fldCharType="end"/>
      </w:r>
      <w:r>
        <w:t>.</w:t>
      </w:r>
    </w:p>
    <w:p w14:paraId="1AA0673B" w14:textId="77777777" w:rsidR="0081393B" w:rsidRPr="00846DEC" w:rsidRDefault="0081393B" w:rsidP="0081393B">
      <w:r>
        <w:t xml:space="preserve">Independentemente das técnicas de análise utilizadas, </w:t>
      </w:r>
      <w:proofErr w:type="spellStart"/>
      <w:r>
        <w:t>Groves</w:t>
      </w:r>
      <w:proofErr w:type="spellEnd"/>
      <w:r>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"suppress-author" : 1, "uris" : [ "http://www.mendeley.com/documents/?uuid=5b37398b-23b0-4af8-8cfa-bf26dd1a1732" ] } ], "mendeley" : { "formattedCitation" : "(2006)", "plainTextFormattedCitation" : "(2006)", "previouslyFormattedCitation" : "(2006)" }, "properties" : { "noteIndex" : 0 }, "schema" : "https://github.com/citation-style-language/schema/raw/master/csl-citation.json" }</w:instrText>
      </w:r>
      <w:r>
        <w:fldChar w:fldCharType="separate"/>
      </w:r>
      <w:r w:rsidRPr="00BA08AA">
        <w:rPr>
          <w:noProof/>
        </w:rPr>
        <w:t>(2006)</w:t>
      </w:r>
      <w:r>
        <w:fldChar w:fldCharType="end"/>
      </w:r>
      <w:r>
        <w:t xml:space="preserve"> propõe critérios para a identificação de cenários em uma análise de vulnerabilidade das estratégias. Os cenários identificados devem ser definidos utilizando-se faixas de valores adjacentes do menor número de incertezas possíveis. Além disso, o número de cenários considerados deve ser o menor possível. Se muitos cenários forem identificados, sua utilidade para a definição de estratégias alternativas é comprometida. Outro critério é que cada cenário deve ter uma alta concentração de futuros nos quais há baixa performance. Finalmente, os cenários identificados devem abranger coletivamente todas as vulnerabilidades evidenciadas no conjunto de simulações identificados.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E83C4E">
        <w:rPr>
          <w:noProof/>
        </w:rPr>
        <w:t>(GROVES, 2006)</w:t>
      </w:r>
      <w:r>
        <w:fldChar w:fldCharType="end"/>
      </w:r>
      <w:r>
        <w:t>.</w:t>
      </w:r>
    </w:p>
    <w:p w14:paraId="16A4F563" w14:textId="77777777" w:rsidR="00971829" w:rsidRDefault="0081393B" w:rsidP="00A52C02">
      <w:r>
        <w:t xml:space="preserve">Bryant e </w:t>
      </w:r>
      <w:proofErr w:type="spellStart"/>
      <w:r>
        <w:t>Lempert</w:t>
      </w:r>
      <w:proofErr w:type="spellEnd"/>
      <w:r>
        <w:t xml:space="preserve"> </w:t>
      </w:r>
      <w:r>
        <w:fldChar w:fldCharType="begin" w:fldLock="1"/>
      </w:r>
      <w:r w:rsidR="000F2B08">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81393B">
        <w:rPr>
          <w:noProof/>
        </w:rPr>
        <w:t>(2010)</w:t>
      </w:r>
      <w:r>
        <w:fldChar w:fldCharType="end"/>
      </w:r>
      <w:r>
        <w:t xml:space="preserve"> sintetizam tais critérios em três características que os cenários devem ter para suportarem a identificação de vulnerabilidades de uma estratégia: Cobertura, Densidade e </w:t>
      </w:r>
      <w:r w:rsidR="00772DFE">
        <w:t>“</w:t>
      </w:r>
      <w:proofErr w:type="spellStart"/>
      <w:r>
        <w:t>Interpretabilidade</w:t>
      </w:r>
      <w:proofErr w:type="spellEnd"/>
      <w:r w:rsidR="00772DFE">
        <w:t>”</w:t>
      </w:r>
      <w:r>
        <w:t>.</w:t>
      </w:r>
    </w:p>
    <w:p w14:paraId="51669E39" w14:textId="77777777" w:rsidR="0081393B" w:rsidRPr="0081393B" w:rsidRDefault="0081393B" w:rsidP="00A52C02">
      <w:r>
        <w:t xml:space="preserve">Cobertura se refere à proporção de casos de interesse capturados pelo cenário (em outras palavras, “dentro da caixa”) em relação ao número total de casos de interesse. Para realizar este cálculo, usamos a variável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oMath>
      <w:r>
        <w:rPr>
          <w:sz w:val="28"/>
        </w:rPr>
        <w:t xml:space="preserve"> </w:t>
      </w:r>
      <w:r>
        <w:t xml:space="preserve">para indicar se o futuro em questão pertence ou não ao conjunto de casos de interesse: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81393B" w14:paraId="572BED56" w14:textId="77777777" w:rsidTr="00B279A2">
        <w:tc>
          <w:tcPr>
            <w:tcW w:w="7792" w:type="dxa"/>
          </w:tcPr>
          <w:p w14:paraId="68D0C094" w14:textId="77777777" w:rsidR="0081393B" w:rsidRPr="00D14BEF" w:rsidRDefault="009E2FF1" w:rsidP="00B279A2">
            <w:pPr>
              <w:rPr>
                <w:iCs/>
              </w:rPr>
            </w:pPr>
            <m:oMathPara>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1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
                        <m:r>
                          <w:rPr>
                            <w:rFonts w:ascii="Cambria Math" w:hAnsi="Cambria Math"/>
                            <w:sz w:val="28"/>
                          </w:rPr>
                          <m:t xml:space="preserve">0     se  </m:t>
                        </m:r>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s</m:t>
                            </m:r>
                          </m:sub>
                        </m:sSub>
                      </m:e>
                    </m:eqArr>
                  </m:e>
                </m:d>
              </m:oMath>
            </m:oMathPara>
          </w:p>
        </w:tc>
        <w:tc>
          <w:tcPr>
            <w:tcW w:w="1269" w:type="dxa"/>
            <w:vAlign w:val="center"/>
          </w:tcPr>
          <w:p w14:paraId="2B78DFBC" w14:textId="77777777" w:rsidR="0081393B" w:rsidRDefault="0081393B" w:rsidP="00B279A2">
            <w:pPr>
              <w:ind w:firstLine="0"/>
              <w:jc w:val="right"/>
            </w:pPr>
            <w:r>
              <w:t>(6)</w:t>
            </w:r>
          </w:p>
        </w:tc>
      </w:tr>
    </w:tbl>
    <w:p w14:paraId="4B3CE55E" w14:textId="77777777" w:rsidR="0081393B" w:rsidRDefault="0081393B" w:rsidP="0081393B">
      <w:pPr>
        <w:ind w:firstLine="0"/>
      </w:pPr>
    </w:p>
    <w:p w14:paraId="7A381AEA" w14:textId="77777777" w:rsidR="0081393B" w:rsidRDefault="0081393B" w:rsidP="00A52C02">
      <w:r>
        <w:lastRenderedPageBreak/>
        <w:t xml:space="preserve">A partir desta variável, podemos calcular a Cobertura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5204">
        <w:rPr>
          <w:noProof/>
        </w:rPr>
        <w:t>(BRYANT; LEMPERT, 2010)</w:t>
      </w:r>
      <w:r>
        <w:fldChar w:fldCharType="end"/>
      </w:r>
      <w:r>
        <w:t xml:space="preserve"> do Cenário</w:t>
      </w:r>
      <w:r w:rsidR="00FA1A39">
        <w:t xml:space="preserve"> </w:t>
      </w:r>
      <m:oMath>
        <m:r>
          <w:rPr>
            <w:rFonts w:ascii="Cambria Math" w:hAnsi="Cambria Math"/>
            <w:sz w:val="28"/>
          </w:rPr>
          <m:t>B</m:t>
        </m:r>
      </m:oMath>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1317E6" w14:paraId="147007FE" w14:textId="77777777" w:rsidTr="00B279A2">
        <w:tc>
          <w:tcPr>
            <w:tcW w:w="7792" w:type="dxa"/>
          </w:tcPr>
          <w:p w14:paraId="556D860E" w14:textId="77777777" w:rsidR="001317E6" w:rsidRPr="00D14BEF" w:rsidRDefault="001317E6" w:rsidP="00B279A2">
            <w:pPr>
              <w:rPr>
                <w:iCs/>
              </w:rPr>
            </w:pPr>
            <m:oMathPara>
              <m:oMath>
                <m:r>
                  <w:rPr>
                    <w:rFonts w:ascii="Cambria Math" w:hAnsi="Cambria Math"/>
                    <w:sz w:val="28"/>
                  </w:rPr>
                  <m:t>C</m:t>
                </m:r>
                <m:d>
                  <m:dPr>
                    <m:ctrlPr>
                      <w:rPr>
                        <w:rFonts w:ascii="Cambria Math" w:hAnsi="Cambria Math"/>
                        <w:i/>
                        <w:sz w:val="28"/>
                      </w:rPr>
                    </m:ctrlPr>
                  </m:dPr>
                  <m:e>
                    <m:r>
                      <w:rPr>
                        <w:rFonts w:ascii="Cambria Math" w:hAnsi="Cambria Math"/>
                        <w:sz w:val="28"/>
                      </w:rPr>
                      <m:t>B</m:t>
                    </m:r>
                  </m:e>
                </m:d>
                <m:r>
                  <w:rPr>
                    <w:rFonts w:ascii="Cambria Math" w:hAnsi="Cambria Math"/>
                    <w:sz w:val="28"/>
                  </w:rPr>
                  <m:t xml:space="preserve">=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den>
                </m:f>
              </m:oMath>
            </m:oMathPara>
          </w:p>
        </w:tc>
        <w:tc>
          <w:tcPr>
            <w:tcW w:w="1269" w:type="dxa"/>
            <w:vAlign w:val="center"/>
          </w:tcPr>
          <w:p w14:paraId="65BCBB73" w14:textId="77777777" w:rsidR="001317E6" w:rsidRDefault="001317E6" w:rsidP="00B279A2">
            <w:pPr>
              <w:ind w:firstLine="0"/>
              <w:jc w:val="right"/>
            </w:pPr>
            <w:r>
              <w:t>(7)</w:t>
            </w:r>
          </w:p>
        </w:tc>
      </w:tr>
    </w:tbl>
    <w:p w14:paraId="28EF4D41" w14:textId="77777777" w:rsidR="001317E6" w:rsidRDefault="001317E6" w:rsidP="001317E6">
      <w:pPr>
        <w:ind w:firstLine="0"/>
      </w:pPr>
    </w:p>
    <w:p w14:paraId="7F737001" w14:textId="77777777" w:rsidR="0081393B" w:rsidRDefault="00C5647F" w:rsidP="00A52C02">
      <w:r>
        <w:t>Densidade se refere à proporção de casos de interesse capturados pelo cen</w:t>
      </w:r>
      <w:r w:rsidR="00E34ABC">
        <w:t>ário</w:t>
      </w:r>
      <w:r>
        <w:t xml:space="preserve"> em comparação ao número total de casos capturado pelo cen</w:t>
      </w:r>
      <w:r w:rsidR="00E34ABC">
        <w:t>ário. A Densidade pode ser calculada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E34ABC" w14:paraId="07D4E5F1" w14:textId="77777777" w:rsidTr="00B279A2">
        <w:tc>
          <w:tcPr>
            <w:tcW w:w="7792" w:type="dxa"/>
          </w:tcPr>
          <w:p w14:paraId="0A9CDBD0" w14:textId="77777777" w:rsidR="00E34ABC" w:rsidRPr="00D14BEF" w:rsidRDefault="00E34ABC" w:rsidP="00B279A2">
            <w:pPr>
              <w:rPr>
                <w:iCs/>
              </w:rPr>
            </w:pPr>
            <m:oMathPara>
              <m:oMath>
                <m:r>
                  <w:rPr>
                    <w:rFonts w:ascii="Cambria Math" w:hAnsi="Cambria Math"/>
                    <w:sz w:val="28"/>
                  </w:rPr>
                  <m:t xml:space="preserve">D(B)= </m:t>
                </m:r>
                <m:f>
                  <m:fPr>
                    <m:ctrlPr>
                      <w:rPr>
                        <w:rFonts w:ascii="Cambria Math" w:hAnsi="Cambria Math"/>
                        <w:i/>
                        <w:sz w:val="28"/>
                      </w:rPr>
                    </m:ctrlPr>
                  </m:fPr>
                  <m:num>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e>
                    </m:nary>
                  </m:num>
                  <m:den>
                    <m:nary>
                      <m:naryPr>
                        <m:chr m:val="∑"/>
                        <m:limLoc m:val="undOvr"/>
                        <m:supHide m:val="1"/>
                        <m:ctrlPr>
                          <w:rPr>
                            <w:rFonts w:ascii="Cambria Math" w:hAnsi="Cambria Math"/>
                            <w:i/>
                            <w:sz w:val="28"/>
                          </w:rPr>
                        </m:ctrlPr>
                      </m:naryPr>
                      <m:sub>
                        <m:sSub>
                          <m:sSubPr>
                            <m:ctrlPr>
                              <w:rPr>
                                <w:rFonts w:ascii="Cambria Math" w:hAnsi="Cambria Math"/>
                                <w:i/>
                                <w:sz w:val="28"/>
                              </w:rPr>
                            </m:ctrlPr>
                          </m:sSubPr>
                          <m:e>
                            <m:r>
                              <m:rPr>
                                <m:sty m:val="bi"/>
                              </m:rPr>
                              <w:rPr>
                                <w:rFonts w:ascii="Cambria Math" w:hAnsi="Cambria Math"/>
                                <w:sz w:val="28"/>
                              </w:rPr>
                              <m:t>x</m:t>
                            </m:r>
                          </m:e>
                          <m:sub>
                            <m:r>
                              <w:rPr>
                                <w:rFonts w:ascii="Cambria Math" w:hAnsi="Cambria Math"/>
                                <w:sz w:val="28"/>
                              </w:rPr>
                              <m:t>i</m:t>
                            </m:r>
                          </m:sub>
                        </m:sSub>
                        <m:r>
                          <w:rPr>
                            <w:rFonts w:ascii="Cambria Math" w:hAnsi="Cambria Math"/>
                            <w:sz w:val="28"/>
                          </w:rPr>
                          <m:t>∈B</m:t>
                        </m:r>
                      </m:sub>
                      <m:sup/>
                      <m:e>
                        <m:r>
                          <w:rPr>
                            <w:rFonts w:ascii="Cambria Math" w:hAnsi="Cambria Math"/>
                            <w:sz w:val="28"/>
                          </w:rPr>
                          <m:t>1</m:t>
                        </m:r>
                      </m:e>
                    </m:nary>
                  </m:den>
                </m:f>
              </m:oMath>
            </m:oMathPara>
          </w:p>
        </w:tc>
        <w:tc>
          <w:tcPr>
            <w:tcW w:w="1269" w:type="dxa"/>
            <w:vAlign w:val="center"/>
          </w:tcPr>
          <w:p w14:paraId="3EA9815F" w14:textId="77777777" w:rsidR="00E34ABC" w:rsidRDefault="00E34ABC" w:rsidP="00B279A2">
            <w:pPr>
              <w:ind w:firstLine="0"/>
              <w:jc w:val="right"/>
            </w:pPr>
            <w:r>
              <w:t>(8)</w:t>
            </w:r>
          </w:p>
        </w:tc>
      </w:tr>
    </w:tbl>
    <w:p w14:paraId="0D860C85" w14:textId="77777777" w:rsidR="00E34ABC" w:rsidRPr="00FC58AC" w:rsidRDefault="00E34ABC" w:rsidP="00A52C02">
      <w:pPr>
        <w:rPr>
          <w:lang w:val="en-US"/>
        </w:rPr>
      </w:pPr>
      <w:r w:rsidRPr="003F73C9">
        <w:t xml:space="preserve">Por fim, </w:t>
      </w:r>
      <w:r w:rsidR="00423745" w:rsidRPr="003F73C9">
        <w:t xml:space="preserve">a </w:t>
      </w:r>
      <w:proofErr w:type="spellStart"/>
      <w:r w:rsidR="00423745" w:rsidRPr="003F73C9">
        <w:t>interpretabilidade</w:t>
      </w:r>
      <w:proofErr w:type="spellEnd"/>
      <w:r w:rsidR="00423745" w:rsidRPr="003F73C9">
        <w:t xml:space="preserve"> refere-se à</w:t>
      </w:r>
      <w:r w:rsidRPr="003F73C9">
        <w:t xml:space="preserve"> facilidade de interpretação dos cenários pelos decisores e stakeholders vinculados ao problema e é essencialmente subjetiva. No entanto, pode-se comparar a </w:t>
      </w:r>
      <w:proofErr w:type="spellStart"/>
      <w:r w:rsidRPr="003F73C9">
        <w:t>interpretabilidade</w:t>
      </w:r>
      <w:proofErr w:type="spellEnd"/>
      <w:r w:rsidRPr="003F73C9">
        <w:t xml:space="preserve"> quantitativamente considerando o número de “caixas” contidos no Cenário, e o número de incertezas que formam cada “caixa”. </w:t>
      </w:r>
      <w:r w:rsidRPr="003F73C9">
        <w:fldChar w:fldCharType="begin" w:fldLock="1"/>
      </w:r>
      <w:r w:rsidRPr="003F73C9">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w:instrText>
      </w:r>
      <w:r w:rsidRPr="009E2FF1">
        <w:rPr>
          <w:lang w:val="en-US"/>
          <w:rPrChange w:id="304" w:author="Daniel Lacerda" w:date="2017-05-03T22:34:00Z">
            <w:rPr>
              <w:lang w:val="en-US"/>
            </w:rPr>
          </w:rPrChange>
        </w:rPr>
        <w:instrText xml:space="preserve">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w:instrText>
      </w:r>
      <w:r w:rsidRPr="00560991">
        <w:rPr>
          <w:lang w:val="en-US"/>
        </w:rPr>
        <w:instrText>s" : { "noteIndex" : 0 }, "schema" : "https://github.com/citation-style-language/schema/raw/master/csl-citation.json" }</w:instrText>
      </w:r>
      <w:r w:rsidRPr="003F73C9">
        <w:fldChar w:fldCharType="separate"/>
      </w:r>
      <w:r w:rsidRPr="00FC58AC">
        <w:rPr>
          <w:noProof/>
          <w:lang w:val="en-US"/>
        </w:rPr>
        <w:t>(BRYANT; LEMPERT, 2010)</w:t>
      </w:r>
      <w:r w:rsidRPr="003F73C9">
        <w:fldChar w:fldCharType="end"/>
      </w:r>
      <w:r w:rsidRPr="00FC58AC">
        <w:rPr>
          <w:lang w:val="en-US"/>
        </w:rPr>
        <w:t xml:space="preserve">. </w:t>
      </w:r>
      <w:r w:rsidRPr="00B7483F">
        <w:rPr>
          <w:lang w:val="en-US"/>
        </w:rPr>
        <w:t xml:space="preserve">Bryant e </w:t>
      </w:r>
      <w:proofErr w:type="spellStart"/>
      <w:r w:rsidRPr="00B7483F">
        <w:rPr>
          <w:lang w:val="en-US"/>
        </w:rPr>
        <w:t>Lempert</w:t>
      </w:r>
      <w:proofErr w:type="spellEnd"/>
      <w:r w:rsidRPr="00B7483F">
        <w:rPr>
          <w:lang w:val="en-US"/>
        </w:rPr>
        <w:t xml:space="preserve"> </w:t>
      </w:r>
      <w:r w:rsidRPr="0024625B">
        <w:fldChar w:fldCharType="begin" w:fldLock="1"/>
      </w:r>
      <w:r w:rsidR="000F2B08" w:rsidRPr="00B7483F">
        <w:rPr>
          <w:lang w:val="en-US"/>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rsidRPr="0024625B">
        <w:fldChar w:fldCharType="separate"/>
      </w:r>
      <w:r w:rsidRPr="00B7483F">
        <w:rPr>
          <w:noProof/>
          <w:lang w:val="en-US"/>
        </w:rPr>
        <w:t>(2010)</w:t>
      </w:r>
      <w:r w:rsidRPr="0024625B">
        <w:fldChar w:fldCharType="end"/>
      </w:r>
      <w:r w:rsidRPr="00B7483F">
        <w:rPr>
          <w:lang w:val="en-US"/>
        </w:rPr>
        <w:t xml:space="preserve"> </w:t>
      </w:r>
      <w:proofErr w:type="spellStart"/>
      <w:r w:rsidRPr="00B7483F">
        <w:rPr>
          <w:lang w:val="en-US"/>
        </w:rPr>
        <w:t>sugerem</w:t>
      </w:r>
      <w:proofErr w:type="spellEnd"/>
      <w:r w:rsidRPr="00B7483F">
        <w:rPr>
          <w:lang w:val="en-US"/>
        </w:rPr>
        <w:t xml:space="preserve"> que um </w:t>
      </w:r>
      <w:proofErr w:type="spellStart"/>
      <w:r w:rsidRPr="00B7483F">
        <w:rPr>
          <w:lang w:val="en-US"/>
        </w:rPr>
        <w:t>cenário</w:t>
      </w:r>
      <w:proofErr w:type="spellEnd"/>
      <w:r w:rsidRPr="00B7483F">
        <w:rPr>
          <w:lang w:val="en-US"/>
        </w:rPr>
        <w:t xml:space="preserve"> </w:t>
      </w:r>
      <w:proofErr w:type="spellStart"/>
      <w:r w:rsidRPr="00B7483F">
        <w:rPr>
          <w:lang w:val="en-US"/>
        </w:rPr>
        <w:t>interpretável</w:t>
      </w:r>
      <w:proofErr w:type="spellEnd"/>
      <w:r w:rsidRPr="00B7483F">
        <w:rPr>
          <w:lang w:val="en-US"/>
        </w:rPr>
        <w:t xml:space="preserve"> </w:t>
      </w:r>
      <w:proofErr w:type="spellStart"/>
      <w:r w:rsidRPr="00B7483F">
        <w:rPr>
          <w:lang w:val="en-US"/>
        </w:rPr>
        <w:t>deveria</w:t>
      </w:r>
      <w:proofErr w:type="spellEnd"/>
      <w:r w:rsidRPr="00B7483F">
        <w:rPr>
          <w:lang w:val="en-US"/>
        </w:rPr>
        <w:t xml:space="preserve"> </w:t>
      </w:r>
      <w:proofErr w:type="spellStart"/>
      <w:r w:rsidRPr="00B7483F">
        <w:rPr>
          <w:lang w:val="en-US"/>
        </w:rPr>
        <w:t>ter</w:t>
      </w:r>
      <w:proofErr w:type="spellEnd"/>
      <w:r w:rsidRPr="00B7483F">
        <w:rPr>
          <w:lang w:val="en-US"/>
        </w:rPr>
        <w:t xml:space="preserve"> </w:t>
      </w:r>
      <w:proofErr w:type="spellStart"/>
      <w:r w:rsidRPr="00B7483F">
        <w:rPr>
          <w:lang w:val="en-US"/>
        </w:rPr>
        <w:t>na</w:t>
      </w:r>
      <w:proofErr w:type="spellEnd"/>
      <w:r w:rsidRPr="00B7483F">
        <w:rPr>
          <w:lang w:val="en-US"/>
        </w:rPr>
        <w:t xml:space="preserve"> </w:t>
      </w:r>
      <w:proofErr w:type="spellStart"/>
      <w:r w:rsidRPr="00B7483F">
        <w:rPr>
          <w:lang w:val="en-US"/>
        </w:rPr>
        <w:t>ordem</w:t>
      </w:r>
      <w:proofErr w:type="spellEnd"/>
      <w:r w:rsidRPr="00B7483F">
        <w:rPr>
          <w:lang w:val="en-US"/>
        </w:rPr>
        <w:t xml:space="preserve"> de </w:t>
      </w:r>
      <w:proofErr w:type="spellStart"/>
      <w:r w:rsidRPr="00B7483F">
        <w:rPr>
          <w:lang w:val="en-US"/>
        </w:rPr>
        <w:t>três</w:t>
      </w:r>
      <w:proofErr w:type="spellEnd"/>
      <w:r w:rsidRPr="00B7483F">
        <w:rPr>
          <w:lang w:val="en-US"/>
        </w:rPr>
        <w:t xml:space="preserve"> </w:t>
      </w:r>
      <w:proofErr w:type="spellStart"/>
      <w:r w:rsidRPr="00B7483F">
        <w:rPr>
          <w:lang w:val="en-US"/>
        </w:rPr>
        <w:t>ou</w:t>
      </w:r>
      <w:proofErr w:type="spellEnd"/>
      <w:r w:rsidRPr="00B7483F">
        <w:rPr>
          <w:lang w:val="en-US"/>
        </w:rPr>
        <w:t xml:space="preserve"> </w:t>
      </w:r>
      <w:proofErr w:type="spellStart"/>
      <w:r w:rsidRPr="00B7483F">
        <w:rPr>
          <w:lang w:val="en-US"/>
        </w:rPr>
        <w:t>quatro</w:t>
      </w:r>
      <w:proofErr w:type="spellEnd"/>
      <w:r w:rsidRPr="00B7483F">
        <w:rPr>
          <w:lang w:val="en-US"/>
        </w:rPr>
        <w:t xml:space="preserve"> </w:t>
      </w:r>
      <w:proofErr w:type="spellStart"/>
      <w:r w:rsidRPr="00B7483F">
        <w:rPr>
          <w:lang w:val="en-US"/>
        </w:rPr>
        <w:t>caixas</w:t>
      </w:r>
      <w:proofErr w:type="spellEnd"/>
      <w:r w:rsidRPr="00B7483F">
        <w:rPr>
          <w:lang w:val="en-US"/>
        </w:rPr>
        <w:t xml:space="preserve">, </w:t>
      </w:r>
      <w:proofErr w:type="spellStart"/>
      <w:r w:rsidRPr="00B7483F">
        <w:rPr>
          <w:lang w:val="en-US"/>
        </w:rPr>
        <w:t>cada</w:t>
      </w:r>
      <w:proofErr w:type="spellEnd"/>
      <w:r w:rsidRPr="00B7483F">
        <w:rPr>
          <w:lang w:val="en-US"/>
        </w:rPr>
        <w:t xml:space="preserve"> </w:t>
      </w:r>
      <w:proofErr w:type="spellStart"/>
      <w:r w:rsidRPr="00B7483F">
        <w:rPr>
          <w:lang w:val="en-US"/>
        </w:rPr>
        <w:t>uma</w:t>
      </w:r>
      <w:proofErr w:type="spellEnd"/>
      <w:r w:rsidRPr="00B7483F">
        <w:rPr>
          <w:lang w:val="en-US"/>
        </w:rPr>
        <w:t xml:space="preserve"> </w:t>
      </w:r>
      <w:proofErr w:type="spellStart"/>
      <w:r w:rsidRPr="00B7483F">
        <w:rPr>
          <w:lang w:val="en-US"/>
        </w:rPr>
        <w:t>limitada</w:t>
      </w:r>
      <w:proofErr w:type="spellEnd"/>
      <w:r w:rsidRPr="00B7483F">
        <w:rPr>
          <w:lang w:val="en-US"/>
        </w:rPr>
        <w:t xml:space="preserve"> pela </w:t>
      </w:r>
      <w:proofErr w:type="spellStart"/>
      <w:r w:rsidRPr="00B7483F">
        <w:rPr>
          <w:lang w:val="en-US"/>
        </w:rPr>
        <w:t>ordem</w:t>
      </w:r>
      <w:proofErr w:type="spellEnd"/>
      <w:r w:rsidRPr="00B7483F">
        <w:rPr>
          <w:lang w:val="en-US"/>
        </w:rPr>
        <w:t xml:space="preserve"> de </w:t>
      </w:r>
      <w:proofErr w:type="spellStart"/>
      <w:r w:rsidRPr="00B7483F">
        <w:rPr>
          <w:lang w:val="en-US"/>
        </w:rPr>
        <w:t>dois</w:t>
      </w:r>
      <w:proofErr w:type="spellEnd"/>
      <w:r w:rsidRPr="00B7483F">
        <w:rPr>
          <w:lang w:val="en-US"/>
        </w:rPr>
        <w:t xml:space="preserve"> </w:t>
      </w:r>
      <w:proofErr w:type="spellStart"/>
      <w:r w:rsidRPr="00B7483F">
        <w:rPr>
          <w:lang w:val="en-US"/>
        </w:rPr>
        <w:t>ou</w:t>
      </w:r>
      <w:proofErr w:type="spellEnd"/>
      <w:r w:rsidRPr="00B7483F">
        <w:rPr>
          <w:lang w:val="en-US"/>
        </w:rPr>
        <w:t xml:space="preserve"> </w:t>
      </w:r>
      <w:proofErr w:type="spellStart"/>
      <w:r w:rsidRPr="00B7483F">
        <w:rPr>
          <w:lang w:val="en-US"/>
        </w:rPr>
        <w:t>três</w:t>
      </w:r>
      <w:proofErr w:type="spellEnd"/>
      <w:r w:rsidRPr="00B7483F">
        <w:rPr>
          <w:lang w:val="en-US"/>
        </w:rPr>
        <w:t xml:space="preserve"> </w:t>
      </w:r>
      <w:proofErr w:type="spellStart"/>
      <w:r w:rsidRPr="00B7483F">
        <w:rPr>
          <w:lang w:val="en-US"/>
        </w:rPr>
        <w:t>parâmetros</w:t>
      </w:r>
      <w:proofErr w:type="spellEnd"/>
      <w:r w:rsidRPr="00B7483F">
        <w:rPr>
          <w:lang w:val="en-US"/>
        </w:rPr>
        <w:t>.</w:t>
      </w:r>
    </w:p>
    <w:p w14:paraId="6A9B061B" w14:textId="30782B07" w:rsidR="00B279A2" w:rsidRDefault="00B330A7" w:rsidP="00B279A2">
      <w:r>
        <w:t xml:space="preserve">Um cenário ideal combinaria alta densidade, cobertura e </w:t>
      </w:r>
      <w:proofErr w:type="spellStart"/>
      <w:r>
        <w:t>interpr</w:t>
      </w:r>
      <w:r w:rsidR="00B279A2">
        <w:t>etabilidade</w:t>
      </w:r>
      <w:proofErr w:type="spellEnd"/>
      <w:r w:rsidR="00B279A2">
        <w:t xml:space="preserve">. No entanto, estes três critérios usualmente competem entre si. Por exemplo, a cobertura e a densidade normalmente são usualmente inversamente proporcionais. Além disso, ao aumentar a </w:t>
      </w:r>
      <w:proofErr w:type="spellStart"/>
      <w:r w:rsidR="00B279A2">
        <w:t>interpretabilidade</w:t>
      </w:r>
      <w:proofErr w:type="spellEnd"/>
      <w:r w:rsidR="00B279A2">
        <w:t xml:space="preserve"> pode aumentar a cobertura, porém usualmente diminui a densidade do cenário. Para um determinado conjunto de dados, estas três medidas formam uma fronteira de eficiência. Por este motivo, o processo iterativo proposto na </w:t>
      </w:r>
      <w:r w:rsidR="00B279A2">
        <w:fldChar w:fldCharType="begin"/>
      </w:r>
      <w:r w:rsidR="00B279A2">
        <w:instrText xml:space="preserve"> REF _Ref474392734 \h </w:instrText>
      </w:r>
      <w:r w:rsidR="00B279A2">
        <w:fldChar w:fldCharType="separate"/>
      </w:r>
      <w:r w:rsidR="00B7483F">
        <w:t xml:space="preserve">Figura </w:t>
      </w:r>
      <w:r w:rsidR="00B7483F">
        <w:rPr>
          <w:noProof/>
        </w:rPr>
        <w:t>16</w:t>
      </w:r>
      <w:r w:rsidR="00B279A2">
        <w:fldChar w:fldCharType="end"/>
      </w:r>
      <w:r w:rsidR="00B279A2">
        <w:t xml:space="preserve"> sugere que o analista descubra diversos cenários ao longo desta fronteira, para então escolher o cenário mais útil para</w:t>
      </w:r>
      <w:r w:rsidR="001E7025">
        <w:t xml:space="preserve"> a decisão em questão. A </w:t>
      </w:r>
      <w:r w:rsidR="001E7025">
        <w:fldChar w:fldCharType="begin"/>
      </w:r>
      <w:r w:rsidR="001E7025">
        <w:instrText xml:space="preserve"> REF _Ref474478489 \h </w:instrText>
      </w:r>
      <w:r w:rsidR="001E7025">
        <w:fldChar w:fldCharType="separate"/>
      </w:r>
      <w:r w:rsidR="00B7483F">
        <w:t xml:space="preserve">Figura </w:t>
      </w:r>
      <w:r w:rsidR="00B7483F">
        <w:rPr>
          <w:noProof/>
        </w:rPr>
        <w:t>18</w:t>
      </w:r>
      <w:r w:rsidR="001E7025">
        <w:fldChar w:fldCharType="end"/>
      </w:r>
      <w:r w:rsidR="001E7025">
        <w:t xml:space="preserve"> </w:t>
      </w:r>
      <w:r w:rsidR="00B279A2">
        <w:t>apresenta um gráfico exibindo a fron</w:t>
      </w:r>
      <w:r w:rsidR="000F2B08">
        <w:t>teira de eficiência da descoberta de cenários.</w:t>
      </w:r>
    </w:p>
    <w:p w14:paraId="58463810" w14:textId="290B2306" w:rsidR="000F2B08" w:rsidRDefault="000F2B08" w:rsidP="000F2B08">
      <w:pPr>
        <w:pStyle w:val="Legenda"/>
      </w:pPr>
      <w:bookmarkStart w:id="305" w:name="_Ref474478489"/>
      <w:bookmarkStart w:id="306" w:name="_Toc481594550"/>
      <w:r>
        <w:lastRenderedPageBreak/>
        <w:t xml:space="preserve">Figura </w:t>
      </w:r>
      <w:fldSimple w:instr=" SEQ Figura \* ARABIC ">
        <w:r w:rsidR="00B7483F">
          <w:rPr>
            <w:noProof/>
          </w:rPr>
          <w:t>18</w:t>
        </w:r>
      </w:fldSimple>
      <w:bookmarkEnd w:id="305"/>
      <w:r>
        <w:t xml:space="preserve"> – Curvas de </w:t>
      </w:r>
      <w:proofErr w:type="spellStart"/>
      <w:r>
        <w:t>Tradeoff</w:t>
      </w:r>
      <w:proofErr w:type="spellEnd"/>
      <w:r>
        <w:t xml:space="preserve"> entre Densidade e Cobertura</w:t>
      </w:r>
      <w:bookmarkEnd w:id="306"/>
    </w:p>
    <w:p w14:paraId="18E19A20" w14:textId="77777777" w:rsidR="000F2B08" w:rsidRPr="00E34ABC" w:rsidRDefault="000F2B08" w:rsidP="000F2B08">
      <w:pPr>
        <w:ind w:firstLine="0"/>
        <w:jc w:val="center"/>
      </w:pPr>
      <w:r w:rsidRPr="000F2B08">
        <w:rPr>
          <w:noProof/>
        </w:rPr>
        <w:drawing>
          <wp:inline distT="0" distB="0" distL="0" distR="0" wp14:anchorId="1477A8F8" wp14:editId="4D99EF03">
            <wp:extent cx="4019107" cy="3755558"/>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5280" cy="3780015"/>
                    </a:xfrm>
                    <a:prstGeom prst="rect">
                      <a:avLst/>
                    </a:prstGeom>
                  </pic:spPr>
                </pic:pic>
              </a:graphicData>
            </a:graphic>
          </wp:inline>
        </w:drawing>
      </w:r>
    </w:p>
    <w:p w14:paraId="21E28F13" w14:textId="77777777" w:rsidR="000F2B08" w:rsidRDefault="000F2B08" w:rsidP="00CF32B3">
      <w:pPr>
        <w:ind w:firstLine="0"/>
        <w:jc w:val="center"/>
      </w:pPr>
      <w:r>
        <w:t xml:space="preserve">Fonte: </w:t>
      </w:r>
      <w:r>
        <w:fldChar w:fldCharType="begin" w:fldLock="1"/>
      </w:r>
      <w:r w:rsidR="00D0300A">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"locator" : "42", "uris" : [ "http://www.mendeley.com/documents/?uuid=79f47962-3d2f-4007-b2fb-17ac3c6b1afd" ] } ], "mendeley" : { "formattedCitation" : "(BRYANT; LEMPERT, 2010, p. 42)", "plainTextFormattedCitation" : "(BRYANT; LEMPERT, 2010, p. 42)", "previouslyFormattedCitation" : "(BRYANT; LEMPERT, 2010, p. 42)" }, "properties" : { "noteIndex" : 0 }, "schema" : "https://github.com/citation-style-language/schema/raw/master/csl-citation.json" }</w:instrText>
      </w:r>
      <w:r>
        <w:fldChar w:fldCharType="separate"/>
      </w:r>
      <w:r w:rsidRPr="000F2B08">
        <w:rPr>
          <w:noProof/>
        </w:rPr>
        <w:t>(BRYANT; LEMPERT, 2010, p. 42)</w:t>
      </w:r>
      <w:r>
        <w:fldChar w:fldCharType="end"/>
      </w:r>
      <w:r>
        <w:t>.</w:t>
      </w:r>
    </w:p>
    <w:p w14:paraId="0B979064" w14:textId="77777777" w:rsidR="000F2B08" w:rsidRDefault="001E7025" w:rsidP="00A52C02">
      <w:r>
        <w:t>Nesta figura</w:t>
      </w:r>
      <w:r w:rsidR="00CF32B3">
        <w:t>,</w:t>
      </w:r>
      <w:r>
        <w:t xml:space="preserve"> os três critérios para a escolha dos cenários são exibidos. </w:t>
      </w:r>
      <w:r w:rsidR="00B01DD9">
        <w:t>Cada ponto no gráfico representa um cenário (um conjunto de “caixas”) que delimita faixas de incerteza na qual a uma estratégia sob consideraç</w:t>
      </w:r>
      <w:r w:rsidR="00CF32B3">
        <w:t>ão falha frequentemente. Deve-se escolher um cenário que tenha alta Cobertura, e Alta Densidade, com o mínimo de parâmetros considerados.</w:t>
      </w:r>
      <w:r w:rsidR="00CF32B3" w:rsidRPr="00CF32B3">
        <w:t xml:space="preserve"> </w:t>
      </w:r>
      <w:r w:rsidR="00CF32B3" w:rsidRPr="00423745">
        <w:fldChar w:fldCharType="begin" w:fldLock="1"/>
      </w:r>
      <w:r w:rsidR="00CF32B3" w:rsidRPr="00423745">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CF32B3" w:rsidRPr="00423745">
        <w:fldChar w:fldCharType="separate"/>
      </w:r>
      <w:r w:rsidR="00CF32B3" w:rsidRPr="00423745">
        <w:rPr>
          <w:noProof/>
        </w:rPr>
        <w:t>(BRYANT; LEMPERT, 2010)</w:t>
      </w:r>
      <w:r w:rsidR="00CF32B3" w:rsidRPr="00423745">
        <w:fldChar w:fldCharType="end"/>
      </w:r>
      <w:r w:rsidR="00CF32B3">
        <w:t>.</w:t>
      </w:r>
    </w:p>
    <w:p w14:paraId="508B008D" w14:textId="77777777" w:rsidR="00CF32B3" w:rsidRDefault="00415F4E" w:rsidP="00415F4E">
      <w:r>
        <w:t>O Algoritmo PRIM é usualmente aplicado em estudos do RDM para gerar estes cenários (os pontos no gráfico), pois este algoritmo busca, ao mesmo tempo, maximizar a cobertura e densidade dos clusters identificados.</w:t>
      </w:r>
      <w:r w:rsidR="003A4F93">
        <w:t xml:space="preserve"> </w:t>
      </w:r>
      <w:r>
        <w:t xml:space="preserve">Outro algoritmo que também pode ser utilizado é o CART. Uma comparação entre estes </w:t>
      </w:r>
      <w:r w:rsidR="00D0300A">
        <w:t xml:space="preserve">dois algoritmos demonstrou que ambos podem ser usados para os propósitos da descoberta de cenários. </w:t>
      </w:r>
      <w:r w:rsidR="00D0300A">
        <w:fldChar w:fldCharType="begin" w:fldLock="1"/>
      </w:r>
      <w:r w:rsidR="008A1F9F">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sidR="00D0300A">
        <w:fldChar w:fldCharType="separate"/>
      </w:r>
      <w:r w:rsidR="00D0300A" w:rsidRPr="00D0300A">
        <w:rPr>
          <w:noProof/>
        </w:rPr>
        <w:t>(LEMPERT; BRYANT; BANKES, 2008)</w:t>
      </w:r>
      <w:r w:rsidR="00D0300A">
        <w:fldChar w:fldCharType="end"/>
      </w:r>
      <w:r w:rsidR="00D0300A">
        <w:t>.</w:t>
      </w:r>
    </w:p>
    <w:p w14:paraId="7FA11236" w14:textId="4D4C1583" w:rsidR="008A1F9F" w:rsidRDefault="008A1F9F" w:rsidP="00415F4E">
      <w:r>
        <w:t xml:space="preserve">Utilizando o algoritmo PRIM, </w:t>
      </w:r>
      <w:proofErr w:type="spellStart"/>
      <w:r>
        <w:t>Groves</w:t>
      </w:r>
      <w:proofErr w:type="spellEnd"/>
      <w:r>
        <w:t xml:space="preserve"> e </w:t>
      </w:r>
      <w:proofErr w:type="spellStart"/>
      <w:r>
        <w:t>Lempert</w:t>
      </w:r>
      <w:proofErr w:type="spellEnd"/>
      <w:r>
        <w:t xml:space="preserve">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"suppress-author" : 1, "uris" : [ "http://www.mendeley.com/documents/?uuid=37690120-ada9-4435-85f5-a814ba10acb3" ] } ], "mendeley" : { "formattedCitation" : "(2007)", "plainTextFormattedCitation" : "(2007)", "previouslyFormattedCitation" : "(2007)" }, "properties" : { "noteIndex" : 0 }, "schema" : "https://github.com/citation-style-language/schema/raw/master/csl-citation.json" }</w:instrText>
      </w:r>
      <w:r>
        <w:fldChar w:fldCharType="separate"/>
      </w:r>
      <w:r w:rsidRPr="008A1F9F">
        <w:rPr>
          <w:noProof/>
        </w:rPr>
        <w:t>(2007)</w:t>
      </w:r>
      <w:r>
        <w:fldChar w:fldCharType="end"/>
      </w:r>
      <w:r>
        <w:t xml:space="preserve"> demonstram a localização de dois cenários ameaçadores para uma estratégia em questão (</w:t>
      </w:r>
      <w:r>
        <w:fldChar w:fldCharType="begin"/>
      </w:r>
      <w:r>
        <w:instrText xml:space="preserve"> REF _Ref474481978 \h </w:instrText>
      </w:r>
      <w:r>
        <w:fldChar w:fldCharType="separate"/>
      </w:r>
      <w:r w:rsidR="00B7483F">
        <w:t xml:space="preserve">Figura </w:t>
      </w:r>
      <w:r w:rsidR="00B7483F">
        <w:rPr>
          <w:noProof/>
        </w:rPr>
        <w:t>19</w:t>
      </w:r>
      <w:r>
        <w:fldChar w:fldCharType="end"/>
      </w:r>
      <w:r>
        <w:t xml:space="preserve">). Cada um dos cenários recebem um nome (Ex.: </w:t>
      </w:r>
      <w:r w:rsidRPr="0024625B">
        <w:rPr>
          <w:i/>
        </w:rPr>
        <w:t xml:space="preserve">Soft </w:t>
      </w:r>
      <w:proofErr w:type="spellStart"/>
      <w:r w:rsidRPr="0024625B">
        <w:rPr>
          <w:i/>
        </w:rPr>
        <w:t>Landing</w:t>
      </w:r>
      <w:proofErr w:type="spellEnd"/>
      <w:r w:rsidRPr="00BC5B27">
        <w:t xml:space="preserve"> e </w:t>
      </w:r>
      <w:proofErr w:type="spellStart"/>
      <w:r w:rsidRPr="0024625B">
        <w:rPr>
          <w:i/>
        </w:rPr>
        <w:t>Rapid</w:t>
      </w:r>
      <w:proofErr w:type="spellEnd"/>
      <w:r w:rsidRPr="0024625B">
        <w:rPr>
          <w:i/>
        </w:rPr>
        <w:t xml:space="preserve"> </w:t>
      </w:r>
      <w:proofErr w:type="spellStart"/>
      <w:r w:rsidRPr="0024625B">
        <w:rPr>
          <w:i/>
        </w:rPr>
        <w:t>Growth</w:t>
      </w:r>
      <w:proofErr w:type="spellEnd"/>
      <w:r>
        <w:t xml:space="preserve">), assim como nas abordagens de cenários da escola </w:t>
      </w:r>
      <w:proofErr w:type="spellStart"/>
      <w:r w:rsidRPr="00BC5B27">
        <w:t>intuitive</w:t>
      </w:r>
      <w:proofErr w:type="spellEnd"/>
      <w:r w:rsidRPr="00BC5B27">
        <w:t xml:space="preserve"> </w:t>
      </w:r>
      <w:proofErr w:type="spellStart"/>
      <w:r w:rsidRPr="00BC5B27">
        <w:t>logics</w:t>
      </w:r>
      <w:proofErr w:type="spellEnd"/>
      <w:r>
        <w:t xml:space="preserve">. </w:t>
      </w:r>
      <w:r>
        <w:fldChar w:fldCharType="begin" w:fldLock="1"/>
      </w:r>
      <w:r w:rsidR="00751837">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fldChar w:fldCharType="separate"/>
      </w:r>
      <w:r w:rsidRPr="008A1F9F">
        <w:rPr>
          <w:noProof/>
        </w:rPr>
        <w:t>(GROVES; LEMPERT, 2007)</w:t>
      </w:r>
      <w:r>
        <w:fldChar w:fldCharType="end"/>
      </w:r>
      <w:r>
        <w:t>.</w:t>
      </w:r>
    </w:p>
    <w:p w14:paraId="61449E85" w14:textId="0DC55090" w:rsidR="008A1F9F" w:rsidRDefault="008A1F9F" w:rsidP="008A1F9F">
      <w:pPr>
        <w:pStyle w:val="Legenda"/>
      </w:pPr>
      <w:bookmarkStart w:id="307" w:name="_Ref474481978"/>
      <w:bookmarkStart w:id="308" w:name="_Toc481594551"/>
      <w:r>
        <w:lastRenderedPageBreak/>
        <w:t xml:space="preserve">Figura </w:t>
      </w:r>
      <w:fldSimple w:instr=" SEQ Figura \* ARABIC ">
        <w:r w:rsidR="00B7483F">
          <w:rPr>
            <w:noProof/>
          </w:rPr>
          <w:t>19</w:t>
        </w:r>
      </w:fldSimple>
      <w:bookmarkEnd w:id="307"/>
      <w:r>
        <w:t xml:space="preserve"> – Cenários Obtidos com o Algoritmo PRIM</w:t>
      </w:r>
      <w:bookmarkEnd w:id="308"/>
    </w:p>
    <w:p w14:paraId="20824CBA" w14:textId="77777777" w:rsidR="005F3C09" w:rsidRDefault="008A1F9F" w:rsidP="008A1F9F">
      <w:pPr>
        <w:ind w:firstLine="0"/>
        <w:jc w:val="center"/>
      </w:pPr>
      <w:r w:rsidRPr="008A1F9F">
        <w:rPr>
          <w:noProof/>
        </w:rPr>
        <w:drawing>
          <wp:inline distT="0" distB="0" distL="0" distR="0" wp14:anchorId="2573136B" wp14:editId="4ABCB4BB">
            <wp:extent cx="4418433" cy="3643952"/>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3297" cy="3664458"/>
                    </a:xfrm>
                    <a:prstGeom prst="rect">
                      <a:avLst/>
                    </a:prstGeom>
                  </pic:spPr>
                </pic:pic>
              </a:graphicData>
            </a:graphic>
          </wp:inline>
        </w:drawing>
      </w:r>
    </w:p>
    <w:p w14:paraId="41C65170" w14:textId="77777777" w:rsidR="008A1F9F" w:rsidRDefault="008A1F9F" w:rsidP="008A1F9F">
      <w:pPr>
        <w:ind w:firstLine="0"/>
        <w:jc w:val="center"/>
      </w:pPr>
      <w:r>
        <w:t xml:space="preserve">Fonte: </w:t>
      </w:r>
      <w:r>
        <w:fldChar w:fldCharType="begin" w:fldLock="1"/>
      </w:r>
      <w: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"locator" : "80", "uris" : [ "http://www.mendeley.com/documents/?uuid=37690120-ada9-4435-85f5-a814ba10acb3" ] } ], "mendeley" : { "formattedCitation" : "(GROVES; LEMPERT, 2007, p. 80)", "plainTextFormattedCitation" : "(GROVES; LEMPERT, 2007, p. 80)", "previouslyFormattedCitation" : "(GROVES; LEMPERT, 2007, p. 80)" }, "properties" : { "noteIndex" : 0 }, "schema" : "https://github.com/citation-style-language/schema/raw/master/csl-citation.json" }</w:instrText>
      </w:r>
      <w:r>
        <w:fldChar w:fldCharType="separate"/>
      </w:r>
      <w:r w:rsidRPr="008A1F9F">
        <w:rPr>
          <w:noProof/>
        </w:rPr>
        <w:t>(GROVES; LEMPERT, 2007, p. 80)</w:t>
      </w:r>
      <w:r>
        <w:fldChar w:fldCharType="end"/>
      </w:r>
    </w:p>
    <w:p w14:paraId="702F15AB" w14:textId="79A6C2EE" w:rsidR="008A1F9F" w:rsidRDefault="008A1F9F" w:rsidP="005230B5">
      <w:r>
        <w:t xml:space="preserve">Quando o número de variáveis de incerteza que caracterizam os cenários é maior, usualmente as aplicações em RDM representam os cenários indicando “faixas” de valores nos quais a estratégia sob consideração falha. </w:t>
      </w:r>
      <w:r w:rsidR="005230B5">
        <w:t xml:space="preserve">A </w:t>
      </w:r>
      <w:r w:rsidR="005230B5">
        <w:fldChar w:fldCharType="begin"/>
      </w:r>
      <w:r w:rsidR="005230B5">
        <w:instrText xml:space="preserve"> REF _Ref474482715 \h </w:instrText>
      </w:r>
      <w:r w:rsidR="005230B5">
        <w:fldChar w:fldCharType="separate"/>
      </w:r>
      <w:r w:rsidR="00B7483F">
        <w:t xml:space="preserve">Figura </w:t>
      </w:r>
      <w:r w:rsidR="00B7483F">
        <w:rPr>
          <w:noProof/>
        </w:rPr>
        <w:t>20</w:t>
      </w:r>
      <w:r w:rsidR="005230B5">
        <w:fldChar w:fldCharType="end"/>
      </w:r>
      <w:r w:rsidR="005230B5">
        <w:t xml:space="preserve"> apresenta um cenário definido por cinco incertezas. As linhas e os seus limites representam as faixas de valores plausíveis definidas para cada incerteza. As faixas de valores que caracterizam os cenários são marcadas pela linha mais grossa, e os valores de referência são marcados com um “X”. </w:t>
      </w:r>
      <w:r w:rsidR="005230B5">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5230B5">
        <w:fldChar w:fldCharType="separate"/>
      </w:r>
      <w:r w:rsidR="005230B5" w:rsidRPr="005230B5">
        <w:rPr>
          <w:noProof/>
        </w:rPr>
        <w:t>(LEMPERT et al., 2006)</w:t>
      </w:r>
      <w:r w:rsidR="005230B5">
        <w:fldChar w:fldCharType="end"/>
      </w:r>
      <w:r w:rsidR="005230B5">
        <w:t>.</w:t>
      </w:r>
    </w:p>
    <w:p w14:paraId="595F351C" w14:textId="569ECFDE" w:rsidR="00751837" w:rsidRDefault="00751837" w:rsidP="00751837">
      <w:pPr>
        <w:pStyle w:val="Legenda"/>
      </w:pPr>
      <w:bookmarkStart w:id="309" w:name="_Ref474482715"/>
      <w:bookmarkStart w:id="310" w:name="_Toc481594552"/>
      <w:r>
        <w:t xml:space="preserve">Figura </w:t>
      </w:r>
      <w:fldSimple w:instr=" SEQ Figura \* ARABIC ">
        <w:r w:rsidR="00B7483F">
          <w:rPr>
            <w:noProof/>
          </w:rPr>
          <w:t>20</w:t>
        </w:r>
      </w:fldSimple>
      <w:bookmarkEnd w:id="309"/>
      <w:r>
        <w:t xml:space="preserve"> – Um Cenário definido por 5 Incertezas</w:t>
      </w:r>
      <w:bookmarkEnd w:id="310"/>
    </w:p>
    <w:p w14:paraId="348553E8" w14:textId="77777777" w:rsidR="00F65828" w:rsidRDefault="00751837" w:rsidP="00751837">
      <w:pPr>
        <w:ind w:firstLine="0"/>
      </w:pPr>
      <w:r w:rsidRPr="00751837">
        <w:rPr>
          <w:noProof/>
        </w:rPr>
        <w:drawing>
          <wp:inline distT="0" distB="0" distL="0" distR="0" wp14:anchorId="446E4100" wp14:editId="54C07963">
            <wp:extent cx="5720316" cy="172221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8859" cy="1724784"/>
                    </a:xfrm>
                    <a:prstGeom prst="rect">
                      <a:avLst/>
                    </a:prstGeom>
                  </pic:spPr>
                </pic:pic>
              </a:graphicData>
            </a:graphic>
          </wp:inline>
        </w:drawing>
      </w:r>
    </w:p>
    <w:p w14:paraId="79F0B1DC" w14:textId="77777777" w:rsidR="00F65828" w:rsidRDefault="00751837" w:rsidP="00751837">
      <w:pPr>
        <w:ind w:firstLine="0"/>
        <w:jc w:val="center"/>
      </w:pPr>
      <w:r>
        <w:t xml:space="preserve">Fonte: </w:t>
      </w:r>
      <w:r>
        <w:fldChar w:fldCharType="begin" w:fldLock="1"/>
      </w:r>
      <w:r w:rsidR="005230B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"523", "uris" : [ "http://www.mendeley.com/documents/?uuid=4a76305e-bf08-4fcd-b85b-18bd106f7fb5" ] } ], "mendeley" : { "formattedCitation" : "(LEMPERT et al., 2006, p. 523)", "plainTextFormattedCitation" : "(LEMPERT et al., 2006, p. 523)", "previouslyFormattedCitation" : "(LEMPERT et al., 2006, p. 523)" }, "properties" : { "noteIndex" : 0 }, "schema" : "https://github.com/citation-style-language/schema/raw/master/csl-citation.json" }</w:instrText>
      </w:r>
      <w:r>
        <w:fldChar w:fldCharType="separate"/>
      </w:r>
      <w:r w:rsidRPr="00751837">
        <w:rPr>
          <w:noProof/>
        </w:rPr>
        <w:t>(LEMPERT et al., 2006, p. 523)</w:t>
      </w:r>
      <w:r>
        <w:fldChar w:fldCharType="end"/>
      </w:r>
    </w:p>
    <w:p w14:paraId="21E4492C" w14:textId="77777777" w:rsidR="00C137DC" w:rsidRDefault="005230B5" w:rsidP="00C137DC">
      <w:r>
        <w:lastRenderedPageBreak/>
        <w:t xml:space="preserve">Uma vez que o cenário foi definido, Bryant e </w:t>
      </w:r>
      <w:proofErr w:type="spellStart"/>
      <w:r>
        <w:t>Lempert</w:t>
      </w:r>
      <w:proofErr w:type="spellEnd"/>
      <w:r>
        <w:t xml:space="preserve"> </w:t>
      </w:r>
      <w:r>
        <w:fldChar w:fldCharType="begin" w:fldLock="1"/>
      </w:r>
      <w: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"suppress-author" : 1, "uris" : [ "http://www.mendeley.com/documents/?uuid=79f47962-3d2f-4007-b2fb-17ac3c6b1afd" ] } ], "mendeley" : { "formattedCitation" : "(2010)", "plainTextFormattedCitation" : "(2010)", "previouslyFormattedCitation" : "(2010)" }, "properties" : { "noteIndex" : 0 }, "schema" : "https://github.com/citation-style-language/schema/raw/master/csl-citation.json" }</w:instrText>
      </w:r>
      <w:r>
        <w:fldChar w:fldCharType="separate"/>
      </w:r>
      <w:r w:rsidRPr="005230B5">
        <w:rPr>
          <w:noProof/>
        </w:rPr>
        <w:t>(2010)</w:t>
      </w:r>
      <w:r>
        <w:fldChar w:fldCharType="end"/>
      </w:r>
      <w:r>
        <w:t xml:space="preserve"> sugerem a aplicação de dois testes. O primeiro, o </w:t>
      </w:r>
      <w:proofErr w:type="spellStart"/>
      <w:r w:rsidRPr="0024625B">
        <w:rPr>
          <w:i/>
        </w:rPr>
        <w:t>Resampling</w:t>
      </w:r>
      <w:proofErr w:type="spellEnd"/>
      <w:r w:rsidRPr="0024625B">
        <w:rPr>
          <w:i/>
        </w:rPr>
        <w:t xml:space="preserve"> Test</w:t>
      </w:r>
      <w:r>
        <w:t xml:space="preserve">, avalia a definição do cenário verificando se a mesma definição de cenário acontece se for coletada uma amostra diferente da base de dados. O segundo teste trata-se do </w:t>
      </w:r>
      <w:proofErr w:type="spellStart"/>
      <w:r w:rsidRPr="00BC5B27">
        <w:t>Quasi</w:t>
      </w:r>
      <w:proofErr w:type="spellEnd"/>
      <w:r w:rsidRPr="00BC5B27">
        <w:t>-p-</w:t>
      </w:r>
      <w:proofErr w:type="spellStart"/>
      <w:r w:rsidRPr="00BC5B27">
        <w:t>value</w:t>
      </w:r>
      <w:proofErr w:type="spellEnd"/>
      <w:r>
        <w:t xml:space="preserve"> Test. Este é um teste que estima a probabilidade que o algoritmo limite algum parâmetro somente ao acaso.</w:t>
      </w:r>
      <w:r w:rsidR="00C137DC">
        <w:t xml:space="preserve"> Finalmente, parte-se para a escolha do cenário, a qual deve ser orientada pelos critérios e testes indicados anteriormente.</w:t>
      </w:r>
      <w:r>
        <w:t xml:space="preserve"> </w:t>
      </w:r>
      <w:r>
        <w:fldChar w:fldCharType="begin" w:fldLock="1"/>
      </w:r>
      <w:r w:rsidR="003A4F93">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5230B5">
        <w:rPr>
          <w:noProof/>
        </w:rPr>
        <w:t>(BRYANT; LEMPERT, 2010)</w:t>
      </w:r>
      <w:r>
        <w:fldChar w:fldCharType="end"/>
      </w:r>
      <w:r>
        <w:t>.</w:t>
      </w:r>
      <w:r w:rsidR="00C137DC">
        <w:t xml:space="preserve"> </w:t>
      </w:r>
    </w:p>
    <w:p w14:paraId="4DD7E763" w14:textId="429DB263" w:rsidR="00443334" w:rsidRDefault="00443334" w:rsidP="00525204">
      <w:r>
        <w:t xml:space="preserve">A descoberta de cenários tem suas limitações e custos. Em primeiro lugar, ela requer um modelo de simulação computacional para gerar a base de dados inicial de resultados. Tais modelos podem ser caros para construir, bem como podem restringir os fenômenos que podem ser analisados. Além disso, a descoberta de cenários gera resultados contingentes a uma estratégia definida. Em algumas situações, não há uma estratégia definida, e o melhor que </w:t>
      </w:r>
      <w:r w:rsidR="00CD5FF0">
        <w:t>se pode</w:t>
      </w:r>
      <w:r>
        <w:t xml:space="preserve"> fazer é avaliar a vulnerabilidade</w:t>
      </w:r>
      <w:r w:rsidR="000B7244">
        <w:t xml:space="preserve"> do caso </w:t>
      </w:r>
      <w:r w:rsidR="00C137DC">
        <w:t>“</w:t>
      </w:r>
      <w:r w:rsidR="000B7244">
        <w:t>business as usual</w:t>
      </w:r>
      <w:r w:rsidR="0024625B">
        <w:t>”.</w:t>
      </w:r>
      <w:r w:rsidR="000B7244">
        <w:t xml:space="preserve"> </w:t>
      </w:r>
      <w:r w:rsidR="000B7244">
        <w:fldChar w:fldCharType="begin" w:fldLock="1"/>
      </w:r>
      <w:r w:rsidR="00263A92">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sidR="000B7244">
        <w:fldChar w:fldCharType="separate"/>
      </w:r>
      <w:r w:rsidR="000B7244" w:rsidRPr="00525204">
        <w:rPr>
          <w:noProof/>
        </w:rPr>
        <w:t>(BRYANT; LEMPERT, 2010)</w:t>
      </w:r>
      <w:r w:rsidR="000B7244">
        <w:fldChar w:fldCharType="end"/>
      </w:r>
      <w:r w:rsidR="000B7244">
        <w:t>.</w:t>
      </w:r>
    </w:p>
    <w:p w14:paraId="6ED4A8F6" w14:textId="77777777" w:rsidR="00B67FB6" w:rsidRDefault="00B67FB6" w:rsidP="00525204">
      <w:r>
        <w:t>Independentemente desta questão, a descoberta de cenários termina com a caracterização das situações nas quais uma estratégia sob consideração tem performance ruim. Esta caracterização tem o objetivo de incentivar a proposição de outras estratégias ou melhorias que diminuam a sensibilidade da estratégia sob consi</w:t>
      </w:r>
      <w:r w:rsidR="003A68E2">
        <w:t>d</w:t>
      </w:r>
      <w:r>
        <w:t xml:space="preserve">eração </w:t>
      </w:r>
      <w:r w:rsidR="003A68E2">
        <w:t xml:space="preserve">a estas incertezas. Por este motivo, o RDM sugere </w:t>
      </w:r>
      <w:r w:rsidR="006C7459">
        <w:t>o retorno</w:t>
      </w:r>
      <w:r w:rsidR="003A68E2">
        <w:t xml:space="preserve"> ao primeiro passo, proponham-se novas estratégias e realize-se a análise novamente.</w:t>
      </w:r>
    </w:p>
    <w:p w14:paraId="6F62EA10" w14:textId="77777777" w:rsidR="003A68E2" w:rsidRDefault="003A68E2" w:rsidP="00525204">
      <w:r>
        <w:t xml:space="preserve">Após a </w:t>
      </w:r>
      <w:r w:rsidR="00754EDB">
        <w:t xml:space="preserve">um novo ciclo (ou diversos outros ciclos) os decisores podem chegar </w:t>
      </w:r>
      <w:r w:rsidR="009014DE">
        <w:t>à</w:t>
      </w:r>
      <w:r w:rsidR="00754EDB">
        <w:t xml:space="preserve"> conclusão de que a estratégia definida é boa o suficiente, e apenas então será realizada a análise de </w:t>
      </w:r>
      <w:proofErr w:type="spellStart"/>
      <w:r w:rsidR="00754EDB">
        <w:t>tradeoffs</w:t>
      </w:r>
      <w:proofErr w:type="spellEnd"/>
      <w:r w:rsidR="00754EDB">
        <w:t xml:space="preserve">. </w:t>
      </w:r>
    </w:p>
    <w:p w14:paraId="40BA5C07" w14:textId="77777777" w:rsidR="00240035" w:rsidRDefault="00240035" w:rsidP="009C7299">
      <w:pPr>
        <w:pStyle w:val="Ttulo3"/>
      </w:pPr>
      <w:bookmarkStart w:id="311" w:name="_Toc481590683"/>
      <w:r>
        <w:t xml:space="preserve">Análise de </w:t>
      </w:r>
      <w:proofErr w:type="spellStart"/>
      <w:r>
        <w:t>Tradeoffs</w:t>
      </w:r>
      <w:bookmarkEnd w:id="311"/>
      <w:proofErr w:type="spellEnd"/>
    </w:p>
    <w:p w14:paraId="486947E4" w14:textId="77777777" w:rsidR="004B50DC" w:rsidRDefault="004B50DC" w:rsidP="004523F8">
      <w:r>
        <w:t xml:space="preserve">Na abordagem Bayesiana, a análise começa com uma caracterização das probabilidades de diversos parâmetros incertos realizada por stakeholders e experts. A análise então determina a estratégia com a melhor performance, contingente a estas expectativas, de modo que a estratégia escolhida pode ser ruim em futuros considerados improváveis.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9F7DD62" w14:textId="77777777" w:rsidR="00C137DC" w:rsidRDefault="004B50DC" w:rsidP="004523F8">
      <w:r>
        <w:t>Ao invés de começar com esta definição de probabilidades, a abordagem RDM não realiza estimativas de probabilidades em seu início, por</w:t>
      </w:r>
      <w:r w:rsidR="004B352A">
        <w:t>ém procura</w:t>
      </w:r>
      <w:r>
        <w:t xml:space="preserve"> identificar </w:t>
      </w:r>
      <w:r w:rsidR="004B352A">
        <w:t xml:space="preserve">e aprimorar </w:t>
      </w:r>
      <w:r>
        <w:t>estratégias que tenham boa performance em diversos futuros</w:t>
      </w:r>
      <w:r w:rsidR="004B352A">
        <w:t xml:space="preserve">. Em seguida, </w:t>
      </w:r>
      <w:r w:rsidR="004B352A">
        <w:lastRenderedPageBreak/>
        <w:t>sugere-se a</w:t>
      </w:r>
      <w:r>
        <w:t xml:space="preserve"> </w:t>
      </w:r>
      <w:r w:rsidR="004B352A">
        <w:t>identificação e caracterização de</w:t>
      </w:r>
      <w:r>
        <w:t xml:space="preserve"> cenários aos quais estas estratégias são vulneráveis. Em seu último passo, a análise de </w:t>
      </w:r>
      <w:proofErr w:type="spellStart"/>
      <w:r>
        <w:t>tradeoff</w:t>
      </w:r>
      <w:proofErr w:type="spellEnd"/>
      <w:r>
        <w:t xml:space="preserve"> realiza esta pergunta: O quão prováveis estes “cenários de vulnerabilidade” devem ser para que a escolha de</w:t>
      </w:r>
      <w:r w:rsidR="00D81A00">
        <w:t xml:space="preserve"> outra estratégia seja justificá</w:t>
      </w:r>
      <w:r>
        <w:t xml:space="preserve">vel? </w:t>
      </w:r>
      <w:r>
        <w:fldChar w:fldCharType="begin" w:fldLock="1"/>
      </w:r>
      <w:r w:rsidR="00666AF2">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006E1018" w:rsidRPr="006E1018">
        <w:rPr>
          <w:noProof/>
        </w:rPr>
        <w:t>(LEMPERT; POPPER; BANKES, 2003)</w:t>
      </w:r>
      <w:r>
        <w:fldChar w:fldCharType="end"/>
      </w:r>
      <w:r>
        <w:t>.</w:t>
      </w:r>
    </w:p>
    <w:p w14:paraId="04F4AD21" w14:textId="44A67A47" w:rsidR="004B50DC" w:rsidRDefault="004B50DC" w:rsidP="004523F8">
      <w:r>
        <w:t>Para responder à esta questão, inicia-se identificando estratégias que estão e</w:t>
      </w:r>
      <w:r w:rsidR="006C7459">
        <w:t>m uma “fronteira de eficiência”.</w:t>
      </w:r>
      <w:r w:rsidR="00666AF2">
        <w:t xml:space="preserve"> </w:t>
      </w:r>
      <w:proofErr w:type="spellStart"/>
      <w:r w:rsidR="00666AF2">
        <w:t>Lempert</w:t>
      </w:r>
      <w:proofErr w:type="spellEnd"/>
      <w:r w:rsidR="00666AF2">
        <w:t xml:space="preserve"> et al. </w:t>
      </w:r>
      <w:r w:rsidR="00666AF2">
        <w:fldChar w:fldCharType="begin" w:fldLock="1"/>
      </w:r>
      <w:r w:rsidR="00666AF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00666AF2">
        <w:fldChar w:fldCharType="separate"/>
      </w:r>
      <w:r w:rsidR="00666AF2" w:rsidRPr="00666AF2">
        <w:rPr>
          <w:noProof/>
        </w:rPr>
        <w:t>(2006)</w:t>
      </w:r>
      <w:r w:rsidR="00666AF2">
        <w:fldChar w:fldCharType="end"/>
      </w:r>
      <w:r w:rsidR="00515BBA">
        <w:t xml:space="preserve"> exemplificam esta análise definindo uma curva de </w:t>
      </w:r>
      <w:proofErr w:type="spellStart"/>
      <w:r w:rsidR="00515BBA">
        <w:t>tradeoff</w:t>
      </w:r>
      <w:proofErr w:type="spellEnd"/>
      <w:r w:rsidR="00515BBA">
        <w:t xml:space="preserve"> que compara a performance de 425 estrat</w:t>
      </w:r>
      <w:r w:rsidR="00D81A00">
        <w:t>égias (</w:t>
      </w:r>
      <w:r w:rsidR="00D81A00">
        <w:fldChar w:fldCharType="begin"/>
      </w:r>
      <w:r w:rsidR="00D81A00">
        <w:instrText xml:space="preserve"> REF _Ref474745248 \h </w:instrText>
      </w:r>
      <w:r w:rsidR="00D81A00">
        <w:fldChar w:fldCharType="separate"/>
      </w:r>
      <w:r w:rsidR="00B7483F">
        <w:t xml:space="preserve">Figura </w:t>
      </w:r>
      <w:r w:rsidR="00B7483F">
        <w:rPr>
          <w:noProof/>
        </w:rPr>
        <w:t>21</w:t>
      </w:r>
      <w:r w:rsidR="00D81A00">
        <w:fldChar w:fldCharType="end"/>
      </w:r>
      <w:r w:rsidR="00D81A00">
        <w:t>).</w:t>
      </w:r>
    </w:p>
    <w:p w14:paraId="39A28B21" w14:textId="1E77D54B" w:rsidR="00D81A00" w:rsidRDefault="00D81A00" w:rsidP="00D81A00">
      <w:pPr>
        <w:pStyle w:val="Legenda"/>
      </w:pPr>
      <w:bookmarkStart w:id="312" w:name="_Ref474745248"/>
      <w:bookmarkStart w:id="313" w:name="_Toc481594553"/>
      <w:r>
        <w:t xml:space="preserve">Figura </w:t>
      </w:r>
      <w:fldSimple w:instr=" SEQ Figura \* ARABIC ">
        <w:r w:rsidR="00B7483F">
          <w:rPr>
            <w:noProof/>
          </w:rPr>
          <w:t>21</w:t>
        </w:r>
      </w:fldSimple>
      <w:bookmarkEnd w:id="312"/>
      <w:r>
        <w:t xml:space="preserve"> – Curva de </w:t>
      </w:r>
      <w:proofErr w:type="spellStart"/>
      <w:r>
        <w:t>Tradeoffs</w:t>
      </w:r>
      <w:proofErr w:type="spellEnd"/>
      <w:r>
        <w:t xml:space="preserve"> Entre Estratégias</w:t>
      </w:r>
      <w:bookmarkEnd w:id="313"/>
    </w:p>
    <w:p w14:paraId="2BC0370C" w14:textId="77777777" w:rsidR="00515BBA" w:rsidRDefault="00D81A00" w:rsidP="00D81A00">
      <w:pPr>
        <w:ind w:firstLine="0"/>
        <w:jc w:val="center"/>
      </w:pPr>
      <w:r w:rsidRPr="00D81A00">
        <w:rPr>
          <w:noProof/>
        </w:rPr>
        <w:drawing>
          <wp:inline distT="0" distB="0" distL="0" distR="0" wp14:anchorId="76FDA361" wp14:editId="7B71A6F6">
            <wp:extent cx="4231640" cy="3458179"/>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251" cy="3475840"/>
                    </a:xfrm>
                    <a:prstGeom prst="rect">
                      <a:avLst/>
                    </a:prstGeom>
                  </pic:spPr>
                </pic:pic>
              </a:graphicData>
            </a:graphic>
          </wp:inline>
        </w:drawing>
      </w:r>
    </w:p>
    <w:p w14:paraId="080C9AD5" w14:textId="77777777" w:rsidR="00666AF2" w:rsidRDefault="00D81A00" w:rsidP="00D81A00">
      <w:pPr>
        <w:jc w:val="center"/>
      </w:pPr>
      <w:r>
        <w:t xml:space="preserve">Fonte: </w:t>
      </w:r>
      <w:r>
        <w:fldChar w:fldCharType="begin" w:fldLock="1"/>
      </w:r>
      <w:r w:rsidR="003C0F05">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D81A00">
        <w:rPr>
          <w:noProof/>
        </w:rPr>
        <w:t>(LEMPERT et al., 2006, p. 526)</w:t>
      </w:r>
      <w:r>
        <w:fldChar w:fldCharType="end"/>
      </w:r>
      <w:r>
        <w:t>.</w:t>
      </w:r>
    </w:p>
    <w:p w14:paraId="669C9E31" w14:textId="77777777" w:rsidR="00637C89" w:rsidRDefault="00637C89" w:rsidP="004523F8"/>
    <w:p w14:paraId="216D9C36" w14:textId="31D10E7F" w:rsidR="00D81A00" w:rsidRDefault="00D81A00" w:rsidP="004523F8">
      <w:r>
        <w:t xml:space="preserve">O objetivo desta etapa é identificar estratégias que tem performance próxima à da estratégia selecionada utilizando o critério definido anteriormente. No exemplo utilizado por </w:t>
      </w:r>
      <w:proofErr w:type="spellStart"/>
      <w:r>
        <w:t>Lempert</w:t>
      </w:r>
      <w:proofErr w:type="spellEnd"/>
      <w:r>
        <w:t xml:space="preserve"> et al.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fldChar w:fldCharType="separate"/>
      </w:r>
      <w:r w:rsidRPr="00666AF2">
        <w:rPr>
          <w:noProof/>
        </w:rPr>
        <w:t>(2006)</w:t>
      </w:r>
      <w:r>
        <w:fldChar w:fldCharType="end"/>
      </w:r>
      <w:r>
        <w:t xml:space="preserve"> a estratégia SV00.005.002 é a estratégia </w:t>
      </w:r>
      <w:r w:rsidR="00AE7D5F">
        <w:t xml:space="preserve">que tem o menor terceiro quartil em arrependimento relativo. Utilizando o algoritmo PRIM, o estudo identificou </w:t>
      </w:r>
      <w:r w:rsidR="003C0F05">
        <w:t>um cenário ao qual esta estratégia é vulnerável, identificado como “</w:t>
      </w:r>
      <w:proofErr w:type="spellStart"/>
      <w:r w:rsidR="003C0F05" w:rsidRPr="00BC5B27">
        <w:t>Low</w:t>
      </w:r>
      <w:proofErr w:type="spellEnd"/>
      <w:r w:rsidR="003C0F05" w:rsidRPr="00BC5B27">
        <w:t xml:space="preserve"> Global </w:t>
      </w:r>
      <w:proofErr w:type="spellStart"/>
      <w:r w:rsidR="003C0F05" w:rsidRPr="00BC5B27">
        <w:t>Decoupling</w:t>
      </w:r>
      <w:proofErr w:type="spellEnd"/>
      <w:r w:rsidR="003C0F05">
        <w:t xml:space="preserve">”. Desta maneira, a </w:t>
      </w:r>
      <w:r w:rsidR="003C0F05">
        <w:fldChar w:fldCharType="begin"/>
      </w:r>
      <w:r w:rsidR="003C0F05">
        <w:instrText xml:space="preserve"> REF _Ref474745248 \h </w:instrText>
      </w:r>
      <w:r w:rsidR="003C0F05">
        <w:fldChar w:fldCharType="separate"/>
      </w:r>
      <w:r w:rsidR="00B7483F">
        <w:t xml:space="preserve">Figura </w:t>
      </w:r>
      <w:r w:rsidR="00B7483F">
        <w:rPr>
          <w:noProof/>
        </w:rPr>
        <w:t>21</w:t>
      </w:r>
      <w:r w:rsidR="003C0F05">
        <w:fldChar w:fldCharType="end"/>
      </w:r>
      <w:r w:rsidR="003C0F05">
        <w:t xml:space="preserve"> apresenta o terceiro quartil em arrependimento relativo de cada uma das 425 estratégias consideradas dentro do cenário identificado (eixo y) e fora do cenário identificado (eixo x). As estratégias que estão na curva formada pelas estratégias que tem o menor arrependimento no eixo X </w:t>
      </w:r>
      <w:r w:rsidR="003C0F05">
        <w:lastRenderedPageBreak/>
        <w:t xml:space="preserve">e Y são, portanto, as estratégias cuja escolha é justificável pela análise RDM. </w:t>
      </w:r>
      <w:r w:rsidR="003C0F05">
        <w:fldChar w:fldCharType="begin" w:fldLock="1"/>
      </w:r>
      <w:r w:rsidR="005D7F77">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3C0F05">
        <w:fldChar w:fldCharType="separate"/>
      </w:r>
      <w:r w:rsidR="003C0F05" w:rsidRPr="003C0F05">
        <w:rPr>
          <w:noProof/>
        </w:rPr>
        <w:t>(LEMPERT et al., 2006)</w:t>
      </w:r>
      <w:r w:rsidR="003C0F05">
        <w:fldChar w:fldCharType="end"/>
      </w:r>
      <w:r w:rsidR="003C0F05">
        <w:t>.</w:t>
      </w:r>
    </w:p>
    <w:p w14:paraId="050E985D" w14:textId="44E80181" w:rsidR="00D6224C" w:rsidRDefault="004D5551" w:rsidP="004523F8">
      <w:r>
        <w:t>Selecionadas as estratégias que comp</w:t>
      </w:r>
      <w:r w:rsidR="00637C89">
        <w:t xml:space="preserve">õe a curva de </w:t>
      </w:r>
      <w:proofErr w:type="spellStart"/>
      <w:r w:rsidR="00637C89">
        <w:t>tradeoff</w:t>
      </w:r>
      <w:proofErr w:type="spellEnd"/>
      <w:r w:rsidR="00637C89">
        <w:t>, a</w:t>
      </w:r>
      <w:r w:rsidR="005D7F77">
        <w:t xml:space="preserve"> RDM finalmente reduz o problema original a uma escolha entre um pequeno conjunto de estrat</w:t>
      </w:r>
      <w:r w:rsidR="006D237A">
        <w:t>égias.</w:t>
      </w:r>
      <w:r w:rsidR="00D6224C">
        <w:t xml:space="preserve"> A </w:t>
      </w:r>
      <w:r w:rsidR="00D6224C">
        <w:fldChar w:fldCharType="begin"/>
      </w:r>
      <w:r w:rsidR="00D6224C">
        <w:instrText xml:space="preserve"> REF _Ref474747694 \h </w:instrText>
      </w:r>
      <w:r w:rsidR="00D6224C">
        <w:fldChar w:fldCharType="separate"/>
      </w:r>
      <w:r w:rsidR="00B7483F">
        <w:t xml:space="preserve">Figura </w:t>
      </w:r>
      <w:r w:rsidR="00B7483F">
        <w:rPr>
          <w:noProof/>
        </w:rPr>
        <w:t>22</w:t>
      </w:r>
      <w:r w:rsidR="00D6224C">
        <w:fldChar w:fldCharType="end"/>
      </w:r>
      <w:r w:rsidR="00D6224C">
        <w:t xml:space="preserve"> apresenta o Arrependimento Esperado de cada estratégia, contingente à expectativa dos stakeholders em relação às chances de concretização do cenário “</w:t>
      </w:r>
      <w:proofErr w:type="spellStart"/>
      <w:r w:rsidR="00D6224C" w:rsidRPr="00BC5B27">
        <w:t>Low</w:t>
      </w:r>
      <w:proofErr w:type="spellEnd"/>
      <w:r w:rsidR="00D6224C" w:rsidRPr="00BC5B27">
        <w:t xml:space="preserve"> Global </w:t>
      </w:r>
      <w:proofErr w:type="spellStart"/>
      <w:r w:rsidR="00D6224C" w:rsidRPr="00BC5B27">
        <w:t>Decoupling</w:t>
      </w:r>
      <w:proofErr w:type="spellEnd"/>
      <w:r w:rsidR="00D6224C" w:rsidRPr="00BC5B27">
        <w:t xml:space="preserve"> Rate</w:t>
      </w:r>
      <w:r w:rsidR="00D6224C">
        <w:t xml:space="preserve">” (LGD).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1BF7EBF9" w14:textId="5F6ACCCF" w:rsidR="00D87261" w:rsidRDefault="00D87261" w:rsidP="00D87261">
      <w:pPr>
        <w:pStyle w:val="Legenda"/>
      </w:pPr>
      <w:bookmarkStart w:id="314" w:name="_Ref474747694"/>
      <w:bookmarkStart w:id="315" w:name="_Toc481594554"/>
      <w:r>
        <w:t xml:space="preserve">Figura </w:t>
      </w:r>
      <w:fldSimple w:instr=" SEQ Figura \* ARABIC ">
        <w:r w:rsidR="00B7483F">
          <w:rPr>
            <w:noProof/>
          </w:rPr>
          <w:t>22</w:t>
        </w:r>
      </w:fldSimple>
      <w:bookmarkEnd w:id="314"/>
      <w:r>
        <w:t xml:space="preserve"> – Arrependimento Esperado das Estratégias sobre a Curva de </w:t>
      </w:r>
      <w:proofErr w:type="spellStart"/>
      <w:r>
        <w:t>Tradeoff</w:t>
      </w:r>
      <w:bookmarkEnd w:id="315"/>
      <w:proofErr w:type="spellEnd"/>
    </w:p>
    <w:p w14:paraId="11246E2D" w14:textId="77777777" w:rsidR="00D87261" w:rsidRDefault="00D87261" w:rsidP="00D87261">
      <w:pPr>
        <w:ind w:firstLine="0"/>
        <w:jc w:val="center"/>
      </w:pPr>
      <w:r w:rsidRPr="00D81A00">
        <w:rPr>
          <w:noProof/>
        </w:rPr>
        <w:drawing>
          <wp:inline distT="0" distB="0" distL="0" distR="0" wp14:anchorId="521F2CC4" wp14:editId="11054FB8">
            <wp:extent cx="4953000" cy="335423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0236" cy="3392997"/>
                    </a:xfrm>
                    <a:prstGeom prst="rect">
                      <a:avLst/>
                    </a:prstGeom>
                  </pic:spPr>
                </pic:pic>
              </a:graphicData>
            </a:graphic>
          </wp:inline>
        </w:drawing>
      </w:r>
    </w:p>
    <w:p w14:paraId="3DA36919" w14:textId="77777777" w:rsidR="00D87261" w:rsidRDefault="00D87261" w:rsidP="00D87261">
      <w:pPr>
        <w:ind w:firstLine="0"/>
        <w:jc w:val="center"/>
      </w:pPr>
      <w:r>
        <w:t xml:space="preserve">Fonte: </w:t>
      </w:r>
      <w:r>
        <w:fldChar w:fldCharType="begin" w:fldLock="1"/>
      </w:r>
      <w:r w:rsidR="009C4C6E">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"526", "uris" : [ "http://www.mendeley.com/documents/?uuid=4a76305e-bf08-4fcd-b85b-18bd106f7fb5" ] } ], "mendeley" : { "formattedCitation" : "(LEMPERT et al., 2006, p. 526)", "plainTextFormattedCitation" : "(LEMPERT et al., 2006, p. 526)", "previouslyFormattedCitation" : "(LEMPERT et al., 2006, p. 526)" }, "properties" : { "noteIndex" : 0 }, "schema" : "https://github.com/citation-style-language/schema/raw/master/csl-citation.json" }</w:instrText>
      </w:r>
      <w:r>
        <w:fldChar w:fldCharType="separate"/>
      </w:r>
      <w:r w:rsidRPr="005D7F77">
        <w:rPr>
          <w:noProof/>
        </w:rPr>
        <w:t>(LEMPERT et al., 2006, p. 526)</w:t>
      </w:r>
      <w:r>
        <w:fldChar w:fldCharType="end"/>
      </w:r>
      <w:r>
        <w:t>.</w:t>
      </w:r>
    </w:p>
    <w:p w14:paraId="4103B920" w14:textId="77777777" w:rsidR="00D87261" w:rsidRDefault="00D87261" w:rsidP="004523F8"/>
    <w:p w14:paraId="46E1E0AF" w14:textId="77777777" w:rsidR="003C0F05" w:rsidRDefault="00D6224C" w:rsidP="004523F8">
      <w:r>
        <w:t>A análise é então executada ponderando-se a escolha das estratégias pela expectativa dos stakeholders relacionada à ocorrência do cenário em questão. Exemplificando, se todos os futuros plausíveis fossem igualmente prováveis (1:1), a escolha da estratégia SV02.005.015 seria justificável. Se</w:t>
      </w:r>
      <w:r w:rsidR="00D87261">
        <w:t>,</w:t>
      </w:r>
      <w:r>
        <w:t xml:space="preserve"> porém, os stakeholders acreditam que as chances de o cenário LGD se concretizar são próximas a 1</w:t>
      </w:r>
      <w:r w:rsidR="005A7C6C">
        <w:t>00</w:t>
      </w:r>
      <w:r>
        <w:t>:1</w:t>
      </w:r>
      <w:r w:rsidR="005A7C6C">
        <w:t xml:space="preserve">, logo a estratégia SV01.015.015 é a estratégia </w:t>
      </w:r>
      <w:r w:rsidR="00D87261">
        <w:t xml:space="preserve">mais adequada, visto que possui menor arrependimento esperado. </w:t>
      </w:r>
      <w:r w:rsidR="00D87261">
        <w:fldChar w:fldCharType="begin" w:fldLock="1"/>
      </w:r>
      <w:r w:rsidR="00D87261">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D87261">
        <w:fldChar w:fldCharType="separate"/>
      </w:r>
      <w:r w:rsidR="00D87261" w:rsidRPr="003C0F05">
        <w:rPr>
          <w:noProof/>
        </w:rPr>
        <w:t>(LEMPERT et al., 2006)</w:t>
      </w:r>
      <w:r w:rsidR="00D87261">
        <w:fldChar w:fldCharType="end"/>
      </w:r>
      <w:r w:rsidR="00D87261">
        <w:t>.</w:t>
      </w:r>
    </w:p>
    <w:p w14:paraId="62756E2B" w14:textId="77777777" w:rsidR="00D2487F" w:rsidRDefault="00637C89" w:rsidP="00D2487F">
      <w:r>
        <w:t>Para calcular o Arrependimento Esperado, são utilizadas as fórmulas apresentadas a seguir. O</w:t>
      </w:r>
      <w:r w:rsidR="00D2487F">
        <w:t xml:space="preserve"> Arrependimento Esperado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oMath>
      <w:r w:rsidR="00D2487F">
        <w:t xml:space="preserve">da estratégia </w:t>
      </w:r>
      <m:oMath>
        <m:r>
          <w:rPr>
            <w:rFonts w:ascii="Cambria Math" w:hAnsi="Cambria Math"/>
            <w:sz w:val="28"/>
          </w:rPr>
          <m:t>s</m:t>
        </m:r>
      </m:oMath>
      <w:r w:rsidR="00D2487F">
        <w:t xml:space="preserve"> é calculado de </w:t>
      </w:r>
      <w:r w:rsidR="00D2487F">
        <w:lastRenderedPageBreak/>
        <w:t xml:space="preserve">acordo com o número de casos no qual a estratégia tem sucesso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oMath>
      <w:r w:rsidR="00D2487F">
        <w:t xml:space="preserve"> , e falha </w:t>
      </w:r>
      <m:oMath>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oMath>
      <w:r w:rsidR="00D2487F">
        <w:t xml:space="preserve">, o Arrependimento Esperado nos casos de Sucesso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w:r w:rsidR="00D2487F">
        <w:t xml:space="preserve"> e falha </w:t>
      </w:r>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oMath>
      <w:r w:rsidR="00D2487F">
        <w:rPr>
          <w:sz w:val="28"/>
        </w:rPr>
        <w:t xml:space="preserve">, </w:t>
      </w:r>
      <w:r w:rsidR="00D2487F">
        <w:t xml:space="preserve"> e das chances atribuídas ao cenário no qual a estratégia falha </w:t>
      </w:r>
      <m:oMath>
        <m:r>
          <w:rPr>
            <w:rFonts w:ascii="Cambria Math" w:hAnsi="Cambria Math"/>
            <w:sz w:val="28"/>
          </w:rPr>
          <m:t>ϕ</m:t>
        </m:r>
      </m:oMath>
      <w:r w:rsidR="00D2487F">
        <w:t xml:space="preserve">. </w:t>
      </w:r>
      <w:r w:rsidR="00D2487F">
        <w:rPr>
          <w:sz w:val="22"/>
        </w:rPr>
        <w:fldChar w:fldCharType="begin" w:fldLock="1"/>
      </w:r>
      <w:r w:rsidR="00D2487F">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sidR="00D2487F">
        <w:rPr>
          <w:sz w:val="22"/>
        </w:rPr>
        <w:fldChar w:fldCharType="separate"/>
      </w:r>
      <w:r w:rsidR="00D2487F" w:rsidRPr="006E1018">
        <w:rPr>
          <w:noProof/>
          <w:sz w:val="22"/>
        </w:rPr>
        <w:t>(LEMPERT; POPPER; BANKES, 2003, p. 119)</w:t>
      </w:r>
      <w:r w:rsidR="00D2487F">
        <w:rPr>
          <w:sz w:val="22"/>
        </w:rPr>
        <w:fldChar w:fldCharType="end"/>
      </w:r>
      <w:r w:rsidR="00D2487F">
        <w:rPr>
          <w:sz w:val="22"/>
        </w:rPr>
        <w:t>.</w:t>
      </w:r>
    </w:p>
    <w:p w14:paraId="4E10443B" w14:textId="77777777" w:rsidR="00D2487F" w:rsidRDefault="00D2487F" w:rsidP="00D2487F">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487F" w14:paraId="05EC4A69" w14:textId="77777777" w:rsidTr="009C4C6E">
        <w:tc>
          <w:tcPr>
            <w:tcW w:w="7792" w:type="dxa"/>
          </w:tcPr>
          <w:p w14:paraId="611678C1" w14:textId="77777777" w:rsidR="00D2487F" w:rsidRPr="00D14BEF" w:rsidRDefault="009E2FF1"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Sucesso</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num>
                  <m:den>
                    <m:r>
                      <w:rPr>
                        <w:rFonts w:ascii="Cambria Math" w:hAnsi="Cambria Math"/>
                        <w:sz w:val="28"/>
                      </w:rPr>
                      <m:t>ϕ</m:t>
                    </m:r>
                    <m:sSub>
                      <m:sSubPr>
                        <m:ctrlPr>
                          <w:rPr>
                            <w:rFonts w:ascii="Cambria Math" w:hAnsi="Cambria Math"/>
                            <w:i/>
                            <w:sz w:val="28"/>
                          </w:rPr>
                        </m:ctrlPr>
                      </m:sSubPr>
                      <m:e>
                        <m:r>
                          <w:rPr>
                            <w:rFonts w:ascii="Cambria Math" w:hAnsi="Cambria Math"/>
                            <w:sz w:val="28"/>
                          </w:rPr>
                          <m:t>N</m:t>
                        </m:r>
                      </m:e>
                      <m:sub>
                        <m:r>
                          <w:rPr>
                            <w:rFonts w:ascii="Cambria Math" w:hAnsi="Cambria Math"/>
                            <w:sz w:val="28"/>
                          </w:rPr>
                          <m:t>Falha</m:t>
                        </m:r>
                      </m:sub>
                    </m:sSub>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den>
                </m:f>
              </m:oMath>
            </m:oMathPara>
          </w:p>
        </w:tc>
        <w:tc>
          <w:tcPr>
            <w:tcW w:w="1269" w:type="dxa"/>
            <w:vAlign w:val="center"/>
          </w:tcPr>
          <w:p w14:paraId="36235E7A" w14:textId="77777777" w:rsidR="00D2487F" w:rsidRDefault="00D2487F" w:rsidP="009C4C6E">
            <w:pPr>
              <w:ind w:firstLine="0"/>
              <w:jc w:val="right"/>
            </w:pPr>
            <w:r>
              <w:t>(8)</w:t>
            </w:r>
          </w:p>
        </w:tc>
      </w:tr>
    </w:tbl>
    <w:p w14:paraId="54EF5AB0" w14:textId="77777777" w:rsidR="002F4399" w:rsidRDefault="002F4399" w:rsidP="002F4399"/>
    <w:p w14:paraId="7D76E2C8" w14:textId="77777777" w:rsidR="00D21346" w:rsidRDefault="00B72E1C" w:rsidP="00637C89">
      <w:pPr>
        <w:ind w:firstLine="708"/>
      </w:pPr>
      <w:r>
        <w:t xml:space="preserve">A literatura em RDM sugere que </w:t>
      </w:r>
      <w:r w:rsidR="009014DE">
        <w:t>se utilize</w:t>
      </w:r>
      <w:r>
        <w:t xml:space="preserve"> o conceito de “chances” ao invés de probabilidade para a avaliação de </w:t>
      </w:r>
      <w:proofErr w:type="spellStart"/>
      <w:r>
        <w:t>tradeoffs</w:t>
      </w:r>
      <w:proofErr w:type="spellEnd"/>
      <w:r>
        <w:t xml:space="preserve">, visto que há evidências de que esta maneira de raciocínio é melhor entendida pela maioria das pessoas. </w:t>
      </w:r>
      <w:r>
        <w:fldChar w:fldCharType="begin" w:fldLock="1"/>
      </w:r>
      <w:r w:rsidR="00A35379">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fldChar w:fldCharType="separate"/>
      </w:r>
      <w:r w:rsidRPr="00B72E1C">
        <w:rPr>
          <w:noProof/>
        </w:rPr>
        <w:t>(LEMPERT; POPPER; BANKES, 2003, p. 119)</w:t>
      </w:r>
      <w:r>
        <w:fldChar w:fldCharType="end"/>
      </w:r>
      <w:r>
        <w:t xml:space="preserve">. </w:t>
      </w:r>
      <w:r w:rsidR="00637C89">
        <w:t xml:space="preserve">A relação entre a probabilidade de um evento </w:t>
      </w:r>
      <m:oMath>
        <m:r>
          <w:rPr>
            <w:rFonts w:ascii="Cambria Math" w:hAnsi="Cambria Math"/>
            <w:sz w:val="28"/>
          </w:rPr>
          <m:t>p</m:t>
        </m:r>
      </m:oMath>
      <w:r w:rsidR="00637C89">
        <w:t xml:space="preserve"> e as “chances” </w:t>
      </w:r>
      <m:oMath>
        <m:r>
          <w:rPr>
            <w:rFonts w:ascii="Cambria Math" w:hAnsi="Cambria Math"/>
            <w:sz w:val="28"/>
          </w:rPr>
          <m:t>ϕ</m:t>
        </m:r>
      </m:oMath>
      <w:r w:rsidR="00637C89">
        <w:t xml:space="preserve"> (traduzido de odds) de sua ocorrência é dada pela Equação 9. </w:t>
      </w:r>
      <w:r w:rsidR="00637C89">
        <w:fldChar w:fldCharType="begin" w:fldLock="1"/>
      </w:r>
      <w: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sidR="00637C89">
        <w:fldChar w:fldCharType="separate"/>
      </w:r>
      <w:r w:rsidR="00637C89" w:rsidRPr="00637C89">
        <w:rPr>
          <w:noProof/>
        </w:rPr>
        <w:t>(LEMPERT; COLLINS, 2007)</w:t>
      </w:r>
      <w:r w:rsidR="00637C89">
        <w:fldChar w:fldCharType="end"/>
      </w:r>
      <w:r w:rsidR="00637C89">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D21346" w14:paraId="4EF875E5" w14:textId="77777777" w:rsidTr="009C4C6E">
        <w:tc>
          <w:tcPr>
            <w:tcW w:w="7792" w:type="dxa"/>
          </w:tcPr>
          <w:p w14:paraId="54E7127C" w14:textId="77777777" w:rsidR="00D21346" w:rsidRPr="00D14BEF" w:rsidRDefault="00D21346"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oMath>
            </m:oMathPara>
          </w:p>
        </w:tc>
        <w:tc>
          <w:tcPr>
            <w:tcW w:w="1269" w:type="dxa"/>
            <w:vAlign w:val="center"/>
          </w:tcPr>
          <w:p w14:paraId="3FBCF464" w14:textId="77777777" w:rsidR="00D21346" w:rsidRDefault="00637C89" w:rsidP="009C4C6E">
            <w:pPr>
              <w:ind w:firstLine="0"/>
              <w:jc w:val="right"/>
            </w:pPr>
            <w:r>
              <w:t>(9</w:t>
            </w:r>
            <w:r w:rsidR="00D21346">
              <w:t>)</w:t>
            </w:r>
          </w:p>
        </w:tc>
      </w:tr>
    </w:tbl>
    <w:p w14:paraId="2CCFBCAA" w14:textId="77777777" w:rsidR="002F4399" w:rsidRDefault="002F4399" w:rsidP="002F4399">
      <w:pPr>
        <w:ind w:firstLine="0"/>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7B6764C4" w14:textId="77777777" w:rsidTr="009C4C6E">
        <w:tc>
          <w:tcPr>
            <w:tcW w:w="7792" w:type="dxa"/>
          </w:tcPr>
          <w:p w14:paraId="3885A3DE" w14:textId="77777777" w:rsidR="002F4399" w:rsidRPr="00D14BEF" w:rsidRDefault="002F4399" w:rsidP="009C4C6E">
            <w:pPr>
              <w:rPr>
                <w:iCs/>
              </w:rPr>
            </w:pPr>
            <m:oMathPara>
              <m:oMath>
                <m:r>
                  <w:rPr>
                    <w:rFonts w:ascii="Cambria Math" w:hAnsi="Cambria Math"/>
                    <w:sz w:val="28"/>
                  </w:rPr>
                  <m:t xml:space="preserve">ϕ= </m:t>
                </m:r>
                <m:f>
                  <m:fPr>
                    <m:ctrlPr>
                      <w:rPr>
                        <w:rFonts w:ascii="Cambria Math" w:hAnsi="Cambria Math"/>
                        <w:i/>
                        <w:sz w:val="28"/>
                      </w:rPr>
                    </m:ctrlPr>
                  </m:fPr>
                  <m:num>
                    <m:r>
                      <w:rPr>
                        <w:rFonts w:ascii="Cambria Math" w:hAnsi="Cambria Math"/>
                        <w:sz w:val="28"/>
                      </w:rPr>
                      <m:t>p</m:t>
                    </m:r>
                  </m:num>
                  <m:den>
                    <m:r>
                      <w:rPr>
                        <w:rFonts w:ascii="Cambria Math" w:hAnsi="Cambria Math"/>
                        <w:sz w:val="28"/>
                      </w:rPr>
                      <m:t>1-p</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 xml:space="preserve">N- </m:t>
                    </m:r>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F</m:t>
                        </m:r>
                      </m:sub>
                    </m:sSub>
                  </m:den>
                </m:f>
              </m:oMath>
            </m:oMathPara>
          </w:p>
        </w:tc>
        <w:tc>
          <w:tcPr>
            <w:tcW w:w="1269" w:type="dxa"/>
            <w:vAlign w:val="center"/>
          </w:tcPr>
          <w:p w14:paraId="79EC5AE1" w14:textId="77777777" w:rsidR="002F4399" w:rsidRDefault="002F4399" w:rsidP="009C4C6E">
            <w:pPr>
              <w:ind w:firstLine="0"/>
              <w:jc w:val="right"/>
            </w:pPr>
            <w:r>
              <w:t>(8)</w:t>
            </w:r>
          </w:p>
        </w:tc>
      </w:tr>
    </w:tbl>
    <w:p w14:paraId="4891BD4C" w14:textId="77777777" w:rsidR="002F4399" w:rsidRDefault="002F4399" w:rsidP="002F4399"/>
    <w:p w14:paraId="1A17DD76" w14:textId="77777777" w:rsidR="002F4399" w:rsidRDefault="00A35379" w:rsidP="00A35379">
      <w:pPr>
        <w:ind w:firstLine="708"/>
      </w:pPr>
      <w:r>
        <w:t xml:space="preserve">Uma alternativa para o </w:t>
      </w:r>
      <w:r w:rsidR="009014DE">
        <w:t>cálculo</w:t>
      </w:r>
      <w:r>
        <w:t xml:space="preserve"> do arrependimento esperado é apresentada por </w:t>
      </w:r>
      <w:proofErr w:type="spellStart"/>
      <w:r>
        <w:t>Lempert</w:t>
      </w:r>
      <w:proofErr w:type="spellEnd"/>
      <w:r>
        <w:t xml:space="preserve"> e Collins </w:t>
      </w:r>
      <w:r>
        <w:fldChar w:fldCharType="begin" w:fldLock="1"/>
      </w:r>
      <w:r w:rsidR="00417381">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"suppress-author" : 1, "uris" : [ "http://www.mendeley.com/documents/?uuid=8ba7beae-d914-4d85-b1a6-9c8bb86ac4b6" ] } ], "mendeley" : { "formattedCitation" : "(2007, p. 1018)", "plainTextFormattedCitation" : "(2007, p. 1018)", "previouslyFormattedCitation" : "(2007, p. 1018)" }, "properties" : { "noteIndex" : 0 }, "schema" : "https://github.com/citation-style-language/schema/raw/master/csl-citation.json" }</w:instrText>
      </w:r>
      <w:r>
        <w:fldChar w:fldCharType="separate"/>
      </w:r>
      <w:r w:rsidRPr="00A35379">
        <w:rPr>
          <w:noProof/>
        </w:rPr>
        <w:t>(2007, p. 1018)</w:t>
      </w:r>
      <w:r>
        <w:fldChar w:fldCharType="end"/>
      </w:r>
      <w:r>
        <w:t xml:space="preserve">. A literatura em RDM sugere que </w:t>
      </w:r>
      <w:r w:rsidR="009014DE">
        <w:t>se utilize</w:t>
      </w:r>
      <w:r>
        <w:t xml:space="preserve"> o conceito de “chances” ao invés de probabilidade para a avaliação de </w:t>
      </w:r>
      <w:proofErr w:type="spellStart"/>
      <w:r>
        <w:t>tradeoffs</w:t>
      </w:r>
      <w:proofErr w:type="spellEnd"/>
      <w:r>
        <w:t>, visto que há evidências de que esta maneira de raciocínio é melhor entendida pela maioria das pessoas.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69"/>
      </w:tblGrid>
      <w:tr w:rsidR="002F4399" w14:paraId="4DB1FB84" w14:textId="77777777" w:rsidTr="009C4C6E">
        <w:tc>
          <w:tcPr>
            <w:tcW w:w="7792" w:type="dxa"/>
          </w:tcPr>
          <w:p w14:paraId="2097AAF8" w14:textId="77777777" w:rsidR="002F4399" w:rsidRPr="00D14BEF" w:rsidRDefault="009E2FF1" w:rsidP="009C4C6E">
            <w:pPr>
              <w:rPr>
                <w:iCs/>
              </w:rPr>
            </w:pPr>
            <m:oMathPara>
              <m:oMath>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e>
                </m:bar>
                <m:r>
                  <w:rPr>
                    <w:rFonts w:ascii="Cambria Math" w:hAnsi="Cambria Math"/>
                    <w:sz w:val="28"/>
                  </w:rPr>
                  <m:t xml:space="preserve">= p* </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s,F</m:t>
                        </m:r>
                      </m:sub>
                    </m:sSub>
                  </m:e>
                </m:bar>
                <m:r>
                  <w:rPr>
                    <w:rFonts w:ascii="Cambria Math" w:hAnsi="Cambria Math"/>
                    <w:sz w:val="28"/>
                  </w:rPr>
                  <m:t>+</m:t>
                </m:r>
                <m:d>
                  <m:dPr>
                    <m:ctrlPr>
                      <w:rPr>
                        <w:rFonts w:ascii="Cambria Math" w:hAnsi="Cambria Math"/>
                        <w:i/>
                        <w:sz w:val="28"/>
                      </w:rPr>
                    </m:ctrlPr>
                  </m:dPr>
                  <m:e>
                    <m:r>
                      <w:rPr>
                        <w:rFonts w:ascii="Cambria Math" w:hAnsi="Cambria Math"/>
                        <w:sz w:val="28"/>
                      </w:rPr>
                      <m:t>1-p</m:t>
                    </m:r>
                  </m:e>
                </m:d>
                <m:r>
                  <w:rPr>
                    <w:rFonts w:ascii="Cambria Math" w:hAnsi="Cambria Math"/>
                    <w:sz w:val="28"/>
                  </w:rPr>
                  <m:t>*</m:t>
                </m:r>
                <m:bar>
                  <m:barPr>
                    <m:pos m:val="top"/>
                    <m:ctrlPr>
                      <w:rPr>
                        <w:rFonts w:ascii="Cambria Math" w:hAnsi="Cambria Math"/>
                        <w:i/>
                        <w:sz w:val="28"/>
                      </w:rPr>
                    </m:ctrlPr>
                  </m:barPr>
                  <m:e>
                    <m:sSub>
                      <m:sSubPr>
                        <m:ctrlPr>
                          <w:rPr>
                            <w:rFonts w:ascii="Cambria Math" w:hAnsi="Cambria Math"/>
                            <w:i/>
                            <w:sz w:val="28"/>
                          </w:rPr>
                        </m:ctrlPr>
                      </m:sSubPr>
                      <m:e>
                        <m:r>
                          <w:rPr>
                            <w:rFonts w:ascii="Cambria Math" w:hAnsi="Cambria Math"/>
                            <w:sz w:val="28"/>
                          </w:rPr>
                          <m:t>R</m:t>
                        </m:r>
                      </m:e>
                      <m:sub>
                        <m:r>
                          <w:rPr>
                            <w:rFonts w:ascii="Cambria Math" w:hAnsi="Cambria Math"/>
                            <w:sz w:val="28"/>
                          </w:rPr>
                          <m:t>s,S</m:t>
                        </m:r>
                      </m:sub>
                    </m:sSub>
                  </m:e>
                </m:bar>
              </m:oMath>
            </m:oMathPara>
          </w:p>
        </w:tc>
        <w:tc>
          <w:tcPr>
            <w:tcW w:w="1269" w:type="dxa"/>
            <w:vAlign w:val="center"/>
          </w:tcPr>
          <w:p w14:paraId="7586C149" w14:textId="77777777" w:rsidR="002F4399" w:rsidRDefault="002F4399" w:rsidP="009C4C6E">
            <w:pPr>
              <w:ind w:firstLine="0"/>
              <w:jc w:val="right"/>
            </w:pPr>
            <w:r>
              <w:t>(8)</w:t>
            </w:r>
          </w:p>
        </w:tc>
      </w:tr>
    </w:tbl>
    <w:p w14:paraId="400AC34E" w14:textId="77777777" w:rsidR="002F4399" w:rsidRDefault="002F4399" w:rsidP="002F4399"/>
    <w:p w14:paraId="77F364B2" w14:textId="77777777" w:rsidR="00D87261" w:rsidRDefault="00D2487F" w:rsidP="004523F8">
      <w:r>
        <w:t xml:space="preserve">Além desta informação, a análise ainda identifica as regiões nas quais a escolha de cada estratégia é robusta. Neste exemplo, as linhas apresentadas na parte superior do gráfico mostram as regiões nas quais a estratégia tem um arrependimento esperado até 20% distante da melhor estratégia.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3C0F05">
        <w:rPr>
          <w:noProof/>
        </w:rPr>
        <w:t>(LEMPERT et al., 2006)</w:t>
      </w:r>
      <w:r>
        <w:fldChar w:fldCharType="end"/>
      </w:r>
      <w:r>
        <w:t>.</w:t>
      </w:r>
    </w:p>
    <w:p w14:paraId="4F6AE6F1" w14:textId="77777777" w:rsidR="00BC5B27" w:rsidRPr="00BC5B27" w:rsidRDefault="00D2487F" w:rsidP="00BC5B27">
      <w:pPr>
        <w:ind w:firstLine="737"/>
      </w:pPr>
      <w:r>
        <w:lastRenderedPageBreak/>
        <w:t>Como é possível notar,</w:t>
      </w:r>
      <w:r w:rsidR="006D237A">
        <w:t xml:space="preserve"> a abordagem RDM não determina a melhor estratégia em uma determinada situação. Ao invés disso, a abordagem utiliza informações geradas por modelos computacionais para reduzir problemas multidimensionais e incertos a um pequeno número de </w:t>
      </w:r>
      <w:proofErr w:type="spellStart"/>
      <w:r w:rsidR="006D237A">
        <w:t>tradeoffs</w:t>
      </w:r>
      <w:proofErr w:type="spellEnd"/>
      <w:r w:rsidR="006D237A">
        <w:t xml:space="preserve"> a serem ponderados por decisores. </w:t>
      </w:r>
      <w:r w:rsidR="006D237A">
        <w:fldChar w:fldCharType="begin" w:fldLock="1"/>
      </w:r>
      <w:r w:rsidR="006D237A">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6D237A">
        <w:fldChar w:fldCharType="separate"/>
      </w:r>
      <w:r w:rsidR="006D237A" w:rsidRPr="00666AF2">
        <w:rPr>
          <w:noProof/>
        </w:rPr>
        <w:t>(LEMPERT et al., 2006)</w:t>
      </w:r>
      <w:r w:rsidR="006D237A">
        <w:fldChar w:fldCharType="end"/>
      </w:r>
      <w:r w:rsidR="006D237A">
        <w:t>.</w:t>
      </w:r>
    </w:p>
    <w:p w14:paraId="532A8324" w14:textId="77777777" w:rsidR="00615FE4" w:rsidRDefault="00615FE4" w:rsidP="00615FE4">
      <w:pPr>
        <w:pStyle w:val="Ttulo3"/>
      </w:pPr>
      <w:bookmarkStart w:id="316" w:name="_Toc481590684"/>
      <w:r>
        <w:t>Quando usar o RDM</w:t>
      </w:r>
      <w:bookmarkEnd w:id="316"/>
    </w:p>
    <w:p w14:paraId="20F5E2E2" w14:textId="77777777" w:rsidR="00615FE4" w:rsidRDefault="00615FE4" w:rsidP="00615FE4">
      <w:pPr>
        <w:ind w:firstLine="737"/>
      </w:pPr>
      <w:proofErr w:type="spellStart"/>
      <w:r w:rsidRPr="00F70DA2">
        <w:t>Lempert</w:t>
      </w:r>
      <w:proofErr w:type="spellEnd"/>
      <w:r w:rsidRPr="00F70DA2">
        <w:t xml:space="preserve"> et. al </w:t>
      </w:r>
      <w:r w:rsidRPr="00F70DA2">
        <w:fldChar w:fldCharType="begin" w:fldLock="1"/>
      </w:r>
      <w:r w:rsidRPr="00F70DA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"suppress-author" : 1, "uris" : [ "http://www.mendeley.com/documents/?uuid=4a76305e-bf08-4fcd-b85b-18bd106f7fb5" ] } ], "mendeley" : { "formattedCitation" : "(2006)", "plainTextFormattedCitation" : "(2006)", "previouslyFormattedCitation" : "(2006)" }, "properties" : { "noteIndex" : 0 }, "schema" : "https://github.com/citation-style-language/schema/raw/master/csl-citation.json" }</w:instrText>
      </w:r>
      <w:r w:rsidRPr="00F70DA2">
        <w:fldChar w:fldCharType="separate"/>
      </w:r>
      <w:r w:rsidRPr="00F70DA2">
        <w:rPr>
          <w:noProof/>
        </w:rPr>
        <w:t>(2006)</w:t>
      </w:r>
      <w:r w:rsidRPr="00F70DA2">
        <w:fldChar w:fldCharType="end"/>
      </w:r>
      <w:r w:rsidRPr="00F70DA2">
        <w:t xml:space="preserve"> </w:t>
      </w:r>
      <w:r>
        <w:t>procuram delimitar o campo de aplicação do RDM sugerindo características genéricas de situações nas quais o RDM pode ser útil: i) a situação pode ser caracterizada como extremamente incerta (</w:t>
      </w:r>
      <w:proofErr w:type="spellStart"/>
      <w:r w:rsidRPr="001E38FA">
        <w:rPr>
          <w:i/>
        </w:rPr>
        <w:t>deeply</w:t>
      </w:r>
      <w:proofErr w:type="spellEnd"/>
      <w:r w:rsidRPr="001E38FA">
        <w:rPr>
          <w:i/>
        </w:rPr>
        <w:t xml:space="preserve"> </w:t>
      </w:r>
      <w:proofErr w:type="spellStart"/>
      <w:r w:rsidRPr="001E38FA">
        <w:rPr>
          <w:i/>
        </w:rPr>
        <w:t>uncertain</w:t>
      </w:r>
      <w:proofErr w:type="spellEnd"/>
      <w:r>
        <w:t xml:space="preserve">); </w:t>
      </w:r>
      <w:proofErr w:type="spellStart"/>
      <w:r>
        <w:t>ii</w:t>
      </w:r>
      <w:proofErr w:type="spellEnd"/>
      <w:r>
        <w:t xml:space="preserve">) há informação suficiente para representar a situação por meio de um modelo computacional; </w:t>
      </w:r>
      <w:proofErr w:type="spellStart"/>
      <w:r>
        <w:t>iii</w:t>
      </w:r>
      <w:proofErr w:type="spellEnd"/>
      <w:r>
        <w:t xml:space="preserve">) há um conjunto rico de opções a escolher. Dadas estas condições, é possível utilizar o conhecimento existente sobre o sistema (representado na forma de um ou mais modelos computacionais) para descobrir estratégias que são robustas em um maior número de futuros plausíveis.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0A4671">
        <w:rPr>
          <w:noProof/>
        </w:rPr>
        <w:t>(LEMPERT et al., 2006)</w:t>
      </w:r>
      <w:r>
        <w:fldChar w:fldCharType="end"/>
      </w:r>
      <w:r>
        <w:t>.</w:t>
      </w:r>
    </w:p>
    <w:p w14:paraId="140DB3AC" w14:textId="4D05546F" w:rsidR="00615FE4" w:rsidRDefault="00615FE4" w:rsidP="00615FE4">
      <w:pPr>
        <w:ind w:firstLine="737"/>
      </w:pPr>
      <w:r>
        <w:t xml:space="preserve">Para facilitar a visualização das situações nas quais o RDM pode ser uma abordagem útil, </w:t>
      </w:r>
      <w:proofErr w:type="spellStart"/>
      <w:r>
        <w:t>Lempert</w:t>
      </w:r>
      <w:proofErr w:type="spellEnd"/>
      <w:r>
        <w:t xml:space="preserve"> et al.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"suppress-author" : 1, "uris" : [ "http://www.mendeley.com/documents/?uuid=492418df-3024-4b23-858a-36eb76a91bd5" ] } ], "mendeley" : { "formattedCitation" : "(2013)", "plainTextFormattedCitation" : "(2013)", "previouslyFormattedCitation" : "(2013)" }, "properties" : { "noteIndex" : 0 }, "schema" : "https://github.com/citation-style-language/schema/raw/master/csl-citation.json" }</w:instrText>
      </w:r>
      <w:r>
        <w:fldChar w:fldCharType="separate"/>
      </w:r>
      <w:r w:rsidRPr="005A2B16">
        <w:rPr>
          <w:noProof/>
        </w:rPr>
        <w:t>(2013)</w:t>
      </w:r>
      <w:r>
        <w:fldChar w:fldCharType="end"/>
      </w:r>
      <w:r>
        <w:t xml:space="preserve"> sugere uma árvore de decisão, como mostra a </w:t>
      </w:r>
      <w:r>
        <w:fldChar w:fldCharType="begin"/>
      </w:r>
      <w:r>
        <w:instrText xml:space="preserve"> REF _Ref475718831 \h </w:instrText>
      </w:r>
      <w:r>
        <w:fldChar w:fldCharType="separate"/>
      </w:r>
      <w:r w:rsidR="00B7483F" w:rsidRPr="004C4104">
        <w:t xml:space="preserve">Figura </w:t>
      </w:r>
      <w:r w:rsidR="00B7483F">
        <w:rPr>
          <w:noProof/>
        </w:rPr>
        <w:t>23</w:t>
      </w:r>
      <w:r>
        <w:fldChar w:fldCharType="end"/>
      </w:r>
      <w:r>
        <w:t xml:space="preserve">. Segundo esta definição, O RDM seria útil em situações onde há Incerteza “Profunda” (traduzido de </w:t>
      </w:r>
      <w:proofErr w:type="spellStart"/>
      <w:r w:rsidRPr="005A2B16">
        <w:rPr>
          <w:i/>
        </w:rPr>
        <w:t>Deep</w:t>
      </w:r>
      <w:proofErr w:type="spellEnd"/>
      <w:r w:rsidRPr="005A2B16">
        <w:rPr>
          <w:i/>
        </w:rPr>
        <w:t xml:space="preserve"> </w:t>
      </w:r>
      <w:proofErr w:type="spellStart"/>
      <w:r w:rsidRPr="005A2B16">
        <w:rPr>
          <w:i/>
        </w:rPr>
        <w:t>Uncertainty</w:t>
      </w:r>
      <w:proofErr w:type="spellEnd"/>
      <w:r>
        <w:t xml:space="preserve">), caso contrário, as abordagens “Predizer-e-Agir” devem ser empregadas. </w:t>
      </w:r>
    </w:p>
    <w:p w14:paraId="6CB29078" w14:textId="1DBA548D" w:rsidR="00615FE4" w:rsidRPr="004C4104" w:rsidRDefault="00615FE4" w:rsidP="00615FE4">
      <w:pPr>
        <w:pStyle w:val="Legenda"/>
      </w:pPr>
      <w:bookmarkStart w:id="317" w:name="_Ref475718831"/>
      <w:bookmarkStart w:id="318" w:name="_Toc481594555"/>
      <w:r w:rsidRPr="004C4104">
        <w:t xml:space="preserve">Figura </w:t>
      </w:r>
      <w:r>
        <w:fldChar w:fldCharType="begin"/>
      </w:r>
      <w:r w:rsidRPr="004C4104">
        <w:instrText xml:space="preserve"> SEQ Figura \* ARABIC </w:instrText>
      </w:r>
      <w:r>
        <w:fldChar w:fldCharType="separate"/>
      </w:r>
      <w:r w:rsidR="00B7483F">
        <w:rPr>
          <w:noProof/>
        </w:rPr>
        <w:t>23</w:t>
      </w:r>
      <w:r>
        <w:fldChar w:fldCharType="end"/>
      </w:r>
      <w:bookmarkEnd w:id="317"/>
      <w:r w:rsidRPr="004C4104">
        <w:t xml:space="preserve"> – Quando usar o RDM</w:t>
      </w:r>
      <w:r>
        <w:t xml:space="preserve"> – Uma versão simplificada</w:t>
      </w:r>
      <w:bookmarkEnd w:id="318"/>
    </w:p>
    <w:p w14:paraId="195D3445" w14:textId="77777777" w:rsidR="00615FE4" w:rsidRDefault="00615FE4" w:rsidP="00615FE4">
      <w:pPr>
        <w:ind w:firstLine="0"/>
        <w:jc w:val="center"/>
      </w:pPr>
      <w:r>
        <w:rPr>
          <w:noProof/>
        </w:rPr>
        <w:drawing>
          <wp:inline distT="0" distB="0" distL="0" distR="0" wp14:anchorId="13D00AA2" wp14:editId="2F349297">
            <wp:extent cx="5581402" cy="200313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7994" cy="2034212"/>
                    </a:xfrm>
                    <a:prstGeom prst="rect">
                      <a:avLst/>
                    </a:prstGeom>
                    <a:noFill/>
                  </pic:spPr>
                </pic:pic>
              </a:graphicData>
            </a:graphic>
          </wp:inline>
        </w:drawing>
      </w:r>
    </w:p>
    <w:p w14:paraId="27AB0B77" w14:textId="77777777" w:rsidR="00615FE4" w:rsidRDefault="00615FE4" w:rsidP="00615FE4">
      <w:pPr>
        <w:ind w:firstLine="0"/>
        <w:jc w:val="center"/>
      </w:pPr>
      <w:r>
        <w:t xml:space="preserve">Fonte: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r>
        <w:t>.</w:t>
      </w:r>
    </w:p>
    <w:p w14:paraId="67E3AA3F" w14:textId="77777777" w:rsidR="00615FE4" w:rsidRDefault="00615FE4" w:rsidP="00615FE4">
      <w:pPr>
        <w:ind w:firstLine="737"/>
      </w:pPr>
      <w:r>
        <w:t xml:space="preserve">Além disso, se os experts podem ter uma noção intuitiva dos futuros mais importantes para a tomada de decisão e das consequências destas decisões </w:t>
      </w:r>
      <w:r>
        <w:lastRenderedPageBreak/>
        <w:t xml:space="preserve">(situações menos complexas), o Planejamento por Cenários pode ser empregado.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fldChar w:fldCharType="separate"/>
      </w:r>
      <w:r w:rsidRPr="005A2B16">
        <w:rPr>
          <w:noProof/>
        </w:rPr>
        <w:t>(LEMPERT et al., 2013)</w:t>
      </w:r>
      <w:r>
        <w:fldChar w:fldCharType="end"/>
      </w:r>
      <w:r>
        <w:t>.</w:t>
      </w:r>
    </w:p>
    <w:p w14:paraId="240720CF" w14:textId="3CAA3ECF" w:rsidR="00615FE4" w:rsidRDefault="00615FE4" w:rsidP="00615FE4">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B7483F">
        <w:t xml:space="preserve">Figura </w:t>
      </w:r>
      <w:r w:rsidR="00B7483F">
        <w:rPr>
          <w:noProof/>
        </w:rPr>
        <w:t>24</w:t>
      </w:r>
      <w:r>
        <w:fldChar w:fldCharType="end"/>
      </w:r>
      <w:r>
        <w:t xml:space="preserve">. Esta figura adiciona a variável “Opções de Decisão / </w:t>
      </w:r>
      <w:r w:rsidRPr="0024625B">
        <w:rPr>
          <w:i/>
        </w:rPr>
        <w:t xml:space="preserve">Oportunidades de </w:t>
      </w:r>
      <w:proofErr w:type="spellStart"/>
      <w:r w:rsidRPr="0024625B">
        <w:rPr>
          <w:i/>
        </w:rPr>
        <w:t>Hedging</w:t>
      </w:r>
      <w:proofErr w:type="spellEnd"/>
      <w:r>
        <w:t xml:space="preserve">”, indicando que pode haver problemas que não ofereçam decisões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"ITEM-2",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et al., 2006; LEMPERT; COLLINS, 2007)", "plainTextFormattedCitation" : "(LEMPERT et al., 2006; LEMPERT; COLLINS, 2007)", "previouslyFormattedCitation" : "(LEMPERT et al., 2006; LEMPERT; COLLINS, 2007)" }, "properties" : { "noteIndex" : 0 }, "schema" : "https://github.com/citation-style-language/schema/raw/master/csl-citation.json" }</w:instrText>
      </w:r>
      <w:r>
        <w:fldChar w:fldCharType="separate"/>
      </w:r>
      <w:r w:rsidRPr="003411F1">
        <w:rPr>
          <w:noProof/>
        </w:rPr>
        <w:t>(LEMPERT et al., 2006; LEMPERT; COLLINS, 2007)</w:t>
      </w:r>
      <w:r>
        <w:fldChar w:fldCharType="end"/>
      </w:r>
      <w:r>
        <w:t xml:space="preserve">. Ou seja, se é sabido de antemão que não há decisão robusta em uma situação, não há porque procurar por estas soluções robustas.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382FB6">
        <w:rPr>
          <w:noProof/>
        </w:rPr>
        <w:t>(RAND, 2010)</w:t>
      </w:r>
      <w:r>
        <w:fldChar w:fldCharType="end"/>
      </w:r>
      <w:r>
        <w:t>.</w:t>
      </w:r>
    </w:p>
    <w:p w14:paraId="40826A95" w14:textId="4FC3ECE2" w:rsidR="00615FE4" w:rsidRDefault="00615FE4" w:rsidP="00615FE4">
      <w:pPr>
        <w:pStyle w:val="Legenda"/>
      </w:pPr>
      <w:bookmarkStart w:id="319" w:name="_Ref476139381"/>
      <w:bookmarkStart w:id="320" w:name="_Toc481594556"/>
      <w:r>
        <w:t xml:space="preserve">Figura </w:t>
      </w:r>
      <w:fldSimple w:instr=" SEQ Figura \* ARABIC ">
        <w:r w:rsidR="00B7483F">
          <w:rPr>
            <w:noProof/>
          </w:rPr>
          <w:t>24</w:t>
        </w:r>
      </w:fldSimple>
      <w:bookmarkEnd w:id="319"/>
      <w:r>
        <w:t xml:space="preserve"> – Quando usar o RDM – Outra Alternativa</w:t>
      </w:r>
      <w:bookmarkEnd w:id="320"/>
    </w:p>
    <w:p w14:paraId="663FB79C" w14:textId="77777777" w:rsidR="00615FE4" w:rsidRDefault="00615FE4" w:rsidP="00615FE4">
      <w:pPr>
        <w:ind w:firstLine="0"/>
      </w:pPr>
      <w:r>
        <w:rPr>
          <w:noProof/>
        </w:rPr>
        <w:drawing>
          <wp:inline distT="0" distB="0" distL="0" distR="0" wp14:anchorId="0EE86501" wp14:editId="0477890B">
            <wp:extent cx="5640021" cy="2886543"/>
            <wp:effectExtent l="0" t="0" r="0" b="0"/>
            <wp:docPr id="1042" name="Imagem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0900" cy="2902347"/>
                    </a:xfrm>
                    <a:prstGeom prst="rect">
                      <a:avLst/>
                    </a:prstGeom>
                    <a:noFill/>
                  </pic:spPr>
                </pic:pic>
              </a:graphicData>
            </a:graphic>
          </wp:inline>
        </w:drawing>
      </w:r>
    </w:p>
    <w:p w14:paraId="3573C193" w14:textId="77777777" w:rsidR="00615FE4" w:rsidRDefault="00615FE4" w:rsidP="00615FE4">
      <w:pPr>
        <w:ind w:firstLine="0"/>
        <w:jc w:val="center"/>
      </w:pPr>
      <w:r>
        <w:t xml:space="preserve">Fonte: </w:t>
      </w:r>
      <w:r>
        <w:fldChar w:fldCharType="begin" w:fldLock="1"/>
      </w:r>
      <w:r>
        <w:instrText>ADDIN CSL_CITATION { "citationItems" : [ { "id" : "ITEM-1", "itemData" : { "URL" : "http://www.rand.org/pardee/methods/robust-decisions-2010.html", "accessed" : { "date-parts" : [ [ "2017", "2", "23" ] ] }, "author" : [ { "dropping-particle" : "", "family" : "RAND", "given" : "", "non-dropping-particle" : "", "parse-names" : false, "suffix" : "" } ], "id" : "ITEM-1", "issued" : { "date-parts" : [ [ "2010" ] ] }, "title" : "Discussions on Robust Decision Making", "type" : "webpage" }, "uris" : [ "http://www.mendeley.com/documents/?uuid=f92a223d-ad63-458b-9a42-669d12abea6c" ] } ], "mendeley" : { "formattedCitation" : "(RAND, 2010)", "plainTextFormattedCitation" : "(RAND, 2010)", "previouslyFormattedCitation" : "(RAND, 2010)" }, "properties" : { "noteIndex" : 0 }, "schema" : "https://github.com/citation-style-language/schema/raw/master/csl-citation.json" }</w:instrText>
      </w:r>
      <w:r>
        <w:fldChar w:fldCharType="separate"/>
      </w:r>
      <w:r w:rsidRPr="00761D22">
        <w:rPr>
          <w:noProof/>
        </w:rPr>
        <w:t>(RAND, 2010)</w:t>
      </w:r>
      <w:r>
        <w:fldChar w:fldCharType="end"/>
      </w:r>
      <w:r>
        <w:t>.</w:t>
      </w:r>
    </w:p>
    <w:p w14:paraId="34D5FF71" w14:textId="79E6495E" w:rsidR="00B14F36" w:rsidRPr="00B14F36" w:rsidRDefault="00615FE4" w:rsidP="00B14F36">
      <w:pPr>
        <w:ind w:firstLine="737"/>
      </w:pPr>
      <w:r>
        <w:t xml:space="preserve">Uma segunda maneira encontrada na literatura de delimitar o campo de aplicação do RDM e destas mesmas abordagens é exibida na </w:t>
      </w:r>
      <w:r>
        <w:fldChar w:fldCharType="begin"/>
      </w:r>
      <w:r>
        <w:instrText xml:space="preserve"> REF _Ref476139381 \h </w:instrText>
      </w:r>
      <w:r>
        <w:fldChar w:fldCharType="separate"/>
      </w:r>
      <w:r w:rsidR="00B7483F">
        <w:t xml:space="preserve">Figura </w:t>
      </w:r>
      <w:r w:rsidR="00B7483F">
        <w:rPr>
          <w:noProof/>
        </w:rPr>
        <w:t>24</w:t>
      </w:r>
      <w:r>
        <w:fldChar w:fldCharType="end"/>
      </w:r>
      <w:r>
        <w:t xml:space="preserve">. Esta figura adiciona a variável “Opções de Decisão / Oportunidades de </w:t>
      </w:r>
      <w:proofErr w:type="spellStart"/>
      <w:r w:rsidRPr="001E38FA">
        <w:rPr>
          <w:i/>
        </w:rPr>
        <w:t>Hedging</w:t>
      </w:r>
      <w:proofErr w:type="spellEnd"/>
      <w:r w:rsidRPr="003A6E16">
        <w:t>”</w:t>
      </w:r>
      <w:r>
        <w:t xml:space="preserve">. Tal variável é importante pois nem todos os problemas possuem um conjunto suficientemente rico de opções, o qual permita encontrar estratégias que tenham performance boa o suficiente em um conjunto amplo de possíveis futuros. Desta maneira, em algumas situações, nenhuma quantidade de esforço será suficiente para sugerir estratégias robustas.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"527", "uris" : [ "http://www.mendeley.com/documents/?uuid=4a76305e-bf08-4fcd-b85b-18bd106f7fb5" ] } ], "mendeley" : { "formattedCitation" : "(LEMPERT et al., 2006, p. 527)", "plainTextFormattedCitation" : "(LEMPERT et al., 2006, p. 527)", "previouslyFormattedCitation" : "(LEMPERT et al., 2006, p. 527)" }, "properties" : { "noteIndex" : 0 }, "schema" : "https://github.com/citation-style-language/schema/raw/master/csl-citation.json" }</w:instrText>
      </w:r>
      <w:r>
        <w:fldChar w:fldCharType="separate"/>
      </w:r>
      <w:r w:rsidRPr="00116BB3">
        <w:rPr>
          <w:noProof/>
        </w:rPr>
        <w:t>(LEMPERT et al., 2006, p. 527)</w:t>
      </w:r>
      <w:r>
        <w:fldChar w:fldCharType="end"/>
      </w:r>
      <w:r>
        <w:t>.</w:t>
      </w:r>
      <w:r w:rsidR="00B14F36">
        <w:br w:type="page"/>
      </w:r>
    </w:p>
    <w:p w14:paraId="10B56021" w14:textId="080318B6" w:rsidR="00A24367" w:rsidRDefault="00FC58AC" w:rsidP="00BC5B27">
      <w:pPr>
        <w:pStyle w:val="Ttulo1"/>
      </w:pPr>
      <w:bookmarkStart w:id="321" w:name="_Toc481590685"/>
      <w:r>
        <w:lastRenderedPageBreak/>
        <w:t>MÉTODO DE PESQUISA</w:t>
      </w:r>
      <w:bookmarkEnd w:id="321"/>
    </w:p>
    <w:p w14:paraId="3DBF80FD" w14:textId="00465101" w:rsidR="00FC58AC" w:rsidRDefault="00D95CF3" w:rsidP="00FC58AC">
      <w:r>
        <w:t xml:space="preserve">A pesquisa deve buscar simultaneamente atender a dois requisitos: rigor e relevância. </w:t>
      </w:r>
      <w:r>
        <w:fldChar w:fldCharType="begin" w:fldLock="1"/>
      </w:r>
      <w:r w:rsidR="00AA1688">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D95CF3">
        <w:rPr>
          <w:noProof/>
        </w:rPr>
        <w:t>(DRESCH et al., 2015)</w:t>
      </w:r>
      <w:r>
        <w:fldChar w:fldCharType="end"/>
      </w:r>
      <w:r>
        <w:t xml:space="preserve">. Enquanto as seções anteriores do trabalho procuraram demonstrar sua relevância para a tomada de decisão estratégica, esta seção se ocupa de projetar seu rigor, o qual deve ser alcançado com a utilização de métodos de pesquisa adequados para as características do problema de pesquisa em questão. </w:t>
      </w:r>
      <w:r w:rsidR="00AA1688">
        <w:fldChar w:fldCharType="begin" w:fldLock="1"/>
      </w:r>
      <w:r w:rsidR="00CC2759">
        <w:instrText>ADDIN CSL_CITATION { "citationItems" : [ { "id" : "ITEM-1", "itemData" : { "DOI" : "10.1108/00251740910995666", "ISBN" : "1355585121121", "ISSN" : "0025-1747", "PMID" : "42012058", "author" : [ { "dropping-particle" : "", "family" : "Hatchuel", "given" : "Armand", "non-dropping-particle" : "", "parse-names" : false, "suffix" : "" } ], "container-title" : "Management Decision", "editor" : [ { "dropping-particle" : "", "family" : "Thomas", "given" : "Howard", "non-dropping-particle" : "", "parse-names" : false, "suffix" : "" } ], "id" : "ITEM-1", "issue" : "9", "issued" : { "date-parts" : [ [ "2009", "10", "16" ] ] }, "page" : "1458-1475", "title" : "A foundationalist perspective for management research: a European trend and experience", "type" : "article-journal", "volume" : "47" }, "uris" : [ "http://www.mendeley.com/documents/?uuid=0ba5ec4d-72f1-4910-9d84-f6b38aa94b94" ] } ], "mendeley" : { "formattedCitation" : "(HATCHUEL, 2009)", "plainTextFormattedCitation" : "(HATCHUEL, 2009)", "previouslyFormattedCitation" : "(HATCHUEL, 2009)" }, "properties" : { "noteIndex" : 0 }, "schema" : "https://github.com/citation-style-language/schema/raw/master/csl-citation.json" }</w:instrText>
      </w:r>
      <w:r w:rsidR="00AA1688">
        <w:fldChar w:fldCharType="separate"/>
      </w:r>
      <w:r w:rsidR="00AA1688" w:rsidRPr="00AA1688">
        <w:rPr>
          <w:noProof/>
        </w:rPr>
        <w:t>(HATCHUEL, 2009)</w:t>
      </w:r>
      <w:r w:rsidR="00AA1688">
        <w:fldChar w:fldCharType="end"/>
      </w:r>
      <w:r w:rsidR="00CC2759">
        <w:t xml:space="preserve">. </w:t>
      </w:r>
    </w:p>
    <w:p w14:paraId="74491217" w14:textId="6972844C" w:rsidR="00FC58AC" w:rsidRPr="00FC58AC" w:rsidRDefault="00FC58AC" w:rsidP="00FC58AC">
      <w:r>
        <w:t>Esta seção apresenta os procedimentos metodológicos projetados para</w:t>
      </w:r>
      <w:r w:rsidR="00600ACD">
        <w:t xml:space="preserve"> o avanço do conhecimento sobre “como avaliar </w:t>
      </w:r>
      <w:r>
        <w:t>avaliação de decisões estratégicas em situações de incerteza</w:t>
      </w:r>
      <w:r w:rsidR="00600ACD">
        <w:t>”</w:t>
      </w:r>
      <w:r>
        <w:t xml:space="preserve">. Primeiramente será explicitado o delineamento desta pesquisa. Em seguida, serão definidos os passos para a </w:t>
      </w:r>
      <w:r w:rsidR="00BF46FF">
        <w:t>o atingimento</w:t>
      </w:r>
      <w:r>
        <w:t xml:space="preserve"> dos objetivos do trabalho.</w:t>
      </w:r>
    </w:p>
    <w:p w14:paraId="19358FCF" w14:textId="1412430D" w:rsidR="000E0FD9" w:rsidRDefault="000E0FD9" w:rsidP="000E0FD9">
      <w:pPr>
        <w:pStyle w:val="Ttulo2"/>
      </w:pPr>
      <w:bookmarkStart w:id="322" w:name="_Toc481590686"/>
      <w:r>
        <w:t>Delineamento da Pesquisa</w:t>
      </w:r>
      <w:bookmarkEnd w:id="322"/>
    </w:p>
    <w:p w14:paraId="52BB9B06" w14:textId="46859EE0" w:rsidR="00CC2759" w:rsidRDefault="00CC2759" w:rsidP="00FC58AC">
      <w:r>
        <w:t xml:space="preserve">Dresch et al. </w:t>
      </w:r>
      <w:r>
        <w:fldChar w:fldCharType="begin" w:fldLock="1"/>
      </w:r>
      <w:r w:rsidR="00EB3A63">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CC2759">
        <w:rPr>
          <w:noProof/>
        </w:rPr>
        <w:t>(2015)</w:t>
      </w:r>
      <w:r>
        <w:fldChar w:fldCharType="end"/>
      </w:r>
      <w:r>
        <w:t xml:space="preserve"> ilustram a necessidade de alinhamento entre as razões para a realização de uma pesquisa, seus procedimentos e a confiabilidade dos resultados por meio de um pêndulo. Para que os resultados da pesquisa sejam confiáveis, os elementos contidos no pêndulo e as decisões realizadas em sua condução devem ser justificados.</w:t>
      </w:r>
    </w:p>
    <w:p w14:paraId="3A6CE851" w14:textId="1AB54E3A" w:rsidR="00CC2759" w:rsidRDefault="00CC2759" w:rsidP="00FC58AC">
      <w:r>
        <w:t>Quanto às razões para realizar a pesquisa, este trabalho tem o objetivo de buscar a resposta para uma questão importante, a saber</w:t>
      </w:r>
      <w:r w:rsidR="00495DD7">
        <w:t>,</w:t>
      </w:r>
      <w:r>
        <w:t xml:space="preserve"> “como avaliar decisões estratégicas sob incerteza profunda”. </w:t>
      </w:r>
      <w:r w:rsidR="008F0A76">
        <w:t>O</w:t>
      </w:r>
      <w:r>
        <w:t xml:space="preserve"> objetivo do trabalho não é </w:t>
      </w:r>
      <w:r w:rsidR="00C755AC">
        <w:t xml:space="preserve">descrever como as empresas avaliam suas decisões em situações de incerteza, tampouco “predizer” como as empresas avaliarão tais decisões em um dado contexto. Baseando-se sobre o paradigma da Design Science, este trabalho tem o objetivo de </w:t>
      </w:r>
      <w:r w:rsidR="00C755AC">
        <w:rPr>
          <w:i/>
        </w:rPr>
        <w:t xml:space="preserve">prescrever </w:t>
      </w:r>
      <w:r w:rsidR="00C755AC">
        <w:t>“como” empresas devem avaliar decisões estratégicas sob incerteza</w:t>
      </w:r>
      <w:r w:rsidR="008F0A76">
        <w:t xml:space="preserve"> profunda</w:t>
      </w:r>
      <w:r w:rsidR="00C755AC">
        <w:t>.</w:t>
      </w:r>
    </w:p>
    <w:p w14:paraId="358BBD2B" w14:textId="77777777" w:rsidR="00B7483F" w:rsidRDefault="008177FF">
      <w:pPr>
        <w:autoSpaceDE/>
        <w:autoSpaceDN/>
        <w:adjustRightInd/>
        <w:spacing w:after="160" w:line="259" w:lineRule="auto"/>
        <w:ind w:firstLine="0"/>
        <w:jc w:val="left"/>
        <w:rPr>
          <w:bCs/>
          <w:color w:val="000000"/>
          <w:szCs w:val="18"/>
        </w:rPr>
      </w:pPr>
      <w:commentRangeStart w:id="323"/>
      <w:r>
        <w:t>Quanto ao método científico empregado no trabalho, a abordagem da Modelagem Exploratória e o RDM são concebidos como abordagens predominantemente indutivas</w:t>
      </w:r>
      <w:r w:rsidR="008A5587">
        <w:t xml:space="preserve"> e </w:t>
      </w:r>
      <w:proofErr w:type="spellStart"/>
      <w:r w:rsidR="008A5587">
        <w:t>abdutivas</w:t>
      </w:r>
      <w:proofErr w:type="spellEnd"/>
      <w:r w:rsidR="00681D73">
        <w:t xml:space="preserve"> </w:t>
      </w:r>
      <w:r w:rsidR="008A5587">
        <w:t>(</w:t>
      </w:r>
      <w:r w:rsidR="00681D73">
        <w:fldChar w:fldCharType="begin"/>
      </w:r>
      <w:r w:rsidR="00681D73">
        <w:instrText xml:space="preserve"> REF _Ref481326006 \h </w:instrText>
      </w:r>
      <w:r w:rsidR="00681D73">
        <w:fldChar w:fldCharType="separate"/>
      </w:r>
      <w:r w:rsidR="00B7483F">
        <w:br w:type="page"/>
      </w:r>
    </w:p>
    <w:p w14:paraId="0EF1A385" w14:textId="0601CA5D" w:rsidR="008177FF" w:rsidRDefault="00B7483F" w:rsidP="008177FF">
      <w:r>
        <w:lastRenderedPageBreak/>
        <w:t xml:space="preserve">Quadro </w:t>
      </w:r>
      <w:r>
        <w:rPr>
          <w:noProof/>
        </w:rPr>
        <w:t>7</w:t>
      </w:r>
      <w:r w:rsidR="00681D73">
        <w:fldChar w:fldCharType="end"/>
      </w:r>
      <w:r w:rsidR="008A5587">
        <w:t>)</w:t>
      </w:r>
      <w:r w:rsidR="008177FF">
        <w:t>.</w:t>
      </w:r>
      <w:r w:rsidR="00101D9D">
        <w:t xml:space="preserve"> </w:t>
      </w:r>
      <w:commentRangeEnd w:id="323"/>
      <w:r w:rsidR="006820B7">
        <w:rPr>
          <w:rStyle w:val="Refdecomentrio"/>
        </w:rPr>
        <w:commentReference w:id="323"/>
      </w:r>
    </w:p>
    <w:p w14:paraId="2434A4BA" w14:textId="77777777" w:rsidR="00BF46FF" w:rsidRDefault="00BF46FF">
      <w:pPr>
        <w:autoSpaceDE/>
        <w:autoSpaceDN/>
        <w:adjustRightInd/>
        <w:spacing w:after="160" w:line="259" w:lineRule="auto"/>
        <w:ind w:firstLine="0"/>
        <w:jc w:val="left"/>
        <w:rPr>
          <w:bCs/>
          <w:color w:val="000000"/>
          <w:szCs w:val="18"/>
        </w:rPr>
      </w:pPr>
      <w:bookmarkStart w:id="324" w:name="_Ref481326006"/>
      <w:r>
        <w:br w:type="page"/>
      </w:r>
    </w:p>
    <w:p w14:paraId="7AD8674F" w14:textId="240E24EA" w:rsidR="008177FF" w:rsidRDefault="008177FF" w:rsidP="008177FF">
      <w:pPr>
        <w:pStyle w:val="Legenda"/>
      </w:pPr>
      <w:bookmarkStart w:id="325" w:name="_Toc481594521"/>
      <w:r>
        <w:lastRenderedPageBreak/>
        <w:t xml:space="preserve">Quadro </w:t>
      </w:r>
      <w:fldSimple w:instr=" SEQ Quadro \* ARABIC ">
        <w:r w:rsidR="00B7483F">
          <w:rPr>
            <w:noProof/>
          </w:rPr>
          <w:t>7</w:t>
        </w:r>
      </w:fldSimple>
      <w:bookmarkEnd w:id="324"/>
      <w:r>
        <w:t xml:space="preserve"> – Abordagem Científica do RDM e EMA</w:t>
      </w:r>
      <w:bookmarkEnd w:id="325"/>
    </w:p>
    <w:tbl>
      <w:tblPr>
        <w:tblStyle w:val="Tabelacomgrade"/>
        <w:tblW w:w="0" w:type="auto"/>
        <w:tblLook w:val="04A0" w:firstRow="1" w:lastRow="0" w:firstColumn="1" w:lastColumn="0" w:noHBand="0" w:noVBand="1"/>
      </w:tblPr>
      <w:tblGrid>
        <w:gridCol w:w="1554"/>
        <w:gridCol w:w="1751"/>
        <w:gridCol w:w="5756"/>
      </w:tblGrid>
      <w:tr w:rsidR="002D3861" w14:paraId="4ADDE740" w14:textId="77777777" w:rsidTr="00CC538A">
        <w:tc>
          <w:tcPr>
            <w:tcW w:w="1554" w:type="dxa"/>
          </w:tcPr>
          <w:p w14:paraId="24793126" w14:textId="7B880018" w:rsidR="002D3861" w:rsidRPr="00EB3A63" w:rsidRDefault="002D3861" w:rsidP="00FC58AC">
            <w:pPr>
              <w:ind w:firstLine="0"/>
              <w:rPr>
                <w:b/>
              </w:rPr>
            </w:pPr>
            <w:r w:rsidRPr="00EB3A63">
              <w:rPr>
                <w:b/>
              </w:rPr>
              <w:t>Referência</w:t>
            </w:r>
          </w:p>
        </w:tc>
        <w:tc>
          <w:tcPr>
            <w:tcW w:w="1751" w:type="dxa"/>
          </w:tcPr>
          <w:p w14:paraId="585F3520" w14:textId="19DF7163" w:rsidR="002D3861" w:rsidRPr="00EB3A63" w:rsidRDefault="002D3861" w:rsidP="00FC58AC">
            <w:pPr>
              <w:ind w:firstLine="0"/>
              <w:rPr>
                <w:b/>
              </w:rPr>
            </w:pPr>
            <w:r w:rsidRPr="00EB3A63">
              <w:rPr>
                <w:b/>
              </w:rPr>
              <w:t>Classificação</w:t>
            </w:r>
          </w:p>
        </w:tc>
        <w:tc>
          <w:tcPr>
            <w:tcW w:w="5756" w:type="dxa"/>
          </w:tcPr>
          <w:p w14:paraId="578600EA" w14:textId="174B903B" w:rsidR="002D3861" w:rsidRPr="00EB3A63" w:rsidRDefault="002D3861" w:rsidP="00FC58AC">
            <w:pPr>
              <w:ind w:firstLine="0"/>
              <w:rPr>
                <w:b/>
              </w:rPr>
            </w:pPr>
            <w:r w:rsidRPr="00EB3A63">
              <w:rPr>
                <w:b/>
              </w:rPr>
              <w:t>Texto</w:t>
            </w:r>
          </w:p>
        </w:tc>
      </w:tr>
      <w:tr w:rsidR="002D3861" w:rsidRPr="002D3861" w14:paraId="6A75F725" w14:textId="77777777" w:rsidTr="00CC538A">
        <w:tc>
          <w:tcPr>
            <w:tcW w:w="1554" w:type="dxa"/>
          </w:tcPr>
          <w:p w14:paraId="3DFD5EB6" w14:textId="7A62BE81" w:rsidR="002D3861" w:rsidRDefault="00EB3A63" w:rsidP="00FC58AC">
            <w:pPr>
              <w:ind w:firstLine="0"/>
            </w:pPr>
            <w:r>
              <w:fldChar w:fldCharType="begin" w:fldLock="1"/>
            </w:r>
            <w: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fldChar w:fldCharType="separate"/>
            </w:r>
            <w:r w:rsidRPr="00EB3A63">
              <w:rPr>
                <w:noProof/>
              </w:rPr>
              <w:t>(LEMPERT, 2002)</w:t>
            </w:r>
            <w:r>
              <w:fldChar w:fldCharType="end"/>
            </w:r>
          </w:p>
        </w:tc>
        <w:tc>
          <w:tcPr>
            <w:tcW w:w="1751" w:type="dxa"/>
          </w:tcPr>
          <w:p w14:paraId="5D723F11" w14:textId="77777777" w:rsidR="002D3861" w:rsidRDefault="002D3861" w:rsidP="00FC58AC">
            <w:pPr>
              <w:ind w:firstLine="0"/>
            </w:pPr>
            <w:r>
              <w:t>Indutivo</w:t>
            </w:r>
          </w:p>
          <w:p w14:paraId="3C274B80" w14:textId="750F0CFD" w:rsidR="002D3861" w:rsidRDefault="002D3861" w:rsidP="00FC58AC">
            <w:pPr>
              <w:ind w:firstLine="0"/>
            </w:pPr>
          </w:p>
        </w:tc>
        <w:tc>
          <w:tcPr>
            <w:tcW w:w="5756" w:type="dxa"/>
          </w:tcPr>
          <w:p w14:paraId="2C669FB6" w14:textId="77777777" w:rsidR="002D3861" w:rsidRPr="00EB3A63" w:rsidRDefault="002D3861" w:rsidP="00FC58AC">
            <w:pPr>
              <w:ind w:firstLine="0"/>
              <w:rPr>
                <w:sz w:val="22"/>
                <w:lang w:val="en-US"/>
              </w:rPr>
            </w:pPr>
            <w:r w:rsidRPr="00EB3A63">
              <w:rPr>
                <w:sz w:val="22"/>
                <w:lang w:val="en-US"/>
              </w:rPr>
              <w:t xml:space="preserve">“New approaches, which use </w:t>
            </w:r>
            <w:r w:rsidRPr="00EB3A63">
              <w:rPr>
                <w:b/>
                <w:sz w:val="22"/>
                <w:lang w:val="en-US"/>
              </w:rPr>
              <w:t>inductive reasoning</w:t>
            </w:r>
            <w:r w:rsidRPr="00EB3A63">
              <w:rPr>
                <w:sz w:val="22"/>
                <w:lang w:val="en-US"/>
              </w:rPr>
              <w:t xml:space="preserve"> over large ensembles of computational experiments, now make possible systematic comparison of alter- native policy options using models of complex systems.” (p.1)</w:t>
            </w:r>
          </w:p>
          <w:p w14:paraId="4A88501B" w14:textId="03B36CF0" w:rsidR="002D3861" w:rsidRPr="00EB3A63" w:rsidRDefault="002D3861" w:rsidP="00FC58AC">
            <w:pPr>
              <w:ind w:firstLine="0"/>
              <w:rPr>
                <w:sz w:val="22"/>
                <w:lang w:val="en-US"/>
              </w:rPr>
            </w:pPr>
            <w:r w:rsidRPr="00EB3A63">
              <w:rPr>
                <w:sz w:val="22"/>
                <w:lang w:val="en-US"/>
              </w:rPr>
              <w:t xml:space="preserve">“The key to this CAR approach is an </w:t>
            </w:r>
            <w:r w:rsidRPr="00EB3A63">
              <w:rPr>
                <w:b/>
                <w:sz w:val="22"/>
                <w:lang w:val="en-US"/>
              </w:rPr>
              <w:t>inductive</w:t>
            </w:r>
            <w:r w:rsidRPr="00EB3A63">
              <w:rPr>
                <w:sz w:val="22"/>
                <w:lang w:val="en-US"/>
              </w:rPr>
              <w:t>, rather than deductive, approach to quantitative reasoning.” (p.2)</w:t>
            </w:r>
          </w:p>
        </w:tc>
      </w:tr>
      <w:tr w:rsidR="002D3861" w:rsidRPr="002D3861" w14:paraId="1CC8789B" w14:textId="77777777" w:rsidTr="00CC538A">
        <w:tc>
          <w:tcPr>
            <w:tcW w:w="1554" w:type="dxa"/>
          </w:tcPr>
          <w:p w14:paraId="4A973064" w14:textId="02684855" w:rsidR="002D3861" w:rsidRPr="002D3861" w:rsidRDefault="00EB3A63" w:rsidP="00FC58AC">
            <w:pPr>
              <w:ind w:firstLine="0"/>
              <w:rPr>
                <w:lang w:val="en-US"/>
              </w:rPr>
            </w:pPr>
            <w:r>
              <w:rPr>
                <w:lang w:val="en-US"/>
              </w:rPr>
              <w:fldChar w:fldCharType="begin" w:fldLock="1"/>
            </w:r>
            <w:r>
              <w:rPr>
                <w:lang w:val="en-US"/>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lang w:val="en-US"/>
              </w:rPr>
              <w:fldChar w:fldCharType="separate"/>
            </w:r>
            <w:r w:rsidRPr="00EB3A63">
              <w:rPr>
                <w:noProof/>
                <w:lang w:val="en-US"/>
              </w:rPr>
              <w:t>(BANKES; WALKER; KWAKKEL, 2013)</w:t>
            </w:r>
            <w:r>
              <w:rPr>
                <w:lang w:val="en-US"/>
              </w:rPr>
              <w:fldChar w:fldCharType="end"/>
            </w:r>
          </w:p>
        </w:tc>
        <w:tc>
          <w:tcPr>
            <w:tcW w:w="1751" w:type="dxa"/>
          </w:tcPr>
          <w:p w14:paraId="48E30F40" w14:textId="77777777" w:rsidR="002D3861" w:rsidRDefault="00EB3A63" w:rsidP="00FC58AC">
            <w:pPr>
              <w:ind w:firstLine="0"/>
              <w:rPr>
                <w:lang w:val="en-US"/>
              </w:rPr>
            </w:pPr>
            <w:proofErr w:type="spellStart"/>
            <w:r>
              <w:rPr>
                <w:lang w:val="en-US"/>
              </w:rPr>
              <w:t>Indutivo</w:t>
            </w:r>
            <w:proofErr w:type="spellEnd"/>
          </w:p>
          <w:p w14:paraId="25284006" w14:textId="0470366A" w:rsidR="00EB3A63" w:rsidRPr="002D3861" w:rsidRDefault="00EB3A63" w:rsidP="00FC58AC">
            <w:pPr>
              <w:ind w:firstLine="0"/>
              <w:rPr>
                <w:lang w:val="en-US"/>
              </w:rPr>
            </w:pPr>
            <w:proofErr w:type="spellStart"/>
            <w:r>
              <w:rPr>
                <w:lang w:val="en-US"/>
              </w:rPr>
              <w:t>Abdutivo</w:t>
            </w:r>
            <w:proofErr w:type="spellEnd"/>
          </w:p>
        </w:tc>
        <w:tc>
          <w:tcPr>
            <w:tcW w:w="5756" w:type="dxa"/>
          </w:tcPr>
          <w:p w14:paraId="142CFBE7" w14:textId="70AC2C4C" w:rsidR="002D3861" w:rsidRPr="00EB3A63" w:rsidRDefault="00EB3A63" w:rsidP="00FC58AC">
            <w:pPr>
              <w:ind w:firstLine="0"/>
              <w:rPr>
                <w:sz w:val="22"/>
                <w:lang w:val="en-US"/>
              </w:rPr>
            </w:pPr>
            <w:r w:rsidRPr="00EB3A63">
              <w:rPr>
                <w:sz w:val="22"/>
                <w:lang w:val="en-US"/>
              </w:rPr>
              <w:t xml:space="preserve">“Inferring global properties of a large or infinite set from a finite sample is not a deductive process but requires some combination of </w:t>
            </w:r>
            <w:r w:rsidRPr="00EB3A63">
              <w:rPr>
                <w:b/>
                <w:sz w:val="22"/>
                <w:lang w:val="en-US"/>
              </w:rPr>
              <w:t>inductive</w:t>
            </w:r>
            <w:r w:rsidRPr="00EB3A63">
              <w:rPr>
                <w:sz w:val="22"/>
                <w:lang w:val="en-US"/>
              </w:rPr>
              <w:t xml:space="preserve"> and </w:t>
            </w:r>
            <w:r w:rsidRPr="00EB3A63">
              <w:rPr>
                <w:b/>
                <w:sz w:val="22"/>
                <w:lang w:val="en-US"/>
              </w:rPr>
              <w:t>abductive</w:t>
            </w:r>
            <w:r w:rsidRPr="00EB3A63">
              <w:rPr>
                <w:sz w:val="22"/>
                <w:lang w:val="en-US"/>
              </w:rPr>
              <w:t xml:space="preserve"> inference along with effective data mining and visualization tools.” (p.532)</w:t>
            </w:r>
          </w:p>
        </w:tc>
      </w:tr>
      <w:tr w:rsidR="002D3861" w:rsidRPr="002D3861" w14:paraId="517645C7" w14:textId="77777777" w:rsidTr="00CC538A">
        <w:tc>
          <w:tcPr>
            <w:tcW w:w="1554" w:type="dxa"/>
          </w:tcPr>
          <w:p w14:paraId="51C781D0" w14:textId="3E14E37D" w:rsidR="002D3861" w:rsidRPr="002D3861" w:rsidRDefault="00EB3A63" w:rsidP="00FC58AC">
            <w:pPr>
              <w:ind w:firstLine="0"/>
              <w:rPr>
                <w:lang w:val="en-US"/>
              </w:rPr>
            </w:pPr>
            <w:r>
              <w:rPr>
                <w:lang w:val="en-US"/>
              </w:rPr>
              <w:fldChar w:fldCharType="begin" w:fldLock="1"/>
            </w:r>
            <w:r w:rsidR="008A5587">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lang w:val="en-US"/>
              </w:rPr>
              <w:fldChar w:fldCharType="separate"/>
            </w:r>
            <w:r w:rsidRPr="00EB3A63">
              <w:rPr>
                <w:noProof/>
                <w:lang w:val="en-US"/>
              </w:rPr>
              <w:t>(LEMPERT; POPPER; BANKES, 2003)</w:t>
            </w:r>
            <w:r>
              <w:rPr>
                <w:lang w:val="en-US"/>
              </w:rPr>
              <w:fldChar w:fldCharType="end"/>
            </w:r>
          </w:p>
        </w:tc>
        <w:tc>
          <w:tcPr>
            <w:tcW w:w="1751" w:type="dxa"/>
          </w:tcPr>
          <w:p w14:paraId="6DCBE88B" w14:textId="62F882CF" w:rsidR="002D3861" w:rsidRPr="002D3861" w:rsidRDefault="00EB3A63" w:rsidP="00FC58AC">
            <w:pPr>
              <w:ind w:firstLine="0"/>
              <w:rPr>
                <w:lang w:val="en-US"/>
              </w:rPr>
            </w:pPr>
            <w:proofErr w:type="spellStart"/>
            <w:r>
              <w:rPr>
                <w:lang w:val="en-US"/>
              </w:rPr>
              <w:t>Indutivo</w:t>
            </w:r>
            <w:proofErr w:type="spellEnd"/>
          </w:p>
        </w:tc>
        <w:tc>
          <w:tcPr>
            <w:tcW w:w="5756" w:type="dxa"/>
          </w:tcPr>
          <w:p w14:paraId="6988E52A" w14:textId="6CC88CC9" w:rsidR="002D3861" w:rsidRPr="00EB3A63" w:rsidRDefault="00EB3A63" w:rsidP="00FC58AC">
            <w:pPr>
              <w:ind w:firstLine="0"/>
              <w:rPr>
                <w:sz w:val="22"/>
                <w:lang w:val="en-US"/>
              </w:rPr>
            </w:pPr>
            <w:r w:rsidRPr="00EB3A63">
              <w:rPr>
                <w:sz w:val="22"/>
                <w:lang w:val="en-US"/>
              </w:rPr>
              <w:t xml:space="preserve">“Rather than prove conclusively that one particular strategy is the best choice, the process generates </w:t>
            </w:r>
            <w:r w:rsidRPr="00EB3A63">
              <w:rPr>
                <w:b/>
                <w:sz w:val="22"/>
                <w:lang w:val="en-US"/>
              </w:rPr>
              <w:t>inductive</w:t>
            </w:r>
            <w:r w:rsidRPr="00EB3A63">
              <w:rPr>
                <w:sz w:val="22"/>
                <w:lang w:val="en-US"/>
              </w:rPr>
              <w:t xml:space="preserve"> policy arguments based on a structu</w:t>
            </w:r>
            <w:r w:rsidR="0024625B">
              <w:rPr>
                <w:sz w:val="22"/>
                <w:lang w:val="en-US"/>
              </w:rPr>
              <w:t>red exploration over the multi</w:t>
            </w:r>
            <w:r w:rsidRPr="00EB3A63">
              <w:rPr>
                <w:sz w:val="22"/>
                <w:lang w:val="en-US"/>
              </w:rPr>
              <w:t>plicity of plausible futures.” (p. 67)</w:t>
            </w:r>
          </w:p>
          <w:p w14:paraId="42A5107C" w14:textId="0A3EC54F" w:rsidR="00EB3A63" w:rsidRPr="00EB3A63" w:rsidRDefault="00EB3A63" w:rsidP="00FC58AC">
            <w:pPr>
              <w:ind w:firstLine="0"/>
              <w:rPr>
                <w:sz w:val="22"/>
                <w:lang w:val="en-US"/>
              </w:rPr>
            </w:pPr>
            <w:r w:rsidRPr="00EB3A63">
              <w:rPr>
                <w:sz w:val="22"/>
                <w:lang w:val="en-US"/>
              </w:rPr>
              <w:t xml:space="preserve">By its nature, such a robust-decision approach depends more on open-ended, </w:t>
            </w:r>
            <w:r w:rsidRPr="00EB3A63">
              <w:rPr>
                <w:b/>
                <w:sz w:val="22"/>
                <w:lang w:val="en-US"/>
              </w:rPr>
              <w:t>inductive reasoning</w:t>
            </w:r>
            <w:r w:rsidRPr="00EB3A63">
              <w:rPr>
                <w:sz w:val="22"/>
                <w:lang w:val="en-US"/>
              </w:rPr>
              <w:t xml:space="preserve"> than on the conclusive, deductive argument appropriate for policy problems where prediction is feasible.” (p.143)</w:t>
            </w:r>
          </w:p>
        </w:tc>
      </w:tr>
    </w:tbl>
    <w:p w14:paraId="7E4FAE82" w14:textId="4E90B867" w:rsidR="002D3861" w:rsidRPr="002D3861" w:rsidRDefault="00681D73" w:rsidP="00681D73">
      <w:pPr>
        <w:ind w:firstLine="0"/>
        <w:jc w:val="center"/>
        <w:rPr>
          <w:lang w:val="en-US"/>
        </w:rPr>
      </w:pPr>
      <w:r>
        <w:rPr>
          <w:lang w:val="en-US"/>
        </w:rPr>
        <w:t xml:space="preserve">Fonte: </w:t>
      </w:r>
      <w:r w:rsidRPr="0024625B">
        <w:t>Elaborado pelo Autor</w:t>
      </w:r>
      <w:r>
        <w:rPr>
          <w:lang w:val="en-US"/>
        </w:rPr>
        <w:t>.</w:t>
      </w:r>
    </w:p>
    <w:p w14:paraId="1BA2FC74" w14:textId="74AF7CDF" w:rsidR="00FC58AC" w:rsidRDefault="00495DD7" w:rsidP="00A04DA4">
      <w:r>
        <w:t>Quant</w:t>
      </w:r>
      <w:r w:rsidR="007B46D1">
        <w:t xml:space="preserve">o ao paradigma epistemológico, este trabalho adota a Design Science. </w:t>
      </w:r>
      <w:proofErr w:type="spellStart"/>
      <w:r w:rsidR="007B46D1">
        <w:t>March</w:t>
      </w:r>
      <w:proofErr w:type="spellEnd"/>
      <w:r w:rsidR="007B46D1">
        <w:t xml:space="preserve"> e Smith </w:t>
      </w:r>
      <w:r w:rsidR="007B46D1">
        <w:fldChar w:fldCharType="begin" w:fldLock="1"/>
      </w:r>
      <w:r w:rsidR="00581135">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"suppress-author" : 1, "uris" : [ "http://www.mendeley.com/documents/?uuid=7d794408-a25d-45dd-a969-41f6f4181789" ] } ], "mendeley" : { "formattedCitation" : "(1995)", "plainTextFormattedCitation" : "(1995)", "previouslyFormattedCitation" : "(1995)" }, "properties" : { "noteIndex" : 0 }, "schema" : "https://github.com/citation-style-language/schema/raw/master/csl-citation.json" }</w:instrText>
      </w:r>
      <w:r w:rsidR="007B46D1">
        <w:fldChar w:fldCharType="separate"/>
      </w:r>
      <w:r w:rsidR="007B46D1" w:rsidRPr="007B46D1">
        <w:rPr>
          <w:noProof/>
        </w:rPr>
        <w:t>(1995)</w:t>
      </w:r>
      <w:r w:rsidR="007B46D1">
        <w:fldChar w:fldCharType="end"/>
      </w:r>
      <w:r w:rsidR="00581135">
        <w:t xml:space="preserve"> fazem uma distinção entre as Ciências Naturais e a Design Science. Enquanto a ciência natural procura entender a realidade, a Design Science tenta criar artefatos que servem a propósitos humanos, sendo orientada a tecnologia. </w:t>
      </w:r>
      <w:r w:rsidR="00581135">
        <w:fldChar w:fldCharType="begin" w:fldLock="1"/>
      </w:r>
      <w:r w:rsidR="00581135">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rsidR="00581135">
        <w:fldChar w:fldCharType="separate"/>
      </w:r>
      <w:r w:rsidR="00581135" w:rsidRPr="00581135">
        <w:rPr>
          <w:noProof/>
        </w:rPr>
        <w:t>(MARCH; SMITH, 1995)</w:t>
      </w:r>
      <w:r w:rsidR="00581135">
        <w:fldChar w:fldCharType="end"/>
      </w:r>
      <w:r w:rsidR="00581135">
        <w:t>.</w:t>
      </w:r>
      <w:r w:rsidR="007B46D1">
        <w:t xml:space="preserve"> </w:t>
      </w:r>
      <w:r w:rsidR="00773381">
        <w:t xml:space="preserve">Em outras palavras, enquanto o objetivo das Ciências Naturais é a verdade, o objetivo da Design Science é a utilidade. </w:t>
      </w:r>
      <w:r w:rsidR="00773381">
        <w:fldChar w:fldCharType="begin" w:fldLock="1"/>
      </w:r>
      <w:r w:rsidR="005D2459">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rsidR="00773381">
        <w:fldChar w:fldCharType="separate"/>
      </w:r>
      <w:r w:rsidR="00773381" w:rsidRPr="00773381">
        <w:rPr>
          <w:noProof/>
        </w:rPr>
        <w:t>(HEVNER; MARCH; PARK, 2004)</w:t>
      </w:r>
      <w:r w:rsidR="00773381">
        <w:fldChar w:fldCharType="end"/>
      </w:r>
      <w:r w:rsidR="00773381">
        <w:t xml:space="preserve">. </w:t>
      </w:r>
      <w:r w:rsidR="00581135">
        <w:t>Neste sentido, este trabalho procurar contribuir em relação ao conhecimento existente sobre “como avaliar decisões estratégicas”</w:t>
      </w:r>
      <w:r w:rsidR="00773381">
        <w:t xml:space="preserve"> (objetiva-se a utilidade das abordagens de avaliação de decisão)</w:t>
      </w:r>
      <w:r w:rsidR="00581135">
        <w:t xml:space="preserve">, </w:t>
      </w:r>
      <w:r>
        <w:t xml:space="preserve">o que é distinto de </w:t>
      </w:r>
      <w:r w:rsidR="00581135">
        <w:t>procurar entender “como decisões estratégicas são avaliadas”.</w:t>
      </w:r>
    </w:p>
    <w:p w14:paraId="45A093DF" w14:textId="477E1007" w:rsidR="00773381" w:rsidRDefault="00773381" w:rsidP="00773381">
      <w:r>
        <w:t xml:space="preserve">Uma distinção realizada por </w:t>
      </w:r>
      <w:proofErr w:type="spellStart"/>
      <w:r>
        <w:t>Hevner</w:t>
      </w:r>
      <w:proofErr w:type="spellEnd"/>
      <w:r>
        <w:t xml:space="preserve"> et al</w:t>
      </w:r>
      <w:r w:rsidR="005D2459">
        <w:t>.</w:t>
      </w:r>
      <w:r>
        <w:t xml:space="preserve">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"suppress-author" : 1, "uris" : [ "http://www.mendeley.com/documents/?uuid=482b676b-bd18-4167-be1f-8edfb9b61520" ] } ], "mendeley" : { "formattedCitation" : "(2004)", "plainTextFormattedCitation" : "(2004)", "previouslyFormattedCitation" : "(2004)" }, "properties" : { "noteIndex" : 0 }, "schema" : "https://github.com/citation-style-language/schema/raw/master/csl-citation.json" }</w:instrText>
      </w:r>
      <w:r>
        <w:fldChar w:fldCharType="separate"/>
      </w:r>
      <w:r w:rsidRPr="00BD4FD6">
        <w:rPr>
          <w:noProof/>
        </w:rPr>
        <w:t>(2004)</w:t>
      </w:r>
      <w:r>
        <w:fldChar w:fldCharType="end"/>
      </w:r>
      <w:r>
        <w:t xml:space="preserve"> </w:t>
      </w:r>
      <w:r w:rsidR="005D2459">
        <w:t>necessária</w:t>
      </w:r>
      <w:r>
        <w:t xml:space="preserve"> para reconhec</w:t>
      </w:r>
      <w:r w:rsidR="002A1BCB">
        <w:t xml:space="preserve">er </w:t>
      </w:r>
      <w:r w:rsidR="005D2459">
        <w:t>o papel do método de pesquisa neste</w:t>
      </w:r>
      <w:r w:rsidR="002A1BCB">
        <w:t xml:space="preserve"> trabalho </w:t>
      </w:r>
      <w:r>
        <w:t xml:space="preserve">sob o paradigma da Design Science é a </w:t>
      </w:r>
      <w:r>
        <w:lastRenderedPageBreak/>
        <w:t>diferença entre “</w:t>
      </w:r>
      <w:proofErr w:type="spellStart"/>
      <w:r>
        <w:t>routine</w:t>
      </w:r>
      <w:proofErr w:type="spellEnd"/>
      <w:r>
        <w:t xml:space="preserve"> design” e a “design </w:t>
      </w:r>
      <w:proofErr w:type="spellStart"/>
      <w:r>
        <w:t>research</w:t>
      </w:r>
      <w:proofErr w:type="spellEnd"/>
      <w:r>
        <w:t>”. A diferença</w:t>
      </w:r>
      <w:r w:rsidR="005D2459">
        <w:t xml:space="preserve"> entre ambos</w:t>
      </w:r>
      <w:r>
        <w:t xml:space="preserve"> está na natureza dos problemas e das soluções. “</w:t>
      </w:r>
      <w:proofErr w:type="spellStart"/>
      <w:r>
        <w:t>Routine</w:t>
      </w:r>
      <w:proofErr w:type="spellEnd"/>
      <w:r>
        <w:t xml:space="preserve"> Design” é a aplicação do conhecimento existente a problemas organizacionais, como a construção de um sistema de informação utilizando artefatos encontrados na base atual de conhecimento. Diferente disto, a Design Science endereça problemas ainda não resolvidos de maneira única ou inovadora, ou problemas resolvidos de uma maneira mais eficiente ou efetiva. Neste sentido, o diferenciador principal da Design Science está em sua contribuição para o corpo de conhecimento em métodos.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fldChar w:fldCharType="separate"/>
      </w:r>
      <w:r w:rsidRPr="00581135">
        <w:rPr>
          <w:noProof/>
        </w:rPr>
        <w:t>(HEVNER; MARCH; PARK, 2004)</w:t>
      </w:r>
      <w:r>
        <w:fldChar w:fldCharType="end"/>
      </w:r>
      <w:r>
        <w:t>. No presente caso, foi demonstrado que o problema da avaliação de decisões estratégicas sob incerteza em organizações foi resolvido de diversas formas, existindo um largo corpo de conhecimento pré-existente. No entanto, uma nova classe de artefatos desafia a utilidade deste corpo de abordagens.</w:t>
      </w:r>
      <w:r w:rsidR="002A1BCB">
        <w:t xml:space="preserve"> Neste sentido, a utilidade de abordagens para a avaliação de decisões estratégicas é o objetivo final d</w:t>
      </w:r>
      <w:r w:rsidR="00FA4E07">
        <w:t>esta pesquisa</w:t>
      </w:r>
      <w:r w:rsidR="005D2459">
        <w:t xml:space="preserve">, </w:t>
      </w:r>
      <w:r w:rsidR="002A1BCB">
        <w:t>e</w:t>
      </w:r>
      <w:r w:rsidR="00FA4E07">
        <w:t xml:space="preserve"> </w:t>
      </w:r>
      <w:r w:rsidR="005D2459">
        <w:t xml:space="preserve">consequentemente, </w:t>
      </w:r>
      <w:r w:rsidR="00FA4E07">
        <w:t xml:space="preserve">o que o método de trabalho deve </w:t>
      </w:r>
      <w:r w:rsidR="005D2459">
        <w:t>objetivar.</w:t>
      </w:r>
    </w:p>
    <w:p w14:paraId="7F739D25" w14:textId="07CE5571" w:rsidR="005D2459" w:rsidRDefault="005D2459" w:rsidP="005D2459">
      <w:r>
        <w:t xml:space="preserve">Os produtos da Design Science podem ser classificados em quatro tipos </w:t>
      </w:r>
      <w:r>
        <w:fldChar w:fldCharType="begin" w:fldLock="1"/>
      </w:r>
      <w:r w:rsidR="00982227">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fldChar w:fldCharType="separate"/>
      </w:r>
      <w:r w:rsidRPr="005D2459">
        <w:rPr>
          <w:noProof/>
        </w:rPr>
        <w:t>(MARCH; SMITH, 1995)</w:t>
      </w:r>
      <w:r>
        <w:fldChar w:fldCharType="end"/>
      </w:r>
      <w:r>
        <w:t>: (i) Constructos; (</w:t>
      </w:r>
      <w:proofErr w:type="spellStart"/>
      <w:r>
        <w:t>ii</w:t>
      </w:r>
      <w:proofErr w:type="spellEnd"/>
      <w:r>
        <w:t>) Modelos; (</w:t>
      </w:r>
      <w:proofErr w:type="spellStart"/>
      <w:r>
        <w:t>iii</w:t>
      </w:r>
      <w:proofErr w:type="spellEnd"/>
      <w:r>
        <w:t>) Métodos, e (</w:t>
      </w:r>
      <w:proofErr w:type="spellStart"/>
      <w:r>
        <w:t>iv</w:t>
      </w:r>
      <w:proofErr w:type="spellEnd"/>
      <w:r>
        <w:t xml:space="preserve">) Instanciações. </w:t>
      </w:r>
      <w:r w:rsidR="00A837A7">
        <w:t>Quanto ao produto deste trabalho, o mesmo caracteriza-se como uma instanciação.</w:t>
      </w:r>
      <w:r w:rsidR="00EF0F37">
        <w:t xml:space="preserve"> Instanciações “informam como implementar ou utilizar determinado artefato e seus possíveis resultados no ambiente real” .</w:t>
      </w:r>
      <w:r w:rsidR="00EF0F37">
        <w:fldChar w:fldCharType="begin" w:fldLock="1"/>
      </w:r>
      <w:r w:rsidR="00A215C4">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"112", "uris" : [ "http://www.mendeley.com/documents/?uuid=667eaa78-4c2d-4548-acda-57e64bb96497" ] } ], "mendeley" : { "formattedCitation" : "(DRESCH et al., 2015, p. 112)", "plainTextFormattedCitation" : "(DRESCH et al., 2015, p. 112)", "previouslyFormattedCitation" : "(DRESCH et al., 2015, p. 112)" }, "properties" : { "noteIndex" : 0 }, "schema" : "https://github.com/citation-style-language/schema/raw/master/csl-citation.json" }</w:instrText>
      </w:r>
      <w:r w:rsidR="00EF0F37">
        <w:fldChar w:fldCharType="separate"/>
      </w:r>
      <w:r w:rsidR="00EF0F37" w:rsidRPr="00EF0F37">
        <w:rPr>
          <w:noProof/>
        </w:rPr>
        <w:t>(DRESCH et al., 2015, p. 112)</w:t>
      </w:r>
      <w:r w:rsidR="00EF0F37">
        <w:fldChar w:fldCharType="end"/>
      </w:r>
      <w:r w:rsidR="00EF0F37">
        <w:t xml:space="preserve">. </w:t>
      </w:r>
      <w:r>
        <w:t xml:space="preserve">Instanciações são relevantes para a Design Science pois </w:t>
      </w:r>
      <w:r w:rsidR="00982227">
        <w:t xml:space="preserve">“demonstram a viabilidade e efetividade dos modelos e métodos que contém” </w:t>
      </w:r>
      <w:r w:rsidR="00982227">
        <w:fldChar w:fldCharType="begin" w:fldLock="1"/>
      </w:r>
      <w:r w:rsidR="004F26CE">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"locator" : "258", "uris" : [ "http://www.mendeley.com/documents/?uuid=7d794408-a25d-45dd-a969-41f6f4181789" ] } ], "mendeley" : { "formattedCitation" : "(MARCH; SMITH, 1995, p. 258)", "plainTextFormattedCitation" : "(MARCH; SMITH, 1995, p. 258)", "previouslyFormattedCitation" : "(MARCH; SMITH, 1995, p. 258)" }, "properties" : { "noteIndex" : 0 }, "schema" : "https://github.com/citation-style-language/schema/raw/master/csl-citation.json" }</w:instrText>
      </w:r>
      <w:r w:rsidR="00982227">
        <w:fldChar w:fldCharType="separate"/>
      </w:r>
      <w:r w:rsidR="00982227" w:rsidRPr="00982227">
        <w:rPr>
          <w:noProof/>
        </w:rPr>
        <w:t>(MARCH; SMITH, 1995, p. 258)</w:t>
      </w:r>
      <w:r w:rsidR="00982227">
        <w:fldChar w:fldCharType="end"/>
      </w:r>
      <w:r w:rsidR="00982227">
        <w:t>.</w:t>
      </w:r>
    </w:p>
    <w:p w14:paraId="230948F3" w14:textId="768BDF12" w:rsidR="00A04DA4" w:rsidRDefault="00A04DA4" w:rsidP="005D2459">
      <w:r>
        <w:t xml:space="preserve">Considerando a questão de pesquisa deste trabalho, considera-se adequado adotar o paradigma epistemológico da Design Science, e o método de pesquisa, a Design Science </w:t>
      </w:r>
      <w:proofErr w:type="spellStart"/>
      <w:r>
        <w:t>Research</w:t>
      </w:r>
      <w:proofErr w:type="spellEnd"/>
      <w:r w:rsidR="00CE73C7">
        <w:t xml:space="preserve"> (DSR)</w:t>
      </w:r>
      <w:r>
        <w:t xml:space="preserve">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"15", "uris" : [ "http://www.mendeley.com/documents/?uuid=667eaa78-4c2d-4548-acda-57e64bb96497" ] } ], "mendeley" : { "formattedCitation" : "(DRESCH et al., 2015, p. 15)", "plainTextFormattedCitation" : "(DRESCH et al., 2015, p. 15)", "previouslyFormattedCitation" : "(DRESCH et al., 2015, p. 15)" }, "properties" : { "noteIndex" : 0 }, "schema" : "https://github.com/citation-style-language/schema/raw/master/csl-citation.json" }</w:instrText>
      </w:r>
      <w:r>
        <w:fldChar w:fldCharType="separate"/>
      </w:r>
      <w:r w:rsidRPr="008E6E4B">
        <w:rPr>
          <w:noProof/>
        </w:rPr>
        <w:t>(DRESCH et al., 2015, p. 15)</w:t>
      </w:r>
      <w:r>
        <w:fldChar w:fldCharType="end"/>
      </w:r>
      <w:r w:rsidR="00CE73C7">
        <w:t xml:space="preserve">. As etapas da DSR são representadas na </w:t>
      </w:r>
      <w:r w:rsidR="00CE73C7">
        <w:fldChar w:fldCharType="begin"/>
      </w:r>
      <w:r w:rsidR="00CE73C7">
        <w:instrText xml:space="preserve"> REF _Ref481329246 \h </w:instrText>
      </w:r>
      <w:r w:rsidR="00CE73C7">
        <w:fldChar w:fldCharType="separate"/>
      </w:r>
      <w:r w:rsidR="00B7483F">
        <w:t xml:space="preserve">Figura </w:t>
      </w:r>
      <w:r w:rsidR="00B7483F">
        <w:rPr>
          <w:noProof/>
        </w:rPr>
        <w:t>25</w:t>
      </w:r>
      <w:r w:rsidR="00CE73C7">
        <w:fldChar w:fldCharType="end"/>
      </w:r>
      <w:r w:rsidR="00CE73C7">
        <w:t>.</w:t>
      </w:r>
      <w:r w:rsidR="00CC538A">
        <w:t xml:space="preserve"> O método inicia-se pela identificação do problema, passando pelas etapas de conscientização do problema, revisão da literatura, projeto, desenvolvimento e avaliação do artefato, explicitação das aprendizagens, conclusões, generalização para uma classe de problemas e comunicação dos resultados.</w:t>
      </w:r>
    </w:p>
    <w:p w14:paraId="5D57020C" w14:textId="15132B76" w:rsidR="00667DA5" w:rsidRDefault="00667DA5" w:rsidP="00667DA5">
      <w:pPr>
        <w:pStyle w:val="Legenda"/>
      </w:pPr>
      <w:bookmarkStart w:id="326" w:name="_Ref481329246"/>
      <w:bookmarkStart w:id="327" w:name="_Toc481594557"/>
      <w:r>
        <w:lastRenderedPageBreak/>
        <w:t xml:space="preserve">Figura </w:t>
      </w:r>
      <w:fldSimple w:instr=" SEQ Figura \* ARABIC ">
        <w:r w:rsidR="00B7483F">
          <w:rPr>
            <w:noProof/>
          </w:rPr>
          <w:t>25</w:t>
        </w:r>
      </w:fldSimple>
      <w:bookmarkEnd w:id="326"/>
      <w:r>
        <w:t xml:space="preserve"> – Etapas da Design Science </w:t>
      </w:r>
      <w:proofErr w:type="spellStart"/>
      <w:r>
        <w:t>Research</w:t>
      </w:r>
      <w:bookmarkEnd w:id="327"/>
      <w:proofErr w:type="spellEnd"/>
    </w:p>
    <w:p w14:paraId="6FE966CA" w14:textId="2F43366D" w:rsidR="00667DA5" w:rsidRDefault="00667DA5" w:rsidP="00667DA5">
      <w:pPr>
        <w:ind w:firstLine="0"/>
        <w:jc w:val="center"/>
      </w:pPr>
      <w:r>
        <w:rPr>
          <w:noProof/>
        </w:rPr>
        <w:drawing>
          <wp:inline distT="0" distB="0" distL="0" distR="0" wp14:anchorId="7AF640BA" wp14:editId="6ADCAF6F">
            <wp:extent cx="5108575" cy="69989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8575" cy="6998970"/>
                    </a:xfrm>
                    <a:prstGeom prst="rect">
                      <a:avLst/>
                    </a:prstGeom>
                    <a:noFill/>
                  </pic:spPr>
                </pic:pic>
              </a:graphicData>
            </a:graphic>
          </wp:inline>
        </w:drawing>
      </w:r>
    </w:p>
    <w:p w14:paraId="75198CB4" w14:textId="11494111" w:rsidR="0084723C" w:rsidRDefault="00667DA5" w:rsidP="00667DA5">
      <w:pPr>
        <w:ind w:firstLine="0"/>
        <w:jc w:val="center"/>
      </w:pPr>
      <w:r>
        <w:t xml:space="preserve">Fonte: Adaptado de </w:t>
      </w:r>
      <w:r>
        <w:fldChar w:fldCharType="begin" w:fldLock="1"/>
      </w:r>
      <w:r w:rsidR="00EF0F37">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"locator" : "125", "uris" : [ "http://www.mendeley.com/documents/?uuid=667eaa78-4c2d-4548-acda-57e64bb96497" ] } ], "mendeley" : { "formattedCitation" : "(DRESCH et al., 2015, p. 125)", "plainTextFormattedCitation" : "(DRESCH et al., 2015, p. 125)", "previouslyFormattedCitation" : "(DRESCH et al., 2015, p. 125)" }, "properties" : { "noteIndex" : 0 }, "schema" : "https://github.com/citation-style-language/schema/raw/master/csl-citation.json" }</w:instrText>
      </w:r>
      <w:r>
        <w:fldChar w:fldCharType="separate"/>
      </w:r>
      <w:r w:rsidRPr="00667DA5">
        <w:rPr>
          <w:noProof/>
        </w:rPr>
        <w:t>(DRESCH et al., 2015, p. 125)</w:t>
      </w:r>
      <w:r>
        <w:fldChar w:fldCharType="end"/>
      </w:r>
    </w:p>
    <w:p w14:paraId="7AC948C2" w14:textId="3CFAB86C" w:rsidR="00BF46FF" w:rsidRDefault="008F7F58" w:rsidP="00667DA5">
      <w:r>
        <w:t>A seção seguinte tratará de apresentar a customizaç</w:t>
      </w:r>
      <w:r w:rsidR="003F22D5">
        <w:t xml:space="preserve">ão deste </w:t>
      </w:r>
      <w:r w:rsidR="00CB6608">
        <w:t>método, formando o método de trabalho desta pesquisa.</w:t>
      </w:r>
    </w:p>
    <w:p w14:paraId="7981DB00" w14:textId="77777777" w:rsidR="00BF46FF" w:rsidRDefault="00BF46FF">
      <w:pPr>
        <w:autoSpaceDE/>
        <w:autoSpaceDN/>
        <w:adjustRightInd/>
        <w:spacing w:after="160" w:line="259" w:lineRule="auto"/>
        <w:ind w:firstLine="0"/>
        <w:jc w:val="left"/>
      </w:pPr>
      <w:r>
        <w:br w:type="page"/>
      </w:r>
    </w:p>
    <w:p w14:paraId="36DAA60E" w14:textId="02C7605C" w:rsidR="000E0FD9" w:rsidRDefault="000E0FD9" w:rsidP="000E0FD9">
      <w:pPr>
        <w:pStyle w:val="Ttulo2"/>
      </w:pPr>
      <w:bookmarkStart w:id="328" w:name="_Toc481590687"/>
      <w:r>
        <w:lastRenderedPageBreak/>
        <w:t>Método de Trabalho</w:t>
      </w:r>
      <w:bookmarkEnd w:id="328"/>
    </w:p>
    <w:p w14:paraId="0E11613B" w14:textId="7FCC5E01" w:rsidR="00F81E35" w:rsidRPr="00F81E35" w:rsidRDefault="00F81E35" w:rsidP="00CB6608">
      <w:r w:rsidRPr="00684127">
        <w:t xml:space="preserve">Dresch et al. </w:t>
      </w:r>
      <w:r>
        <w:fldChar w:fldCharType="begin" w:fldLock="1"/>
      </w:r>
      <w:r w:rsidR="007B46D1" w:rsidRPr="00684127">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F81E35">
        <w:rPr>
          <w:noProof/>
        </w:rPr>
        <w:t>(2015)</w:t>
      </w:r>
      <w:r>
        <w:fldChar w:fldCharType="end"/>
      </w:r>
      <w:r>
        <w:t xml:space="preserve"> argumenta que a validade de uma pesquisa em </w:t>
      </w:r>
      <w:r>
        <w:rPr>
          <w:i/>
        </w:rPr>
        <w:t xml:space="preserve">design Science </w:t>
      </w:r>
      <w:r>
        <w:t>deve ser obtida por meio de um conjunto de procedimentos sistemáticos, exigindo: (i) a explicitação do ambiente interno e externo do artefato e de seus objetivos; (</w:t>
      </w:r>
      <w:proofErr w:type="spellStart"/>
      <w:r>
        <w:t>ii</w:t>
      </w:r>
      <w:proofErr w:type="spellEnd"/>
      <w:r>
        <w:t>) explicitação sobre os procedimentos para o teste do artefato, e; (</w:t>
      </w:r>
      <w:proofErr w:type="spellStart"/>
      <w:r>
        <w:t>iii</w:t>
      </w:r>
      <w:proofErr w:type="spellEnd"/>
      <w:r>
        <w:t xml:space="preserve">) descrição dos mecanismos que gerarão os resultados da pesquisa. </w:t>
      </w:r>
    </w:p>
    <w:p w14:paraId="2034E514" w14:textId="048977DF" w:rsidR="007C433C" w:rsidRDefault="007C433C" w:rsidP="007C433C">
      <w:r>
        <w:t>Sob o paradigma da Design Science, o conhecimento é formado a partir de duas atividades elementares: (i) construir, e; (</w:t>
      </w:r>
      <w:proofErr w:type="spellStart"/>
      <w:r>
        <w:t>ii</w:t>
      </w:r>
      <w:proofErr w:type="spellEnd"/>
      <w:r>
        <w:t xml:space="preserve">) avaliar. </w:t>
      </w:r>
      <w:r>
        <w:fldChar w:fldCharType="begin" w:fldLock="1"/>
      </w:r>
      <w:r>
        <w:instrText>ADDIN CSL_CITATION { "citationItems" : [ { "id" : "ITEM-1", "itemData" : { "DOI" : "10.1016/0167-9236(94)00041-2", "ISBN" : "0167-9236", "ISSN" : "01679236", "PMID" : "16104670", "abstract" : "Research in IT must address the design tasks faced by practitioners. Real problems must be properly conceptualized and represented, appropriate techniques for their solution must be constructed, and solutions must be implemented and evaluated using appropriate criteria. If significant progress is to be made, IT research must also develop an understanding of how and why IT systems work or do not work. Such an understanding must tie together natural laws governing IT systems with natural laws governing the environments in which they operate. This paper presents a two dimensional framework for research in information technology. The first dimension is based on broad types of design and natural science research activities: build, evaluate, theorize, and justify. The second dimension is based on broad types of outputs produced by design research: representational constructs, models, methods, and instantiations. We argue that both design science and natural science activities are needed to insure that IT research is both relevant and effective. \u00a9 1995 Elsevier Science B.V. All rights reserved.", "author" : [ { "dropping-particle" : "", "family" : "March", "given" : "Salvatore T.", "non-dropping-particle" : "", "parse-names" : false, "suffix" : "" }, { "dropping-particle" : "", "family" : "Smith", "given" : "Gerald F.", "non-dropping-particle" : "", "parse-names" : false, "suffix" : "" } ], "container-title" : "Decision Support Systems", "id" : "ITEM-1", "issue" : "4", "issued" : { "date-parts" : [ [ "1995" ] ] }, "page" : "251-266", "title" : "Design and natural science research on information technology", "type" : "article-journal", "volume" : "15" }, "uris" : [ "http://www.mendeley.com/documents/?uuid=7d794408-a25d-45dd-a969-41f6f4181789" ] } ], "mendeley" : { "formattedCitation" : "(MARCH; SMITH, 1995)", "plainTextFormattedCitation" : "(MARCH; SMITH, 1995)", "previouslyFormattedCitation" : "(MARCH; SMITH, 1995)" }, "properties" : { "noteIndex" : 0 }, "schema" : "https://github.com/citation-style-language/schema/raw/master/csl-citation.json" }</w:instrText>
      </w:r>
      <w:r>
        <w:fldChar w:fldCharType="separate"/>
      </w:r>
      <w:r w:rsidRPr="00581135">
        <w:rPr>
          <w:noProof/>
        </w:rPr>
        <w:t>(MARCH; SMITH, 1995)</w:t>
      </w:r>
      <w:r>
        <w:fldChar w:fldCharType="end"/>
      </w:r>
      <w:r>
        <w:t xml:space="preserve">. Neste sentido, o conhecimento sobre uma classe de problemas e suas soluções são obtidos por meio da construção e aplicação de artefatos projetados. A avaliação de um artefato fornece informação necessária para um melhor entendimento sobre a qualidade do produto (artefato) e a qualidade do processo. O loop de construção e avaliação é tipicamente realizado diversas vezes antes que o projeto final de um artefato seja finalizado. </w:t>
      </w:r>
      <w:r>
        <w:fldChar w:fldCharType="begin" w:fldLock="1"/>
      </w:r>
      <w:r>
        <w:instrText>ADDIN CSL_CITATION { "citationItems" : [ { "id" : "ITEM-1", "itemData" : { "DOI" : "10.2307/25148625", "ISBN" : "1702807118", "ISSN" : "02767783", "PMID" : "12581935", "abstract" : "Two paradigms characterize much of the research in the Information Systems discipline: behavioral science and design science. The behavioral science paradigm seeks to develop and verify theories that explain or predict human or organizational behavior. The design-science paradigm seeks to extend the boundaries of human and organizational capabilities by creating new and innovative artifacts. Both paradigms are foundational to the IS discipline, positioned as it is at the confluence of people, organizations, and technology. Our objective is to describe the performance of design-science research in Information Systems via a concise conceptual framework and clear guidelines for understanding, executing, and evaluating the research. In the design-science paradigm, knowledge and understanding of a problem domain and its solution are achieved in the building and application of the designed artifact. Three recent exemplars in the research literature are used to demonstrate the application of these guidelines. We conclude with an analysis of the challenges of performing high-quality design-science research in the context of the broader IS community.", "author" : [ { "dropping-particle" : "", "family" : "Hevner", "given" : "a. R", "non-dropping-particle" : "", "parse-names" : false, "suffix" : "" }, { "dropping-particle" : "", "family" : "March", "given" : "S. T", "non-dropping-particle" : "", "parse-names" : false, "suffix" : "" }, { "dropping-particle" : "", "family" : "Park", "given" : "J.", "non-dropping-particle" : "", "parse-names" : false, "suffix" : "" } ], "container-title" : "MIS Quarterly", "id" : "ITEM-1", "issue" : "1", "issued" : { "date-parts" : [ [ "2004" ] ] }, "page" : "75-105", "title" : "Design Science in Information Systems Research", "type" : "article-journal", "volume" : "28" }, "uris" : [ "http://www.mendeley.com/documents/?uuid=482b676b-bd18-4167-be1f-8edfb9b61520" ] } ], "mendeley" : { "formattedCitation" : "(HEVNER; MARCH; PARK, 2004)", "plainTextFormattedCitation" : "(HEVNER; MARCH; PARK, 2004)", "previouslyFormattedCitation" : "(HEVNER; MARCH; PARK, 2004)" }, "properties" : { "noteIndex" : 0 }, "schema" : "https://github.com/citation-style-language/schema/raw/master/csl-citation.json" }</w:instrText>
      </w:r>
      <w:r>
        <w:fldChar w:fldCharType="separate"/>
      </w:r>
      <w:r w:rsidRPr="00581135">
        <w:rPr>
          <w:noProof/>
        </w:rPr>
        <w:t>(HEVNER; MARCH; PARK, 2004)</w:t>
      </w:r>
      <w:r>
        <w:fldChar w:fldCharType="end"/>
      </w:r>
      <w:r>
        <w:t>. Neste sentido, o método de trabalho desta pe</w:t>
      </w:r>
      <w:r w:rsidR="0024625B">
        <w:t>s</w:t>
      </w:r>
      <w:r>
        <w:t>quisa foi projetado para viabilizar a avaliação da instanciação.</w:t>
      </w:r>
    </w:p>
    <w:p w14:paraId="06F14C44" w14:textId="751FEB0F" w:rsidR="00EA30C6" w:rsidRDefault="00CB6608" w:rsidP="00CB6608">
      <w:commentRangeStart w:id="329"/>
      <w:commentRangeStart w:id="330"/>
      <w:r>
        <w:t xml:space="preserve">A </w:t>
      </w:r>
      <w:r>
        <w:fldChar w:fldCharType="begin"/>
      </w:r>
      <w:r>
        <w:instrText xml:space="preserve"> REF _Ref481330158 \h </w:instrText>
      </w:r>
      <w:r>
        <w:fldChar w:fldCharType="separate"/>
      </w:r>
      <w:r w:rsidR="00B7483F">
        <w:t xml:space="preserve">Figura </w:t>
      </w:r>
      <w:r w:rsidR="00B7483F">
        <w:rPr>
          <w:noProof/>
        </w:rPr>
        <w:t>26</w:t>
      </w:r>
      <w:r>
        <w:fldChar w:fldCharType="end"/>
      </w:r>
      <w:r>
        <w:t xml:space="preserve"> apresenta as etapas do método de trabalho desta pesquisa.</w:t>
      </w:r>
      <w:r w:rsidR="00EA30C6">
        <w:t xml:space="preserve"> O método foi baseado nas etapas da DSR, adaptado para as necessidades desta situação específica. O método compreende as seguintes etapas: (i) Identificação do problema; (</w:t>
      </w:r>
      <w:proofErr w:type="spellStart"/>
      <w:r w:rsidR="00EA30C6">
        <w:t>ii</w:t>
      </w:r>
      <w:proofErr w:type="spellEnd"/>
      <w:r w:rsidR="00EA30C6">
        <w:t>) Conscientização do Problema; (</w:t>
      </w:r>
      <w:proofErr w:type="spellStart"/>
      <w:r w:rsidR="00EA30C6">
        <w:t>iii</w:t>
      </w:r>
      <w:proofErr w:type="spellEnd"/>
      <w:r w:rsidR="00EA30C6">
        <w:t>) Projeto da Instanciação; (</w:t>
      </w:r>
      <w:proofErr w:type="spellStart"/>
      <w:r w:rsidR="00EA30C6">
        <w:t>iv</w:t>
      </w:r>
      <w:proofErr w:type="spellEnd"/>
      <w:r w:rsidR="00EA30C6">
        <w:t>) Desenvolvimento da Instanciação; (v) Avaliação da Instanciação, e; (</w:t>
      </w:r>
      <w:proofErr w:type="spellStart"/>
      <w:r w:rsidR="00EA30C6">
        <w:t>iv</w:t>
      </w:r>
      <w:proofErr w:type="spellEnd"/>
      <w:r w:rsidR="00EA30C6">
        <w:t>) Comunicação dos Resultados.</w:t>
      </w:r>
      <w:commentRangeEnd w:id="329"/>
      <w:r w:rsidR="00371811">
        <w:rPr>
          <w:rStyle w:val="Refdecomentrio"/>
        </w:rPr>
        <w:commentReference w:id="329"/>
      </w:r>
      <w:commentRangeEnd w:id="330"/>
      <w:r w:rsidR="0027520F">
        <w:rPr>
          <w:rStyle w:val="Refdecomentrio"/>
        </w:rPr>
        <w:commentReference w:id="330"/>
      </w:r>
      <w:r w:rsidR="00D13E60">
        <w:t xml:space="preserve"> A relação entre as etapas que exigem técnicas específicas de coleta de dados e de análise de dados está indicada no </w:t>
      </w:r>
      <w:r w:rsidR="002F46F4">
        <w:fldChar w:fldCharType="begin"/>
      </w:r>
      <w:r w:rsidR="002F46F4">
        <w:instrText xml:space="preserve"> REF _Ref481514697 \h </w:instrText>
      </w:r>
      <w:r w:rsidR="002F46F4">
        <w:fldChar w:fldCharType="separate"/>
      </w:r>
      <w:r w:rsidR="00B7483F">
        <w:t xml:space="preserve">Quadro </w:t>
      </w:r>
      <w:r w:rsidR="00B7483F">
        <w:rPr>
          <w:noProof/>
        </w:rPr>
        <w:t>8</w:t>
      </w:r>
      <w:r w:rsidR="002F46F4">
        <w:fldChar w:fldCharType="end"/>
      </w:r>
      <w:r w:rsidR="002F46F4">
        <w:t>.</w:t>
      </w:r>
    </w:p>
    <w:p w14:paraId="0165D92E" w14:textId="0EB987E0" w:rsidR="00F81E35" w:rsidRDefault="00EA30C6" w:rsidP="000E1E54">
      <w:r>
        <w:t xml:space="preserve">Durante a identificação do problema objeto, problema e questões de pesquisa foram definidos. Tais definições foram explicitadas no capítulo I deste documento. Em seguida, foi </w:t>
      </w:r>
      <w:r w:rsidR="000E1E54">
        <w:t xml:space="preserve">utilizada uma Revisão Sistemática da Literatura, e a Síntese Temática como técnica de Análise. </w:t>
      </w:r>
      <w:r w:rsidR="000E1E54">
        <w:fldChar w:fldCharType="begin" w:fldLock="1"/>
      </w:r>
      <w:r w:rsidR="00184A03">
        <w:instrText>ADDIN CSL_CITATION { "citationItems" : [ { "id" : "ITEM-1", "itemData" : { "author" : [ { "dropping-particle" : "", "family" : "Morandi", "given" : "Maria Isabel Wolf Motta", "non-dropping-particle" : "", "parse-names" : false, "suffix" : "" }, { "dropping-particle" : "", "family" : "Camargo", "given" : "Luis Felipe Riehs", "non-dropping-particle" : "", "parse-names" : false, "suffix" : "" } ], "container-title" : "Design Science Research M\u00e9tdodo de Pesquisa para Avan\u00e7o da Ci\u00eancia e Tecnologia", "edition" : "1", "editor"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"id" : "ITEM-1", "issued" : { "date-parts" : [ [ "2015" ] ] }, "page" : "181", "publisher" : "Bookman", "publisher-place" : "Porto Alegre", "title" : "Revis\u00e3o Sistem\u00e1tica da Literatura", "type" : "chapter" }, "uris" : [ "http://www.mendeley.com/documents/?uuid=0a43c95c-978d-47b6-8c9f-e5a0cd047cb6" ] } ], "mendeley" : { "formattedCitation" : "(MORANDI; CAMARGO, 2015b)", "plainTextFormattedCitation" : "(MORANDI; CAMARGO, 2015b)", "previouslyFormattedCitation" : "(MORANDI; CAMARGO, 2015b)" }, "properties" : { "noteIndex" : 0 }, "schema" : "https://github.com/citation-style-language/schema/raw/master/csl-citation.json" }</w:instrText>
      </w:r>
      <w:r w:rsidR="000E1E54">
        <w:fldChar w:fldCharType="separate"/>
      </w:r>
      <w:r w:rsidR="000E1E54" w:rsidRPr="000E1E54">
        <w:rPr>
          <w:noProof/>
        </w:rPr>
        <w:t>(MORAN</w:t>
      </w:r>
      <w:bookmarkStart w:id="331" w:name="_GoBack"/>
      <w:bookmarkEnd w:id="331"/>
      <w:r w:rsidR="000E1E54" w:rsidRPr="000E1E54">
        <w:rPr>
          <w:noProof/>
        </w:rPr>
        <w:t>DI; CAMARGO, 2015b)</w:t>
      </w:r>
      <w:r w:rsidR="000E1E54">
        <w:fldChar w:fldCharType="end"/>
      </w:r>
      <w:r w:rsidR="000E1E54">
        <w:t xml:space="preserve">.  </w:t>
      </w:r>
      <w:r>
        <w:t>Tal revisão culminou na formação do quadro de abordagens de suporte à estratégia exposto anteriormente. Em paralelo, foi conduzida uma revisão da abordagem RDM. Nesta revisão foram identificados os contextos de aplicação prévia desta abordagem, não identificando aplicações detalhadas no contexto organizacional.</w:t>
      </w:r>
      <w:r w:rsidR="005420AF">
        <w:t xml:space="preserve"> Consolidando as abordagens identificadas para o suporte à decisão estratégica e as abordagens comparadas ao RDM, foi formado um quadro contendo as classes de problemas, assim como relatadas pelos autores destes trabalhos.</w:t>
      </w:r>
    </w:p>
    <w:p w14:paraId="2644BA96" w14:textId="3CD59F8A" w:rsidR="00194A9E" w:rsidRDefault="00194A9E" w:rsidP="00194A9E">
      <w:pPr>
        <w:pStyle w:val="Legenda"/>
      </w:pPr>
      <w:bookmarkStart w:id="332" w:name="_Ref481330158"/>
      <w:bookmarkStart w:id="333" w:name="_Toc481594558"/>
      <w:r>
        <w:lastRenderedPageBreak/>
        <w:t xml:space="preserve">Figura </w:t>
      </w:r>
      <w:fldSimple w:instr=" SEQ Figura \* ARABIC ">
        <w:r w:rsidR="00B7483F">
          <w:rPr>
            <w:noProof/>
          </w:rPr>
          <w:t>26</w:t>
        </w:r>
      </w:fldSimple>
      <w:bookmarkEnd w:id="332"/>
      <w:r>
        <w:t xml:space="preserve"> – Método de Trabalho – Visão Geral</w:t>
      </w:r>
      <w:bookmarkEnd w:id="333"/>
    </w:p>
    <w:p w14:paraId="35B6D0E7" w14:textId="77777777" w:rsidR="00194A9E" w:rsidRDefault="00194A9E" w:rsidP="00194A9E">
      <w:pPr>
        <w:ind w:firstLine="0"/>
        <w:jc w:val="center"/>
      </w:pPr>
      <w:r>
        <w:rPr>
          <w:noProof/>
        </w:rPr>
        <w:drawing>
          <wp:inline distT="0" distB="0" distL="0" distR="0" wp14:anchorId="5A3CD9E2" wp14:editId="6B7F8944">
            <wp:extent cx="5499100" cy="8126730"/>
            <wp:effectExtent l="0" t="0" r="6350" b="7620"/>
            <wp:docPr id="1040" name="Imagem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9100" cy="8126730"/>
                    </a:xfrm>
                    <a:prstGeom prst="rect">
                      <a:avLst/>
                    </a:prstGeom>
                    <a:noFill/>
                  </pic:spPr>
                </pic:pic>
              </a:graphicData>
            </a:graphic>
          </wp:inline>
        </w:drawing>
      </w:r>
    </w:p>
    <w:p w14:paraId="7CAEF3D8" w14:textId="4179018A" w:rsidR="00194A9E" w:rsidRDefault="00194A9E" w:rsidP="00F654ED">
      <w:pPr>
        <w:ind w:firstLine="0"/>
        <w:jc w:val="center"/>
      </w:pPr>
      <w:r>
        <w:t xml:space="preserve">Fonte: Elaborado pelo Autor com base em Dresch </w:t>
      </w:r>
      <w:r>
        <w:fldChar w:fldCharType="begin" w:fldLock="1"/>
      </w:r>
      <w:r>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"suppress-author" : 1, "uris" : [ "http://www.mendeley.com/documents/?uuid=667eaa78-4c2d-4548-acda-57e64bb96497" ] } ], "mendeley" : { "formattedCitation" : "(2015)", "plainTextFormattedCitation" : "(2015)", "previouslyFormattedCitation" : "(2015)" }, "properties" : { "noteIndex" : 0 }, "schema" : "https://github.com/citation-style-language/schema/raw/master/csl-citation.json" }</w:instrText>
      </w:r>
      <w:r>
        <w:fldChar w:fldCharType="separate"/>
      </w:r>
      <w:r w:rsidRPr="00531A09">
        <w:rPr>
          <w:noProof/>
        </w:rPr>
        <w:t>(2015)</w:t>
      </w:r>
      <w:r>
        <w:fldChar w:fldCharType="end"/>
      </w:r>
      <w:r>
        <w:t>.</w:t>
      </w:r>
    </w:p>
    <w:p w14:paraId="7EE3CD00" w14:textId="704247FA" w:rsidR="00597636" w:rsidRDefault="00597636" w:rsidP="00597636">
      <w:pPr>
        <w:pStyle w:val="Legenda"/>
      </w:pPr>
      <w:bookmarkStart w:id="334" w:name="_Ref481514697"/>
      <w:bookmarkStart w:id="335" w:name="_Toc481594522"/>
      <w:r>
        <w:lastRenderedPageBreak/>
        <w:t xml:space="preserve">Quadro </w:t>
      </w:r>
      <w:fldSimple w:instr=" SEQ Quadro \* ARABIC ">
        <w:r w:rsidR="00B7483F">
          <w:rPr>
            <w:noProof/>
          </w:rPr>
          <w:t>8</w:t>
        </w:r>
      </w:fldSimple>
      <w:bookmarkEnd w:id="334"/>
      <w:r>
        <w:t xml:space="preserve"> – Relação entre Etapas do Método de Trabalho e Técnicas de Coleta e Análise dos Dados</w:t>
      </w:r>
      <w:bookmarkEnd w:id="335"/>
    </w:p>
    <w:tbl>
      <w:tblPr>
        <w:tblStyle w:val="Tabelacomgrade"/>
        <w:tblW w:w="0" w:type="auto"/>
        <w:tblLook w:val="04A0" w:firstRow="1" w:lastRow="0" w:firstColumn="1" w:lastColumn="0" w:noHBand="0" w:noVBand="1"/>
      </w:tblPr>
      <w:tblGrid>
        <w:gridCol w:w="2972"/>
        <w:gridCol w:w="2977"/>
        <w:gridCol w:w="3112"/>
      </w:tblGrid>
      <w:tr w:rsidR="00597636" w14:paraId="3024E790" w14:textId="77777777" w:rsidTr="000B77E9">
        <w:tc>
          <w:tcPr>
            <w:tcW w:w="2972" w:type="dxa"/>
            <w:shd w:val="clear" w:color="auto" w:fill="BFBFBF" w:themeFill="background1" w:themeFillShade="BF"/>
          </w:tcPr>
          <w:p w14:paraId="043C7AB4" w14:textId="77777777" w:rsidR="00597636" w:rsidRPr="00D25577" w:rsidRDefault="00597636" w:rsidP="000E1E54">
            <w:pPr>
              <w:ind w:firstLine="0"/>
              <w:rPr>
                <w:b/>
              </w:rPr>
            </w:pPr>
            <w:r w:rsidRPr="00D25577">
              <w:rPr>
                <w:b/>
              </w:rPr>
              <w:t>Etapa</w:t>
            </w:r>
            <w:r>
              <w:rPr>
                <w:b/>
              </w:rPr>
              <w:t xml:space="preserve"> do Método de Trabalho</w:t>
            </w:r>
          </w:p>
        </w:tc>
        <w:tc>
          <w:tcPr>
            <w:tcW w:w="2977" w:type="dxa"/>
            <w:shd w:val="clear" w:color="auto" w:fill="BFBFBF" w:themeFill="background1" w:themeFillShade="BF"/>
          </w:tcPr>
          <w:p w14:paraId="1F3C0F0E" w14:textId="77777777" w:rsidR="00597636" w:rsidRPr="00D25577" w:rsidRDefault="00597636" w:rsidP="000E1E54">
            <w:pPr>
              <w:ind w:firstLine="0"/>
              <w:rPr>
                <w:b/>
              </w:rPr>
            </w:pPr>
            <w:r>
              <w:rPr>
                <w:b/>
              </w:rPr>
              <w:t xml:space="preserve">Técnica de </w:t>
            </w:r>
            <w:r w:rsidRPr="00D25577">
              <w:rPr>
                <w:b/>
              </w:rPr>
              <w:t>Coleta de Dados</w:t>
            </w:r>
          </w:p>
        </w:tc>
        <w:tc>
          <w:tcPr>
            <w:tcW w:w="3112" w:type="dxa"/>
            <w:shd w:val="clear" w:color="auto" w:fill="BFBFBF" w:themeFill="background1" w:themeFillShade="BF"/>
          </w:tcPr>
          <w:p w14:paraId="5E1A4062" w14:textId="77777777" w:rsidR="00597636" w:rsidRPr="00D25577" w:rsidRDefault="00597636" w:rsidP="000E1E54">
            <w:pPr>
              <w:ind w:firstLine="0"/>
              <w:rPr>
                <w:b/>
              </w:rPr>
            </w:pPr>
            <w:r>
              <w:rPr>
                <w:b/>
              </w:rPr>
              <w:t xml:space="preserve">Técnica de </w:t>
            </w:r>
            <w:r w:rsidRPr="00D25577">
              <w:rPr>
                <w:b/>
              </w:rPr>
              <w:t>Análise de Dados</w:t>
            </w:r>
          </w:p>
        </w:tc>
      </w:tr>
      <w:tr w:rsidR="00597636" w14:paraId="229B6D71" w14:textId="77777777" w:rsidTr="000B77E9">
        <w:tc>
          <w:tcPr>
            <w:tcW w:w="2972" w:type="dxa"/>
          </w:tcPr>
          <w:p w14:paraId="12D451BD" w14:textId="77777777" w:rsidR="00597636" w:rsidRDefault="00597636" w:rsidP="000E1E54">
            <w:pPr>
              <w:ind w:firstLine="0"/>
            </w:pPr>
            <w:r>
              <w:t>Revisão de Abordagens para Avaliação de Decisões Estratégicas</w:t>
            </w:r>
          </w:p>
        </w:tc>
        <w:tc>
          <w:tcPr>
            <w:tcW w:w="2977" w:type="dxa"/>
            <w:vAlign w:val="center"/>
          </w:tcPr>
          <w:p w14:paraId="76506BA4" w14:textId="77777777" w:rsidR="00597636" w:rsidRDefault="00597636" w:rsidP="000E1E54">
            <w:pPr>
              <w:ind w:firstLine="0"/>
              <w:jc w:val="left"/>
            </w:pPr>
            <w:r>
              <w:t>Revisão Sistemática da Literatura</w:t>
            </w:r>
          </w:p>
        </w:tc>
        <w:tc>
          <w:tcPr>
            <w:tcW w:w="3112" w:type="dxa"/>
            <w:vAlign w:val="center"/>
          </w:tcPr>
          <w:p w14:paraId="063E6453" w14:textId="77777777" w:rsidR="00597636" w:rsidRDefault="00597636" w:rsidP="000E1E54">
            <w:pPr>
              <w:ind w:firstLine="0"/>
              <w:jc w:val="left"/>
            </w:pPr>
            <w:r>
              <w:t>Síntese Temática</w:t>
            </w:r>
          </w:p>
        </w:tc>
      </w:tr>
      <w:tr w:rsidR="00597636" w14:paraId="459055F5" w14:textId="77777777" w:rsidTr="000B77E9">
        <w:tc>
          <w:tcPr>
            <w:tcW w:w="2972" w:type="dxa"/>
          </w:tcPr>
          <w:p w14:paraId="3FC23EC0" w14:textId="77777777" w:rsidR="00597636" w:rsidRDefault="00597636" w:rsidP="000E1E54">
            <w:pPr>
              <w:ind w:firstLine="0"/>
            </w:pPr>
            <w:r>
              <w:t>Avaliação Pré-Instanciação</w:t>
            </w:r>
          </w:p>
        </w:tc>
        <w:tc>
          <w:tcPr>
            <w:tcW w:w="2977" w:type="dxa"/>
            <w:vAlign w:val="center"/>
          </w:tcPr>
          <w:p w14:paraId="19EE1628" w14:textId="7D7B639A" w:rsidR="00597636" w:rsidRDefault="0024625B" w:rsidP="000E1E54">
            <w:pPr>
              <w:ind w:firstLine="0"/>
              <w:jc w:val="left"/>
            </w:pPr>
            <w:r>
              <w:t>Entrevista semiestruturada</w:t>
            </w:r>
          </w:p>
        </w:tc>
        <w:tc>
          <w:tcPr>
            <w:tcW w:w="3112" w:type="dxa"/>
            <w:vAlign w:val="center"/>
          </w:tcPr>
          <w:p w14:paraId="5DD4BE2B" w14:textId="77777777" w:rsidR="00597636" w:rsidRDefault="00597636" w:rsidP="000E1E54">
            <w:pPr>
              <w:ind w:firstLine="0"/>
              <w:jc w:val="left"/>
            </w:pPr>
            <w:r>
              <w:t>Análise de Conteúdo Categórica</w:t>
            </w:r>
          </w:p>
        </w:tc>
      </w:tr>
      <w:tr w:rsidR="00597636" w14:paraId="035FC42D" w14:textId="77777777" w:rsidTr="000B77E9">
        <w:tc>
          <w:tcPr>
            <w:tcW w:w="2972" w:type="dxa"/>
          </w:tcPr>
          <w:p w14:paraId="4D3E65C7" w14:textId="77777777" w:rsidR="00597636" w:rsidRDefault="00597636" w:rsidP="000E1E54">
            <w:pPr>
              <w:ind w:firstLine="0"/>
            </w:pPr>
            <w:r>
              <w:t>Estruturação da Decisão</w:t>
            </w:r>
          </w:p>
        </w:tc>
        <w:tc>
          <w:tcPr>
            <w:tcW w:w="2977" w:type="dxa"/>
            <w:vAlign w:val="center"/>
          </w:tcPr>
          <w:p w14:paraId="3FFCF44D" w14:textId="77777777" w:rsidR="007B52EB" w:rsidRDefault="007B52EB" w:rsidP="000E1E54">
            <w:pPr>
              <w:ind w:firstLine="0"/>
              <w:jc w:val="left"/>
            </w:pPr>
            <w:r>
              <w:t>Pesquisa</w:t>
            </w:r>
            <w:r w:rsidR="00597636">
              <w:t xml:space="preserve"> Documental</w:t>
            </w:r>
          </w:p>
          <w:p w14:paraId="6DD371F6" w14:textId="1F81ACA0" w:rsidR="007B52EB" w:rsidRDefault="0024625B" w:rsidP="000E1E54">
            <w:pPr>
              <w:ind w:firstLine="0"/>
              <w:jc w:val="left"/>
            </w:pPr>
            <w:r>
              <w:t>Entrevista semiestruturada</w:t>
            </w:r>
          </w:p>
        </w:tc>
        <w:tc>
          <w:tcPr>
            <w:tcW w:w="3112" w:type="dxa"/>
            <w:vAlign w:val="center"/>
          </w:tcPr>
          <w:p w14:paraId="63C7CF12" w14:textId="2923CE37" w:rsidR="00597636" w:rsidRDefault="00597636" w:rsidP="000E1E54">
            <w:pPr>
              <w:ind w:firstLine="0"/>
              <w:jc w:val="center"/>
            </w:pPr>
            <w:r>
              <w:t>*</w:t>
            </w:r>
          </w:p>
        </w:tc>
      </w:tr>
      <w:tr w:rsidR="00597636" w14:paraId="4A40929A" w14:textId="77777777" w:rsidTr="000B77E9">
        <w:tc>
          <w:tcPr>
            <w:tcW w:w="2972" w:type="dxa"/>
          </w:tcPr>
          <w:p w14:paraId="0BF5B5A3" w14:textId="77777777" w:rsidR="00597636" w:rsidRDefault="00597636" w:rsidP="000E1E54">
            <w:pPr>
              <w:ind w:firstLine="0"/>
            </w:pPr>
            <w:r>
              <w:t>Geração de Casos</w:t>
            </w:r>
          </w:p>
        </w:tc>
        <w:tc>
          <w:tcPr>
            <w:tcW w:w="2977" w:type="dxa"/>
            <w:vAlign w:val="center"/>
          </w:tcPr>
          <w:p w14:paraId="6C45E609" w14:textId="77777777" w:rsidR="00597636" w:rsidRDefault="00597636" w:rsidP="000E1E54">
            <w:pPr>
              <w:ind w:firstLine="0"/>
              <w:jc w:val="left"/>
            </w:pPr>
            <w:r>
              <w:t>Modelagem e Simulação Computacional</w:t>
            </w:r>
          </w:p>
          <w:p w14:paraId="5096CD79" w14:textId="77777777" w:rsidR="00597636" w:rsidRDefault="00597636" w:rsidP="000E1E54">
            <w:pPr>
              <w:ind w:firstLine="0"/>
              <w:jc w:val="left"/>
            </w:pPr>
            <w:r>
              <w:t>Projeto de Experimentos</w:t>
            </w:r>
          </w:p>
        </w:tc>
        <w:tc>
          <w:tcPr>
            <w:tcW w:w="3112" w:type="dxa"/>
            <w:vAlign w:val="center"/>
          </w:tcPr>
          <w:p w14:paraId="44556B81" w14:textId="77777777" w:rsidR="00597636" w:rsidRDefault="00597636" w:rsidP="000E1E54">
            <w:pPr>
              <w:ind w:firstLine="0"/>
              <w:jc w:val="left"/>
            </w:pPr>
            <w:r>
              <w:t>Estatística Descritiva</w:t>
            </w:r>
          </w:p>
          <w:p w14:paraId="1C0A17D2" w14:textId="77777777" w:rsidR="00597636" w:rsidRDefault="00597636" w:rsidP="000E1E54">
            <w:pPr>
              <w:ind w:firstLine="0"/>
              <w:jc w:val="left"/>
            </w:pPr>
            <w:r>
              <w:t>Gráficos de Dispersão</w:t>
            </w:r>
          </w:p>
        </w:tc>
      </w:tr>
      <w:tr w:rsidR="00597636" w14:paraId="0444E9AA" w14:textId="77777777" w:rsidTr="000B77E9">
        <w:tc>
          <w:tcPr>
            <w:tcW w:w="2972" w:type="dxa"/>
          </w:tcPr>
          <w:p w14:paraId="2A450A71" w14:textId="77777777" w:rsidR="00597636" w:rsidRDefault="00597636" w:rsidP="000E1E54">
            <w:pPr>
              <w:ind w:firstLine="0"/>
            </w:pPr>
            <w:r>
              <w:t>Descoberta de Cenários</w:t>
            </w:r>
          </w:p>
        </w:tc>
        <w:tc>
          <w:tcPr>
            <w:tcW w:w="2977" w:type="dxa"/>
            <w:vAlign w:val="center"/>
          </w:tcPr>
          <w:p w14:paraId="35AE6B7D" w14:textId="77777777" w:rsidR="00597636" w:rsidRDefault="00597636" w:rsidP="000E1E54">
            <w:pPr>
              <w:ind w:firstLine="0"/>
              <w:jc w:val="center"/>
            </w:pPr>
            <w:r>
              <w:t>**</w:t>
            </w:r>
          </w:p>
        </w:tc>
        <w:tc>
          <w:tcPr>
            <w:tcW w:w="3112" w:type="dxa"/>
            <w:vAlign w:val="center"/>
          </w:tcPr>
          <w:p w14:paraId="7F5E7D76" w14:textId="77777777" w:rsidR="00597636" w:rsidRDefault="00597636" w:rsidP="000E1E54">
            <w:pPr>
              <w:ind w:firstLine="0"/>
              <w:jc w:val="left"/>
            </w:pPr>
            <w:r>
              <w:t>PRIM – Análise de Clusters</w:t>
            </w:r>
          </w:p>
          <w:p w14:paraId="67001D03" w14:textId="77777777" w:rsidR="00597636" w:rsidRDefault="00597636" w:rsidP="000E1E54">
            <w:pPr>
              <w:ind w:firstLine="0"/>
              <w:jc w:val="left"/>
            </w:pPr>
            <w:r>
              <w:t>Estatística Descritiva</w:t>
            </w:r>
          </w:p>
          <w:p w14:paraId="0A65F3C1" w14:textId="77777777" w:rsidR="00597636" w:rsidRDefault="00597636" w:rsidP="000E1E54">
            <w:pPr>
              <w:ind w:firstLine="0"/>
              <w:jc w:val="left"/>
            </w:pPr>
            <w:r>
              <w:t>Gráficos de Dispersão</w:t>
            </w:r>
          </w:p>
        </w:tc>
      </w:tr>
      <w:tr w:rsidR="00597636" w14:paraId="2B7DCF1B" w14:textId="77777777" w:rsidTr="000B77E9">
        <w:tc>
          <w:tcPr>
            <w:tcW w:w="2972" w:type="dxa"/>
          </w:tcPr>
          <w:p w14:paraId="62C4DB39" w14:textId="77777777" w:rsidR="00597636" w:rsidRDefault="00597636" w:rsidP="000E1E54">
            <w:pPr>
              <w:ind w:firstLine="0"/>
            </w:pPr>
            <w:r>
              <w:t xml:space="preserve">Análise de </w:t>
            </w:r>
            <w:proofErr w:type="spellStart"/>
            <w:r>
              <w:t>Tradeoffs</w:t>
            </w:r>
            <w:proofErr w:type="spellEnd"/>
          </w:p>
        </w:tc>
        <w:tc>
          <w:tcPr>
            <w:tcW w:w="2977" w:type="dxa"/>
            <w:vAlign w:val="center"/>
          </w:tcPr>
          <w:p w14:paraId="351B09F3" w14:textId="77777777" w:rsidR="00597636" w:rsidRDefault="00597636" w:rsidP="000E1E54">
            <w:pPr>
              <w:ind w:firstLine="0"/>
              <w:jc w:val="center"/>
            </w:pPr>
            <w:r>
              <w:t>**</w:t>
            </w:r>
          </w:p>
        </w:tc>
        <w:tc>
          <w:tcPr>
            <w:tcW w:w="3112" w:type="dxa"/>
            <w:vAlign w:val="center"/>
          </w:tcPr>
          <w:p w14:paraId="69598CDC" w14:textId="6BE2FEC4" w:rsidR="00597636" w:rsidRDefault="00597636" w:rsidP="000E1E54">
            <w:pPr>
              <w:ind w:firstLine="0"/>
              <w:jc w:val="left"/>
            </w:pPr>
            <w:r>
              <w:t>Calculo d</w:t>
            </w:r>
            <w:r w:rsidR="00D25807">
              <w:t>e Valor Esperado por Estratégia para formação da Fronteira de Estratégias Robustas</w:t>
            </w:r>
          </w:p>
        </w:tc>
      </w:tr>
      <w:tr w:rsidR="00597636" w14:paraId="1A4EFF1A" w14:textId="77777777" w:rsidTr="000B77E9">
        <w:tc>
          <w:tcPr>
            <w:tcW w:w="2972" w:type="dxa"/>
          </w:tcPr>
          <w:p w14:paraId="147F09F7" w14:textId="77777777" w:rsidR="00597636" w:rsidRDefault="00597636" w:rsidP="000E1E54">
            <w:pPr>
              <w:ind w:firstLine="0"/>
            </w:pPr>
            <w:r>
              <w:t>Avaliação pós-Instanciação</w:t>
            </w:r>
          </w:p>
        </w:tc>
        <w:tc>
          <w:tcPr>
            <w:tcW w:w="2977" w:type="dxa"/>
            <w:vAlign w:val="center"/>
          </w:tcPr>
          <w:p w14:paraId="68AE0352" w14:textId="77777777" w:rsidR="00597636" w:rsidRDefault="00597636" w:rsidP="000E1E54">
            <w:pPr>
              <w:ind w:firstLine="0"/>
              <w:jc w:val="left"/>
            </w:pPr>
            <w:r>
              <w:t>Grupo Focal Confirmatório</w:t>
            </w:r>
          </w:p>
        </w:tc>
        <w:tc>
          <w:tcPr>
            <w:tcW w:w="3112" w:type="dxa"/>
            <w:vAlign w:val="center"/>
          </w:tcPr>
          <w:p w14:paraId="76C262A3" w14:textId="77777777" w:rsidR="00597636" w:rsidRDefault="00597636" w:rsidP="000E1E54">
            <w:pPr>
              <w:ind w:firstLine="0"/>
              <w:jc w:val="left"/>
            </w:pPr>
            <w:r>
              <w:t>Análise de Conteúdo Categórica</w:t>
            </w:r>
          </w:p>
        </w:tc>
      </w:tr>
    </w:tbl>
    <w:p w14:paraId="639D53E5" w14:textId="77777777" w:rsidR="00597636" w:rsidRDefault="00597636" w:rsidP="00597636">
      <w:pPr>
        <w:ind w:firstLine="0"/>
        <w:jc w:val="center"/>
      </w:pPr>
      <w:r>
        <w:t>* A Etapa é Input para outras etapas do Método e não possui Análise em si mesma.</w:t>
      </w:r>
    </w:p>
    <w:p w14:paraId="25A87506" w14:textId="5CEC282A" w:rsidR="00597636" w:rsidRDefault="00597636" w:rsidP="00597636">
      <w:pPr>
        <w:ind w:firstLine="0"/>
        <w:jc w:val="center"/>
      </w:pPr>
      <w:r>
        <w:t xml:space="preserve">** A Etapa não possui </w:t>
      </w:r>
      <w:r w:rsidR="00D25807">
        <w:t>Coleta de Dados.</w:t>
      </w:r>
    </w:p>
    <w:p w14:paraId="4A9E322F" w14:textId="77777777" w:rsidR="00597636" w:rsidRDefault="00597636" w:rsidP="00597636">
      <w:pPr>
        <w:ind w:firstLine="0"/>
        <w:jc w:val="center"/>
      </w:pPr>
      <w:r>
        <w:t>Fonte: Elaborado pelo Autor.</w:t>
      </w:r>
    </w:p>
    <w:p w14:paraId="527B0775" w14:textId="47459B20" w:rsidR="00CC538A" w:rsidRDefault="000E1E54" w:rsidP="0066573F">
      <w:r>
        <w:t>A próxima etapa trata-se do Projeto da Instanciação</w:t>
      </w:r>
      <w:r w:rsidR="000E1BA1">
        <w:t>, na qual ocorrerá a seleção do problema de decisão estratégica a ser tratado</w:t>
      </w:r>
      <w:r>
        <w:t>. Nesta etapa busca-se avaliar a plausibilidade de instanciação do RDM em um contexto específico. Neste sentido, a empresa na qual o método será instanciado será questionada sobre as decisões estratégicas nas quais o método poderia ser aplicado. Em seguida, será verifi</w:t>
      </w:r>
      <w:r w:rsidR="00184A03">
        <w:t xml:space="preserve">cado se </w:t>
      </w:r>
      <w:r w:rsidR="00184A03">
        <w:lastRenderedPageBreak/>
        <w:t>o problema identificado pode ser tratado com o RDM.</w:t>
      </w:r>
      <w:r>
        <w:t xml:space="preserve"> Para atingir este objetivo será utilizada a Entrevista Semiestruturada</w:t>
      </w:r>
      <w:r w:rsidR="00567D3F">
        <w:t xml:space="preserve">. Este tipo de entrevista é adequado para situações nas quais o entrevistador utiliza formula perguntas a priori, porém mantém a flexibilidade de explorar tópicos específicos em mais detalhes </w:t>
      </w:r>
      <w:r w:rsidR="00567D3F">
        <w:fldChar w:fldCharType="begin" w:fldLock="1"/>
      </w:r>
      <w:r w:rsidR="000D178E">
        <w:instrText>ADDIN CSL_CITATION { "citationItems" : [ { "id" : "ITEM-1", "itemData" : { "DOI" : "10.1080/10503300802702105", "ISBN" : "1050330080", "author" : [ { "dropping-particle" : "", "family" : "Knox", "given" : "Sarah", "non-dropping-particle" : "", "parse-names" : false, "suffix" : "" }, { "dropping-particle" : "", "family" : "Burkard", "given" : "Alan W", "non-dropping-particle" : "", "parse-names" : false, "suffix" : "" } ], "id" : "ITEM-1", "issue" : "August 2013", "issued" : { "date-parts" : [ [ "2009" ] ] }, "page" : "37-41", "title" : "Qualitative research interviews", "type" : "article-journal" }, "uris" : [ "http://www.mendeley.com/documents/?uuid=e0c775c1-e56b-4696-9e79-1cec35becc83" ] } ], "mendeley" : { "formattedCitation" : "(KNOX; BURKARD, 2009)", "plainTextFormattedCitation" : "(KNOX; BURKARD, 2009)", "previouslyFormattedCitation" : "(KNOX; BURKARD, 2009)" }, "properties" : { "noteIndex" : 0 }, "schema" : "https://github.com/citation-style-language/schema/raw/master/csl-citation.json" }</w:instrText>
      </w:r>
      <w:r w:rsidR="00567D3F">
        <w:fldChar w:fldCharType="separate"/>
      </w:r>
      <w:r w:rsidR="00567D3F" w:rsidRPr="00567D3F">
        <w:rPr>
          <w:noProof/>
        </w:rPr>
        <w:t>(KNOX; BURKARD, 2009)</w:t>
      </w:r>
      <w:r w:rsidR="00567D3F">
        <w:fldChar w:fldCharType="end"/>
      </w:r>
      <w:r w:rsidR="00567D3F">
        <w:t>, o que é um aspecto relevante para a identificação do problema a ser considerado para a instanciação</w:t>
      </w:r>
      <w:r>
        <w:t>.</w:t>
      </w:r>
      <w:r w:rsidR="00184A03">
        <w:t xml:space="preserve"> </w:t>
      </w:r>
      <w:r>
        <w:t>Como técnica de análise, é prevista a anális</w:t>
      </w:r>
      <w:r w:rsidR="00184A03">
        <w:t xml:space="preserve">e de conteúdo categórica, a qual pode ser usada para identificar a ocorrência ou não de temas </w:t>
      </w:r>
      <w:r w:rsidR="00567D3F">
        <w:t>nas respostas dos entrevistados.</w:t>
      </w:r>
      <w:r w:rsidR="00184A03">
        <w:t xml:space="preserve"> </w:t>
      </w:r>
      <w:r w:rsidR="00184A03">
        <w:fldChar w:fldCharType="begin" w:fldLock="1"/>
      </w:r>
      <w:r w:rsidR="00FC0246">
        <w:instrText>ADDIN CSL_CITATION { "citationItems" : [ { "id" : "ITEM-1", "itemData" : { "author" : [ { "dropping-particle" : "", "family" : "Bardin", "given" : "Laurence", "non-dropping-particle" : "", "parse-names" : false, "suffix" : "" } ], "id" : "ITEM-1", "issued" : { "date-parts" : [ [ "2011" ] ] }, "number-of-pages" : "1-19", "title" : "An\u00e1lise de conte\u00fado", "type" : "book" }, "uris" : [ "http://www.mendeley.com/documents/?uuid=762b1926-9b9a-4ba8-9c36-f0a5e5c53202" ] } ], "mendeley" : { "formattedCitation" : "(BARDIN, 2011)", "plainTextFormattedCitation" : "(BARDIN, 2011)", "previouslyFormattedCitation" : "(BARDIN, 2011)" }, "properties" : { "noteIndex" : 0 }, "schema" : "https://github.com/citation-style-language/schema/raw/master/csl-citation.json" }</w:instrText>
      </w:r>
      <w:r w:rsidR="00184A03">
        <w:fldChar w:fldCharType="separate"/>
      </w:r>
      <w:r w:rsidR="00184A03" w:rsidRPr="00184A03">
        <w:rPr>
          <w:noProof/>
        </w:rPr>
        <w:t>(BARDIN, 2011)</w:t>
      </w:r>
      <w:r w:rsidR="00184A03">
        <w:fldChar w:fldCharType="end"/>
      </w:r>
      <w:r w:rsidR="00184A03">
        <w:t>.</w:t>
      </w:r>
      <w:r w:rsidR="0066573F">
        <w:t xml:space="preserve"> </w:t>
      </w:r>
      <w:r w:rsidR="00CC538A">
        <w:t xml:space="preserve">O </w:t>
      </w:r>
      <w:r w:rsidR="00CC538A">
        <w:fldChar w:fldCharType="begin"/>
      </w:r>
      <w:r w:rsidR="00CC538A">
        <w:instrText xml:space="preserve"> REF _Ref481483558 \h </w:instrText>
      </w:r>
      <w:r w:rsidR="00CC538A">
        <w:fldChar w:fldCharType="separate"/>
      </w:r>
      <w:r w:rsidR="00B7483F">
        <w:t xml:space="preserve">Quadro </w:t>
      </w:r>
      <w:r w:rsidR="00B7483F">
        <w:rPr>
          <w:noProof/>
        </w:rPr>
        <w:t>9</w:t>
      </w:r>
      <w:r w:rsidR="00CC538A">
        <w:fldChar w:fldCharType="end"/>
      </w:r>
      <w:r w:rsidR="00CC538A">
        <w:t xml:space="preserve"> sintetiza a</w:t>
      </w:r>
      <w:r w:rsidR="0066573F">
        <w:t>s condições necessárias para a i</w:t>
      </w:r>
      <w:r w:rsidR="00CC538A">
        <w:t xml:space="preserve">nstanciação </w:t>
      </w:r>
      <w:r w:rsidR="0066573F">
        <w:t xml:space="preserve">do RDM </w:t>
      </w:r>
      <w:r w:rsidR="00CC538A">
        <w:t>e o Apêndice E contém um protocolo contendo questões a verificar.</w:t>
      </w:r>
      <w:r w:rsidR="00567D3F">
        <w:t xml:space="preserve"> A análise será realizada com o objetivo de identificar se o problema candidato para a instanciação tem as características necessárias para o tratamento do RDM.</w:t>
      </w:r>
    </w:p>
    <w:p w14:paraId="54D9FB48" w14:textId="7E5363E7" w:rsidR="00CC538A" w:rsidRDefault="00CC538A" w:rsidP="00CC538A">
      <w:pPr>
        <w:pStyle w:val="Legenda"/>
      </w:pPr>
      <w:bookmarkStart w:id="336" w:name="_Ref481483558"/>
      <w:bookmarkStart w:id="337" w:name="_Toc481594523"/>
      <w:r>
        <w:t xml:space="preserve">Quadro </w:t>
      </w:r>
      <w:fldSimple w:instr=" SEQ Quadro \* ARABIC ">
        <w:r w:rsidR="00B7483F">
          <w:rPr>
            <w:noProof/>
          </w:rPr>
          <w:t>9</w:t>
        </w:r>
      </w:fldSimple>
      <w:bookmarkEnd w:id="336"/>
      <w:r>
        <w:t xml:space="preserve"> – Condições Necessárias para a Instanciação</w:t>
      </w:r>
      <w:r w:rsidR="005F0B53">
        <w:t xml:space="preserve"> do RDM</w:t>
      </w:r>
      <w:bookmarkEnd w:id="337"/>
    </w:p>
    <w:tbl>
      <w:tblPr>
        <w:tblStyle w:val="Tabelacomgrade"/>
        <w:tblW w:w="0" w:type="auto"/>
        <w:tblLook w:val="04A0" w:firstRow="1" w:lastRow="0" w:firstColumn="1" w:lastColumn="0" w:noHBand="0" w:noVBand="1"/>
      </w:tblPr>
      <w:tblGrid>
        <w:gridCol w:w="1804"/>
        <w:gridCol w:w="5867"/>
        <w:gridCol w:w="1390"/>
      </w:tblGrid>
      <w:tr w:rsidR="00CC538A" w14:paraId="7535E532" w14:textId="77777777" w:rsidTr="0066573F">
        <w:trPr>
          <w:tblHeader/>
        </w:trPr>
        <w:tc>
          <w:tcPr>
            <w:tcW w:w="1804" w:type="dxa"/>
          </w:tcPr>
          <w:p w14:paraId="4989CE0D" w14:textId="77777777" w:rsidR="00CC538A" w:rsidRPr="002F6C9C" w:rsidRDefault="00CC538A" w:rsidP="00375EF9">
            <w:pPr>
              <w:ind w:firstLine="0"/>
              <w:rPr>
                <w:b/>
              </w:rPr>
            </w:pPr>
            <w:r w:rsidRPr="002F6C9C">
              <w:rPr>
                <w:b/>
              </w:rPr>
              <w:t>Característica</w:t>
            </w:r>
          </w:p>
        </w:tc>
        <w:tc>
          <w:tcPr>
            <w:tcW w:w="6271" w:type="dxa"/>
          </w:tcPr>
          <w:p w14:paraId="46B29AD8" w14:textId="77777777" w:rsidR="00CC538A" w:rsidRPr="002F6C9C" w:rsidRDefault="00CC538A" w:rsidP="00375EF9">
            <w:pPr>
              <w:ind w:firstLine="0"/>
              <w:rPr>
                <w:b/>
              </w:rPr>
            </w:pPr>
            <w:r w:rsidRPr="002F6C9C">
              <w:rPr>
                <w:b/>
              </w:rPr>
              <w:t>Descrição</w:t>
            </w:r>
          </w:p>
        </w:tc>
        <w:tc>
          <w:tcPr>
            <w:tcW w:w="986" w:type="dxa"/>
          </w:tcPr>
          <w:p w14:paraId="4CEB2D4E" w14:textId="77777777" w:rsidR="00CC538A" w:rsidRPr="002F6C9C" w:rsidRDefault="00CC538A" w:rsidP="00375EF9">
            <w:pPr>
              <w:ind w:firstLine="0"/>
              <w:rPr>
                <w:b/>
              </w:rPr>
            </w:pPr>
            <w:r w:rsidRPr="002F6C9C">
              <w:rPr>
                <w:b/>
              </w:rPr>
              <w:t>Fonte</w:t>
            </w:r>
          </w:p>
        </w:tc>
      </w:tr>
      <w:tr w:rsidR="00CC538A" w14:paraId="5517024A" w14:textId="77777777" w:rsidTr="0066573F">
        <w:tc>
          <w:tcPr>
            <w:tcW w:w="1804" w:type="dxa"/>
          </w:tcPr>
          <w:p w14:paraId="2FA6A387" w14:textId="77777777" w:rsidR="00CC538A" w:rsidRPr="00A90DAA" w:rsidRDefault="00CC538A" w:rsidP="00375EF9">
            <w:pPr>
              <w:ind w:firstLine="0"/>
              <w:rPr>
                <w:sz w:val="22"/>
              </w:rPr>
            </w:pPr>
            <w:r w:rsidRPr="00A90DAA">
              <w:rPr>
                <w:sz w:val="22"/>
              </w:rPr>
              <w:t>1 - A situação é complexa</w:t>
            </w:r>
          </w:p>
        </w:tc>
        <w:tc>
          <w:tcPr>
            <w:tcW w:w="6271" w:type="dxa"/>
          </w:tcPr>
          <w:p w14:paraId="26DC4F55" w14:textId="77777777" w:rsidR="00CC538A" w:rsidRPr="00A90DAA" w:rsidRDefault="00CC538A" w:rsidP="00375EF9">
            <w:pPr>
              <w:ind w:firstLine="0"/>
              <w:rPr>
                <w:sz w:val="22"/>
              </w:rPr>
            </w:pPr>
            <w:r w:rsidRPr="00A90DAA">
              <w:rPr>
                <w:sz w:val="22"/>
              </w:rPr>
              <w:t>A situação é complexa o suficiente para demandar o suporte de um tratamento analítico. Apenas a intuição não pode ser utilizada para avaliar as opções.</w:t>
            </w:r>
          </w:p>
        </w:tc>
        <w:tc>
          <w:tcPr>
            <w:tcW w:w="986" w:type="dxa"/>
          </w:tcPr>
          <w:p w14:paraId="6CDC28D2"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rsidRPr="00A90DAA">
              <w:rPr>
                <w:sz w:val="22"/>
              </w:rPr>
              <w:fldChar w:fldCharType="separate"/>
            </w:r>
            <w:r w:rsidRPr="00A90DAA">
              <w:rPr>
                <w:noProof/>
                <w:sz w:val="22"/>
              </w:rPr>
              <w:t>(LEMPERT et al., 2013, p. 9)</w:t>
            </w:r>
            <w:r w:rsidRPr="00A90DAA">
              <w:rPr>
                <w:sz w:val="22"/>
              </w:rPr>
              <w:fldChar w:fldCharType="end"/>
            </w:r>
          </w:p>
        </w:tc>
      </w:tr>
      <w:tr w:rsidR="00CC538A" w:rsidRPr="009E2FF1" w14:paraId="1A74A85E" w14:textId="77777777" w:rsidTr="0066573F">
        <w:tc>
          <w:tcPr>
            <w:tcW w:w="1804" w:type="dxa"/>
          </w:tcPr>
          <w:p w14:paraId="6EBFB06A" w14:textId="77777777" w:rsidR="00CC538A" w:rsidRPr="00A90DAA" w:rsidRDefault="00CC538A" w:rsidP="00375EF9">
            <w:pPr>
              <w:ind w:firstLine="0"/>
              <w:rPr>
                <w:sz w:val="22"/>
              </w:rPr>
            </w:pPr>
            <w:r w:rsidRPr="00A90DAA">
              <w:rPr>
                <w:sz w:val="22"/>
              </w:rPr>
              <w:t>2 - Há Incerteza Profunda</w:t>
            </w:r>
          </w:p>
        </w:tc>
        <w:tc>
          <w:tcPr>
            <w:tcW w:w="6271" w:type="dxa"/>
          </w:tcPr>
          <w:p w14:paraId="4ADFC30D" w14:textId="77777777" w:rsidR="00CC538A" w:rsidRPr="00A90DAA" w:rsidRDefault="00CC538A" w:rsidP="00375EF9">
            <w:pPr>
              <w:ind w:firstLine="0"/>
              <w:rPr>
                <w:sz w:val="22"/>
              </w:rPr>
            </w:pPr>
            <w:r w:rsidRPr="00A90DAA">
              <w:rPr>
                <w:sz w:val="22"/>
              </w:rPr>
              <w:t xml:space="preserve">Não há consenso sobre: i) os modelos que descrevem as relações entre as principais relações que irão moldar o futuro, </w:t>
            </w:r>
            <w:proofErr w:type="spellStart"/>
            <w:r w:rsidRPr="00A90DAA">
              <w:rPr>
                <w:sz w:val="22"/>
              </w:rPr>
              <w:t>ii</w:t>
            </w:r>
            <w:proofErr w:type="spellEnd"/>
            <w:r w:rsidRPr="00A90DAA">
              <w:rPr>
                <w:sz w:val="22"/>
              </w:rPr>
              <w:t xml:space="preserve">) as distribuições de probabilidade utilizadas para representar incertezas de variáveis chave e parâmetros destes modelos, e/ou </w:t>
            </w:r>
            <w:proofErr w:type="spellStart"/>
            <w:r w:rsidRPr="00A90DAA">
              <w:rPr>
                <w:sz w:val="22"/>
              </w:rPr>
              <w:t>iii</w:t>
            </w:r>
            <w:proofErr w:type="spellEnd"/>
            <w:r w:rsidRPr="00A90DAA">
              <w:rPr>
                <w:sz w:val="22"/>
              </w:rPr>
              <w:t xml:space="preserve">) como avaliar a utilidade (traduzido de </w:t>
            </w:r>
            <w:proofErr w:type="spellStart"/>
            <w:r w:rsidRPr="00A90DAA">
              <w:rPr>
                <w:i/>
                <w:sz w:val="22"/>
              </w:rPr>
              <w:t>desirability</w:t>
            </w:r>
            <w:proofErr w:type="spellEnd"/>
            <w:r w:rsidRPr="00A90DAA">
              <w:rPr>
                <w:sz w:val="22"/>
              </w:rPr>
              <w:t xml:space="preserve">) de diferentes </w:t>
            </w:r>
            <w:proofErr w:type="spellStart"/>
            <w:r w:rsidRPr="00A90DAA">
              <w:rPr>
                <w:i/>
                <w:sz w:val="22"/>
              </w:rPr>
              <w:t>outcomes</w:t>
            </w:r>
            <w:proofErr w:type="spellEnd"/>
            <w:r w:rsidRPr="00A90DAA">
              <w:rPr>
                <w:sz w:val="22"/>
              </w:rPr>
              <w:t>.</w:t>
            </w:r>
          </w:p>
        </w:tc>
        <w:tc>
          <w:tcPr>
            <w:tcW w:w="986" w:type="dxa"/>
          </w:tcPr>
          <w:p w14:paraId="054A9CF9" w14:textId="77777777" w:rsidR="00CC538A" w:rsidRPr="00A90DAA" w:rsidRDefault="00CC538A" w:rsidP="00375EF9">
            <w:pPr>
              <w:ind w:firstLine="0"/>
              <w:rPr>
                <w:sz w:val="22"/>
                <w:lang w:val="en-US"/>
              </w:rPr>
            </w:pPr>
            <w:r w:rsidRPr="00A90DAA">
              <w:rPr>
                <w:sz w:val="22"/>
              </w:rPr>
              <w:fldChar w:fldCharType="begin" w:fldLock="1"/>
            </w:r>
            <w:r w:rsidRPr="0027520F">
              <w:rPr>
                <w:sz w:val="22"/>
                <w:lang w:val="en-US"/>
                <w:rPrChange w:id="338" w:author="Daniel Lacerda" w:date="2017-05-03T23:17:00Z">
                  <w:rPr>
                    <w:sz w:val="22"/>
                    <w:lang w:val="en-US"/>
                  </w:rPr>
                </w:rPrChange>
              </w:rPr>
              <w:instrText xml:space="preserve">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w:instrText>
            </w:r>
            <w:r w:rsidRPr="00A90DAA">
              <w:rPr>
                <w:sz w:val="22"/>
                <w:lang w:val="en-US"/>
              </w:rPr>
              <w:instrText>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rsidRPr="00A90DAA">
              <w:rPr>
                <w:sz w:val="22"/>
              </w:rPr>
              <w:fldChar w:fldCharType="separate"/>
            </w:r>
            <w:r w:rsidRPr="00A90DAA">
              <w:rPr>
                <w:noProof/>
                <w:sz w:val="22"/>
                <w:lang w:val="en-US"/>
              </w:rPr>
              <w:t>(LEMPERT; POPPER; BANKES, 2003, p. xii)</w:t>
            </w:r>
            <w:r w:rsidRPr="00A90DAA">
              <w:rPr>
                <w:sz w:val="22"/>
              </w:rPr>
              <w:fldChar w:fldCharType="end"/>
            </w:r>
          </w:p>
        </w:tc>
      </w:tr>
      <w:tr w:rsidR="00CC538A" w14:paraId="6C4C218C" w14:textId="77777777" w:rsidTr="0066573F">
        <w:tc>
          <w:tcPr>
            <w:tcW w:w="1804" w:type="dxa"/>
          </w:tcPr>
          <w:p w14:paraId="086BE290" w14:textId="77777777" w:rsidR="00CC538A" w:rsidRPr="00A90DAA" w:rsidRDefault="00CC538A" w:rsidP="00375EF9">
            <w:pPr>
              <w:ind w:firstLine="0"/>
              <w:rPr>
                <w:sz w:val="22"/>
              </w:rPr>
            </w:pPr>
            <w:r w:rsidRPr="00A90DAA">
              <w:rPr>
                <w:sz w:val="22"/>
              </w:rPr>
              <w:t>A situação pode ser modelada</w:t>
            </w:r>
          </w:p>
        </w:tc>
        <w:tc>
          <w:tcPr>
            <w:tcW w:w="6271" w:type="dxa"/>
          </w:tcPr>
          <w:p w14:paraId="2DDF5B92" w14:textId="77777777" w:rsidR="00CC538A" w:rsidRPr="00A90DAA" w:rsidRDefault="00CC538A" w:rsidP="00375EF9">
            <w:pPr>
              <w:ind w:firstLine="0"/>
              <w:rPr>
                <w:sz w:val="22"/>
              </w:rPr>
            </w:pPr>
            <w:r w:rsidRPr="00A90DAA">
              <w:rPr>
                <w:sz w:val="22"/>
              </w:rPr>
              <w:t>É possível reunir o conhecimento existente sobre a situação na forma de um modelo, calculando o resultado da decisão dado um conjunto de pressupostos.</w:t>
            </w:r>
          </w:p>
        </w:tc>
        <w:tc>
          <w:tcPr>
            <w:tcW w:w="986" w:type="dxa"/>
          </w:tcPr>
          <w:p w14:paraId="6CC8BEC9"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CC538A" w14:paraId="792E7272" w14:textId="77777777" w:rsidTr="0066573F">
        <w:tc>
          <w:tcPr>
            <w:tcW w:w="1804" w:type="dxa"/>
          </w:tcPr>
          <w:p w14:paraId="3FAFF3DE" w14:textId="77777777" w:rsidR="00CC538A" w:rsidRPr="00A90DAA" w:rsidRDefault="00CC538A" w:rsidP="00375EF9">
            <w:pPr>
              <w:ind w:firstLine="0"/>
              <w:rPr>
                <w:sz w:val="22"/>
              </w:rPr>
            </w:pPr>
            <w:r w:rsidRPr="00A90DAA">
              <w:rPr>
                <w:sz w:val="22"/>
              </w:rPr>
              <w:t>Há uma diversidade de opções a analisar</w:t>
            </w:r>
          </w:p>
        </w:tc>
        <w:tc>
          <w:tcPr>
            <w:tcW w:w="6271" w:type="dxa"/>
          </w:tcPr>
          <w:p w14:paraId="5C2B56CD" w14:textId="77777777" w:rsidR="00CC538A" w:rsidRPr="00A90DAA" w:rsidRDefault="00CC538A" w:rsidP="00375EF9">
            <w:pPr>
              <w:ind w:firstLine="0"/>
              <w:rPr>
                <w:sz w:val="22"/>
              </w:rPr>
            </w:pPr>
            <w:r w:rsidRPr="00A90DAA">
              <w:rPr>
                <w:sz w:val="22"/>
              </w:rPr>
              <w:t>Há um conjunto rico de opções a avaliar de modo a ser plausível a existência de soluções robustas.</w:t>
            </w:r>
          </w:p>
        </w:tc>
        <w:tc>
          <w:tcPr>
            <w:tcW w:w="986" w:type="dxa"/>
          </w:tcPr>
          <w:p w14:paraId="05ADD76F"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r w:rsidR="00CC538A" w14:paraId="0893632F" w14:textId="77777777" w:rsidTr="0066573F">
        <w:trPr>
          <w:trHeight w:val="85"/>
        </w:trPr>
        <w:tc>
          <w:tcPr>
            <w:tcW w:w="1804" w:type="dxa"/>
          </w:tcPr>
          <w:p w14:paraId="05E9774E" w14:textId="77777777" w:rsidR="00CC538A" w:rsidRPr="00A90DAA" w:rsidRDefault="00CC538A" w:rsidP="00375EF9">
            <w:pPr>
              <w:ind w:firstLine="0"/>
              <w:rPr>
                <w:sz w:val="22"/>
              </w:rPr>
            </w:pPr>
            <w:r w:rsidRPr="00A90DAA">
              <w:rPr>
                <w:sz w:val="22"/>
              </w:rPr>
              <w:t>A decisão é sensível às Incertezas</w:t>
            </w:r>
          </w:p>
        </w:tc>
        <w:tc>
          <w:tcPr>
            <w:tcW w:w="6271" w:type="dxa"/>
          </w:tcPr>
          <w:p w14:paraId="6892906C" w14:textId="77777777" w:rsidR="00CC538A" w:rsidRPr="00A90DAA" w:rsidRDefault="00CC538A" w:rsidP="00375EF9">
            <w:pPr>
              <w:ind w:firstLine="0"/>
              <w:rPr>
                <w:sz w:val="22"/>
              </w:rPr>
            </w:pPr>
            <w:r w:rsidRPr="00A90DAA">
              <w:rPr>
                <w:sz w:val="22"/>
              </w:rPr>
              <w:t>A escolha da melhor estratégia é altamente sensível a pressupostos sobre a estrutura e probabilidades relacionadas ao modelo.</w:t>
            </w:r>
          </w:p>
        </w:tc>
        <w:tc>
          <w:tcPr>
            <w:tcW w:w="986" w:type="dxa"/>
          </w:tcPr>
          <w:p w14:paraId="59BB7C10" w14:textId="77777777" w:rsidR="00CC538A" w:rsidRPr="00A90DAA" w:rsidRDefault="00CC538A" w:rsidP="00375EF9">
            <w:pPr>
              <w:ind w:firstLine="0"/>
              <w:rPr>
                <w:sz w:val="22"/>
              </w:rPr>
            </w:pPr>
            <w:r w:rsidRPr="00A90DAA">
              <w:rPr>
                <w:sz w:val="22"/>
              </w:rPr>
              <w:fldChar w:fldCharType="begin" w:fldLock="1"/>
            </w:r>
            <w:r w:rsidRPr="00A90DAA">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A90DAA">
              <w:rPr>
                <w:sz w:val="22"/>
              </w:rPr>
              <w:fldChar w:fldCharType="separate"/>
            </w:r>
            <w:r w:rsidRPr="00A90DAA">
              <w:rPr>
                <w:noProof/>
                <w:sz w:val="22"/>
              </w:rPr>
              <w:t>(LEMPERT et al., 2006)</w:t>
            </w:r>
            <w:r w:rsidRPr="00A90DAA">
              <w:rPr>
                <w:sz w:val="22"/>
              </w:rPr>
              <w:fldChar w:fldCharType="end"/>
            </w:r>
          </w:p>
        </w:tc>
      </w:tr>
    </w:tbl>
    <w:p w14:paraId="1950AEBC" w14:textId="77777777" w:rsidR="00CC538A" w:rsidRDefault="00CC538A" w:rsidP="00CC538A">
      <w:pPr>
        <w:ind w:firstLine="0"/>
        <w:jc w:val="center"/>
      </w:pPr>
      <w:r>
        <w:t>Fonte: Consolidado pelo Autor.</w:t>
      </w:r>
    </w:p>
    <w:p w14:paraId="5EDB19B7" w14:textId="30983AB8" w:rsidR="00CC538A" w:rsidRDefault="00CC538A" w:rsidP="00CC538A">
      <w:r>
        <w:lastRenderedPageBreak/>
        <w:t xml:space="preserve">A etapa seguinte trata-se do desenvolvimento da instanciação do RDM no contexto selecionado. Esta etapa compreende as quatro </w:t>
      </w:r>
      <w:r w:rsidR="0024625B">
        <w:t>macro etapas</w:t>
      </w:r>
      <w:r>
        <w:t xml:space="preserve"> do RDM, a saber: (i) Estruturação da decisão; (</w:t>
      </w:r>
      <w:proofErr w:type="spellStart"/>
      <w:r>
        <w:t>ii</w:t>
      </w:r>
      <w:proofErr w:type="spellEnd"/>
      <w:r>
        <w:t>) Geração de Casos; (</w:t>
      </w:r>
      <w:proofErr w:type="spellStart"/>
      <w:r>
        <w:t>iii</w:t>
      </w:r>
      <w:proofErr w:type="spellEnd"/>
      <w:r>
        <w:t>) Descoberta de Cenários, e; (</w:t>
      </w:r>
      <w:proofErr w:type="spellStart"/>
      <w:r>
        <w:t>iv</w:t>
      </w:r>
      <w:proofErr w:type="spellEnd"/>
      <w:r>
        <w:t xml:space="preserve">) Análise de </w:t>
      </w:r>
      <w:proofErr w:type="spellStart"/>
      <w:r>
        <w:t>Tradeoffs</w:t>
      </w:r>
      <w:proofErr w:type="spellEnd"/>
      <w:r>
        <w:t>.</w:t>
      </w:r>
      <w:r w:rsidR="00E51802">
        <w:t xml:space="preserve"> Esta etapa consiste na avaliação das decisões estratégicas da empresa em questão, e está representada em detalhes na </w:t>
      </w:r>
      <w:r w:rsidR="00E51802">
        <w:fldChar w:fldCharType="begin"/>
      </w:r>
      <w:r w:rsidR="00E51802">
        <w:instrText xml:space="preserve"> REF _Ref481504514 \h </w:instrText>
      </w:r>
      <w:r w:rsidR="00E51802">
        <w:fldChar w:fldCharType="separate"/>
      </w:r>
      <w:r w:rsidR="00B7483F">
        <w:t xml:space="preserve">Figura </w:t>
      </w:r>
      <w:r w:rsidR="00B7483F">
        <w:rPr>
          <w:noProof/>
        </w:rPr>
        <w:t>27</w:t>
      </w:r>
      <w:r w:rsidR="00E51802">
        <w:fldChar w:fldCharType="end"/>
      </w:r>
      <w:r w:rsidR="00E51802">
        <w:t>. A leitura dos trabalhos normativos a respeito do RDM permitiu a identificação de decisões metodológicas a considerar durante a análise RD</w:t>
      </w:r>
      <w:r w:rsidR="003D3060">
        <w:t xml:space="preserve">M, representados no </w:t>
      </w:r>
      <w:r w:rsidR="003D3060">
        <w:fldChar w:fldCharType="begin"/>
      </w:r>
      <w:r w:rsidR="003D3060">
        <w:instrText xml:space="preserve"> REF _Ref481504823 \h </w:instrText>
      </w:r>
      <w:r w:rsidR="003D3060">
        <w:fldChar w:fldCharType="separate"/>
      </w:r>
      <w:r w:rsidR="00B7483F">
        <w:t xml:space="preserve">Quadro </w:t>
      </w:r>
      <w:r w:rsidR="00B7483F">
        <w:rPr>
          <w:noProof/>
        </w:rPr>
        <w:t>10</w:t>
      </w:r>
      <w:r w:rsidR="003D3060">
        <w:fldChar w:fldCharType="end"/>
      </w:r>
      <w:r w:rsidR="003D3060">
        <w:t>.</w:t>
      </w:r>
      <w:r w:rsidR="00E51802">
        <w:t xml:space="preserve"> </w:t>
      </w:r>
      <w:r w:rsidR="00E51802">
        <w:fldChar w:fldCharType="begin" w:fldLock="1"/>
      </w:r>
      <w:r w:rsidR="00E51802">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rsidR="00E51802">
        <w:fldChar w:fldCharType="separate"/>
      </w:r>
      <w:r w:rsidR="00E51802" w:rsidRPr="00615FE4">
        <w:rPr>
          <w:noProof/>
        </w:rPr>
        <w:t>(GROVES, 2006; LEMPERT et al., 2006; LEMPERT; POPPER; BANKES, 2003)</w:t>
      </w:r>
      <w:r w:rsidR="00E51802">
        <w:fldChar w:fldCharType="end"/>
      </w:r>
      <w:r w:rsidR="00E51802">
        <w:t>.</w:t>
      </w:r>
      <w:r w:rsidR="006655A1">
        <w:t xml:space="preserve"> Tais decisões metodológicas não são passíveis de definição neste estágio do trabalho. No entanto, cada uma das decisões deve ser justificada durante a instanciação, com base na literatura existente.</w:t>
      </w:r>
    </w:p>
    <w:p w14:paraId="0584352A" w14:textId="5516DF4D" w:rsidR="00194A9E" w:rsidRDefault="00194A9E" w:rsidP="00194A9E">
      <w:pPr>
        <w:pStyle w:val="Legenda"/>
      </w:pPr>
      <w:bookmarkStart w:id="339" w:name="_Ref481504823"/>
      <w:bookmarkStart w:id="340" w:name="_Toc481594524"/>
      <w:r>
        <w:t xml:space="preserve">Quadro </w:t>
      </w:r>
      <w:fldSimple w:instr=" SEQ Quadro \* ARABIC ">
        <w:r w:rsidR="00B7483F">
          <w:rPr>
            <w:noProof/>
          </w:rPr>
          <w:t>10</w:t>
        </w:r>
      </w:fldSimple>
      <w:bookmarkEnd w:id="339"/>
      <w:r>
        <w:t xml:space="preserve"> – Decisões Metodológicas em uma aplicação do RDM</w:t>
      </w:r>
      <w:bookmarkEnd w:id="340"/>
    </w:p>
    <w:tbl>
      <w:tblPr>
        <w:tblStyle w:val="Tabelacomgrade"/>
        <w:tblW w:w="0" w:type="auto"/>
        <w:tblLook w:val="04A0" w:firstRow="1" w:lastRow="0" w:firstColumn="1" w:lastColumn="0" w:noHBand="0" w:noVBand="1"/>
      </w:tblPr>
      <w:tblGrid>
        <w:gridCol w:w="1980"/>
        <w:gridCol w:w="7081"/>
      </w:tblGrid>
      <w:tr w:rsidR="00194A9E" w14:paraId="2D420FBB" w14:textId="77777777" w:rsidTr="002E43D5">
        <w:trPr>
          <w:tblHeader/>
        </w:trPr>
        <w:tc>
          <w:tcPr>
            <w:tcW w:w="1980" w:type="dxa"/>
            <w:vAlign w:val="center"/>
          </w:tcPr>
          <w:p w14:paraId="3BF83758" w14:textId="77777777" w:rsidR="00194A9E" w:rsidRPr="00615FE4" w:rsidRDefault="00194A9E" w:rsidP="002E43D5">
            <w:pPr>
              <w:ind w:firstLine="0"/>
              <w:jc w:val="left"/>
              <w:rPr>
                <w:b/>
              </w:rPr>
            </w:pPr>
            <w:r w:rsidRPr="00615FE4">
              <w:rPr>
                <w:b/>
              </w:rPr>
              <w:t>Etapa</w:t>
            </w:r>
          </w:p>
        </w:tc>
        <w:tc>
          <w:tcPr>
            <w:tcW w:w="7081" w:type="dxa"/>
          </w:tcPr>
          <w:p w14:paraId="3C6FEF74" w14:textId="078557F3" w:rsidR="00194A9E" w:rsidRPr="00615FE4" w:rsidRDefault="002E43D5" w:rsidP="00375EF9">
            <w:pPr>
              <w:ind w:firstLine="0"/>
              <w:rPr>
                <w:b/>
              </w:rPr>
            </w:pPr>
            <w:r>
              <w:rPr>
                <w:b/>
              </w:rPr>
              <w:t>Decisões a Realizar e Justificar</w:t>
            </w:r>
          </w:p>
        </w:tc>
      </w:tr>
      <w:tr w:rsidR="00194A9E" w14:paraId="1207C089" w14:textId="77777777" w:rsidTr="002E43D5">
        <w:tc>
          <w:tcPr>
            <w:tcW w:w="1980" w:type="dxa"/>
            <w:vMerge w:val="restart"/>
            <w:vAlign w:val="center"/>
          </w:tcPr>
          <w:p w14:paraId="5A624390" w14:textId="77777777" w:rsidR="00194A9E" w:rsidRPr="00615FE4" w:rsidRDefault="00194A9E" w:rsidP="002E43D5">
            <w:pPr>
              <w:ind w:firstLine="0"/>
              <w:jc w:val="left"/>
              <w:rPr>
                <w:i/>
                <w:iCs/>
              </w:rPr>
            </w:pPr>
            <w:r>
              <w:t xml:space="preserve">1. Estruturação da Decisão </w:t>
            </w:r>
          </w:p>
        </w:tc>
        <w:tc>
          <w:tcPr>
            <w:tcW w:w="7081" w:type="dxa"/>
          </w:tcPr>
          <w:p w14:paraId="06C6C1DC" w14:textId="77777777" w:rsidR="00194A9E" w:rsidRPr="00490306" w:rsidRDefault="00194A9E" w:rsidP="00375EF9">
            <w:pPr>
              <w:ind w:firstLine="0"/>
              <w:rPr>
                <w:sz w:val="22"/>
              </w:rPr>
            </w:pPr>
            <w:r w:rsidRPr="00490306">
              <w:rPr>
                <w:sz w:val="22"/>
              </w:rPr>
              <w:t>X - Quais Incertezas Considerar?</w:t>
            </w:r>
          </w:p>
        </w:tc>
      </w:tr>
      <w:tr w:rsidR="00194A9E" w14:paraId="5EA8F04D" w14:textId="77777777" w:rsidTr="002E43D5">
        <w:tc>
          <w:tcPr>
            <w:tcW w:w="1980" w:type="dxa"/>
            <w:vMerge/>
            <w:vAlign w:val="center"/>
          </w:tcPr>
          <w:p w14:paraId="4E71F04E" w14:textId="77777777" w:rsidR="00194A9E" w:rsidRDefault="00194A9E" w:rsidP="002E43D5">
            <w:pPr>
              <w:jc w:val="left"/>
            </w:pPr>
          </w:p>
        </w:tc>
        <w:tc>
          <w:tcPr>
            <w:tcW w:w="7081" w:type="dxa"/>
          </w:tcPr>
          <w:p w14:paraId="041CC472" w14:textId="0855919F" w:rsidR="00194A9E" w:rsidRPr="00490306" w:rsidRDefault="00194A9E" w:rsidP="00375EF9">
            <w:pPr>
              <w:ind w:firstLine="0"/>
              <w:rPr>
                <w:sz w:val="22"/>
              </w:rPr>
            </w:pPr>
            <w:r w:rsidRPr="00490306">
              <w:rPr>
                <w:sz w:val="22"/>
              </w:rPr>
              <w:t xml:space="preserve">L - Quais Estratégias Considerar? </w:t>
            </w:r>
          </w:p>
        </w:tc>
      </w:tr>
      <w:tr w:rsidR="00194A9E" w14:paraId="2AE3A9FD" w14:textId="77777777" w:rsidTr="002E43D5">
        <w:tc>
          <w:tcPr>
            <w:tcW w:w="1980" w:type="dxa"/>
            <w:vMerge/>
            <w:vAlign w:val="center"/>
          </w:tcPr>
          <w:p w14:paraId="12179E3B" w14:textId="77777777" w:rsidR="00194A9E" w:rsidRDefault="00194A9E" w:rsidP="002E43D5">
            <w:pPr>
              <w:jc w:val="left"/>
            </w:pPr>
          </w:p>
        </w:tc>
        <w:tc>
          <w:tcPr>
            <w:tcW w:w="7081" w:type="dxa"/>
          </w:tcPr>
          <w:p w14:paraId="2F1DF242" w14:textId="7C889E19" w:rsidR="00194A9E" w:rsidRPr="00490306" w:rsidRDefault="00194A9E" w:rsidP="00375EF9">
            <w:pPr>
              <w:ind w:firstLine="0"/>
              <w:rPr>
                <w:sz w:val="22"/>
              </w:rPr>
            </w:pPr>
            <w:r w:rsidRPr="00490306">
              <w:rPr>
                <w:sz w:val="22"/>
              </w:rPr>
              <w:t>R - Quais Relações (Modelo</w:t>
            </w:r>
            <w:r w:rsidR="0024625B" w:rsidRPr="00490306">
              <w:rPr>
                <w:sz w:val="22"/>
              </w:rPr>
              <w:t>) considerar</w:t>
            </w:r>
            <w:r w:rsidRPr="00490306">
              <w:rPr>
                <w:sz w:val="22"/>
              </w:rPr>
              <w:t>?</w:t>
            </w:r>
          </w:p>
        </w:tc>
      </w:tr>
      <w:tr w:rsidR="00194A9E" w14:paraId="04A2E0B7" w14:textId="77777777" w:rsidTr="002E43D5">
        <w:tc>
          <w:tcPr>
            <w:tcW w:w="1980" w:type="dxa"/>
            <w:vMerge/>
            <w:vAlign w:val="center"/>
          </w:tcPr>
          <w:p w14:paraId="7AFD2AD8" w14:textId="77777777" w:rsidR="00194A9E" w:rsidRDefault="00194A9E" w:rsidP="002E43D5">
            <w:pPr>
              <w:ind w:firstLine="0"/>
              <w:jc w:val="left"/>
            </w:pPr>
          </w:p>
        </w:tc>
        <w:tc>
          <w:tcPr>
            <w:tcW w:w="7081" w:type="dxa"/>
          </w:tcPr>
          <w:p w14:paraId="5D619BCD" w14:textId="77777777" w:rsidR="00194A9E" w:rsidRPr="00490306" w:rsidRDefault="00194A9E" w:rsidP="00375EF9">
            <w:pPr>
              <w:ind w:firstLine="0"/>
              <w:rPr>
                <w:sz w:val="22"/>
              </w:rPr>
            </w:pPr>
            <w:r w:rsidRPr="00490306">
              <w:rPr>
                <w:sz w:val="22"/>
              </w:rPr>
              <w:t>M - Que Medidas de Performance Considerar?</w:t>
            </w:r>
          </w:p>
        </w:tc>
      </w:tr>
      <w:tr w:rsidR="00194A9E" w14:paraId="07EFA09F" w14:textId="77777777" w:rsidTr="002E43D5">
        <w:tc>
          <w:tcPr>
            <w:tcW w:w="1980" w:type="dxa"/>
            <w:vMerge w:val="restart"/>
            <w:vAlign w:val="center"/>
          </w:tcPr>
          <w:p w14:paraId="77938CC4" w14:textId="77777777" w:rsidR="00194A9E" w:rsidRPr="00615FE4" w:rsidRDefault="00194A9E" w:rsidP="002E43D5">
            <w:pPr>
              <w:ind w:firstLine="0"/>
              <w:jc w:val="left"/>
              <w:rPr>
                <w:i/>
                <w:iCs/>
              </w:rPr>
            </w:pPr>
            <w:r>
              <w:t>2. Geração de Casos</w:t>
            </w:r>
          </w:p>
        </w:tc>
        <w:tc>
          <w:tcPr>
            <w:tcW w:w="7081" w:type="dxa"/>
          </w:tcPr>
          <w:p w14:paraId="728C358F" w14:textId="77777777" w:rsidR="00194A9E" w:rsidRPr="00490306" w:rsidRDefault="00194A9E" w:rsidP="00375EF9">
            <w:pPr>
              <w:ind w:firstLine="0"/>
              <w:rPr>
                <w:sz w:val="22"/>
              </w:rPr>
            </w:pPr>
            <w:r w:rsidRPr="00490306">
              <w:rPr>
                <w:sz w:val="22"/>
              </w:rPr>
              <w:t>Que Estratégia de Amostragem Considerar?</w:t>
            </w:r>
          </w:p>
        </w:tc>
      </w:tr>
      <w:tr w:rsidR="00194A9E" w14:paraId="5E48C1EA" w14:textId="77777777" w:rsidTr="002E43D5">
        <w:tc>
          <w:tcPr>
            <w:tcW w:w="1980" w:type="dxa"/>
            <w:vMerge/>
            <w:vAlign w:val="center"/>
          </w:tcPr>
          <w:p w14:paraId="0EF19602" w14:textId="77777777" w:rsidR="00194A9E" w:rsidRDefault="00194A9E" w:rsidP="002E43D5">
            <w:pPr>
              <w:jc w:val="left"/>
            </w:pPr>
          </w:p>
        </w:tc>
        <w:tc>
          <w:tcPr>
            <w:tcW w:w="7081" w:type="dxa"/>
          </w:tcPr>
          <w:p w14:paraId="65147E93" w14:textId="77777777" w:rsidR="00194A9E" w:rsidRPr="00490306" w:rsidRDefault="00194A9E" w:rsidP="00375EF9">
            <w:pPr>
              <w:ind w:firstLine="0"/>
              <w:rPr>
                <w:sz w:val="22"/>
              </w:rPr>
            </w:pPr>
            <w:r w:rsidRPr="00490306">
              <w:rPr>
                <w:sz w:val="22"/>
              </w:rPr>
              <w:t>Que Ranges de Incerteza Considerar?</w:t>
            </w:r>
          </w:p>
        </w:tc>
      </w:tr>
      <w:tr w:rsidR="00194A9E" w14:paraId="467A77FF" w14:textId="77777777" w:rsidTr="002E43D5">
        <w:tc>
          <w:tcPr>
            <w:tcW w:w="1980" w:type="dxa"/>
            <w:vMerge/>
            <w:vAlign w:val="center"/>
          </w:tcPr>
          <w:p w14:paraId="28441928" w14:textId="77777777" w:rsidR="00194A9E" w:rsidRDefault="00194A9E" w:rsidP="002E43D5">
            <w:pPr>
              <w:jc w:val="left"/>
            </w:pPr>
          </w:p>
        </w:tc>
        <w:tc>
          <w:tcPr>
            <w:tcW w:w="7081" w:type="dxa"/>
          </w:tcPr>
          <w:p w14:paraId="5785E3A1" w14:textId="77777777" w:rsidR="00194A9E" w:rsidRPr="00490306" w:rsidRDefault="00194A9E" w:rsidP="00375EF9">
            <w:pPr>
              <w:ind w:firstLine="0"/>
              <w:rPr>
                <w:sz w:val="22"/>
              </w:rPr>
            </w:pPr>
            <w:r w:rsidRPr="00490306">
              <w:rPr>
                <w:sz w:val="22"/>
              </w:rPr>
              <w:t>Quantos Casos Analisar?</w:t>
            </w:r>
          </w:p>
        </w:tc>
      </w:tr>
      <w:tr w:rsidR="00194A9E" w14:paraId="5CDEF449" w14:textId="77777777" w:rsidTr="002E43D5">
        <w:tc>
          <w:tcPr>
            <w:tcW w:w="1980" w:type="dxa"/>
            <w:vMerge/>
            <w:vAlign w:val="center"/>
          </w:tcPr>
          <w:p w14:paraId="635A49AD" w14:textId="77777777" w:rsidR="00194A9E" w:rsidRDefault="00194A9E" w:rsidP="002E43D5">
            <w:pPr>
              <w:ind w:firstLine="0"/>
              <w:jc w:val="left"/>
            </w:pPr>
          </w:p>
        </w:tc>
        <w:tc>
          <w:tcPr>
            <w:tcW w:w="7081" w:type="dxa"/>
          </w:tcPr>
          <w:p w14:paraId="19C95C19" w14:textId="77777777" w:rsidR="00194A9E" w:rsidRPr="00490306" w:rsidRDefault="00194A9E" w:rsidP="00375EF9">
            <w:pPr>
              <w:ind w:firstLine="0"/>
              <w:rPr>
                <w:sz w:val="22"/>
              </w:rPr>
            </w:pPr>
            <w:r w:rsidRPr="00490306">
              <w:rPr>
                <w:sz w:val="22"/>
              </w:rPr>
              <w:t>Como Avaliar a Plausibilidade dos Resultados?</w:t>
            </w:r>
          </w:p>
        </w:tc>
      </w:tr>
      <w:tr w:rsidR="00194A9E" w14:paraId="24B72746" w14:textId="77777777" w:rsidTr="002E43D5">
        <w:tc>
          <w:tcPr>
            <w:tcW w:w="1980" w:type="dxa"/>
            <w:vMerge w:val="restart"/>
            <w:vAlign w:val="center"/>
          </w:tcPr>
          <w:p w14:paraId="704E801D" w14:textId="77777777" w:rsidR="00194A9E" w:rsidRPr="00615FE4" w:rsidRDefault="00194A9E" w:rsidP="002E43D5">
            <w:pPr>
              <w:ind w:firstLine="0"/>
              <w:jc w:val="left"/>
              <w:rPr>
                <w:i/>
                <w:iCs/>
              </w:rPr>
            </w:pPr>
            <w:r>
              <w:t>3. Descoberta de Cenários</w:t>
            </w:r>
          </w:p>
        </w:tc>
        <w:tc>
          <w:tcPr>
            <w:tcW w:w="7081" w:type="dxa"/>
          </w:tcPr>
          <w:p w14:paraId="0E95D272" w14:textId="77777777" w:rsidR="00194A9E" w:rsidRPr="00490306" w:rsidRDefault="00194A9E" w:rsidP="00375EF9">
            <w:pPr>
              <w:ind w:firstLine="0"/>
              <w:rPr>
                <w:sz w:val="22"/>
              </w:rPr>
            </w:pPr>
            <w:r w:rsidRPr="00490306">
              <w:rPr>
                <w:sz w:val="22"/>
              </w:rPr>
              <w:t>Que estratégia de ordenação de estratégias candidatas considerar?</w:t>
            </w:r>
          </w:p>
        </w:tc>
      </w:tr>
      <w:tr w:rsidR="00194A9E" w14:paraId="5783F134" w14:textId="77777777" w:rsidTr="002E43D5">
        <w:tc>
          <w:tcPr>
            <w:tcW w:w="1980" w:type="dxa"/>
            <w:vMerge/>
            <w:vAlign w:val="center"/>
          </w:tcPr>
          <w:p w14:paraId="216A6353" w14:textId="77777777" w:rsidR="00194A9E" w:rsidRDefault="00194A9E" w:rsidP="002E43D5">
            <w:pPr>
              <w:jc w:val="left"/>
            </w:pPr>
          </w:p>
        </w:tc>
        <w:tc>
          <w:tcPr>
            <w:tcW w:w="7081" w:type="dxa"/>
          </w:tcPr>
          <w:p w14:paraId="09713827" w14:textId="77777777" w:rsidR="00194A9E" w:rsidRPr="00490306" w:rsidRDefault="00194A9E" w:rsidP="00375EF9">
            <w:pPr>
              <w:ind w:firstLine="0"/>
              <w:rPr>
                <w:sz w:val="22"/>
              </w:rPr>
            </w:pPr>
            <w:r w:rsidRPr="00490306">
              <w:rPr>
                <w:sz w:val="22"/>
              </w:rPr>
              <w:t>Que estratégias candidatas avaliar?</w:t>
            </w:r>
          </w:p>
        </w:tc>
      </w:tr>
      <w:tr w:rsidR="00194A9E" w14:paraId="478D4AAC" w14:textId="77777777" w:rsidTr="002E43D5">
        <w:tc>
          <w:tcPr>
            <w:tcW w:w="1980" w:type="dxa"/>
            <w:vMerge/>
            <w:vAlign w:val="center"/>
          </w:tcPr>
          <w:p w14:paraId="7BC94B34" w14:textId="77777777" w:rsidR="00194A9E" w:rsidRDefault="00194A9E" w:rsidP="002E43D5">
            <w:pPr>
              <w:jc w:val="left"/>
            </w:pPr>
          </w:p>
        </w:tc>
        <w:tc>
          <w:tcPr>
            <w:tcW w:w="7081" w:type="dxa"/>
          </w:tcPr>
          <w:p w14:paraId="7456F8A2" w14:textId="77777777" w:rsidR="00194A9E" w:rsidRPr="00490306" w:rsidRDefault="00194A9E" w:rsidP="00375EF9">
            <w:pPr>
              <w:ind w:firstLine="0"/>
              <w:rPr>
                <w:sz w:val="22"/>
              </w:rPr>
            </w:pPr>
            <w:r w:rsidRPr="00490306">
              <w:rPr>
                <w:sz w:val="22"/>
              </w:rPr>
              <w:t>Que ferramentas analíticas usar para descobrir os cenários?</w:t>
            </w:r>
          </w:p>
        </w:tc>
      </w:tr>
      <w:tr w:rsidR="00194A9E" w14:paraId="1BEE399D" w14:textId="77777777" w:rsidTr="002E43D5">
        <w:tc>
          <w:tcPr>
            <w:tcW w:w="1980" w:type="dxa"/>
            <w:vMerge/>
            <w:vAlign w:val="center"/>
          </w:tcPr>
          <w:p w14:paraId="12769103" w14:textId="77777777" w:rsidR="00194A9E" w:rsidRDefault="00194A9E" w:rsidP="002E43D5">
            <w:pPr>
              <w:jc w:val="left"/>
            </w:pPr>
          </w:p>
        </w:tc>
        <w:tc>
          <w:tcPr>
            <w:tcW w:w="7081" w:type="dxa"/>
          </w:tcPr>
          <w:p w14:paraId="69A5E279" w14:textId="77777777" w:rsidR="00194A9E" w:rsidRPr="00490306" w:rsidRDefault="00194A9E" w:rsidP="00375EF9">
            <w:pPr>
              <w:ind w:firstLine="0"/>
              <w:rPr>
                <w:sz w:val="22"/>
              </w:rPr>
            </w:pPr>
            <w:r w:rsidRPr="00490306">
              <w:rPr>
                <w:sz w:val="22"/>
              </w:rPr>
              <w:t>Que critérios de escolha dos cenários serão usados? (densidade, cobertura, etc.)</w:t>
            </w:r>
          </w:p>
        </w:tc>
      </w:tr>
      <w:tr w:rsidR="00194A9E" w14:paraId="127CC983" w14:textId="77777777" w:rsidTr="002E43D5">
        <w:tc>
          <w:tcPr>
            <w:tcW w:w="1980" w:type="dxa"/>
            <w:vMerge/>
            <w:vAlign w:val="center"/>
          </w:tcPr>
          <w:p w14:paraId="1D2506F7" w14:textId="77777777" w:rsidR="00194A9E" w:rsidRDefault="00194A9E" w:rsidP="002E43D5">
            <w:pPr>
              <w:jc w:val="left"/>
            </w:pPr>
          </w:p>
        </w:tc>
        <w:tc>
          <w:tcPr>
            <w:tcW w:w="7081" w:type="dxa"/>
          </w:tcPr>
          <w:p w14:paraId="3088FDC9" w14:textId="77777777" w:rsidR="00194A9E" w:rsidRPr="00490306" w:rsidRDefault="00194A9E" w:rsidP="00375EF9">
            <w:pPr>
              <w:ind w:firstLine="0"/>
              <w:rPr>
                <w:sz w:val="22"/>
              </w:rPr>
            </w:pPr>
            <w:r w:rsidRPr="00490306">
              <w:rPr>
                <w:sz w:val="22"/>
              </w:rPr>
              <w:t>Que critérios de avaliação dos cenários serão usados? (densidade, cobertura, etc.)</w:t>
            </w:r>
          </w:p>
        </w:tc>
      </w:tr>
      <w:tr w:rsidR="00194A9E" w14:paraId="0B83B300" w14:textId="77777777" w:rsidTr="002E43D5">
        <w:tc>
          <w:tcPr>
            <w:tcW w:w="1980" w:type="dxa"/>
            <w:vMerge/>
            <w:vAlign w:val="center"/>
          </w:tcPr>
          <w:p w14:paraId="584B50A0" w14:textId="77777777" w:rsidR="00194A9E" w:rsidRDefault="00194A9E" w:rsidP="002E43D5">
            <w:pPr>
              <w:ind w:firstLine="0"/>
              <w:jc w:val="left"/>
            </w:pPr>
          </w:p>
        </w:tc>
        <w:tc>
          <w:tcPr>
            <w:tcW w:w="7081" w:type="dxa"/>
          </w:tcPr>
          <w:p w14:paraId="5C60E024" w14:textId="77777777" w:rsidR="00194A9E" w:rsidRPr="00490306" w:rsidRDefault="00194A9E" w:rsidP="00375EF9">
            <w:pPr>
              <w:ind w:firstLine="0"/>
              <w:rPr>
                <w:sz w:val="22"/>
              </w:rPr>
            </w:pPr>
            <w:r w:rsidRPr="00490306">
              <w:rPr>
                <w:sz w:val="22"/>
              </w:rPr>
              <w:t>Quantos cenários serão considerados?</w:t>
            </w:r>
          </w:p>
        </w:tc>
      </w:tr>
      <w:tr w:rsidR="00194A9E" w14:paraId="577BE488" w14:textId="77777777" w:rsidTr="002E43D5">
        <w:tc>
          <w:tcPr>
            <w:tcW w:w="1980" w:type="dxa"/>
            <w:vMerge w:val="restart"/>
            <w:vAlign w:val="center"/>
          </w:tcPr>
          <w:p w14:paraId="5676CC62" w14:textId="77777777" w:rsidR="00194A9E" w:rsidRPr="00615FE4" w:rsidRDefault="00194A9E" w:rsidP="002E43D5">
            <w:pPr>
              <w:ind w:firstLine="0"/>
              <w:jc w:val="left"/>
              <w:rPr>
                <w:i/>
                <w:iCs/>
              </w:rPr>
            </w:pPr>
            <w:r>
              <w:t xml:space="preserve">4. Avaliação de </w:t>
            </w:r>
            <w:proofErr w:type="spellStart"/>
            <w:r>
              <w:t>Tradeoffs</w:t>
            </w:r>
            <w:proofErr w:type="spellEnd"/>
          </w:p>
        </w:tc>
        <w:tc>
          <w:tcPr>
            <w:tcW w:w="7081" w:type="dxa"/>
          </w:tcPr>
          <w:p w14:paraId="268BAD16" w14:textId="77777777" w:rsidR="00194A9E" w:rsidRPr="00490306" w:rsidRDefault="00194A9E" w:rsidP="00375EF9">
            <w:pPr>
              <w:ind w:firstLine="0"/>
              <w:rPr>
                <w:sz w:val="22"/>
              </w:rPr>
            </w:pPr>
            <w:r w:rsidRPr="00490306">
              <w:rPr>
                <w:sz w:val="22"/>
              </w:rPr>
              <w:t>Como encontrar estratégias na “fronteira de eficiência”? Que critério considerar para elencar estratégias que competem entre si?</w:t>
            </w:r>
          </w:p>
        </w:tc>
      </w:tr>
      <w:tr w:rsidR="00194A9E" w14:paraId="6A9CA696" w14:textId="77777777" w:rsidTr="002E43D5">
        <w:tc>
          <w:tcPr>
            <w:tcW w:w="1980" w:type="dxa"/>
            <w:vMerge/>
          </w:tcPr>
          <w:p w14:paraId="46FB1072" w14:textId="77777777" w:rsidR="00194A9E" w:rsidRDefault="00194A9E" w:rsidP="00375EF9">
            <w:pPr>
              <w:ind w:firstLine="0"/>
            </w:pPr>
          </w:p>
        </w:tc>
        <w:tc>
          <w:tcPr>
            <w:tcW w:w="7081" w:type="dxa"/>
          </w:tcPr>
          <w:p w14:paraId="28B2B37E" w14:textId="77777777" w:rsidR="00194A9E" w:rsidRPr="00490306" w:rsidRDefault="00194A9E" w:rsidP="00375EF9">
            <w:pPr>
              <w:ind w:firstLine="0"/>
              <w:rPr>
                <w:sz w:val="22"/>
              </w:rPr>
            </w:pPr>
            <w:r w:rsidRPr="00490306">
              <w:rPr>
                <w:sz w:val="22"/>
              </w:rPr>
              <w:t xml:space="preserve">Que cenários considerar para a Avaliação dos </w:t>
            </w:r>
            <w:proofErr w:type="spellStart"/>
            <w:r w:rsidRPr="00490306">
              <w:rPr>
                <w:sz w:val="22"/>
              </w:rPr>
              <w:t>Tradeoffs</w:t>
            </w:r>
            <w:proofErr w:type="spellEnd"/>
            <w:r w:rsidRPr="00490306">
              <w:rPr>
                <w:sz w:val="22"/>
              </w:rPr>
              <w:t>?</w:t>
            </w:r>
          </w:p>
        </w:tc>
      </w:tr>
    </w:tbl>
    <w:p w14:paraId="481EB7FC" w14:textId="6072CEBE" w:rsidR="00194A9E" w:rsidRDefault="00194A9E" w:rsidP="006655A1">
      <w:pPr>
        <w:ind w:firstLine="0"/>
        <w:jc w:val="center"/>
      </w:pPr>
      <w:r>
        <w:t xml:space="preserve">Fonte: Elaborado a partir de </w:t>
      </w: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"id" : "ITEM-2",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"ITEM-2", "issued" : { "date-parts" : [ [ "2003" ] ] }, "number-of-pages" : "1-208", "title" : "Shaping the Next One Hundred Years: New Methods for Quantitative, Long-Term Policy Analysis", "type" : "book" }, "uris" : [ "http://www.mendeley.com/documents/?uuid=fc7eef92-8664-499e-ab2a-e8053d5b7ae4" ] }, { "id" : "ITEM-3",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"ITEM-3",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LEMPERT et al., 2006; LEMPERT; POPPER; BANKES, 2003)", "plainTextFormattedCitation" : "(GROVES, 2006; LEMPERT et al., 2006; LEMPERT; POPPER; BANKES, 2003)", "previouslyFormattedCitation" : "(GROVES, 2006; LEMPERT et al., 2006; LEMPERT; POPPER; BANKES, 2003)" }, "properties" : { "noteIndex" : 0 }, "schema" : "https://github.com/citation-style-language/schema/raw/master/csl-citation.json" }</w:instrText>
      </w:r>
      <w:r>
        <w:fldChar w:fldCharType="separate"/>
      </w:r>
      <w:r w:rsidRPr="00615FE4">
        <w:rPr>
          <w:noProof/>
        </w:rPr>
        <w:t>(GROVES, 2006; LEMPERT et al., 2006; LEMPERT; POPPER; BANKES, 2003)</w:t>
      </w:r>
      <w:r>
        <w:fldChar w:fldCharType="end"/>
      </w:r>
      <w:r>
        <w:t>.</w:t>
      </w:r>
    </w:p>
    <w:p w14:paraId="48184028" w14:textId="23B9329A" w:rsidR="002E43D5" w:rsidRDefault="002E43D5" w:rsidP="002E43D5">
      <w:r>
        <w:lastRenderedPageBreak/>
        <w:t xml:space="preserve">Durante a fase de estruturação do problema devem ser definidas as Incertezas, Estratégias, Métricas e as relações (modelo) utilizados para representar a situação em questão.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76E89">
        <w:rPr>
          <w:noProof/>
        </w:rPr>
        <w:t>(LEMPERT; POPPER; BANKES, 2003)</w:t>
      </w:r>
      <w:r>
        <w:fldChar w:fldCharType="end"/>
      </w:r>
      <w:r w:rsidR="00C33634">
        <w:t xml:space="preserve">. </w:t>
      </w:r>
      <w:r>
        <w:t xml:space="preserve">Após a identificação das incertezas envolvidas na situação, devem ser identificadas as faixas de valores plausíveis de cada uma das incertezas. Esta definição pode ser suportada por informações históricas.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076E89">
        <w:rPr>
          <w:noProof/>
        </w:rPr>
        <w:t>(LEMPERT; POPPER; BANKES, 2003)</w:t>
      </w:r>
      <w:r>
        <w:fldChar w:fldCharType="end"/>
      </w:r>
      <w:r>
        <w:t>.</w:t>
      </w:r>
      <w:r w:rsidR="007B52EB">
        <w:t xml:space="preserve"> Durante esta etapa será usada a Pesquisa Documental como fonte de informações, suportada por Entrevistas Semiestruturadas.</w:t>
      </w:r>
      <w:r w:rsidR="000B77E9">
        <w:t xml:space="preserve"> Estas entrevistas serão suportadas pelo framework XLRM </w:t>
      </w:r>
      <w:r w:rsidR="000B77E9">
        <w:fldChar w:fldCharType="begin" w:fldLock="1"/>
      </w:r>
      <w:r w:rsidR="00567D3F">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0B77E9">
        <w:fldChar w:fldCharType="separate"/>
      </w:r>
      <w:r w:rsidR="000B77E9" w:rsidRPr="000B77E9">
        <w:rPr>
          <w:noProof/>
        </w:rPr>
        <w:t>(LEMPERT; POPPER; BANKES, 2003)</w:t>
      </w:r>
      <w:r w:rsidR="000B77E9">
        <w:fldChar w:fldCharType="end"/>
      </w:r>
      <w:r w:rsidR="000B77E9">
        <w:t>, discutido na seção 2.2.</w:t>
      </w:r>
      <w:r w:rsidR="009462C2">
        <w:t>4, o qual servirá como estrutural conceitual para a discussão.</w:t>
      </w:r>
      <w:r w:rsidR="000B77E9">
        <w:t xml:space="preserve"> </w:t>
      </w:r>
      <w:r w:rsidR="007B52EB">
        <w:t xml:space="preserve">Não </w:t>
      </w:r>
      <w:r w:rsidR="009462C2">
        <w:t>roteiro de entrevista</w:t>
      </w:r>
      <w:r w:rsidR="007B52EB">
        <w:t xml:space="preserve"> a priori para esta etapa</w:t>
      </w:r>
      <w:r w:rsidR="009462C2">
        <w:t xml:space="preserve"> além das perguntas relacionadas a cada elemento do framework (XLRM)</w:t>
      </w:r>
      <w:r w:rsidR="007B52EB">
        <w:t xml:space="preserve">, visto que a mesma </w:t>
      </w:r>
      <w:r w:rsidR="009462C2">
        <w:t xml:space="preserve">apenas tem o objetivo de </w:t>
      </w:r>
      <w:r w:rsidR="007B52EB">
        <w:t>suporta</w:t>
      </w:r>
      <w:r w:rsidR="009462C2">
        <w:t>r</w:t>
      </w:r>
      <w:r w:rsidR="007B52EB">
        <w:t xml:space="preserve"> a construção do modelo. </w:t>
      </w:r>
      <w:r w:rsidR="000B77E9">
        <w:t>Ainda assim</w:t>
      </w:r>
      <w:r w:rsidR="007B52EB">
        <w:t xml:space="preserve">, sua validade poderá ser </w:t>
      </w:r>
      <w:r w:rsidR="000B77E9">
        <w:t>observada</w:t>
      </w:r>
      <w:r w:rsidR="007B52EB">
        <w:t xml:space="preserve"> na forma do modelo construído, o qual irá explicitar os pressupostos da análise.</w:t>
      </w:r>
    </w:p>
    <w:p w14:paraId="65620DF4" w14:textId="39835391" w:rsidR="002E43D5" w:rsidRDefault="002E43D5" w:rsidP="002E43D5">
      <w:r>
        <w:t xml:space="preserve">Em seguida, inicia-se a fase de geração de casos. Nesta fase </w:t>
      </w:r>
      <w:r w:rsidR="00FC0246">
        <w:t>a modelagem e simulação computacional será empregada, considerando a necessidade de simular o comportamento das estratégias imposta pelo RDM.</w:t>
      </w:r>
      <w:r w:rsidR="000D178E">
        <w:t xml:space="preserve"> </w:t>
      </w:r>
      <w:r w:rsidR="000D178E">
        <w:fldChar w:fldCharType="begin" w:fldLock="1"/>
      </w:r>
      <w:r w:rsidR="003554FB">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000D178E">
        <w:fldChar w:fldCharType="separate"/>
      </w:r>
      <w:r w:rsidR="000D178E" w:rsidRPr="000D178E">
        <w:rPr>
          <w:noProof/>
        </w:rPr>
        <w:t>(LEMPERT et al., 2006)</w:t>
      </w:r>
      <w:r w:rsidR="000D178E">
        <w:fldChar w:fldCharType="end"/>
      </w:r>
      <w:r w:rsidR="000D178E">
        <w:t>.</w:t>
      </w:r>
      <w:r>
        <w:t xml:space="preserve"> Por parte do RDM não há uma exigência quanto ao tipo de modelagem a ser empregada, sendo observadas aplicações com modelos de dinâmica de sistemas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fldChar w:fldCharType="separate"/>
      </w:r>
      <w:r w:rsidRPr="00F02930">
        <w:rPr>
          <w:noProof/>
        </w:rPr>
        <w:t>(LEMPERT; POPPER; BANKES, 2003)</w:t>
      </w:r>
      <w:r>
        <w:fldChar w:fldCharType="end"/>
      </w:r>
      <w:r>
        <w:t xml:space="preserve">, modelos de opções reais </w:t>
      </w:r>
      <w:r>
        <w:fldChar w:fldCharType="begin" w:fldLock="1"/>
      </w:r>
      <w: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fldChar w:fldCharType="separate"/>
      </w:r>
      <w:r w:rsidRPr="00F02930">
        <w:rPr>
          <w:noProof/>
        </w:rPr>
        <w:t>(MAHNOVSKI, 2007)</w:t>
      </w:r>
      <w:r>
        <w:fldChar w:fldCharType="end"/>
      </w:r>
      <w:r>
        <w:t xml:space="preserve">, ou modelos probabilísticos </w:t>
      </w: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fldChar w:fldCharType="separate"/>
      </w:r>
      <w:r w:rsidRPr="00F02930">
        <w:rPr>
          <w:noProof/>
        </w:rPr>
        <w:t>(LEMPERT et al., 2013)</w:t>
      </w:r>
      <w:r>
        <w:fldChar w:fldCharType="end"/>
      </w:r>
      <w:r>
        <w:t>.</w:t>
      </w:r>
      <w:r w:rsidR="00FC0246">
        <w:t xml:space="preserve"> </w:t>
      </w:r>
      <w:r w:rsidR="000D178E">
        <w:t>Esta definição dependerá das características do problema em questão.</w:t>
      </w:r>
    </w:p>
    <w:p w14:paraId="7DBE3828" w14:textId="0BFF2B86" w:rsidR="002E43D5" w:rsidRDefault="002E43D5" w:rsidP="002E43D5">
      <w:r>
        <w:t>Sendo definido o modelo de avaliação de das decisões estratégicas é necessário definir o projeto de experimento utilizado para explorá-lo.</w:t>
      </w:r>
      <w:r w:rsidR="003554FB">
        <w:t xml:space="preserve"> Esta etapa é requerida para qualquer análise que utilize a modelagem exploratória como paradigma </w:t>
      </w:r>
      <w:r w:rsidR="003554FB">
        <w:fldChar w:fldCharType="begin" w:fldLock="1"/>
      </w:r>
      <w:r w:rsidR="00CA2959">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sidR="003554FB">
        <w:fldChar w:fldCharType="separate"/>
      </w:r>
      <w:r w:rsidR="003554FB" w:rsidRPr="003554FB">
        <w:rPr>
          <w:noProof/>
        </w:rPr>
        <w:t>(BANKES; WALKER; KWAKKEL, 2013)</w:t>
      </w:r>
      <w:r w:rsidR="003554FB">
        <w:fldChar w:fldCharType="end"/>
      </w:r>
      <w:r w:rsidR="003554FB">
        <w:t>, o que é o caso.</w:t>
      </w:r>
      <w:r>
        <w:t xml:space="preserve"> Nesta etapa, portanto, será definida a combinação de estratégias e futuros nas quais o modelo será executado. Tal definição dependerá tanto do número de estratégias sob consideração quanto das incertezas considerada</w:t>
      </w:r>
      <w:r w:rsidR="003554FB">
        <w:t xml:space="preserve">, sendo a técnica </w:t>
      </w:r>
      <w:proofErr w:type="spellStart"/>
      <w:r w:rsidR="003554FB">
        <w:t>Latin</w:t>
      </w:r>
      <w:proofErr w:type="spellEnd"/>
      <w:r w:rsidR="003554FB">
        <w:t xml:space="preserve"> </w:t>
      </w:r>
      <w:proofErr w:type="spellStart"/>
      <w:r w:rsidR="003554FB">
        <w:t>Hypercube</w:t>
      </w:r>
      <w:proofErr w:type="spellEnd"/>
      <w:r w:rsidR="003554FB">
        <w:t xml:space="preserve"> </w:t>
      </w:r>
      <w:proofErr w:type="spellStart"/>
      <w:r w:rsidR="003554FB">
        <w:t>Sampling</w:t>
      </w:r>
      <w:proofErr w:type="spellEnd"/>
      <w:r w:rsidR="003554FB">
        <w:t xml:space="preserve"> recomendada para orientar a etapa</w:t>
      </w:r>
      <w:r>
        <w:t xml:space="preserve">.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980CD8">
        <w:rPr>
          <w:noProof/>
        </w:rPr>
        <w:t>(GROVES, 2006)</w:t>
      </w:r>
      <w:r>
        <w:fldChar w:fldCharType="end"/>
      </w:r>
      <w:r>
        <w:t>.</w:t>
      </w:r>
      <w:r w:rsidR="00FC0246">
        <w:t xml:space="preserve"> Os resultados dos dados simulados serão analisados utilizando estatística descritiva e gráficos de dispersão. Este padrão de análise pode ser observado nas aplicações em RDM. </w:t>
      </w:r>
      <w:r w:rsidR="00FC0246">
        <w:fldChar w:fldCharType="begin" w:fldLock="1"/>
      </w:r>
      <w:r w:rsidR="00CC7178">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"id" : "ITEM-2",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"ITEM-2",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"(GROVES, 2006; LEMPERT et al., 2006)", "plainTextFormattedCitation" : "(GROVES, 2006; LEMPERT et al., 2006)", "previouslyFormattedCitation" : "(GROVES, 2006; LEMPERT et al., 2006)" }, "properties" : { "noteIndex" : 0 }, "schema" : "https://github.com/citation-style-language/schema/raw/master/csl-citation.json" }</w:instrText>
      </w:r>
      <w:r w:rsidR="00FC0246">
        <w:fldChar w:fldCharType="separate"/>
      </w:r>
      <w:r w:rsidR="00FC0246" w:rsidRPr="00FC0246">
        <w:rPr>
          <w:noProof/>
        </w:rPr>
        <w:t>(GROVES, 2006; LEMPERT et al., 2006)</w:t>
      </w:r>
      <w:r w:rsidR="00FC0246">
        <w:fldChar w:fldCharType="end"/>
      </w:r>
      <w:r w:rsidR="00FC0246">
        <w:t>.</w:t>
      </w:r>
    </w:p>
    <w:p w14:paraId="4AB031D9" w14:textId="60948D5A" w:rsidR="00194A9E" w:rsidRDefault="00194A9E" w:rsidP="00194A9E">
      <w:pPr>
        <w:pStyle w:val="Legenda"/>
      </w:pPr>
      <w:bookmarkStart w:id="341" w:name="_Ref481504514"/>
      <w:bookmarkStart w:id="342" w:name="_Toc481594559"/>
      <w:r>
        <w:lastRenderedPageBreak/>
        <w:t xml:space="preserve">Figura </w:t>
      </w:r>
      <w:fldSimple w:instr=" SEQ Figura \* ARABIC ">
        <w:r w:rsidR="00B7483F">
          <w:rPr>
            <w:noProof/>
          </w:rPr>
          <w:t>27</w:t>
        </w:r>
      </w:fldSimple>
      <w:bookmarkEnd w:id="341"/>
      <w:r>
        <w:t xml:space="preserve"> – Detalhamento – Instanciação do RDM – Etapas e Outputs</w:t>
      </w:r>
      <w:bookmarkEnd w:id="342"/>
    </w:p>
    <w:p w14:paraId="64752D05" w14:textId="00D0EF90" w:rsidR="00194A9E" w:rsidRDefault="00475DF9" w:rsidP="00194A9E">
      <w:pPr>
        <w:autoSpaceDE/>
        <w:autoSpaceDN/>
        <w:adjustRightInd/>
        <w:spacing w:after="160" w:line="259" w:lineRule="auto"/>
        <w:ind w:firstLine="0"/>
        <w:jc w:val="left"/>
      </w:pPr>
      <w:r>
        <w:rPr>
          <w:noProof/>
        </w:rPr>
        <w:drawing>
          <wp:inline distT="0" distB="0" distL="0" distR="0" wp14:anchorId="51D4F3F2" wp14:editId="3F9FF070">
            <wp:extent cx="5345379" cy="7956467"/>
            <wp:effectExtent l="0" t="0" r="8255"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7506" cy="7959633"/>
                    </a:xfrm>
                    <a:prstGeom prst="rect">
                      <a:avLst/>
                    </a:prstGeom>
                    <a:noFill/>
                  </pic:spPr>
                </pic:pic>
              </a:graphicData>
            </a:graphic>
          </wp:inline>
        </w:drawing>
      </w:r>
    </w:p>
    <w:p w14:paraId="7E4CF4D3" w14:textId="77777777" w:rsidR="00194A9E" w:rsidRDefault="00194A9E" w:rsidP="00194A9E">
      <w:pPr>
        <w:autoSpaceDE/>
        <w:autoSpaceDN/>
        <w:adjustRightInd/>
        <w:spacing w:after="160" w:line="259" w:lineRule="auto"/>
        <w:ind w:firstLine="0"/>
        <w:jc w:val="center"/>
      </w:pPr>
      <w:r>
        <w:t>Fonte: Elaborado pelo Autor.</w:t>
      </w:r>
    </w:p>
    <w:p w14:paraId="4014B2F0" w14:textId="47625630" w:rsidR="00455BCF" w:rsidRDefault="00455BCF" w:rsidP="00194A9E">
      <w:pPr>
        <w:ind w:firstLine="0"/>
      </w:pPr>
    </w:p>
    <w:p w14:paraId="5DB49FA1" w14:textId="422AC8D3" w:rsidR="00FC0246" w:rsidRPr="00CB6608" w:rsidRDefault="00FC0246" w:rsidP="00FC0246">
      <w:r>
        <w:lastRenderedPageBreak/>
        <w:t xml:space="preserve">O modelo utilizado deve ser avaliado, utilizando como critério a plausibilidade dos seus resultados. </w:t>
      </w:r>
      <w:r>
        <w:fldChar w:fldCharType="begin" w:fldLock="1"/>
      </w:r>
      <w: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fldChar w:fldCharType="separate"/>
      </w:r>
      <w:r w:rsidRPr="00FD055A">
        <w:rPr>
          <w:noProof/>
        </w:rPr>
        <w:t>(GROVES, 2006)</w:t>
      </w:r>
      <w:r>
        <w:fldChar w:fldCharType="end"/>
      </w:r>
      <w:r>
        <w:t xml:space="preserve">. </w:t>
      </w:r>
      <w:r w:rsidR="004E384E">
        <w:t>Pode</w:t>
      </w:r>
      <w:r>
        <w:t xml:space="preserve"> ser necessário o refinamento do modelo dura</w:t>
      </w:r>
      <w:r w:rsidR="004E384E">
        <w:t>nte a etapa de geração de casos</w:t>
      </w:r>
      <w:r>
        <w:t xml:space="preserve"> se os resultados gerados não forem considerados plausíveis. No entanto, deve-se atentar para a diferença entre os modelos consolidativos e geradores de cenários adequados para uma abordagem exploratória como o RDM. </w:t>
      </w:r>
      <w:r>
        <w:fldChar w:fldCharType="begin" w:fldLock="1"/>
      </w:r>
      <w: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"50", "uris" : [ "http://www.mendeley.com/documents/?uuid=fc7eef92-8664-499e-ab2a-e8053d5b7ae4" ] } ], "mendeley" : { "formattedCitation" : "(LEMPERT; POPPER; BANKES, 2003, p. 50)", "plainTextFormattedCitation" : "(LEMPERT; POPPER; BANKES, 2003, p. 50)", "previouslyFormattedCitation" : "(LEMPERT; POPPER; BANKES, 2003, p. 50)" }, "properties" : { "noteIndex" : 0 }, "schema" : "https://github.com/citation-style-language/schema/raw/master/csl-citation.json" }</w:instrText>
      </w:r>
      <w:r>
        <w:fldChar w:fldCharType="separate"/>
      </w:r>
      <w:r w:rsidRPr="006E1018">
        <w:rPr>
          <w:noProof/>
        </w:rPr>
        <w:t>(LEMPERT; POPPER; BANKES, 2003, p. 50)</w:t>
      </w:r>
      <w:r>
        <w:fldChar w:fldCharType="end"/>
      </w:r>
      <w:r>
        <w:t>.</w:t>
      </w:r>
    </w:p>
    <w:p w14:paraId="382E18FE" w14:textId="6C2A01B7" w:rsidR="0039069D" w:rsidRDefault="00CC7178" w:rsidP="00A140B5">
      <w:r>
        <w:t xml:space="preserve">A próxima etapa da instanciação trata-se da Descoberta de Cenários. Nesta etapa os dados gerados anteriormente são analisados utilizando a técnica de análise de clusters, recomendando-se o uso do Algoritmo PRIM. </w:t>
      </w:r>
      <w:r w:rsidR="007E0680">
        <w:t>Esta técnica de análise é utilizada visando identificar as condições nas quais as estratégias selecionadas como candidatas falham</w:t>
      </w:r>
      <w:r w:rsidR="0039069D">
        <w:t xml:space="preserve">. </w:t>
      </w:r>
      <w:r>
        <w:fldChar w:fldCharType="begin" w:fldLock="1"/>
      </w:r>
      <w:r w:rsidR="00D25807">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fldChar w:fldCharType="separate"/>
      </w:r>
      <w:r w:rsidRPr="00CC7178">
        <w:rPr>
          <w:noProof/>
        </w:rPr>
        <w:t>(BRYANT; LEMPERT, 2010)</w:t>
      </w:r>
      <w:r>
        <w:fldChar w:fldCharType="end"/>
      </w:r>
      <w:r>
        <w:t>.</w:t>
      </w:r>
      <w:r w:rsidR="007E0680">
        <w:t xml:space="preserve"> Identificando-se vulnerabilidades na estratégia, será necessário decidir entre refinar a estratégia e </w:t>
      </w:r>
      <w:r w:rsidR="006C6DFB">
        <w:t xml:space="preserve">percorrer o processo novamente ou prosseguir para a análise de </w:t>
      </w:r>
      <w:proofErr w:type="spellStart"/>
      <w:r w:rsidR="006C6DFB">
        <w:t>tradeoffs</w:t>
      </w:r>
      <w:proofErr w:type="spellEnd"/>
      <w:r w:rsidR="006C6DFB">
        <w:t>.</w:t>
      </w:r>
    </w:p>
    <w:p w14:paraId="4C20B99E" w14:textId="5DF6792F" w:rsidR="005D577E" w:rsidRDefault="006C6DFB" w:rsidP="006655A1">
      <w:r>
        <w:t xml:space="preserve">Durante a análise de </w:t>
      </w:r>
      <w:proofErr w:type="spellStart"/>
      <w:r>
        <w:t>tradeoffs</w:t>
      </w:r>
      <w:proofErr w:type="spellEnd"/>
      <w:r>
        <w:t xml:space="preserve"> ser</w:t>
      </w:r>
      <w:r w:rsidR="00D25807">
        <w:t>á utilizado o cá</w:t>
      </w:r>
      <w:r>
        <w:t>lculo do valor esperado por estratégia de acordo com a probabilidade de ocorrência dos cenários identificados na etapa anterior</w:t>
      </w:r>
      <w:r w:rsidR="00D25807">
        <w:t>, gerando uma fronteira de estratégias potencialmente robustas</w:t>
      </w:r>
      <w:r>
        <w:t>.</w:t>
      </w:r>
      <w:r w:rsidR="00D25807">
        <w:t xml:space="preserve"> Esta fronteira de estratégias é então analisada, procurando-se identificar um conjunto de estratégias potencialmente robustas para a escolha. </w:t>
      </w:r>
      <w:r w:rsidR="00D25807">
        <w:fldChar w:fldCharType="begin" w:fldLock="1"/>
      </w:r>
      <w:r w:rsidR="00D25807">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00D25807">
        <w:fldChar w:fldCharType="separate"/>
      </w:r>
      <w:r w:rsidR="00D25807" w:rsidRPr="00D25807">
        <w:rPr>
          <w:noProof/>
        </w:rPr>
        <w:t>(LEMPERT; POPPER; BANKES, 2003)</w:t>
      </w:r>
      <w:r w:rsidR="00D25807">
        <w:fldChar w:fldCharType="end"/>
      </w:r>
      <w:r w:rsidR="00D25807">
        <w:t>.</w:t>
      </w:r>
    </w:p>
    <w:p w14:paraId="170CE92D" w14:textId="455A5802" w:rsidR="00D25807" w:rsidRDefault="00D25807" w:rsidP="006655A1">
      <w:r>
        <w:t>Por fim, a avaliação da instanciação será conduzida</w:t>
      </w:r>
      <w:r w:rsidR="00493169">
        <w:t xml:space="preserve"> com o propósito de verificar a utilidade da instanciação</w:t>
      </w:r>
      <w:r>
        <w:t xml:space="preserve">. Será utilizado como técnica de coleta de dados um grupo focal confirmatório </w:t>
      </w:r>
      <w:r>
        <w:fldChar w:fldCharType="begin" w:fldLock="1"/>
      </w:r>
      <w:r w:rsidR="00493169">
        <w:instrText>ADDIN CSL_CITATION { "citationItems" : [ { "id" : "ITEM-1", "itemData" : { "ISBN" : "9788582602980", "author" : [ { "dropping-particle" : "", "family" : "Dresch", "given" : "Aline", "non-dropping-particle" : "", "parse-names" : false, "suffix" : "" }, { "dropping-particle" : "", "family" : "Lacerda", "given" : "Daniel Pacheco", "non-dropping-particle" : "", "parse-names" : false, "suffix" : "" }, { "dropping-particle" : "", "family" : "Antunes", "given" : "Jos\u00e9 Ant\u00f4nio Valle", "non-dropping-particle" : "", "parse-names" : false, "suffix" : "" }, { "dropping-particle" : "", "family" : "Antunes Junior", "given" : "Jose Antonio Valle", "non-dropping-particle" : "", "parse-names" : false, "suffix" : "" } ], "edition" : "1", "id" : "ITEM-1", "issued" : { "date-parts" : [ [ "2015" ] ] }, "number-of-pages" : "181", "publisher" : "Bookman", "publisher-place" : "Porto Alegre", "title" : "Design Science Research: M\u00e9todo de Pesquisa para o Avan\u00e7o da Ci\u00eancia e Tecnologia", "type" : "book" }, "uris" : [ "http://www.mendeley.com/documents/?uuid=667eaa78-4c2d-4548-acda-57e64bb96497" ] } ], "mendeley" : { "formattedCitation" : "(DRESCH et al., 2015)", "plainTextFormattedCitation" : "(DRESCH et al., 2015)", "previouslyFormattedCitation" : "(DRESCH et al., 2015)" }, "properties" : { "noteIndex" : 0 }, "schema" : "https://github.com/citation-style-language/schema/raw/master/csl-citation.json" }</w:instrText>
      </w:r>
      <w:r>
        <w:fldChar w:fldCharType="separate"/>
      </w:r>
      <w:r w:rsidRPr="00D25807">
        <w:rPr>
          <w:noProof/>
        </w:rPr>
        <w:t>(DRESCH et al., 2015)</w:t>
      </w:r>
      <w:r>
        <w:fldChar w:fldCharType="end"/>
      </w:r>
      <w:r w:rsidR="00493169">
        <w:t>, visto que esta técnica é considerada</w:t>
      </w:r>
      <w:r w:rsidR="00993369">
        <w:t xml:space="preserve"> uma técnica </w:t>
      </w:r>
      <w:r w:rsidR="00493169">
        <w:t xml:space="preserve">adequada para a verificação da utilidade de um artefato </w:t>
      </w:r>
      <w:r w:rsidR="00493169">
        <w:fldChar w:fldCharType="begin" w:fldLock="1"/>
      </w:r>
      <w:r w:rsidR="000B77E9">
        <w:instrText>ADDIN CSL_CITATION { "citationItems" : [ { "id" : "ITEM-1", "itemData" : { "DOI" : "10.1007/978-1-4419-5653-8_10", "ISBN" : "15293181", "ISSN" : "15293181", "PMID" : "52686571", "abstract" : "Focus groups to investigate new ideas are widely used in many research fields. The use of focus groups in design research poses interesting opportunities and challenges. Traditional focus group methods must be adapted to meet two specific goals of design research. For the refinement of an artifact design, exploratory focus groups (EFGs) study the artifact to propose improvements in the design. The cycle of build and evaluate using EFGs continues until the artifact is released for field test in the application environment. Then, the field test of the design artifact may employ confirmatory focus groups (CFGs) to establish the utility of the artifact in field use. Rigorous investigation of the artifact requires multiple CFGs to be run with opportunities for quantitative and qualitative data collection and analyses across the multiple CFGs. In this paper, we discuss the adaptation of focus groups to design research projects. We demonstrate the use of both EFGs and CFGs in a design research project in the health care field. [ABSTRACT FROM AUTHOR] Copyright of Communications of the Association for Information Systems is the property of Association for Information Systems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 "author" : [ { "dropping-particle" : "", "family" : "Tremblay", "given" : "Monica Chiarini", "non-dropping-particle" : "", "parse-names" : false, "suffix" : "" }, { "dropping-particle" : "", "family" : "Hevner", "given" : "Alan R", "non-dropping-particle" : "", "parse-names" : false, "suffix" : "" }, { "dropping-particle" : "", "family" : "Berndt", "given" : "Donald J", "non-dropping-particle" : "", "parse-names" : false, "suffix" : "" } ], "container-title" : "Communications of the Association for Information Systems", "id" : "ITEM-1", "issued" : { "date-parts" : [ [ "2010" ] ] }, "page" : "599-618", "title" : "Focus Groups for Artifact Refinement and Evaluation in Design Research", "type" : "article-journal", "volume" : "26" }, "uris" : [ "http://www.mendeley.com/documents/?uuid=78bb2691-c861-426b-84dc-f83b151d693f" ] } ], "mendeley" : { "formattedCitation" : "(TREMBLAY; HEVNER; BERNDT, 2010)", "plainTextFormattedCitation" : "(TREMBLAY; HEVNER; BERNDT, 2010)", "previouslyFormattedCitation" : "(TREMBLAY; HEVNER; BERNDT, 2010)" }, "properties" : { "noteIndex" : 0 }, "schema" : "https://github.com/citation-style-language/schema/raw/master/csl-citation.json" }</w:instrText>
      </w:r>
      <w:r w:rsidR="00493169">
        <w:fldChar w:fldCharType="separate"/>
      </w:r>
      <w:r w:rsidR="00493169" w:rsidRPr="00493169">
        <w:rPr>
          <w:noProof/>
        </w:rPr>
        <w:t>(TREMBLAY; HEVNER; BERNDT, 2010)</w:t>
      </w:r>
      <w:r w:rsidR="00493169">
        <w:fldChar w:fldCharType="end"/>
      </w:r>
      <w:r w:rsidR="00493169">
        <w:t xml:space="preserve">. Os participantes do grupo serão selecionados com base em seu conhecimento sobre a decisão estratégica em questão. </w:t>
      </w:r>
      <w:r>
        <w:t>Os resultados da instanciação ser</w:t>
      </w:r>
      <w:r w:rsidR="00493169">
        <w:t>ão</w:t>
      </w:r>
      <w:r>
        <w:t xml:space="preserve"> apresentado</w:t>
      </w:r>
      <w:r w:rsidR="00493169">
        <w:t>s</w:t>
      </w:r>
      <w:r>
        <w:t xml:space="preserve"> a este grupo, o qual avaliará a utilidade da análise instanciada para a avaliação de decisões estratégicas. Um roteiro contendo questões relevantes sobre a avaliação de decisões estratégicas foi form</w:t>
      </w:r>
      <w:r w:rsidR="00493169">
        <w:t>ulado</w:t>
      </w:r>
      <w:r>
        <w:t>, o qual está dispon</w:t>
      </w:r>
      <w:r w:rsidR="00493169">
        <w:t>ível no Apêndice F.</w:t>
      </w:r>
    </w:p>
    <w:p w14:paraId="51149477" w14:textId="77777777" w:rsidR="006655A1" w:rsidRDefault="006655A1" w:rsidP="00684127"/>
    <w:p w14:paraId="40F5CB9E" w14:textId="77777777" w:rsidR="00194A9E" w:rsidRDefault="00194A9E" w:rsidP="00684127"/>
    <w:p w14:paraId="42B6BAB3" w14:textId="77A81279" w:rsidR="00194A9E" w:rsidRDefault="00194A9E" w:rsidP="00D8379F"/>
    <w:p w14:paraId="05D9B109" w14:textId="038A2011" w:rsidR="00194A9E" w:rsidRDefault="00194A9E" w:rsidP="00D8379F"/>
    <w:p w14:paraId="0D016058" w14:textId="6B3D2332" w:rsidR="00A24367" w:rsidRDefault="00A24367" w:rsidP="00845104">
      <w:pPr>
        <w:ind w:firstLine="0"/>
        <w:rPr>
          <w:rFonts w:cs="Arial"/>
        </w:rPr>
      </w:pPr>
    </w:p>
    <w:p w14:paraId="08D9D2E2" w14:textId="77777777" w:rsidR="00A24367" w:rsidRDefault="00A24367" w:rsidP="00A24367">
      <w:pPr>
        <w:rPr>
          <w:rFonts w:cs="Arial"/>
        </w:rPr>
        <w:sectPr w:rsidR="00A24367" w:rsidSect="001F56FA">
          <w:footnotePr>
            <w:numRestart w:val="eachSect"/>
          </w:footnotePr>
          <w:pgSz w:w="11906" w:h="16838" w:code="9"/>
          <w:pgMar w:top="1701" w:right="1134" w:bottom="1134" w:left="1701" w:header="1134" w:footer="709" w:gutter="0"/>
          <w:cols w:space="708"/>
          <w:docGrid w:linePitch="360"/>
        </w:sectPr>
      </w:pPr>
    </w:p>
    <w:p w14:paraId="277BE372" w14:textId="77777777" w:rsidR="00A24367" w:rsidRPr="002A58D4" w:rsidRDefault="00A24367" w:rsidP="005D5466">
      <w:pPr>
        <w:pStyle w:val="Ttulo1"/>
        <w:numPr>
          <w:ilvl w:val="0"/>
          <w:numId w:val="0"/>
        </w:numPr>
        <w:jc w:val="center"/>
        <w:rPr>
          <w:lang w:val="en-US"/>
        </w:rPr>
      </w:pPr>
      <w:bookmarkStart w:id="343" w:name="_Toc456015074"/>
      <w:bookmarkStart w:id="344" w:name="_Toc481590688"/>
      <w:r w:rsidRPr="002A58D4">
        <w:rPr>
          <w:lang w:val="en-US"/>
        </w:rPr>
        <w:lastRenderedPageBreak/>
        <w:t>REFERÊNCIAS</w:t>
      </w:r>
      <w:bookmarkEnd w:id="343"/>
      <w:bookmarkEnd w:id="344"/>
    </w:p>
    <w:p w14:paraId="5D777448" w14:textId="59E6AD8B" w:rsidR="00113416" w:rsidRPr="009E2FF1" w:rsidRDefault="005A1C94" w:rsidP="00113416">
      <w:pPr>
        <w:widowControl w:val="0"/>
        <w:rPr>
          <w:rFonts w:cs="Arial"/>
          <w:noProof/>
          <w:szCs w:val="24"/>
          <w:lang w:val="en-US"/>
          <w:rPrChange w:id="345" w:author="Daniel Lacerda" w:date="2017-05-03T22:35:00Z">
            <w:rPr>
              <w:rFonts w:cs="Arial"/>
              <w:noProof/>
              <w:szCs w:val="24"/>
            </w:rPr>
          </w:rPrChange>
        </w:rPr>
      </w:pPr>
      <w:r>
        <w:fldChar w:fldCharType="begin" w:fldLock="1"/>
      </w:r>
      <w:r w:rsidRPr="002A58D4">
        <w:rPr>
          <w:lang w:val="en-US"/>
        </w:rPr>
        <w:instrText xml:space="preserve">ADDIN Mendeley Bibliography CSL_BIBLIOGRAPHY </w:instrText>
      </w:r>
      <w:r>
        <w:fldChar w:fldCharType="separate"/>
      </w:r>
      <w:r w:rsidR="00113416" w:rsidRPr="009E2FF1">
        <w:rPr>
          <w:rFonts w:cs="Arial"/>
          <w:noProof/>
          <w:szCs w:val="24"/>
          <w:lang w:val="en-US"/>
          <w:rPrChange w:id="346" w:author="Daniel Lacerda" w:date="2017-05-03T22:35:00Z">
            <w:rPr>
              <w:rFonts w:cs="Arial"/>
              <w:noProof/>
              <w:szCs w:val="24"/>
            </w:rPr>
          </w:rPrChange>
        </w:rPr>
        <w:t xml:space="preserve">ABRAMZON, S. Strategies for Managing Sovereign Debt, A Robust Decision Making Approach. p. 1–83, 2014. </w:t>
      </w:r>
    </w:p>
    <w:p w14:paraId="4AB4E5E4" w14:textId="77777777" w:rsidR="00113416" w:rsidRPr="009E2FF1" w:rsidRDefault="00113416" w:rsidP="00113416">
      <w:pPr>
        <w:widowControl w:val="0"/>
        <w:rPr>
          <w:rFonts w:cs="Arial"/>
          <w:noProof/>
          <w:szCs w:val="24"/>
          <w:lang w:val="en-US"/>
          <w:rPrChange w:id="347" w:author="Daniel Lacerda" w:date="2017-05-03T22:35:00Z">
            <w:rPr>
              <w:rFonts w:cs="Arial"/>
              <w:noProof/>
              <w:szCs w:val="24"/>
            </w:rPr>
          </w:rPrChange>
        </w:rPr>
      </w:pPr>
      <w:r w:rsidRPr="009E2FF1">
        <w:rPr>
          <w:rFonts w:cs="Arial"/>
          <w:noProof/>
          <w:szCs w:val="24"/>
          <w:lang w:val="en-US"/>
          <w:rPrChange w:id="348" w:author="Daniel Lacerda" w:date="2017-05-03T22:35:00Z">
            <w:rPr>
              <w:rFonts w:cs="Arial"/>
              <w:noProof/>
              <w:szCs w:val="24"/>
            </w:rPr>
          </w:rPrChange>
        </w:rPr>
        <w:t xml:space="preserve">ANTHONY, S. </w:t>
      </w:r>
      <w:r w:rsidRPr="009E2FF1">
        <w:rPr>
          <w:rFonts w:cs="Arial"/>
          <w:b/>
          <w:bCs/>
          <w:noProof/>
          <w:szCs w:val="24"/>
          <w:lang w:val="en-US"/>
          <w:rPrChange w:id="349" w:author="Daniel Lacerda" w:date="2017-05-03T22:35:00Z">
            <w:rPr>
              <w:rFonts w:cs="Arial"/>
              <w:b/>
              <w:bCs/>
              <w:noProof/>
              <w:szCs w:val="24"/>
            </w:rPr>
          </w:rPrChange>
        </w:rPr>
        <w:t>Kodak’s Downfall Wasn’t About Technology</w:t>
      </w:r>
      <w:r w:rsidRPr="009E2FF1">
        <w:rPr>
          <w:rFonts w:cs="Arial"/>
          <w:noProof/>
          <w:szCs w:val="24"/>
          <w:lang w:val="en-US"/>
          <w:rPrChange w:id="350" w:author="Daniel Lacerda" w:date="2017-05-03T22:35:00Z">
            <w:rPr>
              <w:rFonts w:cs="Arial"/>
              <w:noProof/>
              <w:szCs w:val="24"/>
            </w:rPr>
          </w:rPrChange>
        </w:rPr>
        <w:t xml:space="preserve">. </w:t>
      </w:r>
      <w:r w:rsidRPr="00113416">
        <w:rPr>
          <w:rFonts w:cs="Arial"/>
          <w:noProof/>
          <w:szCs w:val="24"/>
        </w:rPr>
        <w:t xml:space="preserve">Disponível em: &lt;https://hbr.org/2016/07/kodaks-downfall-wasnt-about-technology&gt;. </w:t>
      </w:r>
      <w:r w:rsidRPr="009E2FF1">
        <w:rPr>
          <w:rFonts w:cs="Arial"/>
          <w:noProof/>
          <w:szCs w:val="24"/>
          <w:lang w:val="en-US"/>
          <w:rPrChange w:id="351" w:author="Daniel Lacerda" w:date="2017-05-03T22:35:00Z">
            <w:rPr>
              <w:rFonts w:cs="Arial"/>
              <w:noProof/>
              <w:szCs w:val="24"/>
            </w:rPr>
          </w:rPrChange>
        </w:rPr>
        <w:t xml:space="preserve">Acesso em: 16 mar. 2017. </w:t>
      </w:r>
    </w:p>
    <w:p w14:paraId="18E43FB6" w14:textId="77777777" w:rsidR="00113416" w:rsidRPr="009E2FF1" w:rsidRDefault="00113416" w:rsidP="00113416">
      <w:pPr>
        <w:widowControl w:val="0"/>
        <w:rPr>
          <w:rFonts w:cs="Arial"/>
          <w:noProof/>
          <w:szCs w:val="24"/>
          <w:lang w:val="en-US"/>
          <w:rPrChange w:id="352" w:author="Daniel Lacerda" w:date="2017-05-03T22:35:00Z">
            <w:rPr>
              <w:rFonts w:cs="Arial"/>
              <w:noProof/>
              <w:szCs w:val="24"/>
            </w:rPr>
          </w:rPrChange>
        </w:rPr>
      </w:pPr>
      <w:r w:rsidRPr="009E2FF1">
        <w:rPr>
          <w:rFonts w:cs="Arial"/>
          <w:noProof/>
          <w:szCs w:val="24"/>
          <w:lang w:val="en-US"/>
          <w:rPrChange w:id="353" w:author="Daniel Lacerda" w:date="2017-05-03T22:35:00Z">
            <w:rPr>
              <w:rFonts w:cs="Arial"/>
              <w:noProof/>
              <w:szCs w:val="24"/>
            </w:rPr>
          </w:rPrChange>
        </w:rPr>
        <w:t xml:space="preserve">ARMSTRONG, J. S. The value of formal planning for strategic decisions: Review of empirical research. </w:t>
      </w:r>
      <w:r w:rsidRPr="009E2FF1">
        <w:rPr>
          <w:rFonts w:cs="Arial"/>
          <w:b/>
          <w:bCs/>
          <w:noProof/>
          <w:szCs w:val="24"/>
          <w:lang w:val="en-US"/>
          <w:rPrChange w:id="354" w:author="Daniel Lacerda" w:date="2017-05-03T22:35:00Z">
            <w:rPr>
              <w:rFonts w:cs="Arial"/>
              <w:b/>
              <w:bCs/>
              <w:noProof/>
              <w:szCs w:val="24"/>
            </w:rPr>
          </w:rPrChange>
        </w:rPr>
        <w:t>Strategic Management Journal</w:t>
      </w:r>
      <w:r w:rsidRPr="009E2FF1">
        <w:rPr>
          <w:rFonts w:cs="Arial"/>
          <w:noProof/>
          <w:szCs w:val="24"/>
          <w:lang w:val="en-US"/>
          <w:rPrChange w:id="355" w:author="Daniel Lacerda" w:date="2017-05-03T22:35:00Z">
            <w:rPr>
              <w:rFonts w:cs="Arial"/>
              <w:noProof/>
              <w:szCs w:val="24"/>
            </w:rPr>
          </w:rPrChange>
        </w:rPr>
        <w:t xml:space="preserve">, v. 3, n. 3, p. 197–211, jul. 1982. </w:t>
      </w:r>
    </w:p>
    <w:p w14:paraId="076CE178" w14:textId="77777777" w:rsidR="00113416" w:rsidRPr="009E2FF1" w:rsidRDefault="00113416" w:rsidP="00113416">
      <w:pPr>
        <w:widowControl w:val="0"/>
        <w:rPr>
          <w:rFonts w:cs="Arial"/>
          <w:noProof/>
          <w:szCs w:val="24"/>
          <w:lang w:val="en-US"/>
          <w:rPrChange w:id="356" w:author="Daniel Lacerda" w:date="2017-05-03T22:35:00Z">
            <w:rPr>
              <w:rFonts w:cs="Arial"/>
              <w:noProof/>
              <w:szCs w:val="24"/>
            </w:rPr>
          </w:rPrChange>
        </w:rPr>
      </w:pPr>
      <w:r w:rsidRPr="009E2FF1">
        <w:rPr>
          <w:rFonts w:cs="Arial"/>
          <w:noProof/>
          <w:szCs w:val="24"/>
          <w:lang w:val="en-US"/>
          <w:rPrChange w:id="357" w:author="Daniel Lacerda" w:date="2017-05-03T22:35:00Z">
            <w:rPr>
              <w:rFonts w:cs="Arial"/>
              <w:noProof/>
              <w:szCs w:val="24"/>
            </w:rPr>
          </w:rPrChange>
        </w:rPr>
        <w:t xml:space="preserve">BANKES, S. Exploratory Modeling for Policy Analysis. </w:t>
      </w:r>
      <w:r w:rsidRPr="009E2FF1">
        <w:rPr>
          <w:rFonts w:cs="Arial"/>
          <w:b/>
          <w:bCs/>
          <w:noProof/>
          <w:szCs w:val="24"/>
          <w:lang w:val="en-US"/>
          <w:rPrChange w:id="358" w:author="Daniel Lacerda" w:date="2017-05-03T22:35:00Z">
            <w:rPr>
              <w:rFonts w:cs="Arial"/>
              <w:b/>
              <w:bCs/>
              <w:noProof/>
              <w:szCs w:val="24"/>
            </w:rPr>
          </w:rPrChange>
        </w:rPr>
        <w:t>Operations Research</w:t>
      </w:r>
      <w:r w:rsidRPr="009E2FF1">
        <w:rPr>
          <w:rFonts w:cs="Arial"/>
          <w:noProof/>
          <w:szCs w:val="24"/>
          <w:lang w:val="en-US"/>
          <w:rPrChange w:id="359" w:author="Daniel Lacerda" w:date="2017-05-03T22:35:00Z">
            <w:rPr>
              <w:rFonts w:cs="Arial"/>
              <w:noProof/>
              <w:szCs w:val="24"/>
            </w:rPr>
          </w:rPrChange>
        </w:rPr>
        <w:t xml:space="preserve">, v. 41, n. 3, p. 435–449, 1993. </w:t>
      </w:r>
    </w:p>
    <w:p w14:paraId="77125C7B" w14:textId="77777777" w:rsidR="00113416" w:rsidRPr="009E2FF1" w:rsidRDefault="00113416" w:rsidP="00113416">
      <w:pPr>
        <w:widowControl w:val="0"/>
        <w:rPr>
          <w:rFonts w:cs="Arial"/>
          <w:noProof/>
          <w:szCs w:val="24"/>
          <w:lang w:val="en-US"/>
          <w:rPrChange w:id="360" w:author="Daniel Lacerda" w:date="2017-05-03T22:35:00Z">
            <w:rPr>
              <w:rFonts w:cs="Arial"/>
              <w:noProof/>
              <w:szCs w:val="24"/>
            </w:rPr>
          </w:rPrChange>
        </w:rPr>
      </w:pPr>
      <w:r w:rsidRPr="009E2FF1">
        <w:rPr>
          <w:rFonts w:cs="Arial"/>
          <w:noProof/>
          <w:szCs w:val="24"/>
          <w:lang w:val="en-US"/>
          <w:rPrChange w:id="361" w:author="Daniel Lacerda" w:date="2017-05-03T22:35:00Z">
            <w:rPr>
              <w:rFonts w:cs="Arial"/>
              <w:noProof/>
              <w:szCs w:val="24"/>
            </w:rPr>
          </w:rPrChange>
        </w:rPr>
        <w:t xml:space="preserve">BANKES, S. C. </w:t>
      </w:r>
      <w:r w:rsidRPr="009E2FF1">
        <w:rPr>
          <w:rFonts w:cs="Arial"/>
          <w:b/>
          <w:bCs/>
          <w:noProof/>
          <w:szCs w:val="24"/>
          <w:lang w:val="en-US"/>
          <w:rPrChange w:id="362" w:author="Daniel Lacerda" w:date="2017-05-03T22:35:00Z">
            <w:rPr>
              <w:rFonts w:cs="Arial"/>
              <w:b/>
              <w:bCs/>
              <w:noProof/>
              <w:szCs w:val="24"/>
            </w:rPr>
          </w:rPrChange>
        </w:rPr>
        <w:t>Exploratory Modeling and the Use of Simulation for Policy Analysis</w:t>
      </w:r>
      <w:r w:rsidRPr="009E2FF1">
        <w:rPr>
          <w:rFonts w:cs="Arial"/>
          <w:noProof/>
          <w:szCs w:val="24"/>
          <w:lang w:val="en-US"/>
          <w:rPrChange w:id="363" w:author="Daniel Lacerda" w:date="2017-05-03T22:35:00Z">
            <w:rPr>
              <w:rFonts w:cs="Arial"/>
              <w:noProof/>
              <w:szCs w:val="24"/>
            </w:rPr>
          </w:rPrChange>
        </w:rPr>
        <w:t xml:space="preserve">. [s.l: s.n.]. </w:t>
      </w:r>
    </w:p>
    <w:p w14:paraId="1672DB1D" w14:textId="77777777" w:rsidR="00113416" w:rsidRPr="009E2FF1" w:rsidRDefault="00113416" w:rsidP="00113416">
      <w:pPr>
        <w:widowControl w:val="0"/>
        <w:rPr>
          <w:rFonts w:cs="Arial"/>
          <w:noProof/>
          <w:szCs w:val="24"/>
          <w:lang w:val="en-US"/>
          <w:rPrChange w:id="364" w:author="Daniel Lacerda" w:date="2017-05-03T22:35:00Z">
            <w:rPr>
              <w:rFonts w:cs="Arial"/>
              <w:noProof/>
              <w:szCs w:val="24"/>
            </w:rPr>
          </w:rPrChange>
        </w:rPr>
      </w:pPr>
      <w:r w:rsidRPr="009E2FF1">
        <w:rPr>
          <w:rFonts w:cs="Arial"/>
          <w:noProof/>
          <w:szCs w:val="24"/>
          <w:lang w:val="en-US"/>
          <w:rPrChange w:id="365" w:author="Daniel Lacerda" w:date="2017-05-03T22:35:00Z">
            <w:rPr>
              <w:rFonts w:cs="Arial"/>
              <w:noProof/>
              <w:szCs w:val="24"/>
            </w:rPr>
          </w:rPrChange>
        </w:rPr>
        <w:t xml:space="preserve">BANKES, S.; WALKER, W. E.; KWAKKEL, J. H. Exploratory Modeling and Analysis. In: GASS, S. I.; FU, M. C. (Eds.). . </w:t>
      </w:r>
      <w:r w:rsidRPr="009E2FF1">
        <w:rPr>
          <w:rFonts w:cs="Arial"/>
          <w:b/>
          <w:bCs/>
          <w:noProof/>
          <w:szCs w:val="24"/>
          <w:lang w:val="en-US"/>
          <w:rPrChange w:id="366" w:author="Daniel Lacerda" w:date="2017-05-03T22:35:00Z">
            <w:rPr>
              <w:rFonts w:cs="Arial"/>
              <w:b/>
              <w:bCs/>
              <w:noProof/>
              <w:szCs w:val="24"/>
            </w:rPr>
          </w:rPrChange>
        </w:rPr>
        <w:t>Encyclopedia of Operations Research and Management Science</w:t>
      </w:r>
      <w:r w:rsidRPr="009E2FF1">
        <w:rPr>
          <w:rFonts w:cs="Arial"/>
          <w:noProof/>
          <w:szCs w:val="24"/>
          <w:lang w:val="en-US"/>
          <w:rPrChange w:id="367" w:author="Daniel Lacerda" w:date="2017-05-03T22:35:00Z">
            <w:rPr>
              <w:rFonts w:cs="Arial"/>
              <w:noProof/>
              <w:szCs w:val="24"/>
            </w:rPr>
          </w:rPrChange>
        </w:rPr>
        <w:t xml:space="preserve">. Boston, MA: Springer US, 2013. p. 532–537. </w:t>
      </w:r>
    </w:p>
    <w:p w14:paraId="4F4CA7E6" w14:textId="77777777" w:rsidR="00113416" w:rsidRPr="009E2FF1" w:rsidRDefault="00113416" w:rsidP="00113416">
      <w:pPr>
        <w:widowControl w:val="0"/>
        <w:rPr>
          <w:rFonts w:cs="Arial"/>
          <w:noProof/>
          <w:szCs w:val="24"/>
          <w:lang w:val="en-US"/>
          <w:rPrChange w:id="368" w:author="Daniel Lacerda" w:date="2017-05-03T22:35:00Z">
            <w:rPr>
              <w:rFonts w:cs="Arial"/>
              <w:noProof/>
              <w:szCs w:val="24"/>
            </w:rPr>
          </w:rPrChange>
        </w:rPr>
      </w:pPr>
      <w:r w:rsidRPr="009E2FF1">
        <w:rPr>
          <w:rFonts w:cs="Arial"/>
          <w:noProof/>
          <w:szCs w:val="24"/>
          <w:lang w:val="en-US"/>
          <w:rPrChange w:id="369" w:author="Daniel Lacerda" w:date="2017-05-03T22:35:00Z">
            <w:rPr>
              <w:rFonts w:cs="Arial"/>
              <w:noProof/>
              <w:szCs w:val="24"/>
            </w:rPr>
          </w:rPrChange>
        </w:rPr>
        <w:t xml:space="preserve">BANKES, S.; WALKER, W. E.; KWAKKEL, J. H. Exploratory Modeling and Analysis. In: GASS, S. I.; FU, M. C. (Eds.). . </w:t>
      </w:r>
      <w:r w:rsidRPr="009E2FF1">
        <w:rPr>
          <w:rFonts w:cs="Arial"/>
          <w:b/>
          <w:bCs/>
          <w:noProof/>
          <w:szCs w:val="24"/>
          <w:lang w:val="en-US"/>
          <w:rPrChange w:id="370" w:author="Daniel Lacerda" w:date="2017-05-03T22:35:00Z">
            <w:rPr>
              <w:rFonts w:cs="Arial"/>
              <w:b/>
              <w:bCs/>
              <w:noProof/>
              <w:szCs w:val="24"/>
            </w:rPr>
          </w:rPrChange>
        </w:rPr>
        <w:t>Encyclopedia of Operations Research and Management Science</w:t>
      </w:r>
      <w:r w:rsidRPr="009E2FF1">
        <w:rPr>
          <w:rFonts w:cs="Arial"/>
          <w:noProof/>
          <w:szCs w:val="24"/>
          <w:lang w:val="en-US"/>
          <w:rPrChange w:id="371" w:author="Daniel Lacerda" w:date="2017-05-03T22:35:00Z">
            <w:rPr>
              <w:rFonts w:cs="Arial"/>
              <w:noProof/>
              <w:szCs w:val="24"/>
            </w:rPr>
          </w:rPrChange>
        </w:rPr>
        <w:t xml:space="preserve">. Boston, MA: Springer US, 2016. v. 2p. 1–8. </w:t>
      </w:r>
    </w:p>
    <w:p w14:paraId="4AD1FD84" w14:textId="77777777" w:rsidR="00113416" w:rsidRPr="009E2FF1" w:rsidRDefault="00113416" w:rsidP="00113416">
      <w:pPr>
        <w:widowControl w:val="0"/>
        <w:rPr>
          <w:rFonts w:cs="Arial"/>
          <w:noProof/>
          <w:szCs w:val="24"/>
          <w:lang w:val="en-US"/>
          <w:rPrChange w:id="372" w:author="Daniel Lacerda" w:date="2017-05-03T22:35:00Z">
            <w:rPr>
              <w:rFonts w:cs="Arial"/>
              <w:noProof/>
              <w:szCs w:val="24"/>
            </w:rPr>
          </w:rPrChange>
        </w:rPr>
      </w:pPr>
      <w:r w:rsidRPr="009E2FF1">
        <w:rPr>
          <w:rFonts w:cs="Arial"/>
          <w:noProof/>
          <w:szCs w:val="24"/>
          <w:lang w:val="en-US"/>
          <w:rPrChange w:id="373" w:author="Daniel Lacerda" w:date="2017-05-03T22:35:00Z">
            <w:rPr>
              <w:rFonts w:cs="Arial"/>
              <w:noProof/>
              <w:szCs w:val="24"/>
            </w:rPr>
          </w:rPrChange>
        </w:rPr>
        <w:t xml:space="preserve">BARDIN, L. </w:t>
      </w:r>
      <w:r w:rsidRPr="009E2FF1">
        <w:rPr>
          <w:rFonts w:cs="Arial"/>
          <w:b/>
          <w:bCs/>
          <w:noProof/>
          <w:szCs w:val="24"/>
          <w:lang w:val="en-US"/>
          <w:rPrChange w:id="374" w:author="Daniel Lacerda" w:date="2017-05-03T22:35:00Z">
            <w:rPr>
              <w:rFonts w:cs="Arial"/>
              <w:b/>
              <w:bCs/>
              <w:noProof/>
              <w:szCs w:val="24"/>
            </w:rPr>
          </w:rPrChange>
        </w:rPr>
        <w:t>Análise de conteúdo</w:t>
      </w:r>
      <w:r w:rsidRPr="009E2FF1">
        <w:rPr>
          <w:rFonts w:cs="Arial"/>
          <w:noProof/>
          <w:szCs w:val="24"/>
          <w:lang w:val="en-US"/>
          <w:rPrChange w:id="375" w:author="Daniel Lacerda" w:date="2017-05-03T22:35:00Z">
            <w:rPr>
              <w:rFonts w:cs="Arial"/>
              <w:noProof/>
              <w:szCs w:val="24"/>
            </w:rPr>
          </w:rPrChange>
        </w:rPr>
        <w:t xml:space="preserve">. [s.l: s.n.]. </w:t>
      </w:r>
    </w:p>
    <w:p w14:paraId="74F79E6C" w14:textId="77777777" w:rsidR="00113416" w:rsidRPr="009E2FF1" w:rsidRDefault="00113416" w:rsidP="00113416">
      <w:pPr>
        <w:widowControl w:val="0"/>
        <w:rPr>
          <w:rFonts w:cs="Arial"/>
          <w:noProof/>
          <w:szCs w:val="24"/>
          <w:lang w:val="en-US"/>
          <w:rPrChange w:id="376" w:author="Daniel Lacerda" w:date="2017-05-03T22:35:00Z">
            <w:rPr>
              <w:rFonts w:cs="Arial"/>
              <w:noProof/>
              <w:szCs w:val="24"/>
            </w:rPr>
          </w:rPrChange>
        </w:rPr>
      </w:pPr>
      <w:r w:rsidRPr="009E2FF1">
        <w:rPr>
          <w:rFonts w:cs="Arial"/>
          <w:noProof/>
          <w:szCs w:val="24"/>
          <w:lang w:val="en-US"/>
          <w:rPrChange w:id="377" w:author="Daniel Lacerda" w:date="2017-05-03T22:35:00Z">
            <w:rPr>
              <w:rFonts w:cs="Arial"/>
              <w:noProof/>
              <w:szCs w:val="24"/>
            </w:rPr>
          </w:rPrChange>
        </w:rPr>
        <w:t xml:space="preserve">BARNES, J. H. Cognitive biases and their impact on strategic planning. </w:t>
      </w:r>
      <w:r w:rsidRPr="009E2FF1">
        <w:rPr>
          <w:rFonts w:cs="Arial"/>
          <w:b/>
          <w:bCs/>
          <w:noProof/>
          <w:szCs w:val="24"/>
          <w:lang w:val="en-US"/>
          <w:rPrChange w:id="378" w:author="Daniel Lacerda" w:date="2017-05-03T22:35:00Z">
            <w:rPr>
              <w:rFonts w:cs="Arial"/>
              <w:b/>
              <w:bCs/>
              <w:noProof/>
              <w:szCs w:val="24"/>
            </w:rPr>
          </w:rPrChange>
        </w:rPr>
        <w:t>Strategic Management Journal</w:t>
      </w:r>
      <w:r w:rsidRPr="009E2FF1">
        <w:rPr>
          <w:rFonts w:cs="Arial"/>
          <w:noProof/>
          <w:szCs w:val="24"/>
          <w:lang w:val="en-US"/>
          <w:rPrChange w:id="379" w:author="Daniel Lacerda" w:date="2017-05-03T22:35:00Z">
            <w:rPr>
              <w:rFonts w:cs="Arial"/>
              <w:noProof/>
              <w:szCs w:val="24"/>
            </w:rPr>
          </w:rPrChange>
        </w:rPr>
        <w:t xml:space="preserve">, v. 5, n. 2, p. 129–137, abr. 1984. </w:t>
      </w:r>
    </w:p>
    <w:p w14:paraId="5A857D89" w14:textId="77777777" w:rsidR="00113416" w:rsidRPr="009E2FF1" w:rsidRDefault="00113416" w:rsidP="00113416">
      <w:pPr>
        <w:widowControl w:val="0"/>
        <w:rPr>
          <w:rFonts w:cs="Arial"/>
          <w:noProof/>
          <w:szCs w:val="24"/>
          <w:lang w:val="en-US"/>
          <w:rPrChange w:id="380" w:author="Daniel Lacerda" w:date="2017-05-03T22:35:00Z">
            <w:rPr>
              <w:rFonts w:cs="Arial"/>
              <w:noProof/>
              <w:szCs w:val="24"/>
            </w:rPr>
          </w:rPrChange>
        </w:rPr>
      </w:pPr>
      <w:r w:rsidRPr="009E2FF1">
        <w:rPr>
          <w:rFonts w:cs="Arial"/>
          <w:noProof/>
          <w:szCs w:val="24"/>
          <w:lang w:val="en-US"/>
          <w:rPrChange w:id="381" w:author="Daniel Lacerda" w:date="2017-05-03T22:35:00Z">
            <w:rPr>
              <w:rFonts w:cs="Arial"/>
              <w:noProof/>
              <w:szCs w:val="24"/>
            </w:rPr>
          </w:rPrChange>
        </w:rPr>
        <w:t xml:space="preserve">BEN-HAIM, Y. </w:t>
      </w:r>
      <w:r w:rsidRPr="009E2FF1">
        <w:rPr>
          <w:rFonts w:cs="Arial"/>
          <w:b/>
          <w:bCs/>
          <w:noProof/>
          <w:szCs w:val="24"/>
          <w:lang w:val="en-US"/>
          <w:rPrChange w:id="382" w:author="Daniel Lacerda" w:date="2017-05-03T22:35:00Z">
            <w:rPr>
              <w:rFonts w:cs="Arial"/>
              <w:b/>
              <w:bCs/>
              <w:noProof/>
              <w:szCs w:val="24"/>
            </w:rPr>
          </w:rPrChange>
        </w:rPr>
        <w:t>Info-Gap Decision Theory: Decisions Under Severe Uncertainty</w:t>
      </w:r>
      <w:r w:rsidRPr="009E2FF1">
        <w:rPr>
          <w:rFonts w:cs="Arial"/>
          <w:noProof/>
          <w:szCs w:val="24"/>
          <w:lang w:val="en-US"/>
          <w:rPrChange w:id="383" w:author="Daniel Lacerda" w:date="2017-05-03T22:35:00Z">
            <w:rPr>
              <w:rFonts w:cs="Arial"/>
              <w:noProof/>
              <w:szCs w:val="24"/>
            </w:rPr>
          </w:rPrChange>
        </w:rPr>
        <w:t xml:space="preserve">. 2. ed. [s.l.] Academic Press, 2006. </w:t>
      </w:r>
    </w:p>
    <w:p w14:paraId="4E2DC49D" w14:textId="77777777" w:rsidR="00113416" w:rsidRPr="009E2FF1" w:rsidRDefault="00113416" w:rsidP="00113416">
      <w:pPr>
        <w:widowControl w:val="0"/>
        <w:rPr>
          <w:rFonts w:cs="Arial"/>
          <w:noProof/>
          <w:szCs w:val="24"/>
          <w:lang w:val="en-US"/>
          <w:rPrChange w:id="384" w:author="Daniel Lacerda" w:date="2017-05-03T22:35:00Z">
            <w:rPr>
              <w:rFonts w:cs="Arial"/>
              <w:noProof/>
              <w:szCs w:val="24"/>
            </w:rPr>
          </w:rPrChange>
        </w:rPr>
      </w:pPr>
      <w:r w:rsidRPr="009E2FF1">
        <w:rPr>
          <w:rFonts w:cs="Arial"/>
          <w:noProof/>
          <w:szCs w:val="24"/>
          <w:lang w:val="en-US"/>
          <w:rPrChange w:id="385" w:author="Daniel Lacerda" w:date="2017-05-03T22:35:00Z">
            <w:rPr>
              <w:rFonts w:cs="Arial"/>
              <w:noProof/>
              <w:szCs w:val="24"/>
            </w:rPr>
          </w:rPrChange>
        </w:rPr>
        <w:t xml:space="preserve">BISHOP, P.; HINES, A.; COLLINS, T. The current state of scenario development: an overview of techniques. </w:t>
      </w:r>
      <w:r w:rsidRPr="009E2FF1">
        <w:rPr>
          <w:rFonts w:cs="Arial"/>
          <w:b/>
          <w:bCs/>
          <w:noProof/>
          <w:szCs w:val="24"/>
          <w:lang w:val="en-US"/>
          <w:rPrChange w:id="386" w:author="Daniel Lacerda" w:date="2017-05-03T22:35:00Z">
            <w:rPr>
              <w:rFonts w:cs="Arial"/>
              <w:b/>
              <w:bCs/>
              <w:noProof/>
              <w:szCs w:val="24"/>
            </w:rPr>
          </w:rPrChange>
        </w:rPr>
        <w:t>Foresight : the Journal of Futures Studies, Strategic Thinking and Policy</w:t>
      </w:r>
      <w:r w:rsidRPr="009E2FF1">
        <w:rPr>
          <w:rFonts w:cs="Arial"/>
          <w:noProof/>
          <w:szCs w:val="24"/>
          <w:lang w:val="en-US"/>
          <w:rPrChange w:id="387" w:author="Daniel Lacerda" w:date="2017-05-03T22:35:00Z">
            <w:rPr>
              <w:rFonts w:cs="Arial"/>
              <w:noProof/>
              <w:szCs w:val="24"/>
            </w:rPr>
          </w:rPrChange>
        </w:rPr>
        <w:t xml:space="preserve">, v. 9, n. 1, p. 5–25, 2007. </w:t>
      </w:r>
    </w:p>
    <w:p w14:paraId="4CDC9EB0" w14:textId="77777777" w:rsidR="00113416" w:rsidRPr="009E2FF1" w:rsidRDefault="00113416" w:rsidP="00113416">
      <w:pPr>
        <w:widowControl w:val="0"/>
        <w:rPr>
          <w:rFonts w:cs="Arial"/>
          <w:noProof/>
          <w:szCs w:val="24"/>
          <w:lang w:val="en-US"/>
          <w:rPrChange w:id="388" w:author="Daniel Lacerda" w:date="2017-05-03T22:35:00Z">
            <w:rPr>
              <w:rFonts w:cs="Arial"/>
              <w:noProof/>
              <w:szCs w:val="24"/>
            </w:rPr>
          </w:rPrChange>
        </w:rPr>
      </w:pPr>
      <w:r w:rsidRPr="009E2FF1">
        <w:rPr>
          <w:rFonts w:cs="Arial"/>
          <w:noProof/>
          <w:szCs w:val="24"/>
          <w:lang w:val="en-US"/>
          <w:rPrChange w:id="389" w:author="Daniel Lacerda" w:date="2017-05-03T22:35:00Z">
            <w:rPr>
              <w:rFonts w:cs="Arial"/>
              <w:noProof/>
              <w:szCs w:val="24"/>
            </w:rPr>
          </w:rPrChange>
        </w:rPr>
        <w:t xml:space="preserve">BLOOM, E. W. Changing Midstream -Providing Decision Support for Adaptive Strategies using Robust Decision Making: Applications in the Colorado River Basin. p. 1–273, 2014. </w:t>
      </w:r>
    </w:p>
    <w:p w14:paraId="46C0B61B" w14:textId="77777777" w:rsidR="00113416" w:rsidRPr="009E2FF1" w:rsidRDefault="00113416" w:rsidP="00113416">
      <w:pPr>
        <w:widowControl w:val="0"/>
        <w:rPr>
          <w:rFonts w:cs="Arial"/>
          <w:noProof/>
          <w:szCs w:val="24"/>
          <w:lang w:val="en-US"/>
          <w:rPrChange w:id="390" w:author="Daniel Lacerda" w:date="2017-05-03T22:35:00Z">
            <w:rPr>
              <w:rFonts w:cs="Arial"/>
              <w:noProof/>
              <w:szCs w:val="24"/>
            </w:rPr>
          </w:rPrChange>
        </w:rPr>
      </w:pPr>
      <w:r w:rsidRPr="009E2FF1">
        <w:rPr>
          <w:rFonts w:cs="Arial"/>
          <w:noProof/>
          <w:szCs w:val="24"/>
          <w:lang w:val="en-US"/>
          <w:rPrChange w:id="391" w:author="Daniel Lacerda" w:date="2017-05-03T22:35:00Z">
            <w:rPr>
              <w:rFonts w:cs="Arial"/>
              <w:noProof/>
              <w:szCs w:val="24"/>
            </w:rPr>
          </w:rPrChange>
        </w:rPr>
        <w:t xml:space="preserve">BRADFIELD, R. et al. The origins and evolution of scenario techniques in long range business planning. </w:t>
      </w:r>
      <w:r w:rsidRPr="009E2FF1">
        <w:rPr>
          <w:rFonts w:cs="Arial"/>
          <w:b/>
          <w:bCs/>
          <w:noProof/>
          <w:szCs w:val="24"/>
          <w:lang w:val="en-US"/>
          <w:rPrChange w:id="392" w:author="Daniel Lacerda" w:date="2017-05-03T22:35:00Z">
            <w:rPr>
              <w:rFonts w:cs="Arial"/>
              <w:b/>
              <w:bCs/>
              <w:noProof/>
              <w:szCs w:val="24"/>
            </w:rPr>
          </w:rPrChange>
        </w:rPr>
        <w:t>Futures</w:t>
      </w:r>
      <w:r w:rsidRPr="009E2FF1">
        <w:rPr>
          <w:rFonts w:cs="Arial"/>
          <w:noProof/>
          <w:szCs w:val="24"/>
          <w:lang w:val="en-US"/>
          <w:rPrChange w:id="393" w:author="Daniel Lacerda" w:date="2017-05-03T22:35:00Z">
            <w:rPr>
              <w:rFonts w:cs="Arial"/>
              <w:noProof/>
              <w:szCs w:val="24"/>
            </w:rPr>
          </w:rPrChange>
        </w:rPr>
        <w:t xml:space="preserve">, v. 37, n. 8, p. 795–812, 2005. </w:t>
      </w:r>
    </w:p>
    <w:p w14:paraId="6A17006C" w14:textId="77777777" w:rsidR="00113416" w:rsidRPr="009E2FF1" w:rsidRDefault="00113416" w:rsidP="00113416">
      <w:pPr>
        <w:widowControl w:val="0"/>
        <w:rPr>
          <w:rFonts w:cs="Arial"/>
          <w:noProof/>
          <w:szCs w:val="24"/>
          <w:lang w:val="en-US"/>
          <w:rPrChange w:id="394" w:author="Daniel Lacerda" w:date="2017-05-03T22:35:00Z">
            <w:rPr>
              <w:rFonts w:cs="Arial"/>
              <w:noProof/>
              <w:szCs w:val="24"/>
            </w:rPr>
          </w:rPrChange>
        </w:rPr>
      </w:pPr>
      <w:r w:rsidRPr="009E2FF1">
        <w:rPr>
          <w:rFonts w:cs="Arial"/>
          <w:noProof/>
          <w:szCs w:val="24"/>
          <w:lang w:val="en-US"/>
          <w:rPrChange w:id="395" w:author="Daniel Lacerda" w:date="2017-05-03T22:35:00Z">
            <w:rPr>
              <w:rFonts w:cs="Arial"/>
              <w:noProof/>
              <w:szCs w:val="24"/>
            </w:rPr>
          </w:rPrChange>
        </w:rPr>
        <w:t xml:space="preserve">BREWS, P.; HUNT, M. Learning to plan and planning to learn: resolving the </w:t>
      </w:r>
      <w:r w:rsidRPr="009E2FF1">
        <w:rPr>
          <w:rFonts w:cs="Arial"/>
          <w:noProof/>
          <w:szCs w:val="24"/>
          <w:lang w:val="en-US"/>
          <w:rPrChange w:id="396" w:author="Daniel Lacerda" w:date="2017-05-03T22:35:00Z">
            <w:rPr>
              <w:rFonts w:cs="Arial"/>
              <w:noProof/>
              <w:szCs w:val="24"/>
            </w:rPr>
          </w:rPrChange>
        </w:rPr>
        <w:lastRenderedPageBreak/>
        <w:t xml:space="preserve">planning school/learning school debate. </w:t>
      </w:r>
      <w:r w:rsidRPr="009E2FF1">
        <w:rPr>
          <w:rFonts w:cs="Arial"/>
          <w:b/>
          <w:bCs/>
          <w:noProof/>
          <w:szCs w:val="24"/>
          <w:lang w:val="en-US"/>
          <w:rPrChange w:id="397" w:author="Daniel Lacerda" w:date="2017-05-03T22:35:00Z">
            <w:rPr>
              <w:rFonts w:cs="Arial"/>
              <w:b/>
              <w:bCs/>
              <w:noProof/>
              <w:szCs w:val="24"/>
            </w:rPr>
          </w:rPrChange>
        </w:rPr>
        <w:t>Strategic Management Journal</w:t>
      </w:r>
      <w:r w:rsidRPr="009E2FF1">
        <w:rPr>
          <w:rFonts w:cs="Arial"/>
          <w:noProof/>
          <w:szCs w:val="24"/>
          <w:lang w:val="en-US"/>
          <w:rPrChange w:id="398" w:author="Daniel Lacerda" w:date="2017-05-03T22:35:00Z">
            <w:rPr>
              <w:rFonts w:cs="Arial"/>
              <w:noProof/>
              <w:szCs w:val="24"/>
            </w:rPr>
          </w:rPrChange>
        </w:rPr>
        <w:t xml:space="preserve">, v. 20, n. 10, p. 889–913, 1999. </w:t>
      </w:r>
    </w:p>
    <w:p w14:paraId="0F782E8A" w14:textId="77777777" w:rsidR="00113416" w:rsidRPr="009E2FF1" w:rsidRDefault="00113416" w:rsidP="00113416">
      <w:pPr>
        <w:widowControl w:val="0"/>
        <w:rPr>
          <w:rFonts w:cs="Arial"/>
          <w:noProof/>
          <w:szCs w:val="24"/>
          <w:lang w:val="en-US"/>
          <w:rPrChange w:id="399" w:author="Daniel Lacerda" w:date="2017-05-03T22:35:00Z">
            <w:rPr>
              <w:rFonts w:cs="Arial"/>
              <w:noProof/>
              <w:szCs w:val="24"/>
            </w:rPr>
          </w:rPrChange>
        </w:rPr>
      </w:pPr>
      <w:r w:rsidRPr="009E2FF1">
        <w:rPr>
          <w:rFonts w:cs="Arial"/>
          <w:noProof/>
          <w:szCs w:val="24"/>
          <w:lang w:val="en-US"/>
          <w:rPrChange w:id="400" w:author="Daniel Lacerda" w:date="2017-05-03T22:35:00Z">
            <w:rPr>
              <w:rFonts w:cs="Arial"/>
              <w:noProof/>
              <w:szCs w:val="24"/>
            </w:rPr>
          </w:rPrChange>
        </w:rPr>
        <w:t xml:space="preserve">BRYANT, B. P.; LEMPERT, R. J. Thinking inside the box: A participatory, computer-assisted approach to scenario discovery. </w:t>
      </w:r>
      <w:r w:rsidRPr="009E2FF1">
        <w:rPr>
          <w:rFonts w:cs="Arial"/>
          <w:b/>
          <w:bCs/>
          <w:noProof/>
          <w:szCs w:val="24"/>
          <w:lang w:val="en-US"/>
          <w:rPrChange w:id="401" w:author="Daniel Lacerda" w:date="2017-05-03T22:35:00Z">
            <w:rPr>
              <w:rFonts w:cs="Arial"/>
              <w:b/>
              <w:bCs/>
              <w:noProof/>
              <w:szCs w:val="24"/>
            </w:rPr>
          </w:rPrChange>
        </w:rPr>
        <w:t>Technological Forecasting and Social Change</w:t>
      </w:r>
      <w:r w:rsidRPr="009E2FF1">
        <w:rPr>
          <w:rFonts w:cs="Arial"/>
          <w:noProof/>
          <w:szCs w:val="24"/>
          <w:lang w:val="en-US"/>
          <w:rPrChange w:id="402" w:author="Daniel Lacerda" w:date="2017-05-03T22:35:00Z">
            <w:rPr>
              <w:rFonts w:cs="Arial"/>
              <w:noProof/>
              <w:szCs w:val="24"/>
            </w:rPr>
          </w:rPrChange>
        </w:rPr>
        <w:t xml:space="preserve">, v. 77, n. 1, p. 34–49, 2010. </w:t>
      </w:r>
    </w:p>
    <w:p w14:paraId="109E2EEA" w14:textId="77777777" w:rsidR="00113416" w:rsidRPr="009E2FF1" w:rsidRDefault="00113416" w:rsidP="00113416">
      <w:pPr>
        <w:widowControl w:val="0"/>
        <w:rPr>
          <w:rFonts w:cs="Arial"/>
          <w:noProof/>
          <w:szCs w:val="24"/>
          <w:lang w:val="en-US"/>
          <w:rPrChange w:id="403" w:author="Daniel Lacerda" w:date="2017-05-03T22:35:00Z">
            <w:rPr>
              <w:rFonts w:cs="Arial"/>
              <w:noProof/>
              <w:szCs w:val="24"/>
            </w:rPr>
          </w:rPrChange>
        </w:rPr>
      </w:pPr>
      <w:r w:rsidRPr="009E2FF1">
        <w:rPr>
          <w:rFonts w:cs="Arial"/>
          <w:noProof/>
          <w:szCs w:val="24"/>
          <w:lang w:val="en-US"/>
          <w:rPrChange w:id="404" w:author="Daniel Lacerda" w:date="2017-05-03T22:35:00Z">
            <w:rPr>
              <w:rFonts w:cs="Arial"/>
              <w:noProof/>
              <w:szCs w:val="24"/>
            </w:rPr>
          </w:rPrChange>
        </w:rPr>
        <w:t xml:space="preserve">COSENZ, F.; NOTO, G. Applying System Dynamics Modelling to Strategic Management: A Literature Review. </w:t>
      </w:r>
      <w:r w:rsidRPr="009E2FF1">
        <w:rPr>
          <w:rFonts w:cs="Arial"/>
          <w:b/>
          <w:bCs/>
          <w:noProof/>
          <w:szCs w:val="24"/>
          <w:lang w:val="en-US"/>
          <w:rPrChange w:id="405" w:author="Daniel Lacerda" w:date="2017-05-03T22:35:00Z">
            <w:rPr>
              <w:rFonts w:cs="Arial"/>
              <w:b/>
              <w:bCs/>
              <w:noProof/>
              <w:szCs w:val="24"/>
            </w:rPr>
          </w:rPrChange>
        </w:rPr>
        <w:t>Systems Research and Behavioral Science</w:t>
      </w:r>
      <w:r w:rsidRPr="009E2FF1">
        <w:rPr>
          <w:rFonts w:cs="Arial"/>
          <w:noProof/>
          <w:szCs w:val="24"/>
          <w:lang w:val="en-US"/>
          <w:rPrChange w:id="406" w:author="Daniel Lacerda" w:date="2017-05-03T22:35:00Z">
            <w:rPr>
              <w:rFonts w:cs="Arial"/>
              <w:noProof/>
              <w:szCs w:val="24"/>
            </w:rPr>
          </w:rPrChange>
        </w:rPr>
        <w:t xml:space="preserve">, v. 33, n. 6, p. 703–741, 2016. </w:t>
      </w:r>
    </w:p>
    <w:p w14:paraId="1F7A8520" w14:textId="77777777" w:rsidR="00113416" w:rsidRPr="009E2FF1" w:rsidRDefault="00113416" w:rsidP="00113416">
      <w:pPr>
        <w:widowControl w:val="0"/>
        <w:rPr>
          <w:rFonts w:cs="Arial"/>
          <w:noProof/>
          <w:szCs w:val="24"/>
          <w:lang w:val="en-US"/>
          <w:rPrChange w:id="407" w:author="Daniel Lacerda" w:date="2017-05-03T22:35:00Z">
            <w:rPr>
              <w:rFonts w:cs="Arial"/>
              <w:noProof/>
              <w:szCs w:val="24"/>
            </w:rPr>
          </w:rPrChange>
        </w:rPr>
      </w:pPr>
      <w:r w:rsidRPr="009E2FF1">
        <w:rPr>
          <w:rFonts w:cs="Arial"/>
          <w:noProof/>
          <w:szCs w:val="24"/>
          <w:lang w:val="en-US"/>
          <w:rPrChange w:id="408" w:author="Daniel Lacerda" w:date="2017-05-03T22:35:00Z">
            <w:rPr>
              <w:rFonts w:cs="Arial"/>
              <w:noProof/>
              <w:szCs w:val="24"/>
            </w:rPr>
          </w:rPrChange>
        </w:rPr>
        <w:t xml:space="preserve">COURTNEY, H. </w:t>
      </w:r>
      <w:r w:rsidRPr="009E2FF1">
        <w:rPr>
          <w:rFonts w:cs="Arial"/>
          <w:b/>
          <w:bCs/>
          <w:noProof/>
          <w:szCs w:val="24"/>
          <w:lang w:val="en-US"/>
          <w:rPrChange w:id="409" w:author="Daniel Lacerda" w:date="2017-05-03T22:35:00Z">
            <w:rPr>
              <w:rFonts w:cs="Arial"/>
              <w:b/>
              <w:bCs/>
              <w:noProof/>
              <w:szCs w:val="24"/>
            </w:rPr>
          </w:rPrChange>
        </w:rPr>
        <w:t>20/20 Foresight Crafting Strategy in an Uncertain World</w:t>
      </w:r>
      <w:r w:rsidRPr="009E2FF1">
        <w:rPr>
          <w:rFonts w:cs="Arial"/>
          <w:noProof/>
          <w:szCs w:val="24"/>
          <w:lang w:val="en-US"/>
          <w:rPrChange w:id="410" w:author="Daniel Lacerda" w:date="2017-05-03T22:35:00Z">
            <w:rPr>
              <w:rFonts w:cs="Arial"/>
              <w:noProof/>
              <w:szCs w:val="24"/>
            </w:rPr>
          </w:rPrChange>
        </w:rPr>
        <w:t xml:space="preserve">, 2001. </w:t>
      </w:r>
    </w:p>
    <w:p w14:paraId="3A51E65B" w14:textId="77777777" w:rsidR="00113416" w:rsidRPr="009E2FF1" w:rsidRDefault="00113416" w:rsidP="00113416">
      <w:pPr>
        <w:widowControl w:val="0"/>
        <w:rPr>
          <w:rFonts w:cs="Arial"/>
          <w:noProof/>
          <w:szCs w:val="24"/>
          <w:lang w:val="en-US"/>
          <w:rPrChange w:id="411" w:author="Daniel Lacerda" w:date="2017-05-03T22:35:00Z">
            <w:rPr>
              <w:rFonts w:cs="Arial"/>
              <w:noProof/>
              <w:szCs w:val="24"/>
            </w:rPr>
          </w:rPrChange>
        </w:rPr>
      </w:pPr>
      <w:r w:rsidRPr="009E2FF1">
        <w:rPr>
          <w:rFonts w:cs="Arial"/>
          <w:noProof/>
          <w:szCs w:val="24"/>
          <w:lang w:val="en-US"/>
          <w:rPrChange w:id="412" w:author="Daniel Lacerda" w:date="2017-05-03T22:35:00Z">
            <w:rPr>
              <w:rFonts w:cs="Arial"/>
              <w:noProof/>
              <w:szCs w:val="24"/>
            </w:rPr>
          </w:rPrChange>
        </w:rPr>
        <w:t xml:space="preserve">COURTNEY, H. Decision-driven scenarios for assessing four levels of uncertainty. </w:t>
      </w:r>
      <w:r w:rsidRPr="009E2FF1">
        <w:rPr>
          <w:rFonts w:cs="Arial"/>
          <w:b/>
          <w:bCs/>
          <w:noProof/>
          <w:szCs w:val="24"/>
          <w:lang w:val="en-US"/>
          <w:rPrChange w:id="413" w:author="Daniel Lacerda" w:date="2017-05-03T22:35:00Z">
            <w:rPr>
              <w:rFonts w:cs="Arial"/>
              <w:b/>
              <w:bCs/>
              <w:noProof/>
              <w:szCs w:val="24"/>
            </w:rPr>
          </w:rPrChange>
        </w:rPr>
        <w:t>Strategy &amp; Leadership</w:t>
      </w:r>
      <w:r w:rsidRPr="009E2FF1">
        <w:rPr>
          <w:rFonts w:cs="Arial"/>
          <w:noProof/>
          <w:szCs w:val="24"/>
          <w:lang w:val="en-US"/>
          <w:rPrChange w:id="414" w:author="Daniel Lacerda" w:date="2017-05-03T22:35:00Z">
            <w:rPr>
              <w:rFonts w:cs="Arial"/>
              <w:noProof/>
              <w:szCs w:val="24"/>
            </w:rPr>
          </w:rPrChange>
        </w:rPr>
        <w:t xml:space="preserve">, v. 31, n. 1, p. 14–22, 2003. </w:t>
      </w:r>
    </w:p>
    <w:p w14:paraId="72FF00B4" w14:textId="77777777" w:rsidR="00113416" w:rsidRPr="009E2FF1" w:rsidRDefault="00113416" w:rsidP="00113416">
      <w:pPr>
        <w:widowControl w:val="0"/>
        <w:rPr>
          <w:rFonts w:cs="Arial"/>
          <w:noProof/>
          <w:szCs w:val="24"/>
          <w:lang w:val="en-US"/>
          <w:rPrChange w:id="415" w:author="Daniel Lacerda" w:date="2017-05-03T22:35:00Z">
            <w:rPr>
              <w:rFonts w:cs="Arial"/>
              <w:noProof/>
              <w:szCs w:val="24"/>
            </w:rPr>
          </w:rPrChange>
        </w:rPr>
      </w:pPr>
      <w:r w:rsidRPr="009E2FF1">
        <w:rPr>
          <w:rFonts w:cs="Arial"/>
          <w:noProof/>
          <w:szCs w:val="24"/>
          <w:lang w:val="en-US"/>
          <w:rPrChange w:id="416" w:author="Daniel Lacerda" w:date="2017-05-03T22:35:00Z">
            <w:rPr>
              <w:rFonts w:cs="Arial"/>
              <w:noProof/>
              <w:szCs w:val="24"/>
            </w:rPr>
          </w:rPrChange>
        </w:rPr>
        <w:t xml:space="preserve">COURTNEY, H. A fresh look at strategy under uncertainty : An interview. </w:t>
      </w:r>
      <w:r w:rsidRPr="009E2FF1">
        <w:rPr>
          <w:rFonts w:cs="Arial"/>
          <w:b/>
          <w:bCs/>
          <w:noProof/>
          <w:szCs w:val="24"/>
          <w:lang w:val="en-US"/>
          <w:rPrChange w:id="417" w:author="Daniel Lacerda" w:date="2017-05-03T22:35:00Z">
            <w:rPr>
              <w:rFonts w:cs="Arial"/>
              <w:b/>
              <w:bCs/>
              <w:noProof/>
              <w:szCs w:val="24"/>
            </w:rPr>
          </w:rPrChange>
        </w:rPr>
        <w:t>McKinsey Quarterly</w:t>
      </w:r>
      <w:r w:rsidRPr="009E2FF1">
        <w:rPr>
          <w:rFonts w:cs="Arial"/>
          <w:noProof/>
          <w:szCs w:val="24"/>
          <w:lang w:val="en-US"/>
          <w:rPrChange w:id="418" w:author="Daniel Lacerda" w:date="2017-05-03T22:35:00Z">
            <w:rPr>
              <w:rFonts w:cs="Arial"/>
              <w:noProof/>
              <w:szCs w:val="24"/>
            </w:rPr>
          </w:rPrChange>
        </w:rPr>
        <w:t xml:space="preserve">, v. December 2, n. December, p. 1–8, 2008. </w:t>
      </w:r>
    </w:p>
    <w:p w14:paraId="3BCAFCD1" w14:textId="77777777" w:rsidR="00113416" w:rsidRPr="009E2FF1" w:rsidRDefault="00113416" w:rsidP="00113416">
      <w:pPr>
        <w:widowControl w:val="0"/>
        <w:rPr>
          <w:rFonts w:cs="Arial"/>
          <w:noProof/>
          <w:szCs w:val="24"/>
          <w:lang w:val="en-US"/>
          <w:rPrChange w:id="419" w:author="Daniel Lacerda" w:date="2017-05-03T22:35:00Z">
            <w:rPr>
              <w:rFonts w:cs="Arial"/>
              <w:noProof/>
              <w:szCs w:val="24"/>
            </w:rPr>
          </w:rPrChange>
        </w:rPr>
      </w:pPr>
      <w:r w:rsidRPr="009E2FF1">
        <w:rPr>
          <w:rFonts w:cs="Arial"/>
          <w:noProof/>
          <w:szCs w:val="24"/>
          <w:lang w:val="en-US"/>
          <w:rPrChange w:id="420" w:author="Daniel Lacerda" w:date="2017-05-03T22:35:00Z">
            <w:rPr>
              <w:rFonts w:cs="Arial"/>
              <w:noProof/>
              <w:szCs w:val="24"/>
            </w:rPr>
          </w:rPrChange>
        </w:rPr>
        <w:t xml:space="preserve">COURTNEY, H.; KIRKLAND, J.; VIGUERIE, P. Strategy Under Uncertainty. </w:t>
      </w:r>
      <w:r w:rsidRPr="009E2FF1">
        <w:rPr>
          <w:rFonts w:cs="Arial"/>
          <w:b/>
          <w:bCs/>
          <w:noProof/>
          <w:szCs w:val="24"/>
          <w:lang w:val="en-US"/>
          <w:rPrChange w:id="421" w:author="Daniel Lacerda" w:date="2017-05-03T22:35:00Z">
            <w:rPr>
              <w:rFonts w:cs="Arial"/>
              <w:b/>
              <w:bCs/>
              <w:noProof/>
              <w:szCs w:val="24"/>
            </w:rPr>
          </w:rPrChange>
        </w:rPr>
        <w:t>Harvard Business Review</w:t>
      </w:r>
      <w:r w:rsidRPr="009E2FF1">
        <w:rPr>
          <w:rFonts w:cs="Arial"/>
          <w:noProof/>
          <w:szCs w:val="24"/>
          <w:lang w:val="en-US"/>
          <w:rPrChange w:id="422" w:author="Daniel Lacerda" w:date="2017-05-03T22:35:00Z">
            <w:rPr>
              <w:rFonts w:cs="Arial"/>
              <w:noProof/>
              <w:szCs w:val="24"/>
            </w:rPr>
          </w:rPrChange>
        </w:rPr>
        <w:t xml:space="preserve">, n. November-December, p. 1–51, 1997. </w:t>
      </w:r>
    </w:p>
    <w:p w14:paraId="7551A87A" w14:textId="77777777" w:rsidR="00113416" w:rsidRPr="009E2FF1" w:rsidRDefault="00113416" w:rsidP="00113416">
      <w:pPr>
        <w:widowControl w:val="0"/>
        <w:rPr>
          <w:rFonts w:cs="Arial"/>
          <w:noProof/>
          <w:szCs w:val="24"/>
          <w:lang w:val="en-US"/>
          <w:rPrChange w:id="423" w:author="Daniel Lacerda" w:date="2017-05-03T22:35:00Z">
            <w:rPr>
              <w:rFonts w:cs="Arial"/>
              <w:noProof/>
              <w:szCs w:val="24"/>
            </w:rPr>
          </w:rPrChange>
        </w:rPr>
      </w:pPr>
      <w:r w:rsidRPr="009E2FF1">
        <w:rPr>
          <w:rFonts w:cs="Arial"/>
          <w:noProof/>
          <w:szCs w:val="24"/>
          <w:lang w:val="en-US"/>
          <w:rPrChange w:id="424" w:author="Daniel Lacerda" w:date="2017-05-03T22:35:00Z">
            <w:rPr>
              <w:rFonts w:cs="Arial"/>
              <w:noProof/>
              <w:szCs w:val="24"/>
            </w:rPr>
          </w:rPrChange>
        </w:rPr>
        <w:t xml:space="preserve">COURTNEY, H.; LOVALLO, D.; CLARKE, C. Deciding How To Decide. </w:t>
      </w:r>
      <w:r w:rsidRPr="009E2FF1">
        <w:rPr>
          <w:rFonts w:cs="Arial"/>
          <w:b/>
          <w:bCs/>
          <w:noProof/>
          <w:szCs w:val="24"/>
          <w:lang w:val="en-US"/>
          <w:rPrChange w:id="425" w:author="Daniel Lacerda" w:date="2017-05-03T22:35:00Z">
            <w:rPr>
              <w:rFonts w:cs="Arial"/>
              <w:b/>
              <w:bCs/>
              <w:noProof/>
              <w:szCs w:val="24"/>
            </w:rPr>
          </w:rPrChange>
        </w:rPr>
        <w:t>Harvard Business Review</w:t>
      </w:r>
      <w:r w:rsidRPr="009E2FF1">
        <w:rPr>
          <w:rFonts w:cs="Arial"/>
          <w:noProof/>
          <w:szCs w:val="24"/>
          <w:lang w:val="en-US"/>
          <w:rPrChange w:id="426" w:author="Daniel Lacerda" w:date="2017-05-03T22:35:00Z">
            <w:rPr>
              <w:rFonts w:cs="Arial"/>
              <w:noProof/>
              <w:szCs w:val="24"/>
            </w:rPr>
          </w:rPrChange>
        </w:rPr>
        <w:t xml:space="preserve">, n. November, p. 1–10, 2013. </w:t>
      </w:r>
    </w:p>
    <w:p w14:paraId="58B94642" w14:textId="77777777" w:rsidR="00113416" w:rsidRPr="009E2FF1" w:rsidRDefault="00113416" w:rsidP="00113416">
      <w:pPr>
        <w:widowControl w:val="0"/>
        <w:rPr>
          <w:rFonts w:cs="Arial"/>
          <w:noProof/>
          <w:szCs w:val="24"/>
          <w:lang w:val="en-US"/>
          <w:rPrChange w:id="427" w:author="Daniel Lacerda" w:date="2017-05-03T22:35:00Z">
            <w:rPr>
              <w:rFonts w:cs="Arial"/>
              <w:noProof/>
              <w:szCs w:val="24"/>
            </w:rPr>
          </w:rPrChange>
        </w:rPr>
      </w:pPr>
      <w:r w:rsidRPr="009E2FF1">
        <w:rPr>
          <w:rFonts w:cs="Arial"/>
          <w:noProof/>
          <w:szCs w:val="24"/>
          <w:lang w:val="en-US"/>
          <w:rPrChange w:id="428" w:author="Daniel Lacerda" w:date="2017-05-03T22:35:00Z">
            <w:rPr>
              <w:rFonts w:cs="Arial"/>
              <w:noProof/>
              <w:szCs w:val="24"/>
            </w:rPr>
          </w:rPrChange>
        </w:rPr>
        <w:t xml:space="preserve">DEAN, J. W.; SHARFMAN, M. P. Does decision process matter? A study of strategic decision-making effectiveness. </w:t>
      </w:r>
      <w:r w:rsidRPr="009E2FF1">
        <w:rPr>
          <w:rFonts w:cs="Arial"/>
          <w:b/>
          <w:bCs/>
          <w:noProof/>
          <w:szCs w:val="24"/>
          <w:lang w:val="en-US"/>
          <w:rPrChange w:id="429" w:author="Daniel Lacerda" w:date="2017-05-03T22:35:00Z">
            <w:rPr>
              <w:rFonts w:cs="Arial"/>
              <w:b/>
              <w:bCs/>
              <w:noProof/>
              <w:szCs w:val="24"/>
            </w:rPr>
          </w:rPrChange>
        </w:rPr>
        <w:t>Academy of Management Journal</w:t>
      </w:r>
      <w:r w:rsidRPr="009E2FF1">
        <w:rPr>
          <w:rFonts w:cs="Arial"/>
          <w:noProof/>
          <w:szCs w:val="24"/>
          <w:lang w:val="en-US"/>
          <w:rPrChange w:id="430" w:author="Daniel Lacerda" w:date="2017-05-03T22:35:00Z">
            <w:rPr>
              <w:rFonts w:cs="Arial"/>
              <w:noProof/>
              <w:szCs w:val="24"/>
            </w:rPr>
          </w:rPrChange>
        </w:rPr>
        <w:t xml:space="preserve">, v. 39, n. 2, p. 368–396, 1996. </w:t>
      </w:r>
    </w:p>
    <w:p w14:paraId="56C92838" w14:textId="77777777" w:rsidR="00113416" w:rsidRPr="009E2FF1" w:rsidRDefault="00113416" w:rsidP="00113416">
      <w:pPr>
        <w:widowControl w:val="0"/>
        <w:rPr>
          <w:rFonts w:cs="Arial"/>
          <w:noProof/>
          <w:szCs w:val="24"/>
          <w:lang w:val="en-US"/>
          <w:rPrChange w:id="431" w:author="Daniel Lacerda" w:date="2017-05-03T22:35:00Z">
            <w:rPr>
              <w:rFonts w:cs="Arial"/>
              <w:noProof/>
              <w:szCs w:val="24"/>
            </w:rPr>
          </w:rPrChange>
        </w:rPr>
      </w:pPr>
      <w:r w:rsidRPr="009E2FF1">
        <w:rPr>
          <w:rFonts w:cs="Arial"/>
          <w:noProof/>
          <w:szCs w:val="24"/>
          <w:lang w:val="en-US"/>
          <w:rPrChange w:id="432" w:author="Daniel Lacerda" w:date="2017-05-03T22:35:00Z">
            <w:rPr>
              <w:rFonts w:cs="Arial"/>
              <w:noProof/>
              <w:szCs w:val="24"/>
            </w:rPr>
          </w:rPrChange>
        </w:rPr>
        <w:t xml:space="preserve">DITTRICH, R.; WREFORD, A.; MORAN, D. A survey of decision-making approaches for climate change adaptation: Are robust methods the way forward? </w:t>
      </w:r>
      <w:r w:rsidRPr="009E2FF1">
        <w:rPr>
          <w:rFonts w:cs="Arial"/>
          <w:b/>
          <w:bCs/>
          <w:noProof/>
          <w:szCs w:val="24"/>
          <w:lang w:val="en-US"/>
          <w:rPrChange w:id="433" w:author="Daniel Lacerda" w:date="2017-05-03T22:35:00Z">
            <w:rPr>
              <w:rFonts w:cs="Arial"/>
              <w:b/>
              <w:bCs/>
              <w:noProof/>
              <w:szCs w:val="24"/>
            </w:rPr>
          </w:rPrChange>
        </w:rPr>
        <w:t>Ecological Economics</w:t>
      </w:r>
      <w:r w:rsidRPr="009E2FF1">
        <w:rPr>
          <w:rFonts w:cs="Arial"/>
          <w:noProof/>
          <w:szCs w:val="24"/>
          <w:lang w:val="en-US"/>
          <w:rPrChange w:id="434" w:author="Daniel Lacerda" w:date="2017-05-03T22:35:00Z">
            <w:rPr>
              <w:rFonts w:cs="Arial"/>
              <w:noProof/>
              <w:szCs w:val="24"/>
            </w:rPr>
          </w:rPrChange>
        </w:rPr>
        <w:t xml:space="preserve">, v. 122, p. 79–89, 2016. </w:t>
      </w:r>
    </w:p>
    <w:p w14:paraId="7E18C8CD" w14:textId="77777777" w:rsidR="00113416" w:rsidRPr="00113416" w:rsidRDefault="00113416" w:rsidP="00113416">
      <w:pPr>
        <w:widowControl w:val="0"/>
        <w:rPr>
          <w:rFonts w:cs="Arial"/>
          <w:noProof/>
          <w:szCs w:val="24"/>
        </w:rPr>
      </w:pPr>
      <w:r w:rsidRPr="009E2FF1">
        <w:rPr>
          <w:rFonts w:cs="Arial"/>
          <w:noProof/>
          <w:szCs w:val="24"/>
          <w:lang w:val="en-US"/>
          <w:rPrChange w:id="435" w:author="Daniel Lacerda" w:date="2017-05-03T22:35:00Z">
            <w:rPr>
              <w:rFonts w:cs="Arial"/>
              <w:noProof/>
              <w:szCs w:val="24"/>
            </w:rPr>
          </w:rPrChange>
        </w:rPr>
        <w:t xml:space="preserve">DIXON, L. et al. </w:t>
      </w:r>
      <w:r w:rsidRPr="009E2FF1">
        <w:rPr>
          <w:rFonts w:cs="Arial"/>
          <w:b/>
          <w:bCs/>
          <w:noProof/>
          <w:szCs w:val="24"/>
          <w:lang w:val="en-US"/>
          <w:rPrChange w:id="436" w:author="Daniel Lacerda" w:date="2017-05-03T22:35:00Z">
            <w:rPr>
              <w:rFonts w:cs="Arial"/>
              <w:b/>
              <w:bCs/>
              <w:noProof/>
              <w:szCs w:val="24"/>
            </w:rPr>
          </w:rPrChange>
        </w:rPr>
        <w:t>The Federal Role in Terrorism Insurance: Evaluating Alternatives in an Uncertain World</w:t>
      </w:r>
      <w:r w:rsidRPr="009E2FF1">
        <w:rPr>
          <w:rFonts w:cs="Arial"/>
          <w:noProof/>
          <w:szCs w:val="24"/>
          <w:lang w:val="en-US"/>
          <w:rPrChange w:id="437" w:author="Daniel Lacerda" w:date="2017-05-03T22:35:00Z">
            <w:rPr>
              <w:rFonts w:cs="Arial"/>
              <w:noProof/>
              <w:szCs w:val="24"/>
            </w:rPr>
          </w:rPrChange>
        </w:rPr>
        <w:t xml:space="preserve">. </w:t>
      </w:r>
      <w:r w:rsidRPr="00113416">
        <w:rPr>
          <w:rFonts w:cs="Arial"/>
          <w:noProof/>
          <w:szCs w:val="24"/>
        </w:rPr>
        <w:t xml:space="preserve">[s.l: s.n.]. </w:t>
      </w:r>
    </w:p>
    <w:p w14:paraId="17DC6639" w14:textId="77777777" w:rsidR="00113416" w:rsidRPr="009E2FF1" w:rsidRDefault="00113416" w:rsidP="00113416">
      <w:pPr>
        <w:widowControl w:val="0"/>
        <w:rPr>
          <w:rFonts w:cs="Arial"/>
          <w:noProof/>
          <w:szCs w:val="24"/>
          <w:lang w:val="en-US"/>
          <w:rPrChange w:id="438" w:author="Daniel Lacerda" w:date="2017-05-03T22:35:00Z">
            <w:rPr>
              <w:rFonts w:cs="Arial"/>
              <w:noProof/>
              <w:szCs w:val="24"/>
            </w:rPr>
          </w:rPrChange>
        </w:rPr>
      </w:pPr>
      <w:r w:rsidRPr="00113416">
        <w:rPr>
          <w:rFonts w:cs="Arial"/>
          <w:noProof/>
          <w:szCs w:val="24"/>
        </w:rPr>
        <w:t xml:space="preserve">DRESCH, A. et al. </w:t>
      </w:r>
      <w:r w:rsidRPr="00113416">
        <w:rPr>
          <w:rFonts w:cs="Arial"/>
          <w:b/>
          <w:bCs/>
          <w:noProof/>
          <w:szCs w:val="24"/>
        </w:rPr>
        <w:t>Design Science Research: Método de Pesquisa para o Avanço da Ciência e Tecnologia</w:t>
      </w:r>
      <w:r w:rsidRPr="00113416">
        <w:rPr>
          <w:rFonts w:cs="Arial"/>
          <w:noProof/>
          <w:szCs w:val="24"/>
        </w:rPr>
        <w:t xml:space="preserve">. </w:t>
      </w:r>
      <w:r w:rsidRPr="009E2FF1">
        <w:rPr>
          <w:rFonts w:cs="Arial"/>
          <w:noProof/>
          <w:szCs w:val="24"/>
          <w:lang w:val="en-US"/>
          <w:rPrChange w:id="439" w:author="Daniel Lacerda" w:date="2017-05-03T22:35:00Z">
            <w:rPr>
              <w:rFonts w:cs="Arial"/>
              <w:noProof/>
              <w:szCs w:val="24"/>
            </w:rPr>
          </w:rPrChange>
        </w:rPr>
        <w:t xml:space="preserve">1. ed. Porto Alegre: Bookman, 2015. </w:t>
      </w:r>
    </w:p>
    <w:p w14:paraId="7D4A5505" w14:textId="77777777" w:rsidR="00113416" w:rsidRPr="009E2FF1" w:rsidRDefault="00113416" w:rsidP="00113416">
      <w:pPr>
        <w:widowControl w:val="0"/>
        <w:rPr>
          <w:rFonts w:cs="Arial"/>
          <w:noProof/>
          <w:szCs w:val="24"/>
          <w:lang w:val="en-US"/>
          <w:rPrChange w:id="440" w:author="Daniel Lacerda" w:date="2017-05-03T22:35:00Z">
            <w:rPr>
              <w:rFonts w:cs="Arial"/>
              <w:noProof/>
              <w:szCs w:val="24"/>
            </w:rPr>
          </w:rPrChange>
        </w:rPr>
      </w:pPr>
      <w:r w:rsidRPr="009E2FF1">
        <w:rPr>
          <w:rFonts w:cs="Arial"/>
          <w:noProof/>
          <w:szCs w:val="24"/>
          <w:lang w:val="en-US"/>
          <w:rPrChange w:id="441" w:author="Daniel Lacerda" w:date="2017-05-03T22:35:00Z">
            <w:rPr>
              <w:rFonts w:cs="Arial"/>
              <w:noProof/>
              <w:szCs w:val="24"/>
            </w:rPr>
          </w:rPrChange>
        </w:rPr>
        <w:t xml:space="preserve">DYSON, R. G. et al. The strategic development process. In: </w:t>
      </w:r>
      <w:r w:rsidRPr="009E2FF1">
        <w:rPr>
          <w:rFonts w:cs="Arial"/>
          <w:b/>
          <w:bCs/>
          <w:noProof/>
          <w:szCs w:val="24"/>
          <w:lang w:val="en-US"/>
          <w:rPrChange w:id="442" w:author="Daniel Lacerda" w:date="2017-05-03T22:35:00Z">
            <w:rPr>
              <w:rFonts w:cs="Arial"/>
              <w:b/>
              <w:bCs/>
              <w:noProof/>
              <w:szCs w:val="24"/>
            </w:rPr>
          </w:rPrChange>
        </w:rPr>
        <w:t>Supporting strategy: Frameworks, methods and models</w:t>
      </w:r>
      <w:r w:rsidRPr="009E2FF1">
        <w:rPr>
          <w:rFonts w:cs="Arial"/>
          <w:noProof/>
          <w:szCs w:val="24"/>
          <w:lang w:val="en-US"/>
          <w:rPrChange w:id="443" w:author="Daniel Lacerda" w:date="2017-05-03T22:35:00Z">
            <w:rPr>
              <w:rFonts w:cs="Arial"/>
              <w:noProof/>
              <w:szCs w:val="24"/>
            </w:rPr>
          </w:rPrChange>
        </w:rPr>
        <w:t xml:space="preserve">. [s.l: s.n.]. p. 3–24. </w:t>
      </w:r>
    </w:p>
    <w:p w14:paraId="27ACA97D" w14:textId="77777777" w:rsidR="00113416" w:rsidRPr="009E2FF1" w:rsidRDefault="00113416" w:rsidP="00113416">
      <w:pPr>
        <w:widowControl w:val="0"/>
        <w:rPr>
          <w:rFonts w:cs="Arial"/>
          <w:noProof/>
          <w:szCs w:val="24"/>
          <w:lang w:val="en-US"/>
          <w:rPrChange w:id="444" w:author="Daniel Lacerda" w:date="2017-05-03T22:35:00Z">
            <w:rPr>
              <w:rFonts w:cs="Arial"/>
              <w:noProof/>
              <w:szCs w:val="24"/>
            </w:rPr>
          </w:rPrChange>
        </w:rPr>
      </w:pPr>
      <w:r w:rsidRPr="009E2FF1">
        <w:rPr>
          <w:rFonts w:cs="Arial"/>
          <w:noProof/>
          <w:szCs w:val="24"/>
          <w:lang w:val="en-US"/>
          <w:rPrChange w:id="445" w:author="Daniel Lacerda" w:date="2017-05-03T22:35:00Z">
            <w:rPr>
              <w:rFonts w:cs="Arial"/>
              <w:noProof/>
              <w:szCs w:val="24"/>
            </w:rPr>
          </w:rPrChange>
        </w:rPr>
        <w:t xml:space="preserve">EISENHARDT, K. M.; ZBARACKI, M. J. Strategic decision making. </w:t>
      </w:r>
      <w:r w:rsidRPr="009E2FF1">
        <w:rPr>
          <w:rFonts w:cs="Arial"/>
          <w:b/>
          <w:bCs/>
          <w:noProof/>
          <w:szCs w:val="24"/>
          <w:lang w:val="en-US"/>
          <w:rPrChange w:id="446" w:author="Daniel Lacerda" w:date="2017-05-03T22:35:00Z">
            <w:rPr>
              <w:rFonts w:cs="Arial"/>
              <w:b/>
              <w:bCs/>
              <w:noProof/>
              <w:szCs w:val="24"/>
            </w:rPr>
          </w:rPrChange>
        </w:rPr>
        <w:t>Strategic Management Journal</w:t>
      </w:r>
      <w:r w:rsidRPr="009E2FF1">
        <w:rPr>
          <w:rFonts w:cs="Arial"/>
          <w:noProof/>
          <w:szCs w:val="24"/>
          <w:lang w:val="en-US"/>
          <w:rPrChange w:id="447" w:author="Daniel Lacerda" w:date="2017-05-03T22:35:00Z">
            <w:rPr>
              <w:rFonts w:cs="Arial"/>
              <w:noProof/>
              <w:szCs w:val="24"/>
            </w:rPr>
          </w:rPrChange>
        </w:rPr>
        <w:t xml:space="preserve">, v. 13, n. S2, p. 17–37, 1992. </w:t>
      </w:r>
    </w:p>
    <w:p w14:paraId="25EEDFE0" w14:textId="77777777" w:rsidR="00113416" w:rsidRPr="009E2FF1" w:rsidRDefault="00113416" w:rsidP="00113416">
      <w:pPr>
        <w:widowControl w:val="0"/>
        <w:rPr>
          <w:rFonts w:cs="Arial"/>
          <w:noProof/>
          <w:szCs w:val="24"/>
          <w:lang w:val="en-US"/>
          <w:rPrChange w:id="448" w:author="Daniel Lacerda" w:date="2017-05-03T22:35:00Z">
            <w:rPr>
              <w:rFonts w:cs="Arial"/>
              <w:noProof/>
              <w:szCs w:val="24"/>
            </w:rPr>
          </w:rPrChange>
        </w:rPr>
      </w:pPr>
      <w:r w:rsidRPr="009E2FF1">
        <w:rPr>
          <w:rFonts w:cs="Arial"/>
          <w:noProof/>
          <w:szCs w:val="24"/>
          <w:lang w:val="en-US"/>
          <w:rPrChange w:id="449" w:author="Daniel Lacerda" w:date="2017-05-03T22:35:00Z">
            <w:rPr>
              <w:rFonts w:cs="Arial"/>
              <w:noProof/>
              <w:szCs w:val="24"/>
            </w:rPr>
          </w:rPrChange>
        </w:rPr>
        <w:t xml:space="preserve">ELBANNA, S. Strategic decision-making: Process perspectives. </w:t>
      </w:r>
      <w:r w:rsidRPr="009E2FF1">
        <w:rPr>
          <w:rFonts w:cs="Arial"/>
          <w:b/>
          <w:bCs/>
          <w:noProof/>
          <w:szCs w:val="24"/>
          <w:lang w:val="en-US"/>
          <w:rPrChange w:id="450" w:author="Daniel Lacerda" w:date="2017-05-03T22:35:00Z">
            <w:rPr>
              <w:rFonts w:cs="Arial"/>
              <w:b/>
              <w:bCs/>
              <w:noProof/>
              <w:szCs w:val="24"/>
            </w:rPr>
          </w:rPrChange>
        </w:rPr>
        <w:t>International Journal of Management Reviews</w:t>
      </w:r>
      <w:r w:rsidRPr="009E2FF1">
        <w:rPr>
          <w:rFonts w:cs="Arial"/>
          <w:noProof/>
          <w:szCs w:val="24"/>
          <w:lang w:val="en-US"/>
          <w:rPrChange w:id="451" w:author="Daniel Lacerda" w:date="2017-05-03T22:35:00Z">
            <w:rPr>
              <w:rFonts w:cs="Arial"/>
              <w:noProof/>
              <w:szCs w:val="24"/>
            </w:rPr>
          </w:rPrChange>
        </w:rPr>
        <w:t xml:space="preserve">, v. 8, n. 1, p. 1–20, 2006. </w:t>
      </w:r>
    </w:p>
    <w:p w14:paraId="580F6872" w14:textId="77777777" w:rsidR="00113416" w:rsidRPr="009E2FF1" w:rsidRDefault="00113416" w:rsidP="00113416">
      <w:pPr>
        <w:widowControl w:val="0"/>
        <w:rPr>
          <w:rFonts w:cs="Arial"/>
          <w:noProof/>
          <w:szCs w:val="24"/>
          <w:lang w:val="en-US"/>
          <w:rPrChange w:id="452" w:author="Daniel Lacerda" w:date="2017-05-03T22:35:00Z">
            <w:rPr>
              <w:rFonts w:cs="Arial"/>
              <w:noProof/>
              <w:szCs w:val="24"/>
            </w:rPr>
          </w:rPrChange>
        </w:rPr>
      </w:pPr>
      <w:r w:rsidRPr="009E2FF1">
        <w:rPr>
          <w:rFonts w:cs="Arial"/>
          <w:noProof/>
          <w:szCs w:val="24"/>
          <w:lang w:val="en-US"/>
          <w:rPrChange w:id="453" w:author="Daniel Lacerda" w:date="2017-05-03T22:35:00Z">
            <w:rPr>
              <w:rFonts w:cs="Arial"/>
              <w:noProof/>
              <w:szCs w:val="24"/>
            </w:rPr>
          </w:rPrChange>
        </w:rPr>
        <w:lastRenderedPageBreak/>
        <w:t xml:space="preserve">FISCHBACH, J. R. </w:t>
      </w:r>
      <w:r w:rsidRPr="009E2FF1">
        <w:rPr>
          <w:rFonts w:cs="Arial"/>
          <w:b/>
          <w:bCs/>
          <w:noProof/>
          <w:szCs w:val="24"/>
          <w:lang w:val="en-US"/>
          <w:rPrChange w:id="454" w:author="Daniel Lacerda" w:date="2017-05-03T22:35:00Z">
            <w:rPr>
              <w:rFonts w:cs="Arial"/>
              <w:b/>
              <w:bCs/>
              <w:noProof/>
              <w:szCs w:val="24"/>
            </w:rPr>
          </w:rPrChange>
        </w:rPr>
        <w:t>Managing New Orleans Flood Risk in an Uncertain Future Using Non-Structural Risk Mitigation</w:t>
      </w:r>
      <w:r w:rsidRPr="009E2FF1">
        <w:rPr>
          <w:rFonts w:cs="Arial"/>
          <w:noProof/>
          <w:szCs w:val="24"/>
          <w:lang w:val="en-US"/>
          <w:rPrChange w:id="455" w:author="Daniel Lacerda" w:date="2017-05-03T22:35:00Z">
            <w:rPr>
              <w:rFonts w:cs="Arial"/>
              <w:noProof/>
              <w:szCs w:val="24"/>
            </w:rPr>
          </w:rPrChange>
        </w:rPr>
        <w:t>. [s.l: s.n.].</w:t>
      </w:r>
    </w:p>
    <w:p w14:paraId="6226AF9C" w14:textId="77777777" w:rsidR="00113416" w:rsidRPr="009E2FF1" w:rsidRDefault="00113416" w:rsidP="00113416">
      <w:pPr>
        <w:widowControl w:val="0"/>
        <w:rPr>
          <w:rFonts w:cs="Arial"/>
          <w:noProof/>
          <w:szCs w:val="24"/>
          <w:lang w:val="en-US"/>
          <w:rPrChange w:id="456" w:author="Daniel Lacerda" w:date="2017-05-03T22:35:00Z">
            <w:rPr>
              <w:rFonts w:cs="Arial"/>
              <w:noProof/>
              <w:szCs w:val="24"/>
            </w:rPr>
          </w:rPrChange>
        </w:rPr>
      </w:pPr>
      <w:r w:rsidRPr="009E2FF1">
        <w:rPr>
          <w:rFonts w:cs="Arial"/>
          <w:noProof/>
          <w:szCs w:val="24"/>
          <w:lang w:val="en-US"/>
          <w:rPrChange w:id="457" w:author="Daniel Lacerda" w:date="2017-05-03T22:35:00Z">
            <w:rPr>
              <w:rFonts w:cs="Arial"/>
              <w:noProof/>
              <w:szCs w:val="24"/>
            </w:rPr>
          </w:rPrChange>
        </w:rPr>
        <w:t xml:space="preserve">FISCHBACH, J. R. et al. </w:t>
      </w:r>
      <w:r w:rsidRPr="009E2FF1">
        <w:rPr>
          <w:rFonts w:cs="Arial"/>
          <w:b/>
          <w:bCs/>
          <w:noProof/>
          <w:szCs w:val="24"/>
          <w:lang w:val="en-US"/>
          <w:rPrChange w:id="458" w:author="Daniel Lacerda" w:date="2017-05-03T22:35:00Z">
            <w:rPr>
              <w:rFonts w:cs="Arial"/>
              <w:b/>
              <w:bCs/>
              <w:noProof/>
              <w:szCs w:val="24"/>
            </w:rPr>
          </w:rPrChange>
        </w:rPr>
        <w:t>Managing Water Quality in the Face of Uncertainty: A Robust Decision Making Demonstration for EPA’s National Water Program</w:t>
      </w:r>
      <w:r w:rsidRPr="009E2FF1">
        <w:rPr>
          <w:rFonts w:cs="Arial"/>
          <w:noProof/>
          <w:szCs w:val="24"/>
          <w:lang w:val="en-US"/>
          <w:rPrChange w:id="459" w:author="Daniel Lacerda" w:date="2017-05-03T22:35:00Z">
            <w:rPr>
              <w:rFonts w:cs="Arial"/>
              <w:noProof/>
              <w:szCs w:val="24"/>
            </w:rPr>
          </w:rPrChange>
        </w:rPr>
        <w:t xml:space="preserve">. [s.l: s.n.]. </w:t>
      </w:r>
    </w:p>
    <w:p w14:paraId="012BD77B" w14:textId="77777777" w:rsidR="00113416" w:rsidRPr="009E2FF1" w:rsidRDefault="00113416" w:rsidP="00113416">
      <w:pPr>
        <w:widowControl w:val="0"/>
        <w:rPr>
          <w:rFonts w:cs="Arial"/>
          <w:noProof/>
          <w:szCs w:val="24"/>
          <w:lang w:val="en-US"/>
          <w:rPrChange w:id="460" w:author="Daniel Lacerda" w:date="2017-05-03T22:35:00Z">
            <w:rPr>
              <w:rFonts w:cs="Arial"/>
              <w:noProof/>
              <w:szCs w:val="24"/>
            </w:rPr>
          </w:rPrChange>
        </w:rPr>
      </w:pPr>
      <w:r w:rsidRPr="009E2FF1">
        <w:rPr>
          <w:rFonts w:cs="Arial"/>
          <w:noProof/>
          <w:szCs w:val="24"/>
          <w:lang w:val="en-US"/>
          <w:rPrChange w:id="461" w:author="Daniel Lacerda" w:date="2017-05-03T22:35:00Z">
            <w:rPr>
              <w:rFonts w:cs="Arial"/>
              <w:noProof/>
              <w:szCs w:val="24"/>
            </w:rPr>
          </w:rPrChange>
        </w:rPr>
        <w:t xml:space="preserve">GARY, M. S. et al. System dynamics and strategy. </w:t>
      </w:r>
      <w:r w:rsidRPr="009E2FF1">
        <w:rPr>
          <w:rFonts w:cs="Arial"/>
          <w:b/>
          <w:bCs/>
          <w:noProof/>
          <w:szCs w:val="24"/>
          <w:lang w:val="en-US"/>
          <w:rPrChange w:id="462" w:author="Daniel Lacerda" w:date="2017-05-03T22:35:00Z">
            <w:rPr>
              <w:rFonts w:cs="Arial"/>
              <w:b/>
              <w:bCs/>
              <w:noProof/>
              <w:szCs w:val="24"/>
            </w:rPr>
          </w:rPrChange>
        </w:rPr>
        <w:t>System Dynamics Review</w:t>
      </w:r>
      <w:r w:rsidRPr="009E2FF1">
        <w:rPr>
          <w:rFonts w:cs="Arial"/>
          <w:noProof/>
          <w:szCs w:val="24"/>
          <w:lang w:val="en-US"/>
          <w:rPrChange w:id="463" w:author="Daniel Lacerda" w:date="2017-05-03T22:35:00Z">
            <w:rPr>
              <w:rFonts w:cs="Arial"/>
              <w:noProof/>
              <w:szCs w:val="24"/>
            </w:rPr>
          </w:rPrChange>
        </w:rPr>
        <w:t xml:space="preserve">, v. 24, n. 4, p. 407–429, 2008. </w:t>
      </w:r>
    </w:p>
    <w:p w14:paraId="09F63B11" w14:textId="77777777" w:rsidR="00113416" w:rsidRPr="009E2FF1" w:rsidRDefault="00113416" w:rsidP="00113416">
      <w:pPr>
        <w:widowControl w:val="0"/>
        <w:rPr>
          <w:rFonts w:cs="Arial"/>
          <w:noProof/>
          <w:szCs w:val="24"/>
          <w:lang w:val="en-US"/>
          <w:rPrChange w:id="464" w:author="Daniel Lacerda" w:date="2017-05-03T22:35:00Z">
            <w:rPr>
              <w:rFonts w:cs="Arial"/>
              <w:noProof/>
              <w:szCs w:val="24"/>
            </w:rPr>
          </w:rPrChange>
        </w:rPr>
      </w:pPr>
      <w:r w:rsidRPr="009E2FF1">
        <w:rPr>
          <w:rFonts w:cs="Arial"/>
          <w:noProof/>
          <w:szCs w:val="24"/>
          <w:lang w:val="en-US"/>
          <w:rPrChange w:id="465" w:author="Daniel Lacerda" w:date="2017-05-03T22:35:00Z">
            <w:rPr>
              <w:rFonts w:cs="Arial"/>
              <w:noProof/>
              <w:szCs w:val="24"/>
            </w:rPr>
          </w:rPrChange>
        </w:rPr>
        <w:t xml:space="preserve">GREGOR, S.; HEVNER, A. R. Positioning and Presenting Design Science Research for Maximum Impact. </w:t>
      </w:r>
      <w:r w:rsidRPr="009E2FF1">
        <w:rPr>
          <w:rFonts w:cs="Arial"/>
          <w:b/>
          <w:bCs/>
          <w:noProof/>
          <w:szCs w:val="24"/>
          <w:lang w:val="en-US"/>
          <w:rPrChange w:id="466" w:author="Daniel Lacerda" w:date="2017-05-03T22:35:00Z">
            <w:rPr>
              <w:rFonts w:cs="Arial"/>
              <w:b/>
              <w:bCs/>
              <w:noProof/>
              <w:szCs w:val="24"/>
            </w:rPr>
          </w:rPrChange>
        </w:rPr>
        <w:t>MIS Quarterly</w:t>
      </w:r>
      <w:r w:rsidRPr="009E2FF1">
        <w:rPr>
          <w:rFonts w:cs="Arial"/>
          <w:noProof/>
          <w:szCs w:val="24"/>
          <w:lang w:val="en-US"/>
          <w:rPrChange w:id="467" w:author="Daniel Lacerda" w:date="2017-05-03T22:35:00Z">
            <w:rPr>
              <w:rFonts w:cs="Arial"/>
              <w:noProof/>
              <w:szCs w:val="24"/>
            </w:rPr>
          </w:rPrChange>
        </w:rPr>
        <w:t xml:space="preserve">, v. 37, n. 2, p. 337–355, 2013. </w:t>
      </w:r>
    </w:p>
    <w:p w14:paraId="4644A330" w14:textId="77777777" w:rsidR="00113416" w:rsidRPr="009E2FF1" w:rsidRDefault="00113416" w:rsidP="00113416">
      <w:pPr>
        <w:widowControl w:val="0"/>
        <w:rPr>
          <w:rFonts w:cs="Arial"/>
          <w:noProof/>
          <w:szCs w:val="24"/>
          <w:lang w:val="en-US"/>
          <w:rPrChange w:id="468" w:author="Daniel Lacerda" w:date="2017-05-03T22:35:00Z">
            <w:rPr>
              <w:rFonts w:cs="Arial"/>
              <w:noProof/>
              <w:szCs w:val="24"/>
            </w:rPr>
          </w:rPrChange>
        </w:rPr>
      </w:pPr>
      <w:r w:rsidRPr="009E2FF1">
        <w:rPr>
          <w:rFonts w:cs="Arial"/>
          <w:noProof/>
          <w:szCs w:val="24"/>
          <w:lang w:val="en-US"/>
          <w:rPrChange w:id="469" w:author="Daniel Lacerda" w:date="2017-05-03T22:35:00Z">
            <w:rPr>
              <w:rFonts w:cs="Arial"/>
              <w:noProof/>
              <w:szCs w:val="24"/>
            </w:rPr>
          </w:rPrChange>
        </w:rPr>
        <w:t xml:space="preserve">GRIFFIN, J. </w:t>
      </w:r>
      <w:r w:rsidRPr="009E2FF1">
        <w:rPr>
          <w:rFonts w:cs="Arial"/>
          <w:b/>
          <w:bCs/>
          <w:noProof/>
          <w:szCs w:val="24"/>
          <w:lang w:val="en-US"/>
          <w:rPrChange w:id="470" w:author="Daniel Lacerda" w:date="2017-05-03T22:35:00Z">
            <w:rPr>
              <w:rFonts w:cs="Arial"/>
              <w:b/>
              <w:bCs/>
              <w:noProof/>
              <w:szCs w:val="24"/>
            </w:rPr>
          </w:rPrChange>
        </w:rPr>
        <w:t>Improving Cost-Effectiveness and Mitigating Risks of Renewable Energy Requirements</w:t>
      </w:r>
      <w:r w:rsidRPr="009E2FF1">
        <w:rPr>
          <w:rFonts w:cs="Arial"/>
          <w:noProof/>
          <w:szCs w:val="24"/>
          <w:lang w:val="en-US"/>
          <w:rPrChange w:id="471" w:author="Daniel Lacerda" w:date="2017-05-03T22:35:00Z">
            <w:rPr>
              <w:rFonts w:cs="Arial"/>
              <w:noProof/>
              <w:szCs w:val="24"/>
            </w:rPr>
          </w:rPrChange>
        </w:rPr>
        <w:t>. [s.l: s.n.].</w:t>
      </w:r>
    </w:p>
    <w:p w14:paraId="52354DA1" w14:textId="77777777" w:rsidR="00113416" w:rsidRPr="009E2FF1" w:rsidRDefault="00113416" w:rsidP="00113416">
      <w:pPr>
        <w:widowControl w:val="0"/>
        <w:rPr>
          <w:rFonts w:cs="Arial"/>
          <w:noProof/>
          <w:szCs w:val="24"/>
          <w:lang w:val="en-US"/>
          <w:rPrChange w:id="472" w:author="Daniel Lacerda" w:date="2017-05-03T22:35:00Z">
            <w:rPr>
              <w:rFonts w:cs="Arial"/>
              <w:noProof/>
              <w:szCs w:val="24"/>
            </w:rPr>
          </w:rPrChange>
        </w:rPr>
      </w:pPr>
      <w:r w:rsidRPr="009E2FF1">
        <w:rPr>
          <w:rFonts w:cs="Arial"/>
          <w:noProof/>
          <w:szCs w:val="24"/>
          <w:lang w:val="en-US"/>
          <w:rPrChange w:id="473" w:author="Daniel Lacerda" w:date="2017-05-03T22:35:00Z">
            <w:rPr>
              <w:rFonts w:cs="Arial"/>
              <w:noProof/>
              <w:szCs w:val="24"/>
            </w:rPr>
          </w:rPrChange>
        </w:rPr>
        <w:t xml:space="preserve">GROVES, D. </w:t>
      </w:r>
      <w:r w:rsidRPr="009E2FF1">
        <w:rPr>
          <w:rFonts w:cs="Arial"/>
          <w:b/>
          <w:bCs/>
          <w:noProof/>
          <w:szCs w:val="24"/>
          <w:lang w:val="en-US"/>
          <w:rPrChange w:id="474" w:author="Daniel Lacerda" w:date="2017-05-03T22:35:00Z">
            <w:rPr>
              <w:rFonts w:cs="Arial"/>
              <w:b/>
              <w:bCs/>
              <w:noProof/>
              <w:szCs w:val="24"/>
            </w:rPr>
          </w:rPrChange>
        </w:rPr>
        <w:t>New Methods for Identifying Robust Long-Term Water Resources Management Strategies for California</w:t>
      </w:r>
      <w:r w:rsidRPr="009E2FF1">
        <w:rPr>
          <w:rFonts w:cs="Arial"/>
          <w:noProof/>
          <w:szCs w:val="24"/>
          <w:lang w:val="en-US"/>
          <w:rPrChange w:id="475" w:author="Daniel Lacerda" w:date="2017-05-03T22:35:00Z">
            <w:rPr>
              <w:rFonts w:cs="Arial"/>
              <w:noProof/>
              <w:szCs w:val="24"/>
            </w:rPr>
          </w:rPrChange>
        </w:rPr>
        <w:t>. [s.l: s.n.].</w:t>
      </w:r>
    </w:p>
    <w:p w14:paraId="61EFEBE8" w14:textId="77777777" w:rsidR="00113416" w:rsidRPr="009E2FF1" w:rsidRDefault="00113416" w:rsidP="00113416">
      <w:pPr>
        <w:widowControl w:val="0"/>
        <w:rPr>
          <w:rFonts w:cs="Arial"/>
          <w:noProof/>
          <w:szCs w:val="24"/>
          <w:lang w:val="en-US"/>
          <w:rPrChange w:id="476" w:author="Daniel Lacerda" w:date="2017-05-03T22:35:00Z">
            <w:rPr>
              <w:rFonts w:cs="Arial"/>
              <w:noProof/>
              <w:szCs w:val="24"/>
            </w:rPr>
          </w:rPrChange>
        </w:rPr>
      </w:pPr>
      <w:r w:rsidRPr="009E2FF1">
        <w:rPr>
          <w:rFonts w:cs="Arial"/>
          <w:noProof/>
          <w:szCs w:val="24"/>
          <w:lang w:val="en-US"/>
          <w:rPrChange w:id="477" w:author="Daniel Lacerda" w:date="2017-05-03T22:35:00Z">
            <w:rPr>
              <w:rFonts w:cs="Arial"/>
              <w:noProof/>
              <w:szCs w:val="24"/>
            </w:rPr>
          </w:rPrChange>
        </w:rPr>
        <w:t xml:space="preserve">GROVES, D.; DAVIS, M. Planning for Climate Change in the Inland Empire: Southern California. </w:t>
      </w:r>
      <w:r w:rsidRPr="009E2FF1">
        <w:rPr>
          <w:rFonts w:cs="Arial"/>
          <w:b/>
          <w:bCs/>
          <w:noProof/>
          <w:szCs w:val="24"/>
          <w:lang w:val="en-US"/>
          <w:rPrChange w:id="478" w:author="Daniel Lacerda" w:date="2017-05-03T22:35:00Z">
            <w:rPr>
              <w:rFonts w:cs="Arial"/>
              <w:b/>
              <w:bCs/>
              <w:noProof/>
              <w:szCs w:val="24"/>
            </w:rPr>
          </w:rPrChange>
        </w:rPr>
        <w:t>Water Resources Impact</w:t>
      </w:r>
      <w:r w:rsidRPr="009E2FF1">
        <w:rPr>
          <w:rFonts w:cs="Arial"/>
          <w:noProof/>
          <w:szCs w:val="24"/>
          <w:lang w:val="en-US"/>
          <w:rPrChange w:id="479" w:author="Daniel Lacerda" w:date="2017-05-03T22:35:00Z">
            <w:rPr>
              <w:rFonts w:cs="Arial"/>
              <w:noProof/>
              <w:szCs w:val="24"/>
            </w:rPr>
          </w:rPrChange>
        </w:rPr>
        <w:t xml:space="preserve">, v. 10, n. 4, p. 14–17, 2008. </w:t>
      </w:r>
    </w:p>
    <w:p w14:paraId="4C3A1BFE" w14:textId="77777777" w:rsidR="00113416" w:rsidRPr="009E2FF1" w:rsidRDefault="00113416" w:rsidP="00113416">
      <w:pPr>
        <w:widowControl w:val="0"/>
        <w:rPr>
          <w:rFonts w:cs="Arial"/>
          <w:noProof/>
          <w:szCs w:val="24"/>
          <w:lang w:val="en-US"/>
          <w:rPrChange w:id="480" w:author="Daniel Lacerda" w:date="2017-05-03T22:35:00Z">
            <w:rPr>
              <w:rFonts w:cs="Arial"/>
              <w:noProof/>
              <w:szCs w:val="24"/>
            </w:rPr>
          </w:rPrChange>
        </w:rPr>
      </w:pPr>
      <w:r w:rsidRPr="009E2FF1">
        <w:rPr>
          <w:rFonts w:cs="Arial"/>
          <w:noProof/>
          <w:szCs w:val="24"/>
          <w:lang w:val="en-US"/>
          <w:rPrChange w:id="481" w:author="Daniel Lacerda" w:date="2017-05-03T22:35:00Z">
            <w:rPr>
              <w:rFonts w:cs="Arial"/>
              <w:noProof/>
              <w:szCs w:val="24"/>
            </w:rPr>
          </w:rPrChange>
        </w:rPr>
        <w:t xml:space="preserve">GROVES, D.; FISCHBACH, J.; KNOPMAN, D. </w:t>
      </w:r>
      <w:r w:rsidRPr="009E2FF1">
        <w:rPr>
          <w:rFonts w:cs="Arial"/>
          <w:b/>
          <w:bCs/>
          <w:noProof/>
          <w:szCs w:val="24"/>
          <w:lang w:val="en-US"/>
          <w:rPrChange w:id="482" w:author="Daniel Lacerda" w:date="2017-05-03T22:35:00Z">
            <w:rPr>
              <w:rFonts w:cs="Arial"/>
              <w:b/>
              <w:bCs/>
              <w:noProof/>
              <w:szCs w:val="24"/>
            </w:rPr>
          </w:rPrChange>
        </w:rPr>
        <w:t>Strengthening Coastal Planning How Coastal Regions Could Benefit from Louisiana’s Planning and Analysis Framework</w:t>
      </w:r>
      <w:r w:rsidRPr="009E2FF1">
        <w:rPr>
          <w:rFonts w:cs="Arial"/>
          <w:noProof/>
          <w:szCs w:val="24"/>
          <w:lang w:val="en-US"/>
          <w:rPrChange w:id="483" w:author="Daniel Lacerda" w:date="2017-05-03T22:35:00Z">
            <w:rPr>
              <w:rFonts w:cs="Arial"/>
              <w:noProof/>
              <w:szCs w:val="24"/>
            </w:rPr>
          </w:rPrChange>
        </w:rPr>
        <w:t xml:space="preserve">. [s.l: s.n.]. </w:t>
      </w:r>
    </w:p>
    <w:p w14:paraId="6C50AAA6" w14:textId="77777777" w:rsidR="00113416" w:rsidRPr="00113416" w:rsidRDefault="00113416" w:rsidP="00113416">
      <w:pPr>
        <w:widowControl w:val="0"/>
        <w:rPr>
          <w:rFonts w:cs="Arial"/>
          <w:noProof/>
          <w:szCs w:val="24"/>
        </w:rPr>
      </w:pPr>
      <w:r w:rsidRPr="009E2FF1">
        <w:rPr>
          <w:rFonts w:cs="Arial"/>
          <w:noProof/>
          <w:szCs w:val="24"/>
          <w:lang w:val="en-US"/>
          <w:rPrChange w:id="484" w:author="Daniel Lacerda" w:date="2017-05-03T22:35:00Z">
            <w:rPr>
              <w:rFonts w:cs="Arial"/>
              <w:noProof/>
              <w:szCs w:val="24"/>
            </w:rPr>
          </w:rPrChange>
        </w:rPr>
        <w:t xml:space="preserve">GROVES, D. G. et al. </w:t>
      </w:r>
      <w:r w:rsidRPr="009E2FF1">
        <w:rPr>
          <w:rFonts w:cs="Arial"/>
          <w:b/>
          <w:bCs/>
          <w:noProof/>
          <w:szCs w:val="24"/>
          <w:lang w:val="en-US"/>
          <w:rPrChange w:id="485" w:author="Daniel Lacerda" w:date="2017-05-03T22:35:00Z">
            <w:rPr>
              <w:rFonts w:cs="Arial"/>
              <w:b/>
              <w:bCs/>
              <w:noProof/>
              <w:szCs w:val="24"/>
            </w:rPr>
          </w:rPrChange>
        </w:rPr>
        <w:t>Preparing for an Uncertain Future Climate in the Inland Empire: Identifying Robust Water Management Strategies</w:t>
      </w:r>
      <w:r w:rsidRPr="009E2FF1">
        <w:rPr>
          <w:rFonts w:cs="Arial"/>
          <w:noProof/>
          <w:szCs w:val="24"/>
          <w:lang w:val="en-US"/>
          <w:rPrChange w:id="486" w:author="Daniel Lacerda" w:date="2017-05-03T22:35:00Z">
            <w:rPr>
              <w:rFonts w:cs="Arial"/>
              <w:noProof/>
              <w:szCs w:val="24"/>
            </w:rPr>
          </w:rPrChange>
        </w:rPr>
        <w:t xml:space="preserve">. </w:t>
      </w:r>
      <w:r w:rsidRPr="00113416">
        <w:rPr>
          <w:rFonts w:cs="Arial"/>
          <w:noProof/>
          <w:szCs w:val="24"/>
        </w:rPr>
        <w:t>[s.l: s.n.]. Disponível em: &lt;http://www.rand.org/pubs/documented_briefings/DB550.html&gt;.</w:t>
      </w:r>
    </w:p>
    <w:p w14:paraId="6DAF982A" w14:textId="77777777" w:rsidR="00113416" w:rsidRPr="00113416" w:rsidRDefault="00113416" w:rsidP="00113416">
      <w:pPr>
        <w:widowControl w:val="0"/>
        <w:rPr>
          <w:rFonts w:cs="Arial"/>
          <w:noProof/>
          <w:szCs w:val="24"/>
        </w:rPr>
      </w:pPr>
      <w:r w:rsidRPr="009E2FF1">
        <w:rPr>
          <w:rFonts w:cs="Arial"/>
          <w:noProof/>
          <w:szCs w:val="24"/>
          <w:lang w:val="en-US"/>
          <w:rPrChange w:id="487" w:author="Daniel Lacerda" w:date="2017-05-03T22:35:00Z">
            <w:rPr>
              <w:rFonts w:cs="Arial"/>
              <w:noProof/>
              <w:szCs w:val="24"/>
            </w:rPr>
          </w:rPrChange>
        </w:rPr>
        <w:t xml:space="preserve">GROVES, D. G. et al. </w:t>
      </w:r>
      <w:r w:rsidRPr="009E2FF1">
        <w:rPr>
          <w:rFonts w:cs="Arial"/>
          <w:b/>
          <w:bCs/>
          <w:noProof/>
          <w:szCs w:val="24"/>
          <w:lang w:val="en-US"/>
          <w:rPrChange w:id="488" w:author="Daniel Lacerda" w:date="2017-05-03T22:35:00Z">
            <w:rPr>
              <w:rFonts w:cs="Arial"/>
              <w:b/>
              <w:bCs/>
              <w:noProof/>
              <w:szCs w:val="24"/>
            </w:rPr>
          </w:rPrChange>
        </w:rPr>
        <w:t>Adapting to a Changing Colorado River Making Future Water Deliveries More Reliable Throught Robust Management Strategies</w:t>
      </w:r>
      <w:r w:rsidRPr="009E2FF1">
        <w:rPr>
          <w:rFonts w:cs="Arial"/>
          <w:noProof/>
          <w:szCs w:val="24"/>
          <w:lang w:val="en-US"/>
          <w:rPrChange w:id="489" w:author="Daniel Lacerda" w:date="2017-05-03T22:35:00Z">
            <w:rPr>
              <w:rFonts w:cs="Arial"/>
              <w:noProof/>
              <w:szCs w:val="24"/>
            </w:rPr>
          </w:rPrChange>
        </w:rPr>
        <w:t xml:space="preserve">. </w:t>
      </w:r>
      <w:r w:rsidRPr="00113416">
        <w:rPr>
          <w:rFonts w:cs="Arial"/>
          <w:noProof/>
          <w:szCs w:val="24"/>
        </w:rPr>
        <w:t>[s.l: s.n.]. Disponível em: &lt;http://www.rand.org/content/dam/rand/pubs/monographs/2011/RAND_MG996.pdf&gt;.</w:t>
      </w:r>
    </w:p>
    <w:p w14:paraId="046D78D3" w14:textId="77777777" w:rsidR="00113416" w:rsidRPr="00113416" w:rsidRDefault="00113416" w:rsidP="00113416">
      <w:pPr>
        <w:widowControl w:val="0"/>
        <w:rPr>
          <w:rFonts w:cs="Arial"/>
          <w:noProof/>
          <w:szCs w:val="24"/>
        </w:rPr>
      </w:pPr>
      <w:r w:rsidRPr="009E2FF1">
        <w:rPr>
          <w:rFonts w:cs="Arial"/>
          <w:noProof/>
          <w:szCs w:val="24"/>
          <w:lang w:val="en-US"/>
          <w:rPrChange w:id="490" w:author="Daniel Lacerda" w:date="2017-05-03T22:35:00Z">
            <w:rPr>
              <w:rFonts w:cs="Arial"/>
              <w:noProof/>
              <w:szCs w:val="24"/>
            </w:rPr>
          </w:rPrChange>
        </w:rPr>
        <w:t xml:space="preserve">GROVES, D. G. et al. Addressing Climate Change in Local Water Agency Plans: Demonstrating a Simplified Robust Decision Making Approach in the California Sierra Foothills. </w:t>
      </w:r>
      <w:r w:rsidRPr="00113416">
        <w:rPr>
          <w:rFonts w:cs="Arial"/>
          <w:noProof/>
          <w:szCs w:val="24"/>
        </w:rPr>
        <w:t xml:space="preserve">Santa Monica, CA. p. 1–78, 2013b. </w:t>
      </w:r>
    </w:p>
    <w:p w14:paraId="76C0E9FA" w14:textId="77777777" w:rsidR="00113416" w:rsidRPr="009E2FF1" w:rsidRDefault="00113416" w:rsidP="00113416">
      <w:pPr>
        <w:widowControl w:val="0"/>
        <w:rPr>
          <w:rFonts w:cs="Arial"/>
          <w:noProof/>
          <w:szCs w:val="24"/>
          <w:lang w:val="en-US"/>
          <w:rPrChange w:id="491" w:author="Daniel Lacerda" w:date="2017-05-03T22:35:00Z">
            <w:rPr>
              <w:rFonts w:cs="Arial"/>
              <w:noProof/>
              <w:szCs w:val="24"/>
            </w:rPr>
          </w:rPrChange>
        </w:rPr>
      </w:pPr>
      <w:r w:rsidRPr="00113416">
        <w:rPr>
          <w:rFonts w:cs="Arial"/>
          <w:noProof/>
          <w:szCs w:val="24"/>
        </w:rPr>
        <w:t xml:space="preserve">GROVES, D. G. et al. </w:t>
      </w:r>
      <w:r w:rsidRPr="009E2FF1">
        <w:rPr>
          <w:rFonts w:cs="Arial"/>
          <w:b/>
          <w:bCs/>
          <w:noProof/>
          <w:szCs w:val="24"/>
          <w:lang w:val="en-US"/>
          <w:rPrChange w:id="492" w:author="Daniel Lacerda" w:date="2017-05-03T22:35:00Z">
            <w:rPr>
              <w:rFonts w:cs="Arial"/>
              <w:b/>
              <w:bCs/>
              <w:noProof/>
              <w:szCs w:val="24"/>
            </w:rPr>
          </w:rPrChange>
        </w:rPr>
        <w:t>Developing Robust Strategies for Climate Change and Other Risks: A Water Utility Framework About the Water Research Foundation</w:t>
      </w:r>
      <w:r w:rsidRPr="009E2FF1">
        <w:rPr>
          <w:rFonts w:cs="Arial"/>
          <w:noProof/>
          <w:szCs w:val="24"/>
          <w:lang w:val="en-US"/>
          <w:rPrChange w:id="493" w:author="Daniel Lacerda" w:date="2017-05-03T22:35:00Z">
            <w:rPr>
              <w:rFonts w:cs="Arial"/>
              <w:noProof/>
              <w:szCs w:val="24"/>
            </w:rPr>
          </w:rPrChange>
        </w:rPr>
        <w:t xml:space="preserve">. [s.l: s.n.]. </w:t>
      </w:r>
    </w:p>
    <w:p w14:paraId="61DD05EB" w14:textId="77777777" w:rsidR="00113416" w:rsidRPr="009E2FF1" w:rsidRDefault="00113416" w:rsidP="00113416">
      <w:pPr>
        <w:widowControl w:val="0"/>
        <w:rPr>
          <w:rFonts w:cs="Arial"/>
          <w:noProof/>
          <w:szCs w:val="24"/>
          <w:lang w:val="en-US"/>
          <w:rPrChange w:id="494" w:author="Daniel Lacerda" w:date="2017-05-03T22:35:00Z">
            <w:rPr>
              <w:rFonts w:cs="Arial"/>
              <w:noProof/>
              <w:szCs w:val="24"/>
            </w:rPr>
          </w:rPrChange>
        </w:rPr>
      </w:pPr>
      <w:r w:rsidRPr="009E2FF1">
        <w:rPr>
          <w:rFonts w:cs="Arial"/>
          <w:noProof/>
          <w:szCs w:val="24"/>
          <w:lang w:val="en-US"/>
          <w:rPrChange w:id="495" w:author="Daniel Lacerda" w:date="2017-05-03T22:35:00Z">
            <w:rPr>
              <w:rFonts w:cs="Arial"/>
              <w:noProof/>
              <w:szCs w:val="24"/>
            </w:rPr>
          </w:rPrChange>
        </w:rPr>
        <w:t xml:space="preserve">GROVES, D. G. et al. </w:t>
      </w:r>
      <w:r w:rsidRPr="009E2FF1">
        <w:rPr>
          <w:rFonts w:cs="Arial"/>
          <w:b/>
          <w:bCs/>
          <w:noProof/>
          <w:szCs w:val="24"/>
          <w:lang w:val="en-US"/>
          <w:rPrChange w:id="496" w:author="Daniel Lacerda" w:date="2017-05-03T22:35:00Z">
            <w:rPr>
              <w:rFonts w:cs="Arial"/>
              <w:b/>
              <w:bCs/>
              <w:noProof/>
              <w:szCs w:val="24"/>
            </w:rPr>
          </w:rPrChange>
        </w:rPr>
        <w:t>Using High-Performance Computing to Support Water Resource Planning: A Workshop Demonstration of Real-Time Analytic Facilitation for the Colorado River Basin</w:t>
      </w:r>
      <w:r w:rsidRPr="009E2FF1">
        <w:rPr>
          <w:rFonts w:cs="Arial"/>
          <w:noProof/>
          <w:szCs w:val="24"/>
          <w:lang w:val="en-US"/>
          <w:rPrChange w:id="497" w:author="Daniel Lacerda" w:date="2017-05-03T22:35:00Z">
            <w:rPr>
              <w:rFonts w:cs="Arial"/>
              <w:noProof/>
              <w:szCs w:val="24"/>
            </w:rPr>
          </w:rPrChange>
        </w:rPr>
        <w:t xml:space="preserve">. [s.l: s.n.]. </w:t>
      </w:r>
    </w:p>
    <w:p w14:paraId="7738EA00" w14:textId="77777777" w:rsidR="00113416" w:rsidRPr="009E2FF1" w:rsidRDefault="00113416" w:rsidP="00113416">
      <w:pPr>
        <w:widowControl w:val="0"/>
        <w:rPr>
          <w:rFonts w:cs="Arial"/>
          <w:noProof/>
          <w:szCs w:val="24"/>
          <w:lang w:val="en-US"/>
          <w:rPrChange w:id="498" w:author="Daniel Lacerda" w:date="2017-05-03T22:35:00Z">
            <w:rPr>
              <w:rFonts w:cs="Arial"/>
              <w:noProof/>
              <w:szCs w:val="24"/>
            </w:rPr>
          </w:rPrChange>
        </w:rPr>
      </w:pPr>
      <w:r w:rsidRPr="009E2FF1">
        <w:rPr>
          <w:rFonts w:cs="Arial"/>
          <w:noProof/>
          <w:szCs w:val="24"/>
          <w:lang w:val="en-US"/>
          <w:rPrChange w:id="499" w:author="Daniel Lacerda" w:date="2017-05-03T22:35:00Z">
            <w:rPr>
              <w:rFonts w:cs="Arial"/>
              <w:noProof/>
              <w:szCs w:val="24"/>
            </w:rPr>
          </w:rPrChange>
        </w:rPr>
        <w:lastRenderedPageBreak/>
        <w:t xml:space="preserve">GROVES, D. G.; BLOOM, E. Robust Water-Management Strategies for the California Water Plan Update 2013 Proof-of-Concept Analysis. p. 1–72, 2013. </w:t>
      </w:r>
    </w:p>
    <w:p w14:paraId="5D75F5D6" w14:textId="77777777" w:rsidR="00113416" w:rsidRPr="009E2FF1" w:rsidRDefault="00113416" w:rsidP="00113416">
      <w:pPr>
        <w:widowControl w:val="0"/>
        <w:rPr>
          <w:rFonts w:cs="Arial"/>
          <w:noProof/>
          <w:szCs w:val="24"/>
          <w:lang w:val="en-US"/>
          <w:rPrChange w:id="500" w:author="Daniel Lacerda" w:date="2017-05-03T22:35:00Z">
            <w:rPr>
              <w:rFonts w:cs="Arial"/>
              <w:noProof/>
              <w:szCs w:val="24"/>
            </w:rPr>
          </w:rPrChange>
        </w:rPr>
      </w:pPr>
      <w:r w:rsidRPr="009E2FF1">
        <w:rPr>
          <w:rFonts w:cs="Arial"/>
          <w:noProof/>
          <w:szCs w:val="24"/>
          <w:lang w:val="en-US"/>
          <w:rPrChange w:id="501" w:author="Daniel Lacerda" w:date="2017-05-03T22:35:00Z">
            <w:rPr>
              <w:rFonts w:cs="Arial"/>
              <w:noProof/>
              <w:szCs w:val="24"/>
            </w:rPr>
          </w:rPrChange>
        </w:rPr>
        <w:t xml:space="preserve">GROVES, D. G.; LEMPERT, R. J. A new analytic method for finding policy-relevant scenarios. </w:t>
      </w:r>
      <w:r w:rsidRPr="009E2FF1">
        <w:rPr>
          <w:rFonts w:cs="Arial"/>
          <w:b/>
          <w:bCs/>
          <w:noProof/>
          <w:szCs w:val="24"/>
          <w:lang w:val="en-US"/>
          <w:rPrChange w:id="502" w:author="Daniel Lacerda" w:date="2017-05-03T22:35:00Z">
            <w:rPr>
              <w:rFonts w:cs="Arial"/>
              <w:b/>
              <w:bCs/>
              <w:noProof/>
              <w:szCs w:val="24"/>
            </w:rPr>
          </w:rPrChange>
        </w:rPr>
        <w:t>Global Environmental Change</w:t>
      </w:r>
      <w:r w:rsidRPr="009E2FF1">
        <w:rPr>
          <w:rFonts w:cs="Arial"/>
          <w:noProof/>
          <w:szCs w:val="24"/>
          <w:lang w:val="en-US"/>
          <w:rPrChange w:id="503" w:author="Daniel Lacerda" w:date="2017-05-03T22:35:00Z">
            <w:rPr>
              <w:rFonts w:cs="Arial"/>
              <w:noProof/>
              <w:szCs w:val="24"/>
            </w:rPr>
          </w:rPrChange>
        </w:rPr>
        <w:t xml:space="preserve">, v. 17, n. 1, p. 73–85, 2007. </w:t>
      </w:r>
    </w:p>
    <w:p w14:paraId="11650C0E" w14:textId="77777777" w:rsidR="00113416" w:rsidRPr="009E2FF1" w:rsidRDefault="00113416" w:rsidP="00113416">
      <w:pPr>
        <w:widowControl w:val="0"/>
        <w:rPr>
          <w:rFonts w:cs="Arial"/>
          <w:noProof/>
          <w:szCs w:val="24"/>
          <w:lang w:val="en-US"/>
          <w:rPrChange w:id="504" w:author="Daniel Lacerda" w:date="2017-05-03T22:35:00Z">
            <w:rPr>
              <w:rFonts w:cs="Arial"/>
              <w:noProof/>
              <w:szCs w:val="24"/>
            </w:rPr>
          </w:rPrChange>
        </w:rPr>
      </w:pPr>
      <w:r w:rsidRPr="009E2FF1">
        <w:rPr>
          <w:rFonts w:cs="Arial"/>
          <w:noProof/>
          <w:szCs w:val="24"/>
          <w:lang w:val="en-US"/>
          <w:rPrChange w:id="505" w:author="Daniel Lacerda" w:date="2017-05-03T22:35:00Z">
            <w:rPr>
              <w:rFonts w:cs="Arial"/>
              <w:noProof/>
              <w:szCs w:val="24"/>
            </w:rPr>
          </w:rPrChange>
        </w:rPr>
        <w:t xml:space="preserve">GROVES, D. G.; SHARON, C. Planning Tool to Support Planning the Future of Coastal Louisiana. </w:t>
      </w:r>
      <w:r w:rsidRPr="009E2FF1">
        <w:rPr>
          <w:rFonts w:cs="Arial"/>
          <w:b/>
          <w:bCs/>
          <w:noProof/>
          <w:szCs w:val="24"/>
          <w:lang w:val="en-US"/>
          <w:rPrChange w:id="506" w:author="Daniel Lacerda" w:date="2017-05-03T22:35:00Z">
            <w:rPr>
              <w:rFonts w:cs="Arial"/>
              <w:b/>
              <w:bCs/>
              <w:noProof/>
              <w:szCs w:val="24"/>
            </w:rPr>
          </w:rPrChange>
        </w:rPr>
        <w:t>Journal of Coastal Research</w:t>
      </w:r>
      <w:r w:rsidRPr="009E2FF1">
        <w:rPr>
          <w:rFonts w:cs="Arial"/>
          <w:noProof/>
          <w:szCs w:val="24"/>
          <w:lang w:val="en-US"/>
          <w:rPrChange w:id="507" w:author="Daniel Lacerda" w:date="2017-05-03T22:35:00Z">
            <w:rPr>
              <w:rFonts w:cs="Arial"/>
              <w:noProof/>
              <w:szCs w:val="24"/>
            </w:rPr>
          </w:rPrChange>
        </w:rPr>
        <w:t xml:space="preserve">, v. Sp.Issue 6, n. 10062, p. 29–50, 2013. </w:t>
      </w:r>
    </w:p>
    <w:p w14:paraId="6C8C2B7B" w14:textId="77777777" w:rsidR="00113416" w:rsidRPr="009E2FF1" w:rsidRDefault="00113416" w:rsidP="00113416">
      <w:pPr>
        <w:widowControl w:val="0"/>
        <w:rPr>
          <w:rFonts w:cs="Arial"/>
          <w:noProof/>
          <w:szCs w:val="24"/>
          <w:lang w:val="en-US"/>
          <w:rPrChange w:id="508" w:author="Daniel Lacerda" w:date="2017-05-03T22:35:00Z">
            <w:rPr>
              <w:rFonts w:cs="Arial"/>
              <w:noProof/>
              <w:szCs w:val="24"/>
            </w:rPr>
          </w:rPrChange>
        </w:rPr>
      </w:pPr>
      <w:r w:rsidRPr="009E2FF1">
        <w:rPr>
          <w:rFonts w:cs="Arial"/>
          <w:noProof/>
          <w:szCs w:val="24"/>
          <w:lang w:val="en-US"/>
          <w:rPrChange w:id="509" w:author="Daniel Lacerda" w:date="2017-05-03T22:35:00Z">
            <w:rPr>
              <w:rFonts w:cs="Arial"/>
              <w:noProof/>
              <w:szCs w:val="24"/>
            </w:rPr>
          </w:rPrChange>
        </w:rPr>
        <w:t xml:space="preserve">GUDMUNDSSON, S. V.; LECHNER, C. Cognitive biases, organization, and entrepreneurial firm survival. </w:t>
      </w:r>
      <w:r w:rsidRPr="009E2FF1">
        <w:rPr>
          <w:rFonts w:cs="Arial"/>
          <w:b/>
          <w:bCs/>
          <w:noProof/>
          <w:szCs w:val="24"/>
          <w:lang w:val="en-US"/>
          <w:rPrChange w:id="510" w:author="Daniel Lacerda" w:date="2017-05-03T22:35:00Z">
            <w:rPr>
              <w:rFonts w:cs="Arial"/>
              <w:b/>
              <w:bCs/>
              <w:noProof/>
              <w:szCs w:val="24"/>
            </w:rPr>
          </w:rPrChange>
        </w:rPr>
        <w:t>European Management Journal</w:t>
      </w:r>
      <w:r w:rsidRPr="009E2FF1">
        <w:rPr>
          <w:rFonts w:cs="Arial"/>
          <w:noProof/>
          <w:szCs w:val="24"/>
          <w:lang w:val="en-US"/>
          <w:rPrChange w:id="511" w:author="Daniel Lacerda" w:date="2017-05-03T22:35:00Z">
            <w:rPr>
              <w:rFonts w:cs="Arial"/>
              <w:noProof/>
              <w:szCs w:val="24"/>
            </w:rPr>
          </w:rPrChange>
        </w:rPr>
        <w:t xml:space="preserve">, v. 31, n. 3, p. 278–294, 2013. </w:t>
      </w:r>
    </w:p>
    <w:p w14:paraId="586D08F1" w14:textId="77777777" w:rsidR="00113416" w:rsidRPr="009E2FF1" w:rsidRDefault="00113416" w:rsidP="00113416">
      <w:pPr>
        <w:widowControl w:val="0"/>
        <w:rPr>
          <w:rFonts w:cs="Arial"/>
          <w:noProof/>
          <w:szCs w:val="24"/>
          <w:lang w:val="en-US"/>
          <w:rPrChange w:id="512" w:author="Daniel Lacerda" w:date="2017-05-03T22:35:00Z">
            <w:rPr>
              <w:rFonts w:cs="Arial"/>
              <w:noProof/>
              <w:szCs w:val="24"/>
            </w:rPr>
          </w:rPrChange>
        </w:rPr>
      </w:pPr>
      <w:r w:rsidRPr="009E2FF1">
        <w:rPr>
          <w:rFonts w:cs="Arial"/>
          <w:noProof/>
          <w:szCs w:val="24"/>
          <w:lang w:val="en-US"/>
          <w:rPrChange w:id="513" w:author="Daniel Lacerda" w:date="2017-05-03T22:35:00Z">
            <w:rPr>
              <w:rFonts w:cs="Arial"/>
              <w:noProof/>
              <w:szCs w:val="24"/>
            </w:rPr>
          </w:rPrChange>
        </w:rPr>
        <w:t xml:space="preserve">HADKA, D. et al. An open source framework for many-objective robust decision making. </w:t>
      </w:r>
      <w:r w:rsidRPr="009E2FF1">
        <w:rPr>
          <w:rFonts w:cs="Arial"/>
          <w:b/>
          <w:bCs/>
          <w:noProof/>
          <w:szCs w:val="24"/>
          <w:lang w:val="en-US"/>
          <w:rPrChange w:id="514" w:author="Daniel Lacerda" w:date="2017-05-03T22:35:00Z">
            <w:rPr>
              <w:rFonts w:cs="Arial"/>
              <w:b/>
              <w:bCs/>
              <w:noProof/>
              <w:szCs w:val="24"/>
            </w:rPr>
          </w:rPrChange>
        </w:rPr>
        <w:t>Environmental Modelling and Software</w:t>
      </w:r>
      <w:r w:rsidRPr="009E2FF1">
        <w:rPr>
          <w:rFonts w:cs="Arial"/>
          <w:noProof/>
          <w:szCs w:val="24"/>
          <w:lang w:val="en-US"/>
          <w:rPrChange w:id="515" w:author="Daniel Lacerda" w:date="2017-05-03T22:35:00Z">
            <w:rPr>
              <w:rFonts w:cs="Arial"/>
              <w:noProof/>
              <w:szCs w:val="24"/>
            </w:rPr>
          </w:rPrChange>
        </w:rPr>
        <w:t xml:space="preserve">, v. 74, p. 114–129, 2015. </w:t>
      </w:r>
    </w:p>
    <w:p w14:paraId="69FCD7BF" w14:textId="77777777" w:rsidR="00113416" w:rsidRPr="009E2FF1" w:rsidRDefault="00113416" w:rsidP="00113416">
      <w:pPr>
        <w:widowControl w:val="0"/>
        <w:rPr>
          <w:rFonts w:cs="Arial"/>
          <w:noProof/>
          <w:szCs w:val="24"/>
          <w:lang w:val="en-US"/>
          <w:rPrChange w:id="516" w:author="Daniel Lacerda" w:date="2017-05-03T22:35:00Z">
            <w:rPr>
              <w:rFonts w:cs="Arial"/>
              <w:noProof/>
              <w:szCs w:val="24"/>
            </w:rPr>
          </w:rPrChange>
        </w:rPr>
      </w:pPr>
      <w:r w:rsidRPr="009E2FF1">
        <w:rPr>
          <w:rFonts w:cs="Arial"/>
          <w:noProof/>
          <w:szCs w:val="24"/>
          <w:lang w:val="en-US"/>
          <w:rPrChange w:id="517" w:author="Daniel Lacerda" w:date="2017-05-03T22:35:00Z">
            <w:rPr>
              <w:rFonts w:cs="Arial"/>
              <w:noProof/>
              <w:szCs w:val="24"/>
            </w:rPr>
          </w:rPrChange>
        </w:rPr>
        <w:t xml:space="preserve">HALL, J. W. et al. Robust Climate Policies Under Uncertainty: A Comparison of Robust Decision Making and Info-Gap Methods. </w:t>
      </w:r>
      <w:r w:rsidRPr="009E2FF1">
        <w:rPr>
          <w:rFonts w:cs="Arial"/>
          <w:b/>
          <w:bCs/>
          <w:noProof/>
          <w:szCs w:val="24"/>
          <w:lang w:val="en-US"/>
          <w:rPrChange w:id="518" w:author="Daniel Lacerda" w:date="2017-05-03T22:35:00Z">
            <w:rPr>
              <w:rFonts w:cs="Arial"/>
              <w:b/>
              <w:bCs/>
              <w:noProof/>
              <w:szCs w:val="24"/>
            </w:rPr>
          </w:rPrChange>
        </w:rPr>
        <w:t>Risk Analysis</w:t>
      </w:r>
      <w:r w:rsidRPr="009E2FF1">
        <w:rPr>
          <w:rFonts w:cs="Arial"/>
          <w:noProof/>
          <w:szCs w:val="24"/>
          <w:lang w:val="en-US"/>
          <w:rPrChange w:id="519" w:author="Daniel Lacerda" w:date="2017-05-03T22:35:00Z">
            <w:rPr>
              <w:rFonts w:cs="Arial"/>
              <w:noProof/>
              <w:szCs w:val="24"/>
            </w:rPr>
          </w:rPrChange>
        </w:rPr>
        <w:t xml:space="preserve">, v. 32, n. 10, p. 1657–1672, 2012. </w:t>
      </w:r>
    </w:p>
    <w:p w14:paraId="23ED9E31" w14:textId="77777777" w:rsidR="00113416" w:rsidRPr="009E2FF1" w:rsidRDefault="00113416" w:rsidP="00113416">
      <w:pPr>
        <w:widowControl w:val="0"/>
        <w:rPr>
          <w:rFonts w:cs="Arial"/>
          <w:noProof/>
          <w:szCs w:val="24"/>
          <w:lang w:val="en-US"/>
          <w:rPrChange w:id="520" w:author="Daniel Lacerda" w:date="2017-05-03T22:35:00Z">
            <w:rPr>
              <w:rFonts w:cs="Arial"/>
              <w:noProof/>
              <w:szCs w:val="24"/>
            </w:rPr>
          </w:rPrChange>
        </w:rPr>
      </w:pPr>
      <w:r w:rsidRPr="009E2FF1">
        <w:rPr>
          <w:rFonts w:cs="Arial"/>
          <w:noProof/>
          <w:szCs w:val="24"/>
          <w:lang w:val="en-US"/>
          <w:rPrChange w:id="521" w:author="Daniel Lacerda" w:date="2017-05-03T22:35:00Z">
            <w:rPr>
              <w:rFonts w:cs="Arial"/>
              <w:noProof/>
              <w:szCs w:val="24"/>
            </w:rPr>
          </w:rPrChange>
        </w:rPr>
        <w:t xml:space="preserve">HALLEGATTE, S. et al. Investment Decision Making Under Deep Uncertainty: Application to Climate Change. </w:t>
      </w:r>
      <w:r w:rsidRPr="009E2FF1">
        <w:rPr>
          <w:rFonts w:cs="Arial"/>
          <w:b/>
          <w:bCs/>
          <w:noProof/>
          <w:szCs w:val="24"/>
          <w:lang w:val="en-US"/>
          <w:rPrChange w:id="522" w:author="Daniel Lacerda" w:date="2017-05-03T22:35:00Z">
            <w:rPr>
              <w:rFonts w:cs="Arial"/>
              <w:b/>
              <w:bCs/>
              <w:noProof/>
              <w:szCs w:val="24"/>
            </w:rPr>
          </w:rPrChange>
        </w:rPr>
        <w:t>Policy Research Working Paper</w:t>
      </w:r>
      <w:r w:rsidRPr="009E2FF1">
        <w:rPr>
          <w:rFonts w:cs="Arial"/>
          <w:noProof/>
          <w:szCs w:val="24"/>
          <w:lang w:val="en-US"/>
          <w:rPrChange w:id="523" w:author="Daniel Lacerda" w:date="2017-05-03T22:35:00Z">
            <w:rPr>
              <w:rFonts w:cs="Arial"/>
              <w:noProof/>
              <w:szCs w:val="24"/>
            </w:rPr>
          </w:rPrChange>
        </w:rPr>
        <w:t xml:space="preserve">, n. 6193, p. 1–41, 2012. </w:t>
      </w:r>
    </w:p>
    <w:p w14:paraId="6DDA958A" w14:textId="77777777" w:rsidR="00113416" w:rsidRPr="009E2FF1" w:rsidRDefault="00113416" w:rsidP="00113416">
      <w:pPr>
        <w:widowControl w:val="0"/>
        <w:rPr>
          <w:rFonts w:cs="Arial"/>
          <w:noProof/>
          <w:szCs w:val="24"/>
          <w:lang w:val="en-US"/>
          <w:rPrChange w:id="524" w:author="Daniel Lacerda" w:date="2017-05-03T22:35:00Z">
            <w:rPr>
              <w:rFonts w:cs="Arial"/>
              <w:noProof/>
              <w:szCs w:val="24"/>
            </w:rPr>
          </w:rPrChange>
        </w:rPr>
      </w:pPr>
      <w:r w:rsidRPr="009E2FF1">
        <w:rPr>
          <w:rFonts w:cs="Arial"/>
          <w:noProof/>
          <w:szCs w:val="24"/>
          <w:lang w:val="en-US"/>
          <w:rPrChange w:id="525" w:author="Daniel Lacerda" w:date="2017-05-03T22:35:00Z">
            <w:rPr>
              <w:rFonts w:cs="Arial"/>
              <w:noProof/>
              <w:szCs w:val="24"/>
            </w:rPr>
          </w:rPrChange>
        </w:rPr>
        <w:t xml:space="preserve">HATCHUEL, A. A foundationalist perspective for management research: a European trend and experience. </w:t>
      </w:r>
      <w:r w:rsidRPr="009E2FF1">
        <w:rPr>
          <w:rFonts w:cs="Arial"/>
          <w:b/>
          <w:bCs/>
          <w:noProof/>
          <w:szCs w:val="24"/>
          <w:lang w:val="en-US"/>
          <w:rPrChange w:id="526" w:author="Daniel Lacerda" w:date="2017-05-03T22:35:00Z">
            <w:rPr>
              <w:rFonts w:cs="Arial"/>
              <w:b/>
              <w:bCs/>
              <w:noProof/>
              <w:szCs w:val="24"/>
            </w:rPr>
          </w:rPrChange>
        </w:rPr>
        <w:t>Management Decision</w:t>
      </w:r>
      <w:r w:rsidRPr="009E2FF1">
        <w:rPr>
          <w:rFonts w:cs="Arial"/>
          <w:noProof/>
          <w:szCs w:val="24"/>
          <w:lang w:val="en-US"/>
          <w:rPrChange w:id="527" w:author="Daniel Lacerda" w:date="2017-05-03T22:35:00Z">
            <w:rPr>
              <w:rFonts w:cs="Arial"/>
              <w:noProof/>
              <w:szCs w:val="24"/>
            </w:rPr>
          </w:rPrChange>
        </w:rPr>
        <w:t xml:space="preserve">, v. 47, n. 9, p. 1458–1475, 16 out. 2009. </w:t>
      </w:r>
    </w:p>
    <w:p w14:paraId="75A7C3DE" w14:textId="77777777" w:rsidR="00113416" w:rsidRPr="009E2FF1" w:rsidRDefault="00113416" w:rsidP="00113416">
      <w:pPr>
        <w:widowControl w:val="0"/>
        <w:rPr>
          <w:rFonts w:cs="Arial"/>
          <w:noProof/>
          <w:szCs w:val="24"/>
          <w:lang w:val="en-US"/>
          <w:rPrChange w:id="528" w:author="Daniel Lacerda" w:date="2017-05-03T22:35:00Z">
            <w:rPr>
              <w:rFonts w:cs="Arial"/>
              <w:noProof/>
              <w:szCs w:val="24"/>
            </w:rPr>
          </w:rPrChange>
        </w:rPr>
      </w:pPr>
      <w:r w:rsidRPr="009E2FF1">
        <w:rPr>
          <w:rFonts w:cs="Arial"/>
          <w:noProof/>
          <w:szCs w:val="24"/>
          <w:lang w:val="en-US"/>
          <w:rPrChange w:id="529" w:author="Daniel Lacerda" w:date="2017-05-03T22:35:00Z">
            <w:rPr>
              <w:rFonts w:cs="Arial"/>
              <w:noProof/>
              <w:szCs w:val="24"/>
            </w:rPr>
          </w:rPrChange>
        </w:rPr>
        <w:t xml:space="preserve">HERMAN, J. et al. How Should Robustness Be Defined for Water Systems Planning under Change? </w:t>
      </w:r>
      <w:r w:rsidRPr="009E2FF1">
        <w:rPr>
          <w:rFonts w:cs="Arial"/>
          <w:b/>
          <w:bCs/>
          <w:noProof/>
          <w:szCs w:val="24"/>
          <w:lang w:val="en-US"/>
          <w:rPrChange w:id="530" w:author="Daniel Lacerda" w:date="2017-05-03T22:35:00Z">
            <w:rPr>
              <w:rFonts w:cs="Arial"/>
              <w:b/>
              <w:bCs/>
              <w:noProof/>
              <w:szCs w:val="24"/>
            </w:rPr>
          </w:rPrChange>
        </w:rPr>
        <w:t>Journal of Water Resources Planning and Management</w:t>
      </w:r>
      <w:r w:rsidRPr="009E2FF1">
        <w:rPr>
          <w:rFonts w:cs="Arial"/>
          <w:noProof/>
          <w:szCs w:val="24"/>
          <w:lang w:val="en-US"/>
          <w:rPrChange w:id="531" w:author="Daniel Lacerda" w:date="2017-05-03T22:35:00Z">
            <w:rPr>
              <w:rFonts w:cs="Arial"/>
              <w:noProof/>
              <w:szCs w:val="24"/>
            </w:rPr>
          </w:rPrChange>
        </w:rPr>
        <w:t xml:space="preserve">, v. 141, n. 10, p. 4015012, 2015. </w:t>
      </w:r>
    </w:p>
    <w:p w14:paraId="40121BDA" w14:textId="77777777" w:rsidR="00113416" w:rsidRPr="009E2FF1" w:rsidRDefault="00113416" w:rsidP="00113416">
      <w:pPr>
        <w:widowControl w:val="0"/>
        <w:rPr>
          <w:rFonts w:cs="Arial"/>
          <w:noProof/>
          <w:szCs w:val="24"/>
          <w:lang w:val="en-US"/>
          <w:rPrChange w:id="532" w:author="Daniel Lacerda" w:date="2017-05-03T22:35:00Z">
            <w:rPr>
              <w:rFonts w:cs="Arial"/>
              <w:noProof/>
              <w:szCs w:val="24"/>
            </w:rPr>
          </w:rPrChange>
        </w:rPr>
      </w:pPr>
      <w:r w:rsidRPr="009E2FF1">
        <w:rPr>
          <w:rFonts w:cs="Arial"/>
          <w:noProof/>
          <w:szCs w:val="24"/>
          <w:lang w:val="en-US"/>
          <w:rPrChange w:id="533" w:author="Daniel Lacerda" w:date="2017-05-03T22:35:00Z">
            <w:rPr>
              <w:rFonts w:cs="Arial"/>
              <w:noProof/>
              <w:szCs w:val="24"/>
            </w:rPr>
          </w:rPrChange>
        </w:rPr>
        <w:t xml:space="preserve">HEVNER,  A. R.; MARCH, S. T.; PARK, J. Design Science in Information Systems Research. </w:t>
      </w:r>
      <w:r w:rsidRPr="009E2FF1">
        <w:rPr>
          <w:rFonts w:cs="Arial"/>
          <w:b/>
          <w:bCs/>
          <w:noProof/>
          <w:szCs w:val="24"/>
          <w:lang w:val="en-US"/>
          <w:rPrChange w:id="534" w:author="Daniel Lacerda" w:date="2017-05-03T22:35:00Z">
            <w:rPr>
              <w:rFonts w:cs="Arial"/>
              <w:b/>
              <w:bCs/>
              <w:noProof/>
              <w:szCs w:val="24"/>
            </w:rPr>
          </w:rPrChange>
        </w:rPr>
        <w:t>MIS Quarterly</w:t>
      </w:r>
      <w:r w:rsidRPr="009E2FF1">
        <w:rPr>
          <w:rFonts w:cs="Arial"/>
          <w:noProof/>
          <w:szCs w:val="24"/>
          <w:lang w:val="en-US"/>
          <w:rPrChange w:id="535" w:author="Daniel Lacerda" w:date="2017-05-03T22:35:00Z">
            <w:rPr>
              <w:rFonts w:cs="Arial"/>
              <w:noProof/>
              <w:szCs w:val="24"/>
            </w:rPr>
          </w:rPrChange>
        </w:rPr>
        <w:t xml:space="preserve">, v. 28, n. 1, p. 75–105, 2004. </w:t>
      </w:r>
    </w:p>
    <w:p w14:paraId="11C34BF2" w14:textId="77777777" w:rsidR="00113416" w:rsidRPr="009E2FF1" w:rsidRDefault="00113416" w:rsidP="00113416">
      <w:pPr>
        <w:widowControl w:val="0"/>
        <w:rPr>
          <w:rFonts w:cs="Arial"/>
          <w:noProof/>
          <w:szCs w:val="24"/>
          <w:lang w:val="en-US"/>
          <w:rPrChange w:id="536" w:author="Daniel Lacerda" w:date="2017-05-03T22:35:00Z">
            <w:rPr>
              <w:rFonts w:cs="Arial"/>
              <w:noProof/>
              <w:szCs w:val="24"/>
            </w:rPr>
          </w:rPrChange>
        </w:rPr>
      </w:pPr>
      <w:r w:rsidRPr="009E2FF1">
        <w:rPr>
          <w:rFonts w:cs="Arial"/>
          <w:noProof/>
          <w:szCs w:val="24"/>
          <w:lang w:val="en-US"/>
          <w:rPrChange w:id="537" w:author="Daniel Lacerda" w:date="2017-05-03T22:35:00Z">
            <w:rPr>
              <w:rFonts w:cs="Arial"/>
              <w:noProof/>
              <w:szCs w:val="24"/>
            </w:rPr>
          </w:rPrChange>
        </w:rPr>
        <w:t xml:space="preserve">HILLIER, F. S.; LIEBERMAN, G. J. Decision Analysis. In: </w:t>
      </w:r>
      <w:r w:rsidRPr="009E2FF1">
        <w:rPr>
          <w:rFonts w:cs="Arial"/>
          <w:b/>
          <w:bCs/>
          <w:noProof/>
          <w:szCs w:val="24"/>
          <w:lang w:val="en-US"/>
          <w:rPrChange w:id="538" w:author="Daniel Lacerda" w:date="2017-05-03T22:35:00Z">
            <w:rPr>
              <w:rFonts w:cs="Arial"/>
              <w:b/>
              <w:bCs/>
              <w:noProof/>
              <w:szCs w:val="24"/>
            </w:rPr>
          </w:rPrChange>
        </w:rPr>
        <w:t>Introduction to Operations Research</w:t>
      </w:r>
      <w:r w:rsidRPr="009E2FF1">
        <w:rPr>
          <w:rFonts w:cs="Arial"/>
          <w:noProof/>
          <w:szCs w:val="24"/>
          <w:lang w:val="en-US"/>
          <w:rPrChange w:id="539" w:author="Daniel Lacerda" w:date="2017-05-03T22:35:00Z">
            <w:rPr>
              <w:rFonts w:cs="Arial"/>
              <w:noProof/>
              <w:szCs w:val="24"/>
            </w:rPr>
          </w:rPrChange>
        </w:rPr>
        <w:t xml:space="preserve">. 9. ed. New York: McGraw-Hill Higher Education, 2010. p. 1047. </w:t>
      </w:r>
    </w:p>
    <w:p w14:paraId="0C453CE9" w14:textId="77777777" w:rsidR="00113416" w:rsidRPr="009E2FF1" w:rsidRDefault="00113416" w:rsidP="00113416">
      <w:pPr>
        <w:widowControl w:val="0"/>
        <w:rPr>
          <w:rFonts w:cs="Arial"/>
          <w:noProof/>
          <w:szCs w:val="24"/>
          <w:lang w:val="en-US"/>
          <w:rPrChange w:id="540" w:author="Daniel Lacerda" w:date="2017-05-03T22:35:00Z">
            <w:rPr>
              <w:rFonts w:cs="Arial"/>
              <w:noProof/>
              <w:szCs w:val="24"/>
            </w:rPr>
          </w:rPrChange>
        </w:rPr>
      </w:pPr>
      <w:r w:rsidRPr="009E2FF1">
        <w:rPr>
          <w:rFonts w:cs="Arial"/>
          <w:noProof/>
          <w:szCs w:val="24"/>
          <w:lang w:val="en-US"/>
          <w:rPrChange w:id="541" w:author="Daniel Lacerda" w:date="2017-05-03T22:35:00Z">
            <w:rPr>
              <w:rFonts w:cs="Arial"/>
              <w:noProof/>
              <w:szCs w:val="24"/>
            </w:rPr>
          </w:rPrChange>
        </w:rPr>
        <w:t xml:space="preserve">HOUGH, J. R.; WHITE, M. A. Environmental dynamism and strategic decision-making rationality: An examination at the decision level. </w:t>
      </w:r>
      <w:r w:rsidRPr="009E2FF1">
        <w:rPr>
          <w:rFonts w:cs="Arial"/>
          <w:b/>
          <w:bCs/>
          <w:noProof/>
          <w:szCs w:val="24"/>
          <w:lang w:val="en-US"/>
          <w:rPrChange w:id="542" w:author="Daniel Lacerda" w:date="2017-05-03T22:35:00Z">
            <w:rPr>
              <w:rFonts w:cs="Arial"/>
              <w:b/>
              <w:bCs/>
              <w:noProof/>
              <w:szCs w:val="24"/>
            </w:rPr>
          </w:rPrChange>
        </w:rPr>
        <w:t>Strategic Management Journal</w:t>
      </w:r>
      <w:r w:rsidRPr="009E2FF1">
        <w:rPr>
          <w:rFonts w:cs="Arial"/>
          <w:noProof/>
          <w:szCs w:val="24"/>
          <w:lang w:val="en-US"/>
          <w:rPrChange w:id="543" w:author="Daniel Lacerda" w:date="2017-05-03T22:35:00Z">
            <w:rPr>
              <w:rFonts w:cs="Arial"/>
              <w:noProof/>
              <w:szCs w:val="24"/>
            </w:rPr>
          </w:rPrChange>
        </w:rPr>
        <w:t xml:space="preserve">, v. 24, n. 5, p. 481–489, 2003. </w:t>
      </w:r>
    </w:p>
    <w:p w14:paraId="573E80BF" w14:textId="77777777" w:rsidR="00113416" w:rsidRPr="009E2FF1" w:rsidRDefault="00113416" w:rsidP="00113416">
      <w:pPr>
        <w:widowControl w:val="0"/>
        <w:rPr>
          <w:rFonts w:cs="Arial"/>
          <w:noProof/>
          <w:szCs w:val="24"/>
          <w:lang w:val="en-US"/>
          <w:rPrChange w:id="544" w:author="Daniel Lacerda" w:date="2017-05-03T22:35:00Z">
            <w:rPr>
              <w:rFonts w:cs="Arial"/>
              <w:noProof/>
              <w:szCs w:val="24"/>
            </w:rPr>
          </w:rPrChange>
        </w:rPr>
      </w:pPr>
      <w:r w:rsidRPr="009E2FF1">
        <w:rPr>
          <w:rFonts w:cs="Arial"/>
          <w:noProof/>
          <w:szCs w:val="24"/>
          <w:lang w:val="en-US"/>
          <w:rPrChange w:id="545" w:author="Daniel Lacerda" w:date="2017-05-03T22:35:00Z">
            <w:rPr>
              <w:rFonts w:cs="Arial"/>
              <w:noProof/>
              <w:szCs w:val="24"/>
            </w:rPr>
          </w:rPrChange>
        </w:rPr>
        <w:t xml:space="preserve">HUTZSCHENREUTER, THOMAS; KLEINDIENST, I. Strategy-process research: What have we learned and what is still to be explored. </w:t>
      </w:r>
      <w:r w:rsidRPr="009E2FF1">
        <w:rPr>
          <w:rFonts w:cs="Arial"/>
          <w:b/>
          <w:bCs/>
          <w:noProof/>
          <w:szCs w:val="24"/>
          <w:lang w:val="en-US"/>
          <w:rPrChange w:id="546" w:author="Daniel Lacerda" w:date="2017-05-03T22:35:00Z">
            <w:rPr>
              <w:rFonts w:cs="Arial"/>
              <w:b/>
              <w:bCs/>
              <w:noProof/>
              <w:szCs w:val="24"/>
            </w:rPr>
          </w:rPrChange>
        </w:rPr>
        <w:t xml:space="preserve">Journal of </w:t>
      </w:r>
      <w:r w:rsidRPr="009E2FF1">
        <w:rPr>
          <w:rFonts w:cs="Arial"/>
          <w:b/>
          <w:bCs/>
          <w:noProof/>
          <w:szCs w:val="24"/>
          <w:lang w:val="en-US"/>
          <w:rPrChange w:id="547" w:author="Daniel Lacerda" w:date="2017-05-03T22:35:00Z">
            <w:rPr>
              <w:rFonts w:cs="Arial"/>
              <w:b/>
              <w:bCs/>
              <w:noProof/>
              <w:szCs w:val="24"/>
            </w:rPr>
          </w:rPrChange>
        </w:rPr>
        <w:lastRenderedPageBreak/>
        <w:t>Management</w:t>
      </w:r>
      <w:r w:rsidRPr="009E2FF1">
        <w:rPr>
          <w:rFonts w:cs="Arial"/>
          <w:noProof/>
          <w:szCs w:val="24"/>
          <w:lang w:val="en-US"/>
          <w:rPrChange w:id="548" w:author="Daniel Lacerda" w:date="2017-05-03T22:35:00Z">
            <w:rPr>
              <w:rFonts w:cs="Arial"/>
              <w:noProof/>
              <w:szCs w:val="24"/>
            </w:rPr>
          </w:rPrChange>
        </w:rPr>
        <w:t xml:space="preserve">, v. 32, n. 5, p. 673–620, 2006. </w:t>
      </w:r>
    </w:p>
    <w:p w14:paraId="13DE11E1" w14:textId="77777777" w:rsidR="00113416" w:rsidRPr="009E2FF1" w:rsidRDefault="00113416" w:rsidP="00113416">
      <w:pPr>
        <w:widowControl w:val="0"/>
        <w:rPr>
          <w:rFonts w:cs="Arial"/>
          <w:noProof/>
          <w:szCs w:val="24"/>
          <w:lang w:val="en-US"/>
          <w:rPrChange w:id="549" w:author="Daniel Lacerda" w:date="2017-05-03T22:35:00Z">
            <w:rPr>
              <w:rFonts w:cs="Arial"/>
              <w:noProof/>
              <w:szCs w:val="24"/>
            </w:rPr>
          </w:rPrChange>
        </w:rPr>
      </w:pPr>
      <w:r w:rsidRPr="009E2FF1">
        <w:rPr>
          <w:rFonts w:cs="Arial"/>
          <w:noProof/>
          <w:szCs w:val="24"/>
          <w:lang w:val="en-US"/>
          <w:rPrChange w:id="550" w:author="Daniel Lacerda" w:date="2017-05-03T22:35:00Z">
            <w:rPr>
              <w:rFonts w:cs="Arial"/>
              <w:noProof/>
              <w:szCs w:val="24"/>
            </w:rPr>
          </w:rPrChange>
        </w:rPr>
        <w:t xml:space="preserve">JOHNSON, D. R.; FISCHBACH, J. R.; ORTIZ, D. S. Estimating Surge-Based Flood Risk with the Coastal Louisiana Risk Assessment Model. </w:t>
      </w:r>
      <w:r w:rsidRPr="009E2FF1">
        <w:rPr>
          <w:rFonts w:cs="Arial"/>
          <w:b/>
          <w:bCs/>
          <w:noProof/>
          <w:szCs w:val="24"/>
          <w:lang w:val="en-US"/>
          <w:rPrChange w:id="551" w:author="Daniel Lacerda" w:date="2017-05-03T22:35:00Z">
            <w:rPr>
              <w:rFonts w:cs="Arial"/>
              <w:b/>
              <w:bCs/>
              <w:noProof/>
              <w:szCs w:val="24"/>
            </w:rPr>
          </w:rPrChange>
        </w:rPr>
        <w:t>Journal of Coastal Research</w:t>
      </w:r>
      <w:r w:rsidRPr="009E2FF1">
        <w:rPr>
          <w:rFonts w:cs="Arial"/>
          <w:noProof/>
          <w:szCs w:val="24"/>
          <w:lang w:val="en-US"/>
          <w:rPrChange w:id="552" w:author="Daniel Lacerda" w:date="2017-05-03T22:35:00Z">
            <w:rPr>
              <w:rFonts w:cs="Arial"/>
              <w:noProof/>
              <w:szCs w:val="24"/>
            </w:rPr>
          </w:rPrChange>
        </w:rPr>
        <w:t xml:space="preserve">, v. Sp.Issue 6, n. 10062, p. 29–50, 2013. </w:t>
      </w:r>
    </w:p>
    <w:p w14:paraId="4960AD32" w14:textId="77777777" w:rsidR="00113416" w:rsidRPr="009E2FF1" w:rsidRDefault="00113416" w:rsidP="00113416">
      <w:pPr>
        <w:widowControl w:val="0"/>
        <w:rPr>
          <w:rFonts w:cs="Arial"/>
          <w:noProof/>
          <w:szCs w:val="24"/>
          <w:lang w:val="en-US"/>
          <w:rPrChange w:id="553" w:author="Daniel Lacerda" w:date="2017-05-03T22:35:00Z">
            <w:rPr>
              <w:rFonts w:cs="Arial"/>
              <w:noProof/>
              <w:szCs w:val="24"/>
            </w:rPr>
          </w:rPrChange>
        </w:rPr>
      </w:pPr>
      <w:r w:rsidRPr="009E2FF1">
        <w:rPr>
          <w:rFonts w:cs="Arial"/>
          <w:noProof/>
          <w:szCs w:val="24"/>
          <w:lang w:val="en-US"/>
          <w:rPrChange w:id="554" w:author="Daniel Lacerda" w:date="2017-05-03T22:35:00Z">
            <w:rPr>
              <w:rFonts w:cs="Arial"/>
              <w:noProof/>
              <w:szCs w:val="24"/>
            </w:rPr>
          </w:rPrChange>
        </w:rPr>
        <w:t xml:space="preserve">KAHNEMAN D. LOVALLO, D. </w:t>
      </w:r>
      <w:r w:rsidRPr="009E2FF1">
        <w:rPr>
          <w:rFonts w:cs="Arial"/>
          <w:b/>
          <w:bCs/>
          <w:noProof/>
          <w:szCs w:val="24"/>
          <w:lang w:val="en-US"/>
          <w:rPrChange w:id="555" w:author="Daniel Lacerda" w:date="2017-05-03T22:35:00Z">
            <w:rPr>
              <w:rFonts w:cs="Arial"/>
              <w:b/>
              <w:bCs/>
              <w:noProof/>
              <w:szCs w:val="24"/>
            </w:rPr>
          </w:rPrChange>
        </w:rPr>
        <w:t>Timid Choises and Bold Forecasts: A Cognitive Perspective on Risk TakingManagement Science</w:t>
      </w:r>
      <w:r w:rsidRPr="009E2FF1">
        <w:rPr>
          <w:rFonts w:cs="Arial"/>
          <w:noProof/>
          <w:szCs w:val="24"/>
          <w:lang w:val="en-US"/>
          <w:rPrChange w:id="556" w:author="Daniel Lacerda" w:date="2017-05-03T22:35:00Z">
            <w:rPr>
              <w:rFonts w:cs="Arial"/>
              <w:noProof/>
              <w:szCs w:val="24"/>
            </w:rPr>
          </w:rPrChange>
        </w:rPr>
        <w:t xml:space="preserve">, 1993. </w:t>
      </w:r>
    </w:p>
    <w:p w14:paraId="1CE12372" w14:textId="77777777" w:rsidR="00113416" w:rsidRPr="009E2FF1" w:rsidRDefault="00113416" w:rsidP="00113416">
      <w:pPr>
        <w:widowControl w:val="0"/>
        <w:rPr>
          <w:rFonts w:cs="Arial"/>
          <w:noProof/>
          <w:szCs w:val="24"/>
          <w:lang w:val="en-US"/>
          <w:rPrChange w:id="557" w:author="Daniel Lacerda" w:date="2017-05-03T22:35:00Z">
            <w:rPr>
              <w:rFonts w:cs="Arial"/>
              <w:noProof/>
              <w:szCs w:val="24"/>
            </w:rPr>
          </w:rPrChange>
        </w:rPr>
      </w:pPr>
      <w:r w:rsidRPr="009E2FF1">
        <w:rPr>
          <w:rFonts w:cs="Arial"/>
          <w:noProof/>
          <w:szCs w:val="24"/>
          <w:lang w:val="en-US"/>
          <w:rPrChange w:id="558" w:author="Daniel Lacerda" w:date="2017-05-03T22:35:00Z">
            <w:rPr>
              <w:rFonts w:cs="Arial"/>
              <w:noProof/>
              <w:szCs w:val="24"/>
            </w:rPr>
          </w:rPrChange>
        </w:rPr>
        <w:t xml:space="preserve">KALRA, N. et al. Agreeing on Robust Decisions New Processes for Decision Making Under Deep Uncertainty. </w:t>
      </w:r>
      <w:r w:rsidRPr="009E2FF1">
        <w:rPr>
          <w:rFonts w:cs="Arial"/>
          <w:b/>
          <w:bCs/>
          <w:noProof/>
          <w:szCs w:val="24"/>
          <w:lang w:val="en-US"/>
          <w:rPrChange w:id="559" w:author="Daniel Lacerda" w:date="2017-05-03T22:35:00Z">
            <w:rPr>
              <w:rFonts w:cs="Arial"/>
              <w:b/>
              <w:bCs/>
              <w:noProof/>
              <w:szCs w:val="24"/>
            </w:rPr>
          </w:rPrChange>
        </w:rPr>
        <w:t>World Bank Policy Research Working Paper</w:t>
      </w:r>
      <w:r w:rsidRPr="009E2FF1">
        <w:rPr>
          <w:rFonts w:cs="Arial"/>
          <w:noProof/>
          <w:szCs w:val="24"/>
          <w:lang w:val="en-US"/>
          <w:rPrChange w:id="560" w:author="Daniel Lacerda" w:date="2017-05-03T22:35:00Z">
            <w:rPr>
              <w:rFonts w:cs="Arial"/>
              <w:noProof/>
              <w:szCs w:val="24"/>
            </w:rPr>
          </w:rPrChange>
        </w:rPr>
        <w:t xml:space="preserve">, v. No. 6906, n. June, 2014. </w:t>
      </w:r>
    </w:p>
    <w:p w14:paraId="04197C72" w14:textId="77777777" w:rsidR="00113416" w:rsidRPr="009E2FF1" w:rsidRDefault="00113416" w:rsidP="00113416">
      <w:pPr>
        <w:widowControl w:val="0"/>
        <w:rPr>
          <w:rFonts w:cs="Arial"/>
          <w:noProof/>
          <w:szCs w:val="24"/>
          <w:lang w:val="en-US"/>
          <w:rPrChange w:id="561" w:author="Daniel Lacerda" w:date="2017-05-03T22:35:00Z">
            <w:rPr>
              <w:rFonts w:cs="Arial"/>
              <w:noProof/>
              <w:szCs w:val="24"/>
            </w:rPr>
          </w:rPrChange>
        </w:rPr>
      </w:pPr>
      <w:r w:rsidRPr="009E2FF1">
        <w:rPr>
          <w:rFonts w:cs="Arial"/>
          <w:noProof/>
          <w:szCs w:val="24"/>
          <w:lang w:val="en-US"/>
          <w:rPrChange w:id="562" w:author="Daniel Lacerda" w:date="2017-05-03T22:35:00Z">
            <w:rPr>
              <w:rFonts w:cs="Arial"/>
              <w:noProof/>
              <w:szCs w:val="24"/>
            </w:rPr>
          </w:rPrChange>
        </w:rPr>
        <w:t xml:space="preserve">KALRA, N. et al. Robust Decision-Making in the Water Sector A Strategy for Implementing Lima ’ s Long-Term Water Resources Master Plan. n. October, p. 1–47, 2015. </w:t>
      </w:r>
    </w:p>
    <w:p w14:paraId="60C7E573" w14:textId="77777777" w:rsidR="00113416" w:rsidRPr="009E2FF1" w:rsidRDefault="00113416" w:rsidP="00113416">
      <w:pPr>
        <w:widowControl w:val="0"/>
        <w:rPr>
          <w:rFonts w:cs="Arial"/>
          <w:noProof/>
          <w:szCs w:val="24"/>
          <w:lang w:val="en-US"/>
          <w:rPrChange w:id="563" w:author="Daniel Lacerda" w:date="2017-05-03T22:35:00Z">
            <w:rPr>
              <w:rFonts w:cs="Arial"/>
              <w:noProof/>
              <w:szCs w:val="24"/>
            </w:rPr>
          </w:rPrChange>
        </w:rPr>
      </w:pPr>
      <w:r w:rsidRPr="009E2FF1">
        <w:rPr>
          <w:rFonts w:cs="Arial"/>
          <w:noProof/>
          <w:szCs w:val="24"/>
          <w:lang w:val="en-US"/>
          <w:rPrChange w:id="564" w:author="Daniel Lacerda" w:date="2017-05-03T22:35:00Z">
            <w:rPr>
              <w:rFonts w:cs="Arial"/>
              <w:noProof/>
              <w:szCs w:val="24"/>
            </w:rPr>
          </w:rPrChange>
        </w:rPr>
        <w:t xml:space="preserve">KASPRZYK, J. R. et al. Many objective robust decision making for complex environmental systems undergoing change. </w:t>
      </w:r>
      <w:r w:rsidRPr="009E2FF1">
        <w:rPr>
          <w:rFonts w:cs="Arial"/>
          <w:b/>
          <w:bCs/>
          <w:noProof/>
          <w:szCs w:val="24"/>
          <w:lang w:val="en-US"/>
          <w:rPrChange w:id="565" w:author="Daniel Lacerda" w:date="2017-05-03T22:35:00Z">
            <w:rPr>
              <w:rFonts w:cs="Arial"/>
              <w:b/>
              <w:bCs/>
              <w:noProof/>
              <w:szCs w:val="24"/>
            </w:rPr>
          </w:rPrChange>
        </w:rPr>
        <w:t>Environmental Modelling and Software</w:t>
      </w:r>
      <w:r w:rsidRPr="009E2FF1">
        <w:rPr>
          <w:rFonts w:cs="Arial"/>
          <w:noProof/>
          <w:szCs w:val="24"/>
          <w:lang w:val="en-US"/>
          <w:rPrChange w:id="566" w:author="Daniel Lacerda" w:date="2017-05-03T22:35:00Z">
            <w:rPr>
              <w:rFonts w:cs="Arial"/>
              <w:noProof/>
              <w:szCs w:val="24"/>
            </w:rPr>
          </w:rPrChange>
        </w:rPr>
        <w:t xml:space="preserve">, v. 42, p. 55–71, 2013. </w:t>
      </w:r>
    </w:p>
    <w:p w14:paraId="6FBA43EB" w14:textId="77777777" w:rsidR="00113416" w:rsidRPr="009E2FF1" w:rsidRDefault="00113416" w:rsidP="00113416">
      <w:pPr>
        <w:widowControl w:val="0"/>
        <w:rPr>
          <w:rFonts w:cs="Arial"/>
          <w:noProof/>
          <w:szCs w:val="24"/>
          <w:lang w:val="en-US"/>
          <w:rPrChange w:id="567" w:author="Daniel Lacerda" w:date="2017-05-03T22:35:00Z">
            <w:rPr>
              <w:rFonts w:cs="Arial"/>
              <w:noProof/>
              <w:szCs w:val="24"/>
            </w:rPr>
          </w:rPrChange>
        </w:rPr>
      </w:pPr>
      <w:r w:rsidRPr="009E2FF1">
        <w:rPr>
          <w:rFonts w:cs="Arial"/>
          <w:noProof/>
          <w:szCs w:val="24"/>
          <w:lang w:val="en-US"/>
          <w:rPrChange w:id="568" w:author="Daniel Lacerda" w:date="2017-05-03T22:35:00Z">
            <w:rPr>
              <w:rFonts w:cs="Arial"/>
              <w:noProof/>
              <w:szCs w:val="24"/>
            </w:rPr>
          </w:rPrChange>
        </w:rPr>
        <w:t xml:space="preserve">KEEFE, R. </w:t>
      </w:r>
      <w:r w:rsidRPr="009E2FF1">
        <w:rPr>
          <w:rFonts w:cs="Arial"/>
          <w:b/>
          <w:bCs/>
          <w:noProof/>
          <w:szCs w:val="24"/>
          <w:lang w:val="en-US"/>
          <w:rPrChange w:id="569" w:author="Daniel Lacerda" w:date="2017-05-03T22:35:00Z">
            <w:rPr>
              <w:rFonts w:cs="Arial"/>
              <w:b/>
              <w:bCs/>
              <w:noProof/>
              <w:szCs w:val="24"/>
            </w:rPr>
          </w:rPrChange>
        </w:rPr>
        <w:t>Reconsidering California Transport Policies: Reducing Greenhouse Gas Emissions in an Uncertain Future</w:t>
      </w:r>
      <w:r w:rsidRPr="009E2FF1">
        <w:rPr>
          <w:rFonts w:cs="Arial"/>
          <w:noProof/>
          <w:szCs w:val="24"/>
          <w:lang w:val="en-US"/>
          <w:rPrChange w:id="570" w:author="Daniel Lacerda" w:date="2017-05-03T22:35:00Z">
            <w:rPr>
              <w:rFonts w:cs="Arial"/>
              <w:noProof/>
              <w:szCs w:val="24"/>
            </w:rPr>
          </w:rPrChange>
        </w:rPr>
        <w:t>. [s.l: s.n.].</w:t>
      </w:r>
    </w:p>
    <w:p w14:paraId="57CC71BA" w14:textId="77777777" w:rsidR="00113416" w:rsidRPr="009E2FF1" w:rsidRDefault="00113416" w:rsidP="00113416">
      <w:pPr>
        <w:widowControl w:val="0"/>
        <w:rPr>
          <w:rFonts w:cs="Arial"/>
          <w:noProof/>
          <w:szCs w:val="24"/>
          <w:lang w:val="en-US"/>
          <w:rPrChange w:id="571" w:author="Daniel Lacerda" w:date="2017-05-03T22:35:00Z">
            <w:rPr>
              <w:rFonts w:cs="Arial"/>
              <w:noProof/>
              <w:szCs w:val="24"/>
            </w:rPr>
          </w:rPrChange>
        </w:rPr>
      </w:pPr>
      <w:r w:rsidRPr="009E2FF1">
        <w:rPr>
          <w:rFonts w:cs="Arial"/>
          <w:noProof/>
          <w:szCs w:val="24"/>
          <w:lang w:val="en-US"/>
          <w:rPrChange w:id="572" w:author="Daniel Lacerda" w:date="2017-05-03T22:35:00Z">
            <w:rPr>
              <w:rFonts w:cs="Arial"/>
              <w:noProof/>
              <w:szCs w:val="24"/>
            </w:rPr>
          </w:rPrChange>
        </w:rPr>
        <w:t xml:space="preserve">KNIGHT, F. H. </w:t>
      </w:r>
      <w:r w:rsidRPr="009E2FF1">
        <w:rPr>
          <w:rFonts w:cs="Arial"/>
          <w:b/>
          <w:bCs/>
          <w:noProof/>
          <w:szCs w:val="24"/>
          <w:lang w:val="en-US"/>
          <w:rPrChange w:id="573" w:author="Daniel Lacerda" w:date="2017-05-03T22:35:00Z">
            <w:rPr>
              <w:rFonts w:cs="Arial"/>
              <w:b/>
              <w:bCs/>
              <w:noProof/>
              <w:szCs w:val="24"/>
            </w:rPr>
          </w:rPrChange>
        </w:rPr>
        <w:t>Risk, Uncertainty and Profit</w:t>
      </w:r>
      <w:r w:rsidRPr="009E2FF1">
        <w:rPr>
          <w:rFonts w:cs="Arial"/>
          <w:noProof/>
          <w:szCs w:val="24"/>
          <w:lang w:val="en-US"/>
          <w:rPrChange w:id="574" w:author="Daniel Lacerda" w:date="2017-05-03T22:35:00Z">
            <w:rPr>
              <w:rFonts w:cs="Arial"/>
              <w:noProof/>
              <w:szCs w:val="24"/>
            </w:rPr>
          </w:rPrChange>
        </w:rPr>
        <w:t>. [s.l: s.n.]. v. XXXI</w:t>
      </w:r>
    </w:p>
    <w:p w14:paraId="5933C103" w14:textId="77777777" w:rsidR="00113416" w:rsidRPr="009E2FF1" w:rsidRDefault="00113416" w:rsidP="00113416">
      <w:pPr>
        <w:widowControl w:val="0"/>
        <w:rPr>
          <w:rFonts w:cs="Arial"/>
          <w:noProof/>
          <w:szCs w:val="24"/>
          <w:lang w:val="en-US"/>
          <w:rPrChange w:id="575" w:author="Daniel Lacerda" w:date="2017-05-03T22:35:00Z">
            <w:rPr>
              <w:rFonts w:cs="Arial"/>
              <w:noProof/>
              <w:szCs w:val="24"/>
            </w:rPr>
          </w:rPrChange>
        </w:rPr>
      </w:pPr>
      <w:r w:rsidRPr="009E2FF1">
        <w:rPr>
          <w:rFonts w:cs="Arial"/>
          <w:noProof/>
          <w:szCs w:val="24"/>
          <w:lang w:val="en-US"/>
          <w:rPrChange w:id="576" w:author="Daniel Lacerda" w:date="2017-05-03T22:35:00Z">
            <w:rPr>
              <w:rFonts w:cs="Arial"/>
              <w:noProof/>
              <w:szCs w:val="24"/>
            </w:rPr>
          </w:rPrChange>
        </w:rPr>
        <w:t xml:space="preserve">KNOX, S.; BURKARD, A. W. Qualitative research interviews. n. August 2013, p. 37–41, 2009. </w:t>
      </w:r>
    </w:p>
    <w:p w14:paraId="31808521" w14:textId="77777777" w:rsidR="00113416" w:rsidRPr="009E2FF1" w:rsidRDefault="00113416" w:rsidP="00113416">
      <w:pPr>
        <w:widowControl w:val="0"/>
        <w:rPr>
          <w:rFonts w:cs="Arial"/>
          <w:noProof/>
          <w:szCs w:val="24"/>
          <w:lang w:val="en-US"/>
          <w:rPrChange w:id="577" w:author="Daniel Lacerda" w:date="2017-05-03T22:35:00Z">
            <w:rPr>
              <w:rFonts w:cs="Arial"/>
              <w:noProof/>
              <w:szCs w:val="24"/>
            </w:rPr>
          </w:rPrChange>
        </w:rPr>
      </w:pPr>
      <w:r w:rsidRPr="009E2FF1">
        <w:rPr>
          <w:rFonts w:cs="Arial"/>
          <w:noProof/>
          <w:szCs w:val="24"/>
          <w:lang w:val="en-US"/>
          <w:rPrChange w:id="578" w:author="Daniel Lacerda" w:date="2017-05-03T22:35:00Z">
            <w:rPr>
              <w:rFonts w:cs="Arial"/>
              <w:noProof/>
              <w:szCs w:val="24"/>
            </w:rPr>
          </w:rPrChange>
        </w:rPr>
        <w:t xml:space="preserve">KWAKKEL, J. Exploratory Modelling and Analysis (EMA) Workbench. p. 1–4, 2013. </w:t>
      </w:r>
    </w:p>
    <w:p w14:paraId="2A801230" w14:textId="77777777" w:rsidR="00113416" w:rsidRPr="009E2FF1" w:rsidRDefault="00113416" w:rsidP="00113416">
      <w:pPr>
        <w:widowControl w:val="0"/>
        <w:rPr>
          <w:rFonts w:cs="Arial"/>
          <w:noProof/>
          <w:szCs w:val="24"/>
          <w:lang w:val="en-US"/>
          <w:rPrChange w:id="579" w:author="Daniel Lacerda" w:date="2017-05-03T22:35:00Z">
            <w:rPr>
              <w:rFonts w:cs="Arial"/>
              <w:noProof/>
              <w:szCs w:val="24"/>
            </w:rPr>
          </w:rPrChange>
        </w:rPr>
      </w:pPr>
      <w:r w:rsidRPr="009E2FF1">
        <w:rPr>
          <w:rFonts w:cs="Arial"/>
          <w:noProof/>
          <w:szCs w:val="24"/>
          <w:lang w:val="en-US"/>
          <w:rPrChange w:id="580" w:author="Daniel Lacerda" w:date="2017-05-03T22:35:00Z">
            <w:rPr>
              <w:rFonts w:cs="Arial"/>
              <w:noProof/>
              <w:szCs w:val="24"/>
            </w:rPr>
          </w:rPrChange>
        </w:rPr>
        <w:t xml:space="preserve">KWAKKEL, J. H.; PRUYT, E. Exploratory Modeling and Analysis, an approach for model-based foresight under deep uncertainty. </w:t>
      </w:r>
      <w:r w:rsidRPr="009E2FF1">
        <w:rPr>
          <w:rFonts w:cs="Arial"/>
          <w:b/>
          <w:bCs/>
          <w:noProof/>
          <w:szCs w:val="24"/>
          <w:lang w:val="en-US"/>
          <w:rPrChange w:id="581" w:author="Daniel Lacerda" w:date="2017-05-03T22:35:00Z">
            <w:rPr>
              <w:rFonts w:cs="Arial"/>
              <w:b/>
              <w:bCs/>
              <w:noProof/>
              <w:szCs w:val="24"/>
            </w:rPr>
          </w:rPrChange>
        </w:rPr>
        <w:t>Technological Forecasting and Social Change</w:t>
      </w:r>
      <w:r w:rsidRPr="009E2FF1">
        <w:rPr>
          <w:rFonts w:cs="Arial"/>
          <w:noProof/>
          <w:szCs w:val="24"/>
          <w:lang w:val="en-US"/>
          <w:rPrChange w:id="582" w:author="Daniel Lacerda" w:date="2017-05-03T22:35:00Z">
            <w:rPr>
              <w:rFonts w:cs="Arial"/>
              <w:noProof/>
              <w:szCs w:val="24"/>
            </w:rPr>
          </w:rPrChange>
        </w:rPr>
        <w:t xml:space="preserve">, v. 80, n. 3, p. 419–431, 2013. </w:t>
      </w:r>
    </w:p>
    <w:p w14:paraId="0E46950E" w14:textId="77777777" w:rsidR="00113416" w:rsidRPr="009E2FF1" w:rsidRDefault="00113416" w:rsidP="00113416">
      <w:pPr>
        <w:widowControl w:val="0"/>
        <w:rPr>
          <w:rFonts w:cs="Arial"/>
          <w:noProof/>
          <w:szCs w:val="24"/>
          <w:lang w:val="en-US"/>
          <w:rPrChange w:id="583" w:author="Daniel Lacerda" w:date="2017-05-03T22:35:00Z">
            <w:rPr>
              <w:rFonts w:cs="Arial"/>
              <w:noProof/>
              <w:szCs w:val="24"/>
            </w:rPr>
          </w:rPrChange>
        </w:rPr>
      </w:pPr>
      <w:r w:rsidRPr="009E2FF1">
        <w:rPr>
          <w:rFonts w:cs="Arial"/>
          <w:noProof/>
          <w:szCs w:val="24"/>
          <w:lang w:val="en-US"/>
          <w:rPrChange w:id="584" w:author="Daniel Lacerda" w:date="2017-05-03T22:35:00Z">
            <w:rPr>
              <w:rFonts w:cs="Arial"/>
              <w:noProof/>
              <w:szCs w:val="24"/>
            </w:rPr>
          </w:rPrChange>
        </w:rPr>
        <w:t xml:space="preserve">KWAKKEL, J.; WALKER, W.; HAASNOOT, M. Coping with the Wickedness of Public Policy Problems: Approaches for Decision Making under Deep Uncertainty. </w:t>
      </w:r>
      <w:r w:rsidRPr="009E2FF1">
        <w:rPr>
          <w:rFonts w:cs="Arial"/>
          <w:b/>
          <w:bCs/>
          <w:noProof/>
          <w:szCs w:val="24"/>
          <w:lang w:val="en-US"/>
          <w:rPrChange w:id="585" w:author="Daniel Lacerda" w:date="2017-05-03T22:35:00Z">
            <w:rPr>
              <w:rFonts w:cs="Arial"/>
              <w:b/>
              <w:bCs/>
              <w:noProof/>
              <w:szCs w:val="24"/>
            </w:rPr>
          </w:rPrChange>
        </w:rPr>
        <w:t>Journal of Water Resources Planning and Management</w:t>
      </w:r>
      <w:r w:rsidRPr="009E2FF1">
        <w:rPr>
          <w:rFonts w:cs="Arial"/>
          <w:noProof/>
          <w:szCs w:val="24"/>
          <w:lang w:val="en-US"/>
          <w:rPrChange w:id="586" w:author="Daniel Lacerda" w:date="2017-05-03T22:35:00Z">
            <w:rPr>
              <w:rFonts w:cs="Arial"/>
              <w:noProof/>
              <w:szCs w:val="24"/>
            </w:rPr>
          </w:rPrChange>
        </w:rPr>
        <w:t xml:space="preserve">, v. 142, n. 3, p. 1816001, 2016. </w:t>
      </w:r>
    </w:p>
    <w:p w14:paraId="44D0F6DA" w14:textId="77777777" w:rsidR="00113416" w:rsidRPr="009E2FF1" w:rsidRDefault="00113416" w:rsidP="00113416">
      <w:pPr>
        <w:widowControl w:val="0"/>
        <w:rPr>
          <w:rFonts w:cs="Arial"/>
          <w:noProof/>
          <w:szCs w:val="24"/>
          <w:lang w:val="en-US"/>
          <w:rPrChange w:id="587" w:author="Daniel Lacerda" w:date="2017-05-03T22:35:00Z">
            <w:rPr>
              <w:rFonts w:cs="Arial"/>
              <w:noProof/>
              <w:szCs w:val="24"/>
            </w:rPr>
          </w:rPrChange>
        </w:rPr>
      </w:pPr>
      <w:r w:rsidRPr="009E2FF1">
        <w:rPr>
          <w:rFonts w:cs="Arial"/>
          <w:noProof/>
          <w:szCs w:val="24"/>
          <w:lang w:val="en-US"/>
          <w:rPrChange w:id="588" w:author="Daniel Lacerda" w:date="2017-05-03T22:35:00Z">
            <w:rPr>
              <w:rFonts w:cs="Arial"/>
              <w:noProof/>
              <w:szCs w:val="24"/>
            </w:rPr>
          </w:rPrChange>
        </w:rPr>
        <w:t xml:space="preserve">LAW, A. M.; KELTON, W. D. </w:t>
      </w:r>
      <w:r w:rsidRPr="009E2FF1">
        <w:rPr>
          <w:rFonts w:cs="Arial"/>
          <w:b/>
          <w:bCs/>
          <w:noProof/>
          <w:szCs w:val="24"/>
          <w:lang w:val="en-US"/>
          <w:rPrChange w:id="589" w:author="Daniel Lacerda" w:date="2017-05-03T22:35:00Z">
            <w:rPr>
              <w:rFonts w:cs="Arial"/>
              <w:b/>
              <w:bCs/>
              <w:noProof/>
              <w:szCs w:val="24"/>
            </w:rPr>
          </w:rPrChange>
        </w:rPr>
        <w:t>Simulation Modeling and Analysis</w:t>
      </w:r>
      <w:r w:rsidRPr="009E2FF1">
        <w:rPr>
          <w:rFonts w:cs="Arial"/>
          <w:noProof/>
          <w:szCs w:val="24"/>
          <w:lang w:val="en-US"/>
          <w:rPrChange w:id="590" w:author="Daniel Lacerda" w:date="2017-05-03T22:35:00Z">
            <w:rPr>
              <w:rFonts w:cs="Arial"/>
              <w:noProof/>
              <w:szCs w:val="24"/>
            </w:rPr>
          </w:rPrChange>
        </w:rPr>
        <w:t xml:space="preserve">. 2. ed. New York: McGraw-Hill, 1991. </w:t>
      </w:r>
    </w:p>
    <w:p w14:paraId="1F9AEEF3" w14:textId="77777777" w:rsidR="00113416" w:rsidRPr="009E2FF1" w:rsidRDefault="00113416" w:rsidP="00113416">
      <w:pPr>
        <w:widowControl w:val="0"/>
        <w:rPr>
          <w:rFonts w:cs="Arial"/>
          <w:noProof/>
          <w:szCs w:val="24"/>
          <w:lang w:val="en-US"/>
          <w:rPrChange w:id="591" w:author="Daniel Lacerda" w:date="2017-05-03T22:35:00Z">
            <w:rPr>
              <w:rFonts w:cs="Arial"/>
              <w:noProof/>
              <w:szCs w:val="24"/>
            </w:rPr>
          </w:rPrChange>
        </w:rPr>
      </w:pPr>
      <w:r w:rsidRPr="009E2FF1">
        <w:rPr>
          <w:rFonts w:cs="Arial"/>
          <w:noProof/>
          <w:szCs w:val="24"/>
          <w:lang w:val="en-US"/>
          <w:rPrChange w:id="592" w:author="Daniel Lacerda" w:date="2017-05-03T22:35:00Z">
            <w:rPr>
              <w:rFonts w:cs="Arial"/>
              <w:noProof/>
              <w:szCs w:val="24"/>
            </w:rPr>
          </w:rPrChange>
        </w:rPr>
        <w:t xml:space="preserve">LEMPERT, R. J. A new decision sciences for complex systems. </w:t>
      </w:r>
      <w:r w:rsidRPr="009E2FF1">
        <w:rPr>
          <w:rFonts w:cs="Arial"/>
          <w:b/>
          <w:bCs/>
          <w:noProof/>
          <w:szCs w:val="24"/>
          <w:lang w:val="en-US"/>
          <w:rPrChange w:id="593" w:author="Daniel Lacerda" w:date="2017-05-03T22:35:00Z">
            <w:rPr>
              <w:rFonts w:cs="Arial"/>
              <w:b/>
              <w:bCs/>
              <w:noProof/>
              <w:szCs w:val="24"/>
            </w:rPr>
          </w:rPrChange>
        </w:rPr>
        <w:t>Proceedings of the National Academy of Sciences of the United States of America</w:t>
      </w:r>
      <w:r w:rsidRPr="009E2FF1">
        <w:rPr>
          <w:rFonts w:cs="Arial"/>
          <w:noProof/>
          <w:szCs w:val="24"/>
          <w:lang w:val="en-US"/>
          <w:rPrChange w:id="594" w:author="Daniel Lacerda" w:date="2017-05-03T22:35:00Z">
            <w:rPr>
              <w:rFonts w:cs="Arial"/>
              <w:noProof/>
              <w:szCs w:val="24"/>
            </w:rPr>
          </w:rPrChange>
        </w:rPr>
        <w:t xml:space="preserve">, v. 99 Suppl 3, p. 7309–7313, 2002. </w:t>
      </w:r>
    </w:p>
    <w:p w14:paraId="15CDAD62" w14:textId="77777777" w:rsidR="00113416" w:rsidRPr="009E2FF1" w:rsidRDefault="00113416" w:rsidP="00113416">
      <w:pPr>
        <w:widowControl w:val="0"/>
        <w:rPr>
          <w:rFonts w:cs="Arial"/>
          <w:noProof/>
          <w:szCs w:val="24"/>
          <w:lang w:val="en-US"/>
          <w:rPrChange w:id="595" w:author="Daniel Lacerda" w:date="2017-05-03T22:35:00Z">
            <w:rPr>
              <w:rFonts w:cs="Arial"/>
              <w:noProof/>
              <w:szCs w:val="24"/>
            </w:rPr>
          </w:rPrChange>
        </w:rPr>
      </w:pPr>
      <w:r w:rsidRPr="009E2FF1">
        <w:rPr>
          <w:rFonts w:cs="Arial"/>
          <w:noProof/>
          <w:szCs w:val="24"/>
          <w:lang w:val="en-US"/>
          <w:rPrChange w:id="596" w:author="Daniel Lacerda" w:date="2017-05-03T22:35:00Z">
            <w:rPr>
              <w:rFonts w:cs="Arial"/>
              <w:noProof/>
              <w:szCs w:val="24"/>
            </w:rPr>
          </w:rPrChange>
        </w:rPr>
        <w:lastRenderedPageBreak/>
        <w:t xml:space="preserve">LEMPERT, R. J. et al. A General, Analytic Method for Generating Robust Strategies and Narrative Scenarios. </w:t>
      </w:r>
      <w:r w:rsidRPr="009E2FF1">
        <w:rPr>
          <w:rFonts w:cs="Arial"/>
          <w:b/>
          <w:bCs/>
          <w:noProof/>
          <w:szCs w:val="24"/>
          <w:lang w:val="en-US"/>
          <w:rPrChange w:id="597" w:author="Daniel Lacerda" w:date="2017-05-03T22:35:00Z">
            <w:rPr>
              <w:rFonts w:cs="Arial"/>
              <w:b/>
              <w:bCs/>
              <w:noProof/>
              <w:szCs w:val="24"/>
            </w:rPr>
          </w:rPrChange>
        </w:rPr>
        <w:t>Management Science</w:t>
      </w:r>
      <w:r w:rsidRPr="009E2FF1">
        <w:rPr>
          <w:rFonts w:cs="Arial"/>
          <w:noProof/>
          <w:szCs w:val="24"/>
          <w:lang w:val="en-US"/>
          <w:rPrChange w:id="598" w:author="Daniel Lacerda" w:date="2017-05-03T22:35:00Z">
            <w:rPr>
              <w:rFonts w:cs="Arial"/>
              <w:noProof/>
              <w:szCs w:val="24"/>
            </w:rPr>
          </w:rPrChange>
        </w:rPr>
        <w:t xml:space="preserve">, v. 52, n. 4, p. 514–528, abr. 2006. </w:t>
      </w:r>
    </w:p>
    <w:p w14:paraId="0E81388F" w14:textId="77777777" w:rsidR="00113416" w:rsidRPr="009E2FF1" w:rsidRDefault="00113416" w:rsidP="00113416">
      <w:pPr>
        <w:widowControl w:val="0"/>
        <w:rPr>
          <w:rFonts w:cs="Arial"/>
          <w:noProof/>
          <w:szCs w:val="24"/>
          <w:lang w:val="en-US"/>
          <w:rPrChange w:id="599" w:author="Daniel Lacerda" w:date="2017-05-03T22:35:00Z">
            <w:rPr>
              <w:rFonts w:cs="Arial"/>
              <w:noProof/>
              <w:szCs w:val="24"/>
            </w:rPr>
          </w:rPrChange>
        </w:rPr>
      </w:pPr>
      <w:r w:rsidRPr="009E2FF1">
        <w:rPr>
          <w:rFonts w:cs="Arial"/>
          <w:noProof/>
          <w:szCs w:val="24"/>
          <w:lang w:val="en-US"/>
          <w:rPrChange w:id="600" w:author="Daniel Lacerda" w:date="2017-05-03T22:35:00Z">
            <w:rPr>
              <w:rFonts w:cs="Arial"/>
              <w:noProof/>
              <w:szCs w:val="24"/>
            </w:rPr>
          </w:rPrChange>
        </w:rPr>
        <w:t xml:space="preserve">LEMPERT, R. J. Scenarios that illuminate vulnerabilities and robust responses. </w:t>
      </w:r>
      <w:r w:rsidRPr="009E2FF1">
        <w:rPr>
          <w:rFonts w:cs="Arial"/>
          <w:b/>
          <w:bCs/>
          <w:noProof/>
          <w:szCs w:val="24"/>
          <w:lang w:val="en-US"/>
          <w:rPrChange w:id="601" w:author="Daniel Lacerda" w:date="2017-05-03T22:35:00Z">
            <w:rPr>
              <w:rFonts w:cs="Arial"/>
              <w:b/>
              <w:bCs/>
              <w:noProof/>
              <w:szCs w:val="24"/>
            </w:rPr>
          </w:rPrChange>
        </w:rPr>
        <w:t>Climatic Change</w:t>
      </w:r>
      <w:r w:rsidRPr="009E2FF1">
        <w:rPr>
          <w:rFonts w:cs="Arial"/>
          <w:noProof/>
          <w:szCs w:val="24"/>
          <w:lang w:val="en-US"/>
          <w:rPrChange w:id="602" w:author="Daniel Lacerda" w:date="2017-05-03T22:35:00Z">
            <w:rPr>
              <w:rFonts w:cs="Arial"/>
              <w:noProof/>
              <w:szCs w:val="24"/>
            </w:rPr>
          </w:rPrChange>
        </w:rPr>
        <w:t xml:space="preserve">, v. 117, n. 4, p. 627–646, 2013. </w:t>
      </w:r>
    </w:p>
    <w:p w14:paraId="0E638305" w14:textId="77777777" w:rsidR="00113416" w:rsidRPr="009E2FF1" w:rsidRDefault="00113416" w:rsidP="00113416">
      <w:pPr>
        <w:widowControl w:val="0"/>
        <w:rPr>
          <w:rFonts w:cs="Arial"/>
          <w:noProof/>
          <w:szCs w:val="24"/>
          <w:lang w:val="en-US"/>
          <w:rPrChange w:id="603" w:author="Daniel Lacerda" w:date="2017-05-03T22:35:00Z">
            <w:rPr>
              <w:rFonts w:cs="Arial"/>
              <w:noProof/>
              <w:szCs w:val="24"/>
            </w:rPr>
          </w:rPrChange>
        </w:rPr>
      </w:pPr>
      <w:r w:rsidRPr="009E2FF1">
        <w:rPr>
          <w:rFonts w:cs="Arial"/>
          <w:noProof/>
          <w:szCs w:val="24"/>
          <w:lang w:val="en-US"/>
          <w:rPrChange w:id="604" w:author="Daniel Lacerda" w:date="2017-05-03T22:35:00Z">
            <w:rPr>
              <w:rFonts w:cs="Arial"/>
              <w:noProof/>
              <w:szCs w:val="24"/>
            </w:rPr>
          </w:rPrChange>
        </w:rPr>
        <w:t xml:space="preserve">LEMPERT, R. J. et al. Ensuring Robust Flood Risk Management in Ho Chi Minh City. </w:t>
      </w:r>
      <w:r w:rsidRPr="009E2FF1">
        <w:rPr>
          <w:rFonts w:cs="Arial"/>
          <w:b/>
          <w:bCs/>
          <w:noProof/>
          <w:szCs w:val="24"/>
          <w:lang w:val="en-US"/>
          <w:rPrChange w:id="605" w:author="Daniel Lacerda" w:date="2017-05-03T22:35:00Z">
            <w:rPr>
              <w:rFonts w:cs="Arial"/>
              <w:b/>
              <w:bCs/>
              <w:noProof/>
              <w:szCs w:val="24"/>
            </w:rPr>
          </w:rPrChange>
        </w:rPr>
        <w:t>World Bank</w:t>
      </w:r>
      <w:r w:rsidRPr="009E2FF1">
        <w:rPr>
          <w:rFonts w:cs="Arial"/>
          <w:noProof/>
          <w:szCs w:val="24"/>
          <w:lang w:val="en-US"/>
          <w:rPrChange w:id="606" w:author="Daniel Lacerda" w:date="2017-05-03T22:35:00Z">
            <w:rPr>
              <w:rFonts w:cs="Arial"/>
              <w:noProof/>
              <w:szCs w:val="24"/>
            </w:rPr>
          </w:rPrChange>
        </w:rPr>
        <w:t xml:space="preserve">, n. May, p. 1–63, 2013. </w:t>
      </w:r>
    </w:p>
    <w:p w14:paraId="1AA60BB8" w14:textId="77777777" w:rsidR="00113416" w:rsidRPr="009E2FF1" w:rsidRDefault="00113416" w:rsidP="00113416">
      <w:pPr>
        <w:widowControl w:val="0"/>
        <w:rPr>
          <w:rFonts w:cs="Arial"/>
          <w:noProof/>
          <w:szCs w:val="24"/>
          <w:lang w:val="en-US"/>
          <w:rPrChange w:id="607" w:author="Daniel Lacerda" w:date="2017-05-03T22:35:00Z">
            <w:rPr>
              <w:rFonts w:cs="Arial"/>
              <w:noProof/>
              <w:szCs w:val="24"/>
            </w:rPr>
          </w:rPrChange>
        </w:rPr>
      </w:pPr>
      <w:r w:rsidRPr="009E2FF1">
        <w:rPr>
          <w:rFonts w:cs="Arial"/>
          <w:noProof/>
          <w:szCs w:val="24"/>
          <w:lang w:val="en-US"/>
          <w:rPrChange w:id="608" w:author="Daniel Lacerda" w:date="2017-05-03T22:35:00Z">
            <w:rPr>
              <w:rFonts w:cs="Arial"/>
              <w:noProof/>
              <w:szCs w:val="24"/>
            </w:rPr>
          </w:rPrChange>
        </w:rPr>
        <w:t xml:space="preserve">LEMPERT, R. J. </w:t>
      </w:r>
      <w:r w:rsidRPr="009E2FF1">
        <w:rPr>
          <w:rFonts w:cs="Arial"/>
          <w:b/>
          <w:bCs/>
          <w:noProof/>
          <w:szCs w:val="24"/>
          <w:lang w:val="en-US"/>
          <w:rPrChange w:id="609" w:author="Daniel Lacerda" w:date="2017-05-03T22:35:00Z">
            <w:rPr>
              <w:rFonts w:cs="Arial"/>
              <w:b/>
              <w:bCs/>
              <w:noProof/>
              <w:szCs w:val="24"/>
            </w:rPr>
          </w:rPrChange>
        </w:rPr>
        <w:t>Robert Lempert: Democratizing Analytics: Scientifically and Ethically Informed Decision Support</w:t>
      </w:r>
      <w:r w:rsidRPr="009E2FF1">
        <w:rPr>
          <w:rFonts w:cs="Arial"/>
          <w:noProof/>
          <w:szCs w:val="24"/>
          <w:lang w:val="en-US"/>
          <w:rPrChange w:id="610" w:author="Daniel Lacerda" w:date="2017-05-03T22:35:00Z">
            <w:rPr>
              <w:rFonts w:cs="Arial"/>
              <w:noProof/>
              <w:szCs w:val="24"/>
            </w:rPr>
          </w:rPrChange>
        </w:rPr>
        <w:t xml:space="preserve">. </w:t>
      </w:r>
      <w:r w:rsidRPr="00113416">
        <w:rPr>
          <w:rFonts w:cs="Arial"/>
          <w:noProof/>
          <w:szCs w:val="24"/>
        </w:rPr>
        <w:t xml:space="preserve">Disponível em: &lt;https://www.youtube.com/watch?v=D01UM0G2m_k&gt;. </w:t>
      </w:r>
      <w:r w:rsidRPr="009E2FF1">
        <w:rPr>
          <w:rFonts w:cs="Arial"/>
          <w:noProof/>
          <w:szCs w:val="24"/>
          <w:lang w:val="en-US"/>
          <w:rPrChange w:id="611" w:author="Daniel Lacerda" w:date="2017-05-03T22:35:00Z">
            <w:rPr>
              <w:rFonts w:cs="Arial"/>
              <w:noProof/>
              <w:szCs w:val="24"/>
            </w:rPr>
          </w:rPrChange>
        </w:rPr>
        <w:t xml:space="preserve">Acesso em: 11 jan. 2017. </w:t>
      </w:r>
    </w:p>
    <w:p w14:paraId="6F1C4E75" w14:textId="77777777" w:rsidR="00113416" w:rsidRPr="009E2FF1" w:rsidRDefault="00113416" w:rsidP="00113416">
      <w:pPr>
        <w:widowControl w:val="0"/>
        <w:rPr>
          <w:rFonts w:cs="Arial"/>
          <w:noProof/>
          <w:szCs w:val="24"/>
          <w:lang w:val="en-US"/>
          <w:rPrChange w:id="612" w:author="Daniel Lacerda" w:date="2017-05-03T22:35:00Z">
            <w:rPr>
              <w:rFonts w:cs="Arial"/>
              <w:noProof/>
              <w:szCs w:val="24"/>
            </w:rPr>
          </w:rPrChange>
        </w:rPr>
      </w:pPr>
      <w:r w:rsidRPr="009E2FF1">
        <w:rPr>
          <w:rFonts w:cs="Arial"/>
          <w:noProof/>
          <w:szCs w:val="24"/>
          <w:lang w:val="en-US"/>
          <w:rPrChange w:id="613" w:author="Daniel Lacerda" w:date="2017-05-03T22:35:00Z">
            <w:rPr>
              <w:rFonts w:cs="Arial"/>
              <w:noProof/>
              <w:szCs w:val="24"/>
            </w:rPr>
          </w:rPrChange>
        </w:rPr>
        <w:t xml:space="preserve">LEMPERT, R. J. et al. </w:t>
      </w:r>
      <w:r w:rsidRPr="009E2FF1">
        <w:rPr>
          <w:rFonts w:cs="Arial"/>
          <w:b/>
          <w:bCs/>
          <w:noProof/>
          <w:szCs w:val="24"/>
          <w:lang w:val="en-US"/>
          <w:rPrChange w:id="614" w:author="Daniel Lacerda" w:date="2017-05-03T22:35:00Z">
            <w:rPr>
              <w:rFonts w:cs="Arial"/>
              <w:b/>
              <w:bCs/>
              <w:noProof/>
              <w:szCs w:val="24"/>
            </w:rPr>
          </w:rPrChange>
        </w:rPr>
        <w:t>Defense Resource Planning Under Uncertainty: An Application of Robust Decision Making to Munitions Mix Planning</w:t>
      </w:r>
      <w:r w:rsidRPr="009E2FF1">
        <w:rPr>
          <w:rFonts w:cs="Arial"/>
          <w:noProof/>
          <w:szCs w:val="24"/>
          <w:lang w:val="en-US"/>
          <w:rPrChange w:id="615" w:author="Daniel Lacerda" w:date="2017-05-03T22:35:00Z">
            <w:rPr>
              <w:rFonts w:cs="Arial"/>
              <w:noProof/>
              <w:szCs w:val="24"/>
            </w:rPr>
          </w:rPrChange>
        </w:rPr>
        <w:t xml:space="preserve">. [s.l: s.n.]. </w:t>
      </w:r>
    </w:p>
    <w:p w14:paraId="2BFADCAF" w14:textId="77777777" w:rsidR="00113416" w:rsidRPr="009E2FF1" w:rsidRDefault="00113416" w:rsidP="00113416">
      <w:pPr>
        <w:widowControl w:val="0"/>
        <w:rPr>
          <w:rFonts w:cs="Arial"/>
          <w:noProof/>
          <w:szCs w:val="24"/>
          <w:lang w:val="en-US"/>
          <w:rPrChange w:id="616" w:author="Daniel Lacerda" w:date="2017-05-03T22:35:00Z">
            <w:rPr>
              <w:rFonts w:cs="Arial"/>
              <w:noProof/>
              <w:szCs w:val="24"/>
            </w:rPr>
          </w:rPrChange>
        </w:rPr>
      </w:pPr>
      <w:r w:rsidRPr="009E2FF1">
        <w:rPr>
          <w:rFonts w:cs="Arial"/>
          <w:noProof/>
          <w:szCs w:val="24"/>
          <w:lang w:val="en-US"/>
          <w:rPrChange w:id="617" w:author="Daniel Lacerda" w:date="2017-05-03T22:35:00Z">
            <w:rPr>
              <w:rFonts w:cs="Arial"/>
              <w:noProof/>
              <w:szCs w:val="24"/>
            </w:rPr>
          </w:rPrChange>
        </w:rPr>
        <w:t xml:space="preserve">LEMPERT, R. J.; BRYANT, B. P.; BANKES, S. C. Comparing Algorithms for Scenario Discovery. </w:t>
      </w:r>
      <w:r w:rsidRPr="009E2FF1">
        <w:rPr>
          <w:rFonts w:cs="Arial"/>
          <w:b/>
          <w:bCs/>
          <w:noProof/>
          <w:szCs w:val="24"/>
          <w:lang w:val="en-US"/>
          <w:rPrChange w:id="618" w:author="Daniel Lacerda" w:date="2017-05-03T22:35:00Z">
            <w:rPr>
              <w:rFonts w:cs="Arial"/>
              <w:b/>
              <w:bCs/>
              <w:noProof/>
              <w:szCs w:val="24"/>
            </w:rPr>
          </w:rPrChange>
        </w:rPr>
        <w:t>Working Paper</w:t>
      </w:r>
      <w:r w:rsidRPr="009E2FF1">
        <w:rPr>
          <w:rFonts w:cs="Arial"/>
          <w:noProof/>
          <w:szCs w:val="24"/>
          <w:lang w:val="en-US"/>
          <w:rPrChange w:id="619" w:author="Daniel Lacerda" w:date="2017-05-03T22:35:00Z">
            <w:rPr>
              <w:rFonts w:cs="Arial"/>
              <w:noProof/>
              <w:szCs w:val="24"/>
            </w:rPr>
          </w:rPrChange>
        </w:rPr>
        <w:t xml:space="preserve">, p. 1–35, 2008. </w:t>
      </w:r>
    </w:p>
    <w:p w14:paraId="51F0FAEB" w14:textId="77777777" w:rsidR="00113416" w:rsidRPr="009E2FF1" w:rsidRDefault="00113416" w:rsidP="00113416">
      <w:pPr>
        <w:widowControl w:val="0"/>
        <w:rPr>
          <w:rFonts w:cs="Arial"/>
          <w:noProof/>
          <w:szCs w:val="24"/>
          <w:lang w:val="en-US"/>
          <w:rPrChange w:id="620" w:author="Daniel Lacerda" w:date="2017-05-03T22:35:00Z">
            <w:rPr>
              <w:rFonts w:cs="Arial"/>
              <w:noProof/>
              <w:szCs w:val="24"/>
            </w:rPr>
          </w:rPrChange>
        </w:rPr>
      </w:pPr>
      <w:r w:rsidRPr="009E2FF1">
        <w:rPr>
          <w:rFonts w:cs="Arial"/>
          <w:noProof/>
          <w:szCs w:val="24"/>
          <w:lang w:val="en-US"/>
          <w:rPrChange w:id="621" w:author="Daniel Lacerda" w:date="2017-05-03T22:35:00Z">
            <w:rPr>
              <w:rFonts w:cs="Arial"/>
              <w:noProof/>
              <w:szCs w:val="24"/>
            </w:rPr>
          </w:rPrChange>
        </w:rPr>
        <w:t xml:space="preserve">LEMPERT, R. J.; COLLINS, M. T. Managing the risk of uncertain threshold responses: Comparison of robust, optimum, and precautionary approaches. </w:t>
      </w:r>
      <w:r w:rsidRPr="009E2FF1">
        <w:rPr>
          <w:rFonts w:cs="Arial"/>
          <w:b/>
          <w:bCs/>
          <w:noProof/>
          <w:szCs w:val="24"/>
          <w:lang w:val="en-US"/>
          <w:rPrChange w:id="622" w:author="Daniel Lacerda" w:date="2017-05-03T22:35:00Z">
            <w:rPr>
              <w:rFonts w:cs="Arial"/>
              <w:b/>
              <w:bCs/>
              <w:noProof/>
              <w:szCs w:val="24"/>
            </w:rPr>
          </w:rPrChange>
        </w:rPr>
        <w:t>Risk Analysis</w:t>
      </w:r>
      <w:r w:rsidRPr="009E2FF1">
        <w:rPr>
          <w:rFonts w:cs="Arial"/>
          <w:noProof/>
          <w:szCs w:val="24"/>
          <w:lang w:val="en-US"/>
          <w:rPrChange w:id="623" w:author="Daniel Lacerda" w:date="2017-05-03T22:35:00Z">
            <w:rPr>
              <w:rFonts w:cs="Arial"/>
              <w:noProof/>
              <w:szCs w:val="24"/>
            </w:rPr>
          </w:rPrChange>
        </w:rPr>
        <w:t xml:space="preserve">, v. 27, n. 4, p. 1009–1026, 2007. </w:t>
      </w:r>
    </w:p>
    <w:p w14:paraId="24D6DEF1" w14:textId="77777777" w:rsidR="00113416" w:rsidRPr="009E2FF1" w:rsidRDefault="00113416" w:rsidP="00113416">
      <w:pPr>
        <w:widowControl w:val="0"/>
        <w:rPr>
          <w:rFonts w:cs="Arial"/>
          <w:noProof/>
          <w:szCs w:val="24"/>
          <w:lang w:val="en-US"/>
          <w:rPrChange w:id="624" w:author="Daniel Lacerda" w:date="2017-05-03T22:35:00Z">
            <w:rPr>
              <w:rFonts w:cs="Arial"/>
              <w:noProof/>
              <w:szCs w:val="24"/>
            </w:rPr>
          </w:rPrChange>
        </w:rPr>
      </w:pPr>
      <w:r w:rsidRPr="009E2FF1">
        <w:rPr>
          <w:rFonts w:cs="Arial"/>
          <w:noProof/>
          <w:szCs w:val="24"/>
          <w:lang w:val="en-US"/>
          <w:rPrChange w:id="625" w:author="Daniel Lacerda" w:date="2017-05-03T22:35:00Z">
            <w:rPr>
              <w:rFonts w:cs="Arial"/>
              <w:noProof/>
              <w:szCs w:val="24"/>
            </w:rPr>
          </w:rPrChange>
        </w:rPr>
        <w:t xml:space="preserve">LEMPERT, R. J.; GROVES, D. G. Identifying and evaluating robust adaptive policy responses to climate change for water management agencies in the American west. </w:t>
      </w:r>
      <w:r w:rsidRPr="009E2FF1">
        <w:rPr>
          <w:rFonts w:cs="Arial"/>
          <w:b/>
          <w:bCs/>
          <w:noProof/>
          <w:szCs w:val="24"/>
          <w:lang w:val="en-US"/>
          <w:rPrChange w:id="626" w:author="Daniel Lacerda" w:date="2017-05-03T22:35:00Z">
            <w:rPr>
              <w:rFonts w:cs="Arial"/>
              <w:b/>
              <w:bCs/>
              <w:noProof/>
              <w:szCs w:val="24"/>
            </w:rPr>
          </w:rPrChange>
        </w:rPr>
        <w:t>Technological Forecasting and Social Change</w:t>
      </w:r>
      <w:r w:rsidRPr="009E2FF1">
        <w:rPr>
          <w:rFonts w:cs="Arial"/>
          <w:noProof/>
          <w:szCs w:val="24"/>
          <w:lang w:val="en-US"/>
          <w:rPrChange w:id="627" w:author="Daniel Lacerda" w:date="2017-05-03T22:35:00Z">
            <w:rPr>
              <w:rFonts w:cs="Arial"/>
              <w:noProof/>
              <w:szCs w:val="24"/>
            </w:rPr>
          </w:rPrChange>
        </w:rPr>
        <w:t xml:space="preserve">, v. 77, n. 6, p. 960–974, 2010. </w:t>
      </w:r>
    </w:p>
    <w:p w14:paraId="623387A9" w14:textId="77777777" w:rsidR="00113416" w:rsidRPr="009E2FF1" w:rsidRDefault="00113416" w:rsidP="00113416">
      <w:pPr>
        <w:widowControl w:val="0"/>
        <w:rPr>
          <w:rFonts w:cs="Arial"/>
          <w:noProof/>
          <w:szCs w:val="24"/>
          <w:lang w:val="en-US"/>
          <w:rPrChange w:id="628" w:author="Daniel Lacerda" w:date="2017-05-03T22:35:00Z">
            <w:rPr>
              <w:rFonts w:cs="Arial"/>
              <w:noProof/>
              <w:szCs w:val="24"/>
            </w:rPr>
          </w:rPrChange>
        </w:rPr>
      </w:pPr>
      <w:r w:rsidRPr="009E2FF1">
        <w:rPr>
          <w:rFonts w:cs="Arial"/>
          <w:noProof/>
          <w:szCs w:val="24"/>
          <w:lang w:val="en-US"/>
          <w:rPrChange w:id="629" w:author="Daniel Lacerda" w:date="2017-05-03T22:35:00Z">
            <w:rPr>
              <w:rFonts w:cs="Arial"/>
              <w:noProof/>
              <w:szCs w:val="24"/>
            </w:rPr>
          </w:rPrChange>
        </w:rPr>
        <w:t xml:space="preserve">LEMPERT, R. J.; GROVES, D. G.; FISCHBACH, J. R. Is it ethical to use a single probability density function ? p. 1–26, 2013. </w:t>
      </w:r>
    </w:p>
    <w:p w14:paraId="6DE83C81" w14:textId="77777777" w:rsidR="00113416" w:rsidRPr="009E2FF1" w:rsidRDefault="00113416" w:rsidP="00113416">
      <w:pPr>
        <w:widowControl w:val="0"/>
        <w:rPr>
          <w:rFonts w:cs="Arial"/>
          <w:noProof/>
          <w:szCs w:val="24"/>
          <w:lang w:val="en-US"/>
          <w:rPrChange w:id="630" w:author="Daniel Lacerda" w:date="2017-05-03T22:35:00Z">
            <w:rPr>
              <w:rFonts w:cs="Arial"/>
              <w:noProof/>
              <w:szCs w:val="24"/>
            </w:rPr>
          </w:rPrChange>
        </w:rPr>
      </w:pPr>
      <w:r w:rsidRPr="009E2FF1">
        <w:rPr>
          <w:rFonts w:cs="Arial"/>
          <w:noProof/>
          <w:szCs w:val="24"/>
          <w:lang w:val="en-US"/>
          <w:rPrChange w:id="631" w:author="Daniel Lacerda" w:date="2017-05-03T22:35:00Z">
            <w:rPr>
              <w:rFonts w:cs="Arial"/>
              <w:noProof/>
              <w:szCs w:val="24"/>
            </w:rPr>
          </w:rPrChange>
        </w:rPr>
        <w:t xml:space="preserve">LEMPERT, R. J.; POPPER, S. W. High-Performance Government in an Uncertain World. In: KLITGAARD, R.; LIGHT, P. C. (Eds.). . </w:t>
      </w:r>
      <w:r w:rsidRPr="009E2FF1">
        <w:rPr>
          <w:rFonts w:cs="Arial"/>
          <w:b/>
          <w:bCs/>
          <w:noProof/>
          <w:szCs w:val="24"/>
          <w:lang w:val="en-US"/>
          <w:rPrChange w:id="632" w:author="Daniel Lacerda" w:date="2017-05-03T22:35:00Z">
            <w:rPr>
              <w:rFonts w:cs="Arial"/>
              <w:b/>
              <w:bCs/>
              <w:noProof/>
              <w:szCs w:val="24"/>
            </w:rPr>
          </w:rPrChange>
        </w:rPr>
        <w:t>High-Performance Government: Structure, Leadership, Incentives</w:t>
      </w:r>
      <w:r w:rsidRPr="009E2FF1">
        <w:rPr>
          <w:rFonts w:cs="Arial"/>
          <w:noProof/>
          <w:szCs w:val="24"/>
          <w:lang w:val="en-US"/>
          <w:rPrChange w:id="633" w:author="Daniel Lacerda" w:date="2017-05-03T22:35:00Z">
            <w:rPr>
              <w:rFonts w:cs="Arial"/>
              <w:noProof/>
              <w:szCs w:val="24"/>
            </w:rPr>
          </w:rPrChange>
        </w:rPr>
        <w:t xml:space="preserve">. [s.l: s.n.]. v. 65p. 253. </w:t>
      </w:r>
    </w:p>
    <w:p w14:paraId="0166001A" w14:textId="77777777" w:rsidR="00113416" w:rsidRPr="009E2FF1" w:rsidRDefault="00113416" w:rsidP="00113416">
      <w:pPr>
        <w:widowControl w:val="0"/>
        <w:rPr>
          <w:rFonts w:cs="Arial"/>
          <w:noProof/>
          <w:szCs w:val="24"/>
          <w:lang w:val="en-US"/>
          <w:rPrChange w:id="634" w:author="Daniel Lacerda" w:date="2017-05-03T22:35:00Z">
            <w:rPr>
              <w:rFonts w:cs="Arial"/>
              <w:noProof/>
              <w:szCs w:val="24"/>
            </w:rPr>
          </w:rPrChange>
        </w:rPr>
      </w:pPr>
      <w:r w:rsidRPr="009E2FF1">
        <w:rPr>
          <w:rFonts w:cs="Arial"/>
          <w:noProof/>
          <w:szCs w:val="24"/>
          <w:lang w:val="en-US"/>
          <w:rPrChange w:id="635" w:author="Daniel Lacerda" w:date="2017-05-03T22:35:00Z">
            <w:rPr>
              <w:rFonts w:cs="Arial"/>
              <w:noProof/>
              <w:szCs w:val="24"/>
            </w:rPr>
          </w:rPrChange>
        </w:rPr>
        <w:t xml:space="preserve">LEMPERT, R. J.; POPPER, S. W.; BANKES, S. C. Confronting Surprise. </w:t>
      </w:r>
      <w:r w:rsidRPr="009E2FF1">
        <w:rPr>
          <w:rFonts w:cs="Arial"/>
          <w:b/>
          <w:bCs/>
          <w:noProof/>
          <w:szCs w:val="24"/>
          <w:lang w:val="en-US"/>
          <w:rPrChange w:id="636" w:author="Daniel Lacerda" w:date="2017-05-03T22:35:00Z">
            <w:rPr>
              <w:rFonts w:cs="Arial"/>
              <w:b/>
              <w:bCs/>
              <w:noProof/>
              <w:szCs w:val="24"/>
            </w:rPr>
          </w:rPrChange>
        </w:rPr>
        <w:t>Social Science Computer Review</w:t>
      </w:r>
      <w:r w:rsidRPr="009E2FF1">
        <w:rPr>
          <w:rFonts w:cs="Arial"/>
          <w:noProof/>
          <w:szCs w:val="24"/>
          <w:lang w:val="en-US"/>
          <w:rPrChange w:id="637" w:author="Daniel Lacerda" w:date="2017-05-03T22:35:00Z">
            <w:rPr>
              <w:rFonts w:cs="Arial"/>
              <w:noProof/>
              <w:szCs w:val="24"/>
            </w:rPr>
          </w:rPrChange>
        </w:rPr>
        <w:t xml:space="preserve">, v. 20, n. 4, p. 420–440, 2002. </w:t>
      </w:r>
    </w:p>
    <w:p w14:paraId="411E93D4" w14:textId="77777777" w:rsidR="00113416" w:rsidRPr="009E2FF1" w:rsidRDefault="00113416" w:rsidP="00113416">
      <w:pPr>
        <w:widowControl w:val="0"/>
        <w:rPr>
          <w:rFonts w:cs="Arial"/>
          <w:noProof/>
          <w:szCs w:val="24"/>
          <w:lang w:val="en-US"/>
          <w:rPrChange w:id="638" w:author="Daniel Lacerda" w:date="2017-05-03T22:35:00Z">
            <w:rPr>
              <w:rFonts w:cs="Arial"/>
              <w:noProof/>
              <w:szCs w:val="24"/>
            </w:rPr>
          </w:rPrChange>
        </w:rPr>
      </w:pPr>
      <w:r w:rsidRPr="009E2FF1">
        <w:rPr>
          <w:rFonts w:cs="Arial"/>
          <w:noProof/>
          <w:szCs w:val="24"/>
          <w:lang w:val="en-US"/>
          <w:rPrChange w:id="639" w:author="Daniel Lacerda" w:date="2017-05-03T22:35:00Z">
            <w:rPr>
              <w:rFonts w:cs="Arial"/>
              <w:noProof/>
              <w:szCs w:val="24"/>
            </w:rPr>
          </w:rPrChange>
        </w:rPr>
        <w:t xml:space="preserve">LEMPERT, R. J.; POPPER, S. W.; BANKES, S. C. </w:t>
      </w:r>
      <w:r w:rsidRPr="009E2FF1">
        <w:rPr>
          <w:rFonts w:cs="Arial"/>
          <w:b/>
          <w:bCs/>
          <w:noProof/>
          <w:szCs w:val="24"/>
          <w:lang w:val="en-US"/>
          <w:rPrChange w:id="640" w:author="Daniel Lacerda" w:date="2017-05-03T22:35:00Z">
            <w:rPr>
              <w:rFonts w:cs="Arial"/>
              <w:b/>
              <w:bCs/>
              <w:noProof/>
              <w:szCs w:val="24"/>
            </w:rPr>
          </w:rPrChange>
        </w:rPr>
        <w:t>Shaping the Next One Hundred Years: New Methods for Quantitative, Long-Term Policy Analysis</w:t>
      </w:r>
      <w:r w:rsidRPr="009E2FF1">
        <w:rPr>
          <w:rFonts w:cs="Arial"/>
          <w:noProof/>
          <w:szCs w:val="24"/>
          <w:lang w:val="en-US"/>
          <w:rPrChange w:id="641" w:author="Daniel Lacerda" w:date="2017-05-03T22:35:00Z">
            <w:rPr>
              <w:rFonts w:cs="Arial"/>
              <w:noProof/>
              <w:szCs w:val="24"/>
            </w:rPr>
          </w:rPrChange>
        </w:rPr>
        <w:t xml:space="preserve">. [s.l: s.n.]. </w:t>
      </w:r>
    </w:p>
    <w:p w14:paraId="4D19F033" w14:textId="77777777" w:rsidR="00113416" w:rsidRPr="009E2FF1" w:rsidRDefault="00113416" w:rsidP="00113416">
      <w:pPr>
        <w:widowControl w:val="0"/>
        <w:rPr>
          <w:rFonts w:cs="Arial"/>
          <w:noProof/>
          <w:szCs w:val="24"/>
          <w:lang w:val="en-US"/>
          <w:rPrChange w:id="642" w:author="Daniel Lacerda" w:date="2017-05-03T22:35:00Z">
            <w:rPr>
              <w:rFonts w:cs="Arial"/>
              <w:noProof/>
              <w:szCs w:val="24"/>
            </w:rPr>
          </w:rPrChange>
        </w:rPr>
      </w:pPr>
      <w:r w:rsidRPr="009E2FF1">
        <w:rPr>
          <w:rFonts w:cs="Arial"/>
          <w:noProof/>
          <w:szCs w:val="24"/>
          <w:lang w:val="en-US"/>
          <w:rPrChange w:id="643" w:author="Daniel Lacerda" w:date="2017-05-03T22:35:00Z">
            <w:rPr>
              <w:rFonts w:cs="Arial"/>
              <w:noProof/>
              <w:szCs w:val="24"/>
            </w:rPr>
          </w:rPrChange>
        </w:rPr>
        <w:t xml:space="preserve">LEMPERT, R. J.; PROSNITZ, D. </w:t>
      </w:r>
      <w:r w:rsidRPr="009E2FF1">
        <w:rPr>
          <w:rFonts w:cs="Arial"/>
          <w:b/>
          <w:bCs/>
          <w:noProof/>
          <w:szCs w:val="24"/>
          <w:lang w:val="en-US"/>
          <w:rPrChange w:id="644" w:author="Daniel Lacerda" w:date="2017-05-03T22:35:00Z">
            <w:rPr>
              <w:rFonts w:cs="Arial"/>
              <w:b/>
              <w:bCs/>
              <w:noProof/>
              <w:szCs w:val="24"/>
            </w:rPr>
          </w:rPrChange>
        </w:rPr>
        <w:t>Governing Geoengineering Research: A Political and Technical Vulnerability Analysis of Potential Near-Term Options</w:t>
      </w:r>
      <w:r w:rsidRPr="009E2FF1">
        <w:rPr>
          <w:rFonts w:cs="Arial"/>
          <w:noProof/>
          <w:szCs w:val="24"/>
          <w:lang w:val="en-US"/>
          <w:rPrChange w:id="645" w:author="Daniel Lacerda" w:date="2017-05-03T22:35:00Z">
            <w:rPr>
              <w:rFonts w:cs="Arial"/>
              <w:noProof/>
              <w:szCs w:val="24"/>
            </w:rPr>
          </w:rPrChange>
        </w:rPr>
        <w:t xml:space="preserve">. [s.l: s.n.]. </w:t>
      </w:r>
    </w:p>
    <w:p w14:paraId="7720C511" w14:textId="77777777" w:rsidR="00113416" w:rsidRPr="009E2FF1" w:rsidRDefault="00113416" w:rsidP="00113416">
      <w:pPr>
        <w:widowControl w:val="0"/>
        <w:rPr>
          <w:rFonts w:cs="Arial"/>
          <w:noProof/>
          <w:szCs w:val="24"/>
          <w:lang w:val="en-US"/>
          <w:rPrChange w:id="646" w:author="Daniel Lacerda" w:date="2017-05-03T22:35:00Z">
            <w:rPr>
              <w:rFonts w:cs="Arial"/>
              <w:noProof/>
              <w:szCs w:val="24"/>
            </w:rPr>
          </w:rPrChange>
        </w:rPr>
      </w:pPr>
      <w:r w:rsidRPr="009E2FF1">
        <w:rPr>
          <w:rFonts w:cs="Arial"/>
          <w:noProof/>
          <w:szCs w:val="24"/>
          <w:lang w:val="en-US"/>
          <w:rPrChange w:id="647" w:author="Daniel Lacerda" w:date="2017-05-03T22:35:00Z">
            <w:rPr>
              <w:rFonts w:cs="Arial"/>
              <w:noProof/>
              <w:szCs w:val="24"/>
            </w:rPr>
          </w:rPrChange>
        </w:rPr>
        <w:t xml:space="preserve">LEMPERT, R. J.; SRIVER, R.; KELLER, K. Characterizing Uncertain Sea Level </w:t>
      </w:r>
      <w:r w:rsidRPr="009E2FF1">
        <w:rPr>
          <w:rFonts w:cs="Arial"/>
          <w:noProof/>
          <w:szCs w:val="24"/>
          <w:lang w:val="en-US"/>
          <w:rPrChange w:id="648" w:author="Daniel Lacerda" w:date="2017-05-03T22:35:00Z">
            <w:rPr>
              <w:rFonts w:cs="Arial"/>
              <w:noProof/>
              <w:szCs w:val="24"/>
            </w:rPr>
          </w:rPrChange>
        </w:rPr>
        <w:lastRenderedPageBreak/>
        <w:t xml:space="preserve">Rise Projections To Support Investment Decisions. </w:t>
      </w:r>
      <w:r w:rsidRPr="009E2FF1">
        <w:rPr>
          <w:rFonts w:cs="Arial"/>
          <w:b/>
          <w:bCs/>
          <w:noProof/>
          <w:szCs w:val="24"/>
          <w:lang w:val="en-US"/>
          <w:rPrChange w:id="649" w:author="Daniel Lacerda" w:date="2017-05-03T22:35:00Z">
            <w:rPr>
              <w:rFonts w:cs="Arial"/>
              <w:b/>
              <w:bCs/>
              <w:noProof/>
              <w:szCs w:val="24"/>
            </w:rPr>
          </w:rPrChange>
        </w:rPr>
        <w:t>California Climate Change Center</w:t>
      </w:r>
      <w:r w:rsidRPr="009E2FF1">
        <w:rPr>
          <w:rFonts w:cs="Arial"/>
          <w:noProof/>
          <w:szCs w:val="24"/>
          <w:lang w:val="en-US"/>
          <w:rPrChange w:id="650" w:author="Daniel Lacerda" w:date="2017-05-03T22:35:00Z">
            <w:rPr>
              <w:rFonts w:cs="Arial"/>
              <w:noProof/>
              <w:szCs w:val="24"/>
            </w:rPr>
          </w:rPrChange>
        </w:rPr>
        <w:t xml:space="preserve">, p. 1–44, 2012. </w:t>
      </w:r>
    </w:p>
    <w:p w14:paraId="3F3516A3" w14:textId="77777777" w:rsidR="00113416" w:rsidRPr="009E2FF1" w:rsidRDefault="00113416" w:rsidP="00113416">
      <w:pPr>
        <w:widowControl w:val="0"/>
        <w:rPr>
          <w:rFonts w:cs="Arial"/>
          <w:noProof/>
          <w:szCs w:val="24"/>
          <w:lang w:val="en-US"/>
          <w:rPrChange w:id="651" w:author="Daniel Lacerda" w:date="2017-05-03T22:35:00Z">
            <w:rPr>
              <w:rFonts w:cs="Arial"/>
              <w:noProof/>
              <w:szCs w:val="24"/>
            </w:rPr>
          </w:rPrChange>
        </w:rPr>
      </w:pPr>
      <w:r w:rsidRPr="009E2FF1">
        <w:rPr>
          <w:rFonts w:cs="Arial"/>
          <w:noProof/>
          <w:szCs w:val="24"/>
          <w:lang w:val="en-US"/>
          <w:rPrChange w:id="652" w:author="Daniel Lacerda" w:date="2017-05-03T22:35:00Z">
            <w:rPr>
              <w:rFonts w:cs="Arial"/>
              <w:noProof/>
              <w:szCs w:val="24"/>
            </w:rPr>
          </w:rPrChange>
        </w:rPr>
        <w:t xml:space="preserve">LUEHRMAN, T. A. Strategy as a Portfolio of Real Options. n. June 1997, p. 89–99, 1998. </w:t>
      </w:r>
    </w:p>
    <w:p w14:paraId="72B22F9F" w14:textId="77777777" w:rsidR="00113416" w:rsidRPr="009E2FF1" w:rsidRDefault="00113416" w:rsidP="00113416">
      <w:pPr>
        <w:widowControl w:val="0"/>
        <w:rPr>
          <w:rFonts w:cs="Arial"/>
          <w:noProof/>
          <w:szCs w:val="24"/>
          <w:lang w:val="en-US"/>
          <w:rPrChange w:id="653" w:author="Daniel Lacerda" w:date="2017-05-03T22:35:00Z">
            <w:rPr>
              <w:rFonts w:cs="Arial"/>
              <w:noProof/>
              <w:szCs w:val="24"/>
            </w:rPr>
          </w:rPrChange>
        </w:rPr>
      </w:pPr>
      <w:r w:rsidRPr="009E2FF1">
        <w:rPr>
          <w:rFonts w:cs="Arial"/>
          <w:noProof/>
          <w:szCs w:val="24"/>
          <w:lang w:val="en-US"/>
          <w:rPrChange w:id="654" w:author="Daniel Lacerda" w:date="2017-05-03T22:35:00Z">
            <w:rPr>
              <w:rFonts w:cs="Arial"/>
              <w:noProof/>
              <w:szCs w:val="24"/>
            </w:rPr>
          </w:rPrChange>
        </w:rPr>
        <w:t xml:space="preserve">MAHNOVSKI, S. </w:t>
      </w:r>
      <w:r w:rsidRPr="009E2FF1">
        <w:rPr>
          <w:rFonts w:cs="Arial"/>
          <w:b/>
          <w:bCs/>
          <w:noProof/>
          <w:szCs w:val="24"/>
          <w:lang w:val="en-US"/>
          <w:rPrChange w:id="655" w:author="Daniel Lacerda" w:date="2017-05-03T22:35:00Z">
            <w:rPr>
              <w:rFonts w:cs="Arial"/>
              <w:b/>
              <w:bCs/>
              <w:noProof/>
              <w:szCs w:val="24"/>
            </w:rPr>
          </w:rPrChange>
        </w:rPr>
        <w:t>Robust Decisions and Deep Uncetainty - An Application of Real Options to Public and Private Investment in Hydrogen and Fuel Cell Technologies</w:t>
      </w:r>
      <w:r w:rsidRPr="009E2FF1">
        <w:rPr>
          <w:rFonts w:cs="Arial"/>
          <w:noProof/>
          <w:szCs w:val="24"/>
          <w:lang w:val="en-US"/>
          <w:rPrChange w:id="656" w:author="Daniel Lacerda" w:date="2017-05-03T22:35:00Z">
            <w:rPr>
              <w:rFonts w:cs="Arial"/>
              <w:noProof/>
              <w:szCs w:val="24"/>
            </w:rPr>
          </w:rPrChange>
        </w:rPr>
        <w:t>. [s.l: s.n.].</w:t>
      </w:r>
    </w:p>
    <w:p w14:paraId="38D9E0BF" w14:textId="77777777" w:rsidR="00113416" w:rsidRPr="009E2FF1" w:rsidRDefault="00113416" w:rsidP="00113416">
      <w:pPr>
        <w:widowControl w:val="0"/>
        <w:rPr>
          <w:rFonts w:cs="Arial"/>
          <w:noProof/>
          <w:szCs w:val="24"/>
          <w:lang w:val="en-US"/>
          <w:rPrChange w:id="657" w:author="Daniel Lacerda" w:date="2017-05-03T22:35:00Z">
            <w:rPr>
              <w:rFonts w:cs="Arial"/>
              <w:noProof/>
              <w:szCs w:val="24"/>
            </w:rPr>
          </w:rPrChange>
        </w:rPr>
      </w:pPr>
      <w:r w:rsidRPr="009E2FF1">
        <w:rPr>
          <w:rFonts w:cs="Arial"/>
          <w:noProof/>
          <w:szCs w:val="24"/>
          <w:lang w:val="en-US"/>
          <w:rPrChange w:id="658" w:author="Daniel Lacerda" w:date="2017-05-03T22:35:00Z">
            <w:rPr>
              <w:rFonts w:cs="Arial"/>
              <w:noProof/>
              <w:szCs w:val="24"/>
            </w:rPr>
          </w:rPrChange>
        </w:rPr>
        <w:t xml:space="preserve">MAKRIDAKIS, S.; HOGARTH, R. M.; GABA, A. Forecasting and uncertainty in the economic and business world. </w:t>
      </w:r>
      <w:r w:rsidRPr="009E2FF1">
        <w:rPr>
          <w:rFonts w:cs="Arial"/>
          <w:b/>
          <w:bCs/>
          <w:noProof/>
          <w:szCs w:val="24"/>
          <w:lang w:val="en-US"/>
          <w:rPrChange w:id="659" w:author="Daniel Lacerda" w:date="2017-05-03T22:35:00Z">
            <w:rPr>
              <w:rFonts w:cs="Arial"/>
              <w:b/>
              <w:bCs/>
              <w:noProof/>
              <w:szCs w:val="24"/>
            </w:rPr>
          </w:rPrChange>
        </w:rPr>
        <w:t>International Journal of Forecasting</w:t>
      </w:r>
      <w:r w:rsidRPr="009E2FF1">
        <w:rPr>
          <w:rFonts w:cs="Arial"/>
          <w:noProof/>
          <w:szCs w:val="24"/>
          <w:lang w:val="en-US"/>
          <w:rPrChange w:id="660" w:author="Daniel Lacerda" w:date="2017-05-03T22:35:00Z">
            <w:rPr>
              <w:rFonts w:cs="Arial"/>
              <w:noProof/>
              <w:szCs w:val="24"/>
            </w:rPr>
          </w:rPrChange>
        </w:rPr>
        <w:t xml:space="preserve">, v. 25, n. 4, p. 794–812, 2009. </w:t>
      </w:r>
    </w:p>
    <w:p w14:paraId="198FCE24" w14:textId="77777777" w:rsidR="00113416" w:rsidRPr="009E2FF1" w:rsidRDefault="00113416" w:rsidP="00113416">
      <w:pPr>
        <w:widowControl w:val="0"/>
        <w:rPr>
          <w:rFonts w:cs="Arial"/>
          <w:noProof/>
          <w:szCs w:val="24"/>
          <w:lang w:val="en-US"/>
          <w:rPrChange w:id="661" w:author="Daniel Lacerda" w:date="2017-05-03T22:35:00Z">
            <w:rPr>
              <w:rFonts w:cs="Arial"/>
              <w:noProof/>
              <w:szCs w:val="24"/>
            </w:rPr>
          </w:rPrChange>
        </w:rPr>
      </w:pPr>
      <w:r w:rsidRPr="009E2FF1">
        <w:rPr>
          <w:rFonts w:cs="Arial"/>
          <w:noProof/>
          <w:szCs w:val="24"/>
          <w:lang w:val="en-US"/>
          <w:rPrChange w:id="662" w:author="Daniel Lacerda" w:date="2017-05-03T22:35:00Z">
            <w:rPr>
              <w:rFonts w:cs="Arial"/>
              <w:noProof/>
              <w:szCs w:val="24"/>
            </w:rPr>
          </w:rPrChange>
        </w:rPr>
        <w:t xml:space="preserve">MARCH, S. T.; SMITH, G. F. Design and natural science research on information technology. </w:t>
      </w:r>
      <w:r w:rsidRPr="009E2FF1">
        <w:rPr>
          <w:rFonts w:cs="Arial"/>
          <w:b/>
          <w:bCs/>
          <w:noProof/>
          <w:szCs w:val="24"/>
          <w:lang w:val="en-US"/>
          <w:rPrChange w:id="663" w:author="Daniel Lacerda" w:date="2017-05-03T22:35:00Z">
            <w:rPr>
              <w:rFonts w:cs="Arial"/>
              <w:b/>
              <w:bCs/>
              <w:noProof/>
              <w:szCs w:val="24"/>
            </w:rPr>
          </w:rPrChange>
        </w:rPr>
        <w:t>Decision Support Systems</w:t>
      </w:r>
      <w:r w:rsidRPr="009E2FF1">
        <w:rPr>
          <w:rFonts w:cs="Arial"/>
          <w:noProof/>
          <w:szCs w:val="24"/>
          <w:lang w:val="en-US"/>
          <w:rPrChange w:id="664" w:author="Daniel Lacerda" w:date="2017-05-03T22:35:00Z">
            <w:rPr>
              <w:rFonts w:cs="Arial"/>
              <w:noProof/>
              <w:szCs w:val="24"/>
            </w:rPr>
          </w:rPrChange>
        </w:rPr>
        <w:t xml:space="preserve">, v. 15, n. 4, p. 251–266, 1995. </w:t>
      </w:r>
    </w:p>
    <w:p w14:paraId="3CE3EAE2" w14:textId="77777777" w:rsidR="00113416" w:rsidRPr="009E2FF1" w:rsidRDefault="00113416" w:rsidP="00113416">
      <w:pPr>
        <w:widowControl w:val="0"/>
        <w:rPr>
          <w:rFonts w:cs="Arial"/>
          <w:noProof/>
          <w:szCs w:val="24"/>
          <w:lang w:val="en-US"/>
          <w:rPrChange w:id="665" w:author="Daniel Lacerda" w:date="2017-05-03T22:35:00Z">
            <w:rPr>
              <w:rFonts w:cs="Arial"/>
              <w:noProof/>
              <w:szCs w:val="24"/>
            </w:rPr>
          </w:rPrChange>
        </w:rPr>
      </w:pPr>
      <w:r w:rsidRPr="009E2FF1">
        <w:rPr>
          <w:rFonts w:cs="Arial"/>
          <w:noProof/>
          <w:szCs w:val="24"/>
          <w:lang w:val="en-US"/>
          <w:rPrChange w:id="666" w:author="Daniel Lacerda" w:date="2017-05-03T22:35:00Z">
            <w:rPr>
              <w:rFonts w:cs="Arial"/>
              <w:noProof/>
              <w:szCs w:val="24"/>
            </w:rPr>
          </w:rPrChange>
        </w:rPr>
        <w:t xml:space="preserve">MINGERS, J.; BROCKLESBY, J. Multimethodology: Towards a Framework for Mixing Methodologies. </w:t>
      </w:r>
      <w:r w:rsidRPr="009E2FF1">
        <w:rPr>
          <w:rFonts w:cs="Arial"/>
          <w:b/>
          <w:bCs/>
          <w:noProof/>
          <w:szCs w:val="24"/>
          <w:lang w:val="en-US"/>
          <w:rPrChange w:id="667" w:author="Daniel Lacerda" w:date="2017-05-03T22:35:00Z">
            <w:rPr>
              <w:rFonts w:cs="Arial"/>
              <w:b/>
              <w:bCs/>
              <w:noProof/>
              <w:szCs w:val="24"/>
            </w:rPr>
          </w:rPrChange>
        </w:rPr>
        <w:t>International Journal of Management Science</w:t>
      </w:r>
      <w:r w:rsidRPr="009E2FF1">
        <w:rPr>
          <w:rFonts w:cs="Arial"/>
          <w:noProof/>
          <w:szCs w:val="24"/>
          <w:lang w:val="en-US"/>
          <w:rPrChange w:id="668" w:author="Daniel Lacerda" w:date="2017-05-03T22:35:00Z">
            <w:rPr>
              <w:rFonts w:cs="Arial"/>
              <w:noProof/>
              <w:szCs w:val="24"/>
            </w:rPr>
          </w:rPrChange>
        </w:rPr>
        <w:t xml:space="preserve">, v. 25, n. 5, p. 489–509, 1997. </w:t>
      </w:r>
    </w:p>
    <w:p w14:paraId="0EB6B599" w14:textId="77777777" w:rsidR="00113416" w:rsidRPr="009E2FF1" w:rsidRDefault="00113416" w:rsidP="00113416">
      <w:pPr>
        <w:widowControl w:val="0"/>
        <w:rPr>
          <w:rFonts w:cs="Arial"/>
          <w:noProof/>
          <w:szCs w:val="24"/>
          <w:lang w:val="en-US"/>
          <w:rPrChange w:id="669" w:author="Daniel Lacerda" w:date="2017-05-03T22:35:00Z">
            <w:rPr>
              <w:rFonts w:cs="Arial"/>
              <w:noProof/>
              <w:szCs w:val="24"/>
            </w:rPr>
          </w:rPrChange>
        </w:rPr>
      </w:pPr>
      <w:r w:rsidRPr="009E2FF1">
        <w:rPr>
          <w:rFonts w:cs="Arial"/>
          <w:noProof/>
          <w:szCs w:val="24"/>
          <w:lang w:val="en-US"/>
          <w:rPrChange w:id="670" w:author="Daniel Lacerda" w:date="2017-05-03T22:35:00Z">
            <w:rPr>
              <w:rFonts w:cs="Arial"/>
              <w:noProof/>
              <w:szCs w:val="24"/>
            </w:rPr>
          </w:rPrChange>
        </w:rPr>
        <w:t xml:space="preserve">MINTZBERG, H. The Fall and Rise of Strategic Planning. </w:t>
      </w:r>
      <w:r w:rsidRPr="009E2FF1">
        <w:rPr>
          <w:rFonts w:cs="Arial"/>
          <w:b/>
          <w:bCs/>
          <w:noProof/>
          <w:szCs w:val="24"/>
          <w:lang w:val="en-US"/>
          <w:rPrChange w:id="671" w:author="Daniel Lacerda" w:date="2017-05-03T22:35:00Z">
            <w:rPr>
              <w:rFonts w:cs="Arial"/>
              <w:b/>
              <w:bCs/>
              <w:noProof/>
              <w:szCs w:val="24"/>
            </w:rPr>
          </w:rPrChange>
        </w:rPr>
        <w:t>Strategic Planning</w:t>
      </w:r>
      <w:r w:rsidRPr="009E2FF1">
        <w:rPr>
          <w:rFonts w:cs="Arial"/>
          <w:noProof/>
          <w:szCs w:val="24"/>
          <w:lang w:val="en-US"/>
          <w:rPrChange w:id="672" w:author="Daniel Lacerda" w:date="2017-05-03T22:35:00Z">
            <w:rPr>
              <w:rFonts w:cs="Arial"/>
              <w:noProof/>
              <w:szCs w:val="24"/>
            </w:rPr>
          </w:rPrChange>
        </w:rPr>
        <w:t xml:space="preserve">, p. 107–114, 1994. </w:t>
      </w:r>
    </w:p>
    <w:p w14:paraId="12616BBA" w14:textId="77777777" w:rsidR="00113416" w:rsidRPr="009E2FF1" w:rsidRDefault="00113416" w:rsidP="00113416">
      <w:pPr>
        <w:widowControl w:val="0"/>
        <w:rPr>
          <w:rFonts w:cs="Arial"/>
          <w:noProof/>
          <w:szCs w:val="24"/>
          <w:lang w:val="en-US"/>
          <w:rPrChange w:id="673" w:author="Daniel Lacerda" w:date="2017-05-03T22:35:00Z">
            <w:rPr>
              <w:rFonts w:cs="Arial"/>
              <w:noProof/>
              <w:szCs w:val="24"/>
            </w:rPr>
          </w:rPrChange>
        </w:rPr>
      </w:pPr>
      <w:r w:rsidRPr="009E2FF1">
        <w:rPr>
          <w:rFonts w:cs="Arial"/>
          <w:noProof/>
          <w:szCs w:val="24"/>
          <w:lang w:val="en-US"/>
          <w:rPrChange w:id="674" w:author="Daniel Lacerda" w:date="2017-05-03T22:35:00Z">
            <w:rPr>
              <w:rFonts w:cs="Arial"/>
              <w:noProof/>
              <w:szCs w:val="24"/>
            </w:rPr>
          </w:rPrChange>
        </w:rPr>
        <w:t xml:space="preserve">MINTZBERG, H.; AHLSTRAND, B.; LAMPEL, J. </w:t>
      </w:r>
      <w:r w:rsidRPr="009E2FF1">
        <w:rPr>
          <w:rFonts w:cs="Arial"/>
          <w:b/>
          <w:bCs/>
          <w:noProof/>
          <w:szCs w:val="24"/>
          <w:lang w:val="en-US"/>
          <w:rPrChange w:id="675" w:author="Daniel Lacerda" w:date="2017-05-03T22:35:00Z">
            <w:rPr>
              <w:rFonts w:cs="Arial"/>
              <w:b/>
              <w:bCs/>
              <w:noProof/>
              <w:szCs w:val="24"/>
            </w:rPr>
          </w:rPrChange>
        </w:rPr>
        <w:t>Strategy Safari: A Guided Tour Through The Wilds of Strategic Mangament</w:t>
      </w:r>
      <w:r w:rsidRPr="009E2FF1">
        <w:rPr>
          <w:rFonts w:cs="Arial"/>
          <w:noProof/>
          <w:szCs w:val="24"/>
          <w:lang w:val="en-US"/>
          <w:rPrChange w:id="676" w:author="Daniel Lacerda" w:date="2017-05-03T22:35:00Z">
            <w:rPr>
              <w:rFonts w:cs="Arial"/>
              <w:noProof/>
              <w:szCs w:val="24"/>
            </w:rPr>
          </w:rPrChange>
        </w:rPr>
        <w:t xml:space="preserve">. [s.l.] Simon and Schuster, 2005. </w:t>
      </w:r>
    </w:p>
    <w:p w14:paraId="3E6E7A70" w14:textId="77777777" w:rsidR="00113416" w:rsidRPr="009E2FF1" w:rsidRDefault="00113416" w:rsidP="00113416">
      <w:pPr>
        <w:widowControl w:val="0"/>
        <w:rPr>
          <w:rFonts w:cs="Arial"/>
          <w:noProof/>
          <w:szCs w:val="24"/>
          <w:lang w:val="en-US"/>
          <w:rPrChange w:id="677" w:author="Daniel Lacerda" w:date="2017-05-03T22:35:00Z">
            <w:rPr>
              <w:rFonts w:cs="Arial"/>
              <w:noProof/>
              <w:szCs w:val="24"/>
            </w:rPr>
          </w:rPrChange>
        </w:rPr>
      </w:pPr>
      <w:r w:rsidRPr="009E2FF1">
        <w:rPr>
          <w:rFonts w:cs="Arial"/>
          <w:noProof/>
          <w:szCs w:val="24"/>
          <w:lang w:val="en-US"/>
          <w:rPrChange w:id="678" w:author="Daniel Lacerda" w:date="2017-05-03T22:35:00Z">
            <w:rPr>
              <w:rFonts w:cs="Arial"/>
              <w:noProof/>
              <w:szCs w:val="24"/>
            </w:rPr>
          </w:rPrChange>
        </w:rPr>
        <w:t xml:space="preserve">MINTZBERG, H.; RAISINGHANI, D.; THEORET, A. The Structure of “Unstructured” Decision Processes. </w:t>
      </w:r>
      <w:r w:rsidRPr="009E2FF1">
        <w:rPr>
          <w:rFonts w:cs="Arial"/>
          <w:b/>
          <w:bCs/>
          <w:noProof/>
          <w:szCs w:val="24"/>
          <w:lang w:val="en-US"/>
          <w:rPrChange w:id="679" w:author="Daniel Lacerda" w:date="2017-05-03T22:35:00Z">
            <w:rPr>
              <w:rFonts w:cs="Arial"/>
              <w:b/>
              <w:bCs/>
              <w:noProof/>
              <w:szCs w:val="24"/>
            </w:rPr>
          </w:rPrChange>
        </w:rPr>
        <w:t>Administrative Science Quarterly</w:t>
      </w:r>
      <w:r w:rsidRPr="009E2FF1">
        <w:rPr>
          <w:rFonts w:cs="Arial"/>
          <w:noProof/>
          <w:szCs w:val="24"/>
          <w:lang w:val="en-US"/>
          <w:rPrChange w:id="680" w:author="Daniel Lacerda" w:date="2017-05-03T22:35:00Z">
            <w:rPr>
              <w:rFonts w:cs="Arial"/>
              <w:noProof/>
              <w:szCs w:val="24"/>
            </w:rPr>
          </w:rPrChange>
        </w:rPr>
        <w:t xml:space="preserve">, v. 21, n. 2, p. 246, jun. 1976. </w:t>
      </w:r>
    </w:p>
    <w:p w14:paraId="2F5BF98C" w14:textId="77777777" w:rsidR="00113416" w:rsidRPr="009E2FF1" w:rsidRDefault="00113416" w:rsidP="00113416">
      <w:pPr>
        <w:widowControl w:val="0"/>
        <w:rPr>
          <w:rFonts w:cs="Arial"/>
          <w:noProof/>
          <w:szCs w:val="24"/>
          <w:lang w:val="en-US"/>
          <w:rPrChange w:id="681" w:author="Daniel Lacerda" w:date="2017-05-03T22:35:00Z">
            <w:rPr>
              <w:rFonts w:cs="Arial"/>
              <w:noProof/>
              <w:szCs w:val="24"/>
            </w:rPr>
          </w:rPrChange>
        </w:rPr>
      </w:pPr>
      <w:r w:rsidRPr="009E2FF1">
        <w:rPr>
          <w:rFonts w:cs="Arial"/>
          <w:noProof/>
          <w:szCs w:val="24"/>
          <w:lang w:val="en-US"/>
          <w:rPrChange w:id="682" w:author="Daniel Lacerda" w:date="2017-05-03T22:35:00Z">
            <w:rPr>
              <w:rFonts w:cs="Arial"/>
              <w:noProof/>
              <w:szCs w:val="24"/>
            </w:rPr>
          </w:rPrChange>
        </w:rPr>
        <w:t xml:space="preserve">MOLINA-PEREZ, E. Directed International Technological Change and Climate Policy New Methods for Identifying Robust Policies Under Conditions of Deep Uncertainty. n. February, p. 1–193, 2016. </w:t>
      </w:r>
    </w:p>
    <w:p w14:paraId="7681480C" w14:textId="77777777" w:rsidR="00113416" w:rsidRPr="00113416" w:rsidRDefault="00113416" w:rsidP="00113416">
      <w:pPr>
        <w:widowControl w:val="0"/>
        <w:rPr>
          <w:rFonts w:cs="Arial"/>
          <w:noProof/>
          <w:szCs w:val="24"/>
        </w:rPr>
      </w:pPr>
      <w:r w:rsidRPr="009E2FF1">
        <w:rPr>
          <w:rFonts w:cs="Arial"/>
          <w:noProof/>
          <w:szCs w:val="24"/>
          <w:lang w:val="en-US"/>
          <w:rPrChange w:id="683" w:author="Daniel Lacerda" w:date="2017-05-03T22:35:00Z">
            <w:rPr>
              <w:rFonts w:cs="Arial"/>
              <w:noProof/>
              <w:szCs w:val="24"/>
            </w:rPr>
          </w:rPrChange>
        </w:rPr>
        <w:t xml:space="preserve">MORANDI, M. I. W. M.; CAMARGO, L. F. R. Systematic Literature Review. In: DRESCH, A.; LACERDA, D. P.; ANTUNES JR, J. A. V. (Eds.). . </w:t>
      </w:r>
      <w:r w:rsidRPr="009E2FF1">
        <w:rPr>
          <w:rFonts w:cs="Arial"/>
          <w:b/>
          <w:bCs/>
          <w:noProof/>
          <w:szCs w:val="24"/>
          <w:lang w:val="en-US"/>
          <w:rPrChange w:id="684" w:author="Daniel Lacerda" w:date="2017-05-03T22:35:00Z">
            <w:rPr>
              <w:rFonts w:cs="Arial"/>
              <w:b/>
              <w:bCs/>
              <w:noProof/>
              <w:szCs w:val="24"/>
            </w:rPr>
          </w:rPrChange>
        </w:rPr>
        <w:t>Design Science Research A Method for Science and Tecnhology Advancement</w:t>
      </w:r>
      <w:r w:rsidRPr="009E2FF1">
        <w:rPr>
          <w:rFonts w:cs="Arial"/>
          <w:noProof/>
          <w:szCs w:val="24"/>
          <w:lang w:val="en-US"/>
          <w:rPrChange w:id="685" w:author="Daniel Lacerda" w:date="2017-05-03T22:35:00Z">
            <w:rPr>
              <w:rFonts w:cs="Arial"/>
              <w:noProof/>
              <w:szCs w:val="24"/>
            </w:rPr>
          </w:rPrChange>
        </w:rPr>
        <w:t xml:space="preserve">. </w:t>
      </w:r>
      <w:r w:rsidRPr="00113416">
        <w:rPr>
          <w:rFonts w:cs="Arial"/>
          <w:noProof/>
          <w:szCs w:val="24"/>
        </w:rPr>
        <w:t xml:space="preserve">London: Springer, 2015a. p. 161. </w:t>
      </w:r>
    </w:p>
    <w:p w14:paraId="58B5EC8B" w14:textId="77777777" w:rsidR="00113416" w:rsidRPr="009E2FF1" w:rsidRDefault="00113416" w:rsidP="00113416">
      <w:pPr>
        <w:widowControl w:val="0"/>
        <w:rPr>
          <w:rFonts w:cs="Arial"/>
          <w:noProof/>
          <w:szCs w:val="24"/>
          <w:lang w:val="en-US"/>
          <w:rPrChange w:id="686" w:author="Daniel Lacerda" w:date="2017-05-03T22:35:00Z">
            <w:rPr>
              <w:rFonts w:cs="Arial"/>
              <w:noProof/>
              <w:szCs w:val="24"/>
            </w:rPr>
          </w:rPrChange>
        </w:rPr>
      </w:pPr>
      <w:r w:rsidRPr="00113416">
        <w:rPr>
          <w:rFonts w:cs="Arial"/>
          <w:noProof/>
          <w:szCs w:val="24"/>
        </w:rPr>
        <w:t xml:space="preserve">MORANDI, M. I. W. M.; CAMARGO, L. F. R. Revisão Sistemática da Literatura. </w:t>
      </w:r>
      <w:r w:rsidRPr="009E2FF1">
        <w:rPr>
          <w:rFonts w:cs="Arial"/>
          <w:noProof/>
          <w:szCs w:val="24"/>
          <w:lang w:val="en-US"/>
          <w:rPrChange w:id="687" w:author="Daniel Lacerda" w:date="2017-05-03T22:35:00Z">
            <w:rPr>
              <w:rFonts w:cs="Arial"/>
              <w:noProof/>
              <w:szCs w:val="24"/>
            </w:rPr>
          </w:rPrChange>
        </w:rPr>
        <w:t xml:space="preserve">In: DRESCH, A.; LACERDA, D. P.; ANTUNES, J. A. V. (Eds.). </w:t>
      </w:r>
      <w:r w:rsidRPr="00113416">
        <w:rPr>
          <w:rFonts w:cs="Arial"/>
          <w:noProof/>
          <w:szCs w:val="24"/>
        </w:rPr>
        <w:t xml:space="preserve">. </w:t>
      </w:r>
      <w:r w:rsidRPr="00113416">
        <w:rPr>
          <w:rFonts w:cs="Arial"/>
          <w:b/>
          <w:bCs/>
          <w:noProof/>
          <w:szCs w:val="24"/>
        </w:rPr>
        <w:t>Design Science Research Métdodo de Pesquisa para Avanço da Ciência e Tecnologia</w:t>
      </w:r>
      <w:r w:rsidRPr="00113416">
        <w:rPr>
          <w:rFonts w:cs="Arial"/>
          <w:noProof/>
          <w:szCs w:val="24"/>
        </w:rPr>
        <w:t xml:space="preserve">. </w:t>
      </w:r>
      <w:r w:rsidRPr="009E2FF1">
        <w:rPr>
          <w:rFonts w:cs="Arial"/>
          <w:noProof/>
          <w:szCs w:val="24"/>
          <w:lang w:val="en-US"/>
          <w:rPrChange w:id="688" w:author="Daniel Lacerda" w:date="2017-05-03T22:35:00Z">
            <w:rPr>
              <w:rFonts w:cs="Arial"/>
              <w:noProof/>
              <w:szCs w:val="24"/>
            </w:rPr>
          </w:rPrChange>
        </w:rPr>
        <w:t xml:space="preserve">1. ed. Porto Alegre: Bookman, 2015b. p. 181. </w:t>
      </w:r>
    </w:p>
    <w:p w14:paraId="564077D2" w14:textId="77777777" w:rsidR="00113416" w:rsidRPr="009E2FF1" w:rsidRDefault="00113416" w:rsidP="00113416">
      <w:pPr>
        <w:widowControl w:val="0"/>
        <w:rPr>
          <w:rFonts w:cs="Arial"/>
          <w:noProof/>
          <w:szCs w:val="24"/>
          <w:lang w:val="en-US"/>
          <w:rPrChange w:id="689" w:author="Daniel Lacerda" w:date="2017-05-03T22:35:00Z">
            <w:rPr>
              <w:rFonts w:cs="Arial"/>
              <w:noProof/>
              <w:szCs w:val="24"/>
            </w:rPr>
          </w:rPrChange>
        </w:rPr>
      </w:pPr>
      <w:r w:rsidRPr="009E2FF1">
        <w:rPr>
          <w:rFonts w:cs="Arial"/>
          <w:noProof/>
          <w:szCs w:val="24"/>
          <w:lang w:val="en-US"/>
          <w:rPrChange w:id="690" w:author="Daniel Lacerda" w:date="2017-05-03T22:35:00Z">
            <w:rPr>
              <w:rFonts w:cs="Arial"/>
              <w:noProof/>
              <w:szCs w:val="24"/>
            </w:rPr>
          </w:rPrChange>
        </w:rPr>
        <w:t xml:space="preserve">MORECROFT, J. D. W. Strategy support models. </w:t>
      </w:r>
      <w:r w:rsidRPr="009E2FF1">
        <w:rPr>
          <w:rFonts w:cs="Arial"/>
          <w:b/>
          <w:bCs/>
          <w:noProof/>
          <w:szCs w:val="24"/>
          <w:lang w:val="en-US"/>
          <w:rPrChange w:id="691" w:author="Daniel Lacerda" w:date="2017-05-03T22:35:00Z">
            <w:rPr>
              <w:rFonts w:cs="Arial"/>
              <w:b/>
              <w:bCs/>
              <w:noProof/>
              <w:szCs w:val="24"/>
            </w:rPr>
          </w:rPrChange>
        </w:rPr>
        <w:t xml:space="preserve">Strategic Management </w:t>
      </w:r>
      <w:r w:rsidRPr="009E2FF1">
        <w:rPr>
          <w:rFonts w:cs="Arial"/>
          <w:b/>
          <w:bCs/>
          <w:noProof/>
          <w:szCs w:val="24"/>
          <w:lang w:val="en-US"/>
          <w:rPrChange w:id="692" w:author="Daniel Lacerda" w:date="2017-05-03T22:35:00Z">
            <w:rPr>
              <w:rFonts w:cs="Arial"/>
              <w:b/>
              <w:bCs/>
              <w:noProof/>
              <w:szCs w:val="24"/>
            </w:rPr>
          </w:rPrChange>
        </w:rPr>
        <w:lastRenderedPageBreak/>
        <w:t>Journal</w:t>
      </w:r>
      <w:r w:rsidRPr="009E2FF1">
        <w:rPr>
          <w:rFonts w:cs="Arial"/>
          <w:noProof/>
          <w:szCs w:val="24"/>
          <w:lang w:val="en-US"/>
          <w:rPrChange w:id="693" w:author="Daniel Lacerda" w:date="2017-05-03T22:35:00Z">
            <w:rPr>
              <w:rFonts w:cs="Arial"/>
              <w:noProof/>
              <w:szCs w:val="24"/>
            </w:rPr>
          </w:rPrChange>
        </w:rPr>
        <w:t xml:space="preserve">, v. 5, n. 3, p. 215–229, jul. 1984. </w:t>
      </w:r>
    </w:p>
    <w:p w14:paraId="02419FA4" w14:textId="77777777" w:rsidR="00113416" w:rsidRPr="009E2FF1" w:rsidRDefault="00113416" w:rsidP="00113416">
      <w:pPr>
        <w:widowControl w:val="0"/>
        <w:rPr>
          <w:rFonts w:cs="Arial"/>
          <w:noProof/>
          <w:szCs w:val="24"/>
          <w:lang w:val="en-US"/>
          <w:rPrChange w:id="694" w:author="Daniel Lacerda" w:date="2017-05-03T22:35:00Z">
            <w:rPr>
              <w:rFonts w:cs="Arial"/>
              <w:noProof/>
              <w:szCs w:val="24"/>
            </w:rPr>
          </w:rPrChange>
        </w:rPr>
      </w:pPr>
      <w:r w:rsidRPr="009E2FF1">
        <w:rPr>
          <w:rFonts w:cs="Arial"/>
          <w:noProof/>
          <w:szCs w:val="24"/>
          <w:lang w:val="en-US"/>
          <w:rPrChange w:id="695" w:author="Daniel Lacerda" w:date="2017-05-03T22:35:00Z">
            <w:rPr>
              <w:rFonts w:cs="Arial"/>
              <w:noProof/>
              <w:szCs w:val="24"/>
            </w:rPr>
          </w:rPrChange>
        </w:rPr>
        <w:t xml:space="preserve">MUI, C. </w:t>
      </w:r>
      <w:r w:rsidRPr="009E2FF1">
        <w:rPr>
          <w:rFonts w:cs="Arial"/>
          <w:b/>
          <w:bCs/>
          <w:noProof/>
          <w:szCs w:val="24"/>
          <w:lang w:val="en-US"/>
          <w:rPrChange w:id="696" w:author="Daniel Lacerda" w:date="2017-05-03T22:35:00Z">
            <w:rPr>
              <w:rFonts w:cs="Arial"/>
              <w:b/>
              <w:bCs/>
              <w:noProof/>
              <w:szCs w:val="24"/>
            </w:rPr>
          </w:rPrChange>
        </w:rPr>
        <w:t>How Kodak Failed</w:t>
      </w:r>
      <w:r w:rsidRPr="009E2FF1">
        <w:rPr>
          <w:rFonts w:cs="Arial"/>
          <w:noProof/>
          <w:szCs w:val="24"/>
          <w:lang w:val="en-US"/>
          <w:rPrChange w:id="697" w:author="Daniel Lacerda" w:date="2017-05-03T22:35:00Z">
            <w:rPr>
              <w:rFonts w:cs="Arial"/>
              <w:noProof/>
              <w:szCs w:val="24"/>
            </w:rPr>
          </w:rPrChange>
        </w:rPr>
        <w:t xml:space="preserve">. </w:t>
      </w:r>
      <w:r w:rsidRPr="00113416">
        <w:rPr>
          <w:rFonts w:cs="Arial"/>
          <w:noProof/>
          <w:szCs w:val="24"/>
        </w:rPr>
        <w:t xml:space="preserve">Disponível em: &lt;http://www.forbes.com/sites/chunkamui/2012/01/18/how-kodak-failed/&gt;. </w:t>
      </w:r>
      <w:r w:rsidRPr="009E2FF1">
        <w:rPr>
          <w:rFonts w:cs="Arial"/>
          <w:noProof/>
          <w:szCs w:val="24"/>
          <w:lang w:val="en-US"/>
          <w:rPrChange w:id="698" w:author="Daniel Lacerda" w:date="2017-05-03T22:35:00Z">
            <w:rPr>
              <w:rFonts w:cs="Arial"/>
              <w:noProof/>
              <w:szCs w:val="24"/>
            </w:rPr>
          </w:rPrChange>
        </w:rPr>
        <w:t xml:space="preserve">Acesso em: 17 mar. 2017. </w:t>
      </w:r>
    </w:p>
    <w:p w14:paraId="2A95FCB8" w14:textId="77777777" w:rsidR="00113416" w:rsidRPr="009E2FF1" w:rsidRDefault="00113416" w:rsidP="00113416">
      <w:pPr>
        <w:widowControl w:val="0"/>
        <w:rPr>
          <w:rFonts w:cs="Arial"/>
          <w:noProof/>
          <w:szCs w:val="24"/>
          <w:lang w:val="en-US"/>
          <w:rPrChange w:id="699" w:author="Daniel Lacerda" w:date="2017-05-03T22:35:00Z">
            <w:rPr>
              <w:rFonts w:cs="Arial"/>
              <w:noProof/>
              <w:szCs w:val="24"/>
            </w:rPr>
          </w:rPrChange>
        </w:rPr>
      </w:pPr>
      <w:r w:rsidRPr="009E2FF1">
        <w:rPr>
          <w:rFonts w:cs="Arial"/>
          <w:noProof/>
          <w:szCs w:val="24"/>
          <w:lang w:val="en-US"/>
          <w:rPrChange w:id="700" w:author="Daniel Lacerda" w:date="2017-05-03T22:35:00Z">
            <w:rPr>
              <w:rFonts w:cs="Arial"/>
              <w:noProof/>
              <w:szCs w:val="24"/>
            </w:rPr>
          </w:rPrChange>
        </w:rPr>
        <w:t xml:space="preserve">NSF. </w:t>
      </w:r>
      <w:r w:rsidRPr="009E2FF1">
        <w:rPr>
          <w:rFonts w:cs="Arial"/>
          <w:b/>
          <w:bCs/>
          <w:noProof/>
          <w:szCs w:val="24"/>
          <w:lang w:val="en-US"/>
          <w:rPrChange w:id="701" w:author="Daniel Lacerda" w:date="2017-05-03T22:35:00Z">
            <w:rPr>
              <w:rFonts w:cs="Arial"/>
              <w:b/>
              <w:bCs/>
              <w:noProof/>
              <w:szCs w:val="24"/>
            </w:rPr>
          </w:rPrChange>
        </w:rPr>
        <w:t>Climate Change a Focus of New NSF-Supported Research on How Decisions are Made in a World of Uncertainty</w:t>
      </w:r>
      <w:r w:rsidRPr="009E2FF1">
        <w:rPr>
          <w:rFonts w:cs="Arial"/>
          <w:noProof/>
          <w:szCs w:val="24"/>
          <w:lang w:val="en-US"/>
          <w:rPrChange w:id="702" w:author="Daniel Lacerda" w:date="2017-05-03T22:35:00Z">
            <w:rPr>
              <w:rFonts w:cs="Arial"/>
              <w:noProof/>
              <w:szCs w:val="24"/>
            </w:rPr>
          </w:rPrChange>
        </w:rPr>
        <w:t xml:space="preserve">. </w:t>
      </w:r>
      <w:r w:rsidRPr="00113416">
        <w:rPr>
          <w:rFonts w:cs="Arial"/>
          <w:noProof/>
          <w:szCs w:val="24"/>
        </w:rPr>
        <w:t xml:space="preserve">Disponível em: &lt;https://www.nsf.gov/news/news_summ.jsp?cntn_id=100447&amp;org=SBE&gt;. </w:t>
      </w:r>
      <w:r w:rsidRPr="009E2FF1">
        <w:rPr>
          <w:rFonts w:cs="Arial"/>
          <w:noProof/>
          <w:szCs w:val="24"/>
          <w:lang w:val="en-US"/>
          <w:rPrChange w:id="703" w:author="Daniel Lacerda" w:date="2017-05-03T22:35:00Z">
            <w:rPr>
              <w:rFonts w:cs="Arial"/>
              <w:noProof/>
              <w:szCs w:val="24"/>
            </w:rPr>
          </w:rPrChange>
        </w:rPr>
        <w:t xml:space="preserve">Acesso em: 17 fev. 2017. </w:t>
      </w:r>
    </w:p>
    <w:p w14:paraId="570CE3C7" w14:textId="77777777" w:rsidR="00113416" w:rsidRPr="009E2FF1" w:rsidRDefault="00113416" w:rsidP="00113416">
      <w:pPr>
        <w:widowControl w:val="0"/>
        <w:rPr>
          <w:rFonts w:cs="Arial"/>
          <w:noProof/>
          <w:szCs w:val="24"/>
          <w:lang w:val="en-US"/>
          <w:rPrChange w:id="704" w:author="Daniel Lacerda" w:date="2017-05-03T22:35:00Z">
            <w:rPr>
              <w:rFonts w:cs="Arial"/>
              <w:noProof/>
              <w:szCs w:val="24"/>
            </w:rPr>
          </w:rPrChange>
        </w:rPr>
      </w:pPr>
      <w:r w:rsidRPr="009E2FF1">
        <w:rPr>
          <w:rFonts w:cs="Arial"/>
          <w:noProof/>
          <w:szCs w:val="24"/>
          <w:lang w:val="en-US"/>
          <w:rPrChange w:id="705" w:author="Daniel Lacerda" w:date="2017-05-03T22:35:00Z">
            <w:rPr>
              <w:rFonts w:cs="Arial"/>
              <w:noProof/>
              <w:szCs w:val="24"/>
            </w:rPr>
          </w:rPrChange>
        </w:rPr>
        <w:t xml:space="preserve">O’BRIEN, F. Supporting the strategy process: a survey of UK OR/MS practitioners. </w:t>
      </w:r>
      <w:r w:rsidRPr="009E2FF1">
        <w:rPr>
          <w:rFonts w:cs="Arial"/>
          <w:b/>
          <w:bCs/>
          <w:noProof/>
          <w:szCs w:val="24"/>
          <w:lang w:val="en-US"/>
          <w:rPrChange w:id="706" w:author="Daniel Lacerda" w:date="2017-05-03T22:35:00Z">
            <w:rPr>
              <w:rFonts w:cs="Arial"/>
              <w:b/>
              <w:bCs/>
              <w:noProof/>
              <w:szCs w:val="24"/>
            </w:rPr>
          </w:rPrChange>
        </w:rPr>
        <w:t>Journal of the Operational Research Society</w:t>
      </w:r>
      <w:r w:rsidRPr="009E2FF1">
        <w:rPr>
          <w:rFonts w:cs="Arial"/>
          <w:noProof/>
          <w:szCs w:val="24"/>
          <w:lang w:val="en-US"/>
          <w:rPrChange w:id="707" w:author="Daniel Lacerda" w:date="2017-05-03T22:35:00Z">
            <w:rPr>
              <w:rFonts w:cs="Arial"/>
              <w:noProof/>
              <w:szCs w:val="24"/>
            </w:rPr>
          </w:rPrChange>
        </w:rPr>
        <w:t xml:space="preserve">, v. 62, n. 5, p. 900–920, 2011. </w:t>
      </w:r>
    </w:p>
    <w:p w14:paraId="248B3E55" w14:textId="77777777" w:rsidR="00113416" w:rsidRPr="009E2FF1" w:rsidRDefault="00113416" w:rsidP="00113416">
      <w:pPr>
        <w:widowControl w:val="0"/>
        <w:rPr>
          <w:rFonts w:cs="Arial"/>
          <w:noProof/>
          <w:szCs w:val="24"/>
          <w:lang w:val="en-US"/>
          <w:rPrChange w:id="708" w:author="Daniel Lacerda" w:date="2017-05-03T22:35:00Z">
            <w:rPr>
              <w:rFonts w:cs="Arial"/>
              <w:noProof/>
              <w:szCs w:val="24"/>
            </w:rPr>
          </w:rPrChange>
        </w:rPr>
      </w:pPr>
      <w:r w:rsidRPr="009E2FF1">
        <w:rPr>
          <w:rFonts w:cs="Arial"/>
          <w:noProof/>
          <w:szCs w:val="24"/>
          <w:lang w:val="en-US"/>
          <w:rPrChange w:id="709" w:author="Daniel Lacerda" w:date="2017-05-03T22:35:00Z">
            <w:rPr>
              <w:rFonts w:cs="Arial"/>
              <w:noProof/>
              <w:szCs w:val="24"/>
            </w:rPr>
          </w:rPrChange>
        </w:rPr>
        <w:t xml:space="preserve">O’BRIEN, F. A.; MEADOWS, M. Scenario orientation and use to support strategy development. </w:t>
      </w:r>
      <w:r w:rsidRPr="009E2FF1">
        <w:rPr>
          <w:rFonts w:cs="Arial"/>
          <w:b/>
          <w:bCs/>
          <w:noProof/>
          <w:szCs w:val="24"/>
          <w:lang w:val="en-US"/>
          <w:rPrChange w:id="710" w:author="Daniel Lacerda" w:date="2017-05-03T22:35:00Z">
            <w:rPr>
              <w:rFonts w:cs="Arial"/>
              <w:b/>
              <w:bCs/>
              <w:noProof/>
              <w:szCs w:val="24"/>
            </w:rPr>
          </w:rPrChange>
        </w:rPr>
        <w:t>Technological Forecasting and Social Change</w:t>
      </w:r>
      <w:r w:rsidRPr="009E2FF1">
        <w:rPr>
          <w:rFonts w:cs="Arial"/>
          <w:noProof/>
          <w:szCs w:val="24"/>
          <w:lang w:val="en-US"/>
          <w:rPrChange w:id="711" w:author="Daniel Lacerda" w:date="2017-05-03T22:35:00Z">
            <w:rPr>
              <w:rFonts w:cs="Arial"/>
              <w:noProof/>
              <w:szCs w:val="24"/>
            </w:rPr>
          </w:rPrChange>
        </w:rPr>
        <w:t xml:space="preserve">, v. 80, n. 4, p. 643–656, 2013. </w:t>
      </w:r>
    </w:p>
    <w:p w14:paraId="0CE31215" w14:textId="77777777" w:rsidR="00113416" w:rsidRPr="009E2FF1" w:rsidRDefault="00113416" w:rsidP="00113416">
      <w:pPr>
        <w:widowControl w:val="0"/>
        <w:rPr>
          <w:rFonts w:cs="Arial"/>
          <w:noProof/>
          <w:szCs w:val="24"/>
          <w:lang w:val="en-US"/>
          <w:rPrChange w:id="712" w:author="Daniel Lacerda" w:date="2017-05-03T22:35:00Z">
            <w:rPr>
              <w:rFonts w:cs="Arial"/>
              <w:noProof/>
              <w:szCs w:val="24"/>
            </w:rPr>
          </w:rPrChange>
        </w:rPr>
      </w:pPr>
      <w:r w:rsidRPr="009E2FF1">
        <w:rPr>
          <w:rFonts w:cs="Arial"/>
          <w:noProof/>
          <w:szCs w:val="24"/>
          <w:lang w:val="en-US"/>
          <w:rPrChange w:id="713" w:author="Daniel Lacerda" w:date="2017-05-03T22:35:00Z">
            <w:rPr>
              <w:rFonts w:cs="Arial"/>
              <w:noProof/>
              <w:szCs w:val="24"/>
            </w:rPr>
          </w:rPrChange>
        </w:rPr>
        <w:t xml:space="preserve">PEYRONNIN, N. et al. Louisiana’s 2012 Coastal Master Plan: Overview of a Science-Based and Publicly Informed Decision-Making Process. </w:t>
      </w:r>
      <w:r w:rsidRPr="009E2FF1">
        <w:rPr>
          <w:rFonts w:cs="Arial"/>
          <w:b/>
          <w:bCs/>
          <w:noProof/>
          <w:szCs w:val="24"/>
          <w:lang w:val="en-US"/>
          <w:rPrChange w:id="714" w:author="Daniel Lacerda" w:date="2017-05-03T22:35:00Z">
            <w:rPr>
              <w:rFonts w:cs="Arial"/>
              <w:b/>
              <w:bCs/>
              <w:noProof/>
              <w:szCs w:val="24"/>
            </w:rPr>
          </w:rPrChange>
        </w:rPr>
        <w:t>Journal of Coastal Research</w:t>
      </w:r>
      <w:r w:rsidRPr="009E2FF1">
        <w:rPr>
          <w:rFonts w:cs="Arial"/>
          <w:noProof/>
          <w:szCs w:val="24"/>
          <w:lang w:val="en-US"/>
          <w:rPrChange w:id="715" w:author="Daniel Lacerda" w:date="2017-05-03T22:35:00Z">
            <w:rPr>
              <w:rFonts w:cs="Arial"/>
              <w:noProof/>
              <w:szCs w:val="24"/>
            </w:rPr>
          </w:rPrChange>
        </w:rPr>
        <w:t xml:space="preserve">, v. Sp.Issue 6, n. 10062, p. 29–50, 2013. </w:t>
      </w:r>
    </w:p>
    <w:p w14:paraId="7E3962E0" w14:textId="77777777" w:rsidR="00113416" w:rsidRPr="009E2FF1" w:rsidRDefault="00113416" w:rsidP="00113416">
      <w:pPr>
        <w:widowControl w:val="0"/>
        <w:rPr>
          <w:rFonts w:cs="Arial"/>
          <w:noProof/>
          <w:szCs w:val="24"/>
          <w:lang w:val="en-US"/>
          <w:rPrChange w:id="716" w:author="Daniel Lacerda" w:date="2017-05-03T22:35:00Z">
            <w:rPr>
              <w:rFonts w:cs="Arial"/>
              <w:noProof/>
              <w:szCs w:val="24"/>
            </w:rPr>
          </w:rPrChange>
        </w:rPr>
      </w:pPr>
      <w:r w:rsidRPr="009E2FF1">
        <w:rPr>
          <w:rFonts w:cs="Arial"/>
          <w:noProof/>
          <w:szCs w:val="24"/>
          <w:lang w:val="en-US"/>
          <w:rPrChange w:id="717" w:author="Daniel Lacerda" w:date="2017-05-03T22:35:00Z">
            <w:rPr>
              <w:rFonts w:cs="Arial"/>
              <w:noProof/>
              <w:szCs w:val="24"/>
            </w:rPr>
          </w:rPrChange>
        </w:rPr>
        <w:t xml:space="preserve">PHADNIS, S. et al. Effect of scenario planning on field experts’ judgment of long-range investment decisions. </w:t>
      </w:r>
      <w:r w:rsidRPr="009E2FF1">
        <w:rPr>
          <w:rFonts w:cs="Arial"/>
          <w:b/>
          <w:bCs/>
          <w:noProof/>
          <w:szCs w:val="24"/>
          <w:lang w:val="en-US"/>
          <w:rPrChange w:id="718" w:author="Daniel Lacerda" w:date="2017-05-03T22:35:00Z">
            <w:rPr>
              <w:rFonts w:cs="Arial"/>
              <w:b/>
              <w:bCs/>
              <w:noProof/>
              <w:szCs w:val="24"/>
            </w:rPr>
          </w:rPrChange>
        </w:rPr>
        <w:t>Strategic Management Journal</w:t>
      </w:r>
      <w:r w:rsidRPr="009E2FF1">
        <w:rPr>
          <w:rFonts w:cs="Arial"/>
          <w:noProof/>
          <w:szCs w:val="24"/>
          <w:lang w:val="en-US"/>
          <w:rPrChange w:id="719" w:author="Daniel Lacerda" w:date="2017-05-03T22:35:00Z">
            <w:rPr>
              <w:rFonts w:cs="Arial"/>
              <w:noProof/>
              <w:szCs w:val="24"/>
            </w:rPr>
          </w:rPrChange>
        </w:rPr>
        <w:t xml:space="preserve">, v. 36, n. 9, p. 1401–1411, set. 2015. </w:t>
      </w:r>
    </w:p>
    <w:p w14:paraId="7A9334DD" w14:textId="77777777" w:rsidR="00113416" w:rsidRPr="009E2FF1" w:rsidRDefault="00113416" w:rsidP="00113416">
      <w:pPr>
        <w:widowControl w:val="0"/>
        <w:rPr>
          <w:rFonts w:cs="Arial"/>
          <w:noProof/>
          <w:szCs w:val="24"/>
          <w:lang w:val="en-US"/>
          <w:rPrChange w:id="720" w:author="Daniel Lacerda" w:date="2017-05-03T22:35:00Z">
            <w:rPr>
              <w:rFonts w:cs="Arial"/>
              <w:noProof/>
              <w:szCs w:val="24"/>
            </w:rPr>
          </w:rPrChange>
        </w:rPr>
      </w:pPr>
      <w:r w:rsidRPr="009E2FF1">
        <w:rPr>
          <w:rFonts w:cs="Arial"/>
          <w:noProof/>
          <w:szCs w:val="24"/>
          <w:lang w:val="en-US"/>
          <w:rPrChange w:id="721" w:author="Daniel Lacerda" w:date="2017-05-03T22:35:00Z">
            <w:rPr>
              <w:rFonts w:cs="Arial"/>
              <w:noProof/>
              <w:szCs w:val="24"/>
            </w:rPr>
          </w:rPrChange>
        </w:rPr>
        <w:t xml:space="preserve">POPPER, S. W. et al. </w:t>
      </w:r>
      <w:r w:rsidRPr="009E2FF1">
        <w:rPr>
          <w:rFonts w:cs="Arial"/>
          <w:b/>
          <w:bCs/>
          <w:noProof/>
          <w:szCs w:val="24"/>
          <w:lang w:val="en-US"/>
          <w:rPrChange w:id="722" w:author="Daniel Lacerda" w:date="2017-05-03T22:35:00Z">
            <w:rPr>
              <w:rFonts w:cs="Arial"/>
              <w:b/>
              <w:bCs/>
              <w:noProof/>
              <w:szCs w:val="24"/>
            </w:rPr>
          </w:rPrChange>
        </w:rPr>
        <w:t>Natural Gas and Israel’s Energy Future: Near Term Decisions from a Strategic Perspective</w:t>
      </w:r>
      <w:r w:rsidRPr="009E2FF1">
        <w:rPr>
          <w:rFonts w:cs="Arial"/>
          <w:noProof/>
          <w:szCs w:val="24"/>
          <w:lang w:val="en-US"/>
          <w:rPrChange w:id="723" w:author="Daniel Lacerda" w:date="2017-05-03T22:35:00Z">
            <w:rPr>
              <w:rFonts w:cs="Arial"/>
              <w:noProof/>
              <w:szCs w:val="24"/>
            </w:rPr>
          </w:rPrChange>
        </w:rPr>
        <w:t xml:space="preserve">. [s.l: s.n.]. </w:t>
      </w:r>
    </w:p>
    <w:p w14:paraId="7C600E79" w14:textId="77777777" w:rsidR="00113416" w:rsidRPr="009E2FF1" w:rsidRDefault="00113416" w:rsidP="00113416">
      <w:pPr>
        <w:widowControl w:val="0"/>
        <w:rPr>
          <w:rFonts w:cs="Arial"/>
          <w:noProof/>
          <w:szCs w:val="24"/>
          <w:lang w:val="en-US"/>
          <w:rPrChange w:id="724" w:author="Daniel Lacerda" w:date="2017-05-03T22:35:00Z">
            <w:rPr>
              <w:rFonts w:cs="Arial"/>
              <w:noProof/>
              <w:szCs w:val="24"/>
            </w:rPr>
          </w:rPrChange>
        </w:rPr>
      </w:pPr>
      <w:r w:rsidRPr="009E2FF1">
        <w:rPr>
          <w:rFonts w:cs="Arial"/>
          <w:noProof/>
          <w:szCs w:val="24"/>
          <w:lang w:val="en-US"/>
          <w:rPrChange w:id="725" w:author="Daniel Lacerda" w:date="2017-05-03T22:35:00Z">
            <w:rPr>
              <w:rFonts w:cs="Arial"/>
              <w:noProof/>
              <w:szCs w:val="24"/>
            </w:rPr>
          </w:rPrChange>
        </w:rPr>
        <w:t xml:space="preserve">POPPER, S. W.; LEMPERT, R. J.; BANKES, S. C. Shaping the future. </w:t>
      </w:r>
      <w:r w:rsidRPr="009E2FF1">
        <w:rPr>
          <w:rFonts w:cs="Arial"/>
          <w:b/>
          <w:bCs/>
          <w:noProof/>
          <w:szCs w:val="24"/>
          <w:lang w:val="en-US"/>
          <w:rPrChange w:id="726" w:author="Daniel Lacerda" w:date="2017-05-03T22:35:00Z">
            <w:rPr>
              <w:rFonts w:cs="Arial"/>
              <w:b/>
              <w:bCs/>
              <w:noProof/>
              <w:szCs w:val="24"/>
            </w:rPr>
          </w:rPrChange>
        </w:rPr>
        <w:t>Scientific American</w:t>
      </w:r>
      <w:r w:rsidRPr="009E2FF1">
        <w:rPr>
          <w:rFonts w:cs="Arial"/>
          <w:noProof/>
          <w:szCs w:val="24"/>
          <w:lang w:val="en-US"/>
          <w:rPrChange w:id="727" w:author="Daniel Lacerda" w:date="2017-05-03T22:35:00Z">
            <w:rPr>
              <w:rFonts w:cs="Arial"/>
              <w:noProof/>
              <w:szCs w:val="24"/>
            </w:rPr>
          </w:rPrChange>
        </w:rPr>
        <w:t xml:space="preserve">, v. 292, n. 4, p. 1–8, 2005. </w:t>
      </w:r>
    </w:p>
    <w:p w14:paraId="0C183278" w14:textId="77777777" w:rsidR="00113416" w:rsidRPr="009E2FF1" w:rsidRDefault="00113416" w:rsidP="00113416">
      <w:pPr>
        <w:widowControl w:val="0"/>
        <w:rPr>
          <w:rFonts w:cs="Arial"/>
          <w:noProof/>
          <w:szCs w:val="24"/>
          <w:lang w:val="en-US"/>
          <w:rPrChange w:id="728" w:author="Daniel Lacerda" w:date="2017-05-03T22:35:00Z">
            <w:rPr>
              <w:rFonts w:cs="Arial"/>
              <w:noProof/>
              <w:szCs w:val="24"/>
            </w:rPr>
          </w:rPrChange>
        </w:rPr>
      </w:pPr>
      <w:r w:rsidRPr="009E2FF1">
        <w:rPr>
          <w:rFonts w:cs="Arial"/>
          <w:noProof/>
          <w:szCs w:val="24"/>
          <w:lang w:val="en-US"/>
          <w:rPrChange w:id="729" w:author="Daniel Lacerda" w:date="2017-05-03T22:35:00Z">
            <w:rPr>
              <w:rFonts w:cs="Arial"/>
              <w:noProof/>
              <w:szCs w:val="24"/>
            </w:rPr>
          </w:rPrChange>
        </w:rPr>
        <w:t xml:space="preserve">PRIEM, R. L. Rationality in Strategic Decision Processes, Environmental Dynamism and Firm Performance. </w:t>
      </w:r>
      <w:r w:rsidRPr="009E2FF1">
        <w:rPr>
          <w:rFonts w:cs="Arial"/>
          <w:b/>
          <w:bCs/>
          <w:noProof/>
          <w:szCs w:val="24"/>
          <w:lang w:val="en-US"/>
          <w:rPrChange w:id="730" w:author="Daniel Lacerda" w:date="2017-05-03T22:35:00Z">
            <w:rPr>
              <w:rFonts w:cs="Arial"/>
              <w:b/>
              <w:bCs/>
              <w:noProof/>
              <w:szCs w:val="24"/>
            </w:rPr>
          </w:rPrChange>
        </w:rPr>
        <w:t>Journal of Management</w:t>
      </w:r>
      <w:r w:rsidRPr="009E2FF1">
        <w:rPr>
          <w:rFonts w:cs="Arial"/>
          <w:noProof/>
          <w:szCs w:val="24"/>
          <w:lang w:val="en-US"/>
          <w:rPrChange w:id="731" w:author="Daniel Lacerda" w:date="2017-05-03T22:35:00Z">
            <w:rPr>
              <w:rFonts w:cs="Arial"/>
              <w:noProof/>
              <w:szCs w:val="24"/>
            </w:rPr>
          </w:rPrChange>
        </w:rPr>
        <w:t xml:space="preserve">, v. 21, n. 5, p. 913–929, 1995. </w:t>
      </w:r>
    </w:p>
    <w:p w14:paraId="1754D879" w14:textId="77777777" w:rsidR="00113416" w:rsidRPr="009E2FF1" w:rsidRDefault="00113416" w:rsidP="00113416">
      <w:pPr>
        <w:widowControl w:val="0"/>
        <w:rPr>
          <w:rFonts w:cs="Arial"/>
          <w:noProof/>
          <w:szCs w:val="24"/>
          <w:lang w:val="en-US"/>
          <w:rPrChange w:id="732" w:author="Daniel Lacerda" w:date="2017-05-03T22:35:00Z">
            <w:rPr>
              <w:rFonts w:cs="Arial"/>
              <w:noProof/>
              <w:szCs w:val="24"/>
            </w:rPr>
          </w:rPrChange>
        </w:rPr>
      </w:pPr>
      <w:r w:rsidRPr="009E2FF1">
        <w:rPr>
          <w:rFonts w:cs="Arial"/>
          <w:noProof/>
          <w:szCs w:val="24"/>
          <w:lang w:val="en-US"/>
          <w:rPrChange w:id="733" w:author="Daniel Lacerda" w:date="2017-05-03T22:35:00Z">
            <w:rPr>
              <w:rFonts w:cs="Arial"/>
              <w:noProof/>
              <w:szCs w:val="24"/>
            </w:rPr>
          </w:rPrChange>
        </w:rPr>
        <w:t xml:space="preserve">RAND. </w:t>
      </w:r>
      <w:r w:rsidRPr="009E2FF1">
        <w:rPr>
          <w:rFonts w:cs="Arial"/>
          <w:b/>
          <w:bCs/>
          <w:noProof/>
          <w:szCs w:val="24"/>
          <w:lang w:val="en-US"/>
          <w:rPrChange w:id="734" w:author="Daniel Lacerda" w:date="2017-05-03T22:35:00Z">
            <w:rPr>
              <w:rFonts w:cs="Arial"/>
              <w:b/>
              <w:bCs/>
              <w:noProof/>
              <w:szCs w:val="24"/>
            </w:rPr>
          </w:rPrChange>
        </w:rPr>
        <w:t>Discussions on Robust Decision Making</w:t>
      </w:r>
      <w:r w:rsidRPr="009E2FF1">
        <w:rPr>
          <w:rFonts w:cs="Arial"/>
          <w:noProof/>
          <w:szCs w:val="24"/>
          <w:lang w:val="en-US"/>
          <w:rPrChange w:id="735" w:author="Daniel Lacerda" w:date="2017-05-03T22:35:00Z">
            <w:rPr>
              <w:rFonts w:cs="Arial"/>
              <w:noProof/>
              <w:szCs w:val="24"/>
            </w:rPr>
          </w:rPrChange>
        </w:rPr>
        <w:t xml:space="preserve">. </w:t>
      </w:r>
      <w:r w:rsidRPr="00113416">
        <w:rPr>
          <w:rFonts w:cs="Arial"/>
          <w:noProof/>
          <w:szCs w:val="24"/>
        </w:rPr>
        <w:t xml:space="preserve">Disponível em: &lt;http://www.rand.org/pardee/methods/robust-decisions-2010.html&gt;. </w:t>
      </w:r>
      <w:r w:rsidRPr="009E2FF1">
        <w:rPr>
          <w:rFonts w:cs="Arial"/>
          <w:noProof/>
          <w:szCs w:val="24"/>
          <w:lang w:val="en-US"/>
          <w:rPrChange w:id="736" w:author="Daniel Lacerda" w:date="2017-05-03T22:35:00Z">
            <w:rPr>
              <w:rFonts w:cs="Arial"/>
              <w:noProof/>
              <w:szCs w:val="24"/>
            </w:rPr>
          </w:rPrChange>
        </w:rPr>
        <w:t xml:space="preserve">Acesso em: 23 fev. 2017. </w:t>
      </w:r>
    </w:p>
    <w:p w14:paraId="2D015A3F" w14:textId="77777777" w:rsidR="00113416" w:rsidRPr="009E2FF1" w:rsidRDefault="00113416" w:rsidP="00113416">
      <w:pPr>
        <w:widowControl w:val="0"/>
        <w:rPr>
          <w:rFonts w:cs="Arial"/>
          <w:noProof/>
          <w:szCs w:val="24"/>
          <w:lang w:val="en-US"/>
          <w:rPrChange w:id="737" w:author="Daniel Lacerda" w:date="2017-05-03T22:35:00Z">
            <w:rPr>
              <w:rFonts w:cs="Arial"/>
              <w:noProof/>
              <w:szCs w:val="24"/>
            </w:rPr>
          </w:rPrChange>
        </w:rPr>
      </w:pPr>
      <w:r w:rsidRPr="009E2FF1">
        <w:rPr>
          <w:rFonts w:cs="Arial"/>
          <w:noProof/>
          <w:szCs w:val="24"/>
          <w:lang w:val="en-US"/>
          <w:rPrChange w:id="738" w:author="Daniel Lacerda" w:date="2017-05-03T22:35:00Z">
            <w:rPr>
              <w:rFonts w:cs="Arial"/>
              <w:noProof/>
              <w:szCs w:val="24"/>
            </w:rPr>
          </w:rPrChange>
        </w:rPr>
        <w:t xml:space="preserve">RAND. </w:t>
      </w:r>
      <w:r w:rsidRPr="009E2FF1">
        <w:rPr>
          <w:rFonts w:cs="Arial"/>
          <w:b/>
          <w:bCs/>
          <w:noProof/>
          <w:szCs w:val="24"/>
          <w:lang w:val="en-US"/>
          <w:rPrChange w:id="739" w:author="Daniel Lacerda" w:date="2017-05-03T22:35:00Z">
            <w:rPr>
              <w:rFonts w:cs="Arial"/>
              <w:b/>
              <w:bCs/>
              <w:noProof/>
              <w:szCs w:val="24"/>
            </w:rPr>
          </w:rPrChange>
        </w:rPr>
        <w:t>About Improving Decisions in a Complex and Changing World</w:t>
      </w:r>
      <w:r w:rsidRPr="009E2FF1">
        <w:rPr>
          <w:rFonts w:cs="Arial"/>
          <w:noProof/>
          <w:szCs w:val="24"/>
          <w:lang w:val="en-US"/>
          <w:rPrChange w:id="740" w:author="Daniel Lacerda" w:date="2017-05-03T22:35:00Z">
            <w:rPr>
              <w:rFonts w:cs="Arial"/>
              <w:noProof/>
              <w:szCs w:val="24"/>
            </w:rPr>
          </w:rPrChange>
        </w:rPr>
        <w:t xml:space="preserve">. </w:t>
      </w:r>
      <w:r w:rsidRPr="00113416">
        <w:rPr>
          <w:rFonts w:cs="Arial"/>
          <w:noProof/>
          <w:szCs w:val="24"/>
        </w:rPr>
        <w:t xml:space="preserve">Disponível em: &lt;http://www.rand.org/jie/projects/improvingdecisions/about.html&gt;. </w:t>
      </w:r>
      <w:r w:rsidRPr="009E2FF1">
        <w:rPr>
          <w:rFonts w:cs="Arial"/>
          <w:noProof/>
          <w:szCs w:val="24"/>
          <w:lang w:val="en-US"/>
          <w:rPrChange w:id="741" w:author="Daniel Lacerda" w:date="2017-05-03T22:35:00Z">
            <w:rPr>
              <w:rFonts w:cs="Arial"/>
              <w:noProof/>
              <w:szCs w:val="24"/>
            </w:rPr>
          </w:rPrChange>
        </w:rPr>
        <w:t xml:space="preserve">Acesso em: 17 fev. 2017. </w:t>
      </w:r>
    </w:p>
    <w:p w14:paraId="27EFF6E2" w14:textId="77777777" w:rsidR="00113416" w:rsidRPr="009E2FF1" w:rsidRDefault="00113416" w:rsidP="00113416">
      <w:pPr>
        <w:widowControl w:val="0"/>
        <w:rPr>
          <w:rFonts w:cs="Arial"/>
          <w:noProof/>
          <w:szCs w:val="24"/>
          <w:lang w:val="en-US"/>
          <w:rPrChange w:id="742" w:author="Daniel Lacerda" w:date="2017-05-03T22:35:00Z">
            <w:rPr>
              <w:rFonts w:cs="Arial"/>
              <w:noProof/>
              <w:szCs w:val="24"/>
            </w:rPr>
          </w:rPrChange>
        </w:rPr>
      </w:pPr>
      <w:r w:rsidRPr="009E2FF1">
        <w:rPr>
          <w:rFonts w:cs="Arial"/>
          <w:noProof/>
          <w:szCs w:val="24"/>
          <w:lang w:val="en-US"/>
          <w:rPrChange w:id="743" w:author="Daniel Lacerda" w:date="2017-05-03T22:35:00Z">
            <w:rPr>
              <w:rFonts w:cs="Arial"/>
              <w:noProof/>
              <w:szCs w:val="24"/>
            </w:rPr>
          </w:rPrChange>
        </w:rPr>
        <w:t xml:space="preserve">RAND. Making Good Decisions Without Predictions. </w:t>
      </w:r>
      <w:r w:rsidRPr="009E2FF1">
        <w:rPr>
          <w:rFonts w:cs="Arial"/>
          <w:b/>
          <w:bCs/>
          <w:noProof/>
          <w:szCs w:val="24"/>
          <w:lang w:val="en-US"/>
          <w:rPrChange w:id="744" w:author="Daniel Lacerda" w:date="2017-05-03T22:35:00Z">
            <w:rPr>
              <w:rFonts w:cs="Arial"/>
              <w:b/>
              <w:bCs/>
              <w:noProof/>
              <w:szCs w:val="24"/>
            </w:rPr>
          </w:rPrChange>
        </w:rPr>
        <w:t xml:space="preserve">RAND Corporation </w:t>
      </w:r>
      <w:r w:rsidRPr="009E2FF1">
        <w:rPr>
          <w:rFonts w:cs="Arial"/>
          <w:b/>
          <w:bCs/>
          <w:noProof/>
          <w:szCs w:val="24"/>
          <w:lang w:val="en-US"/>
          <w:rPrChange w:id="745" w:author="Daniel Lacerda" w:date="2017-05-03T22:35:00Z">
            <w:rPr>
              <w:rFonts w:cs="Arial"/>
              <w:b/>
              <w:bCs/>
              <w:noProof/>
              <w:szCs w:val="24"/>
            </w:rPr>
          </w:rPrChange>
        </w:rPr>
        <w:lastRenderedPageBreak/>
        <w:t>Research Highlights</w:t>
      </w:r>
      <w:r w:rsidRPr="009E2FF1">
        <w:rPr>
          <w:rFonts w:cs="Arial"/>
          <w:noProof/>
          <w:szCs w:val="24"/>
          <w:lang w:val="en-US"/>
          <w:rPrChange w:id="746" w:author="Daniel Lacerda" w:date="2017-05-03T22:35:00Z">
            <w:rPr>
              <w:rFonts w:cs="Arial"/>
              <w:noProof/>
              <w:szCs w:val="24"/>
            </w:rPr>
          </w:rPrChange>
        </w:rPr>
        <w:t xml:space="preserve">, p. 1–7, 2013. </w:t>
      </w:r>
    </w:p>
    <w:p w14:paraId="3BDF0755" w14:textId="77777777" w:rsidR="00113416" w:rsidRPr="009E2FF1" w:rsidRDefault="00113416" w:rsidP="00113416">
      <w:pPr>
        <w:widowControl w:val="0"/>
        <w:rPr>
          <w:rFonts w:cs="Arial"/>
          <w:noProof/>
          <w:szCs w:val="24"/>
          <w:lang w:val="en-US"/>
          <w:rPrChange w:id="747" w:author="Daniel Lacerda" w:date="2017-05-03T22:35:00Z">
            <w:rPr>
              <w:rFonts w:cs="Arial"/>
              <w:noProof/>
              <w:szCs w:val="24"/>
            </w:rPr>
          </w:rPrChange>
        </w:rPr>
      </w:pPr>
      <w:r w:rsidRPr="00113416">
        <w:rPr>
          <w:rFonts w:cs="Arial"/>
          <w:noProof/>
          <w:szCs w:val="24"/>
        </w:rPr>
        <w:t xml:space="preserve">RAND. </w:t>
      </w:r>
      <w:r w:rsidRPr="00113416">
        <w:rPr>
          <w:rFonts w:cs="Arial"/>
          <w:b/>
          <w:bCs/>
          <w:noProof/>
          <w:szCs w:val="24"/>
        </w:rPr>
        <w:t>RDM Glossary</w:t>
      </w:r>
      <w:r w:rsidRPr="00113416">
        <w:rPr>
          <w:rFonts w:cs="Arial"/>
          <w:noProof/>
          <w:szCs w:val="24"/>
        </w:rPr>
        <w:t xml:space="preserve">. Disponível em: &lt;http://www.rand.org/methods/rdmlab/glossary.html&gt;. </w:t>
      </w:r>
      <w:r w:rsidRPr="009E2FF1">
        <w:rPr>
          <w:rFonts w:cs="Arial"/>
          <w:noProof/>
          <w:szCs w:val="24"/>
          <w:lang w:val="en-US"/>
          <w:rPrChange w:id="748" w:author="Daniel Lacerda" w:date="2017-05-03T22:35:00Z">
            <w:rPr>
              <w:rFonts w:cs="Arial"/>
              <w:noProof/>
              <w:szCs w:val="24"/>
            </w:rPr>
          </w:rPrChange>
        </w:rPr>
        <w:t xml:space="preserve">Acesso em: 16 dez. 2016. </w:t>
      </w:r>
    </w:p>
    <w:p w14:paraId="76290970" w14:textId="77777777" w:rsidR="00113416" w:rsidRPr="009E2FF1" w:rsidRDefault="00113416" w:rsidP="00113416">
      <w:pPr>
        <w:widowControl w:val="0"/>
        <w:rPr>
          <w:rFonts w:cs="Arial"/>
          <w:noProof/>
          <w:szCs w:val="24"/>
          <w:lang w:val="en-US"/>
          <w:rPrChange w:id="749" w:author="Daniel Lacerda" w:date="2017-05-03T22:35:00Z">
            <w:rPr>
              <w:rFonts w:cs="Arial"/>
              <w:noProof/>
              <w:szCs w:val="24"/>
            </w:rPr>
          </w:rPrChange>
        </w:rPr>
      </w:pPr>
      <w:r w:rsidRPr="009E2FF1">
        <w:rPr>
          <w:rFonts w:cs="Arial"/>
          <w:noProof/>
          <w:szCs w:val="24"/>
          <w:lang w:val="en-US"/>
          <w:rPrChange w:id="750" w:author="Daniel Lacerda" w:date="2017-05-03T22:35:00Z">
            <w:rPr>
              <w:rFonts w:cs="Arial"/>
              <w:noProof/>
              <w:szCs w:val="24"/>
            </w:rPr>
          </w:rPrChange>
        </w:rPr>
        <w:t xml:space="preserve">RODRIGUES, D. B. B. Assessment of water security using conceptual, deterministic and stochastic frameworks. p. 108, 2014. </w:t>
      </w:r>
    </w:p>
    <w:p w14:paraId="1F5C0B6B" w14:textId="77777777" w:rsidR="00113416" w:rsidRPr="009E2FF1" w:rsidRDefault="00113416" w:rsidP="00113416">
      <w:pPr>
        <w:widowControl w:val="0"/>
        <w:rPr>
          <w:rFonts w:cs="Arial"/>
          <w:noProof/>
          <w:szCs w:val="24"/>
          <w:lang w:val="en-US"/>
          <w:rPrChange w:id="751" w:author="Daniel Lacerda" w:date="2017-05-03T22:35:00Z">
            <w:rPr>
              <w:rFonts w:cs="Arial"/>
              <w:noProof/>
              <w:szCs w:val="24"/>
            </w:rPr>
          </w:rPrChange>
        </w:rPr>
      </w:pPr>
      <w:r w:rsidRPr="009E2FF1">
        <w:rPr>
          <w:rFonts w:cs="Arial"/>
          <w:noProof/>
          <w:szCs w:val="24"/>
          <w:lang w:val="en-US"/>
          <w:rPrChange w:id="752" w:author="Daniel Lacerda" w:date="2017-05-03T22:35:00Z">
            <w:rPr>
              <w:rFonts w:cs="Arial"/>
              <w:noProof/>
              <w:szCs w:val="24"/>
            </w:rPr>
          </w:rPrChange>
        </w:rPr>
        <w:t xml:space="preserve">ROSENHEAD, J.; ELTON, M.; GUPTA, S. K. Robustness and optimality as criteria for strategic decisions. </w:t>
      </w:r>
      <w:r w:rsidRPr="009E2FF1">
        <w:rPr>
          <w:rFonts w:cs="Arial"/>
          <w:b/>
          <w:bCs/>
          <w:noProof/>
          <w:szCs w:val="24"/>
          <w:lang w:val="en-US"/>
          <w:rPrChange w:id="753" w:author="Daniel Lacerda" w:date="2017-05-03T22:35:00Z">
            <w:rPr>
              <w:rFonts w:cs="Arial"/>
              <w:b/>
              <w:bCs/>
              <w:noProof/>
              <w:szCs w:val="24"/>
            </w:rPr>
          </w:rPrChange>
        </w:rPr>
        <w:t>Operational Research Quarterly</w:t>
      </w:r>
      <w:r w:rsidRPr="009E2FF1">
        <w:rPr>
          <w:rFonts w:cs="Arial"/>
          <w:noProof/>
          <w:szCs w:val="24"/>
          <w:lang w:val="en-US"/>
          <w:rPrChange w:id="754" w:author="Daniel Lacerda" w:date="2017-05-03T22:35:00Z">
            <w:rPr>
              <w:rFonts w:cs="Arial"/>
              <w:noProof/>
              <w:szCs w:val="24"/>
            </w:rPr>
          </w:rPrChange>
        </w:rPr>
        <w:t xml:space="preserve">, v. 23, n. 4, p. 413–431, 1973. </w:t>
      </w:r>
    </w:p>
    <w:p w14:paraId="292ED9EB" w14:textId="77777777" w:rsidR="00113416" w:rsidRPr="009E2FF1" w:rsidRDefault="00113416" w:rsidP="00113416">
      <w:pPr>
        <w:widowControl w:val="0"/>
        <w:rPr>
          <w:rFonts w:cs="Arial"/>
          <w:noProof/>
          <w:szCs w:val="24"/>
          <w:lang w:val="en-US"/>
          <w:rPrChange w:id="755" w:author="Daniel Lacerda" w:date="2017-05-03T22:35:00Z">
            <w:rPr>
              <w:rFonts w:cs="Arial"/>
              <w:noProof/>
              <w:szCs w:val="24"/>
            </w:rPr>
          </w:rPrChange>
        </w:rPr>
      </w:pPr>
      <w:r w:rsidRPr="009E2FF1">
        <w:rPr>
          <w:rFonts w:cs="Arial"/>
          <w:noProof/>
          <w:szCs w:val="24"/>
          <w:lang w:val="en-US"/>
          <w:rPrChange w:id="756" w:author="Daniel Lacerda" w:date="2017-05-03T22:35:00Z">
            <w:rPr>
              <w:rFonts w:cs="Arial"/>
              <w:noProof/>
              <w:szCs w:val="24"/>
            </w:rPr>
          </w:rPrChange>
        </w:rPr>
        <w:t xml:space="preserve">SCHOEMAKER, P. J. Scenario planning: a tool for strategic thinking. </w:t>
      </w:r>
      <w:r w:rsidRPr="009E2FF1">
        <w:rPr>
          <w:rFonts w:cs="Arial"/>
          <w:b/>
          <w:bCs/>
          <w:noProof/>
          <w:szCs w:val="24"/>
          <w:lang w:val="en-US"/>
          <w:rPrChange w:id="757" w:author="Daniel Lacerda" w:date="2017-05-03T22:35:00Z">
            <w:rPr>
              <w:rFonts w:cs="Arial"/>
              <w:b/>
              <w:bCs/>
              <w:noProof/>
              <w:szCs w:val="24"/>
            </w:rPr>
          </w:rPrChange>
        </w:rPr>
        <w:t>Sloan management review</w:t>
      </w:r>
      <w:r w:rsidRPr="009E2FF1">
        <w:rPr>
          <w:rFonts w:cs="Arial"/>
          <w:noProof/>
          <w:szCs w:val="24"/>
          <w:lang w:val="en-US"/>
          <w:rPrChange w:id="758" w:author="Daniel Lacerda" w:date="2017-05-03T22:35:00Z">
            <w:rPr>
              <w:rFonts w:cs="Arial"/>
              <w:noProof/>
              <w:szCs w:val="24"/>
            </w:rPr>
          </w:rPrChange>
        </w:rPr>
        <w:t xml:space="preserve">, v. 36, n. 2, p. 25, 1995. </w:t>
      </w:r>
    </w:p>
    <w:p w14:paraId="056AE23E" w14:textId="77777777" w:rsidR="00113416" w:rsidRPr="009E2FF1" w:rsidRDefault="00113416" w:rsidP="00113416">
      <w:pPr>
        <w:widowControl w:val="0"/>
        <w:rPr>
          <w:rFonts w:cs="Arial"/>
          <w:noProof/>
          <w:szCs w:val="24"/>
          <w:lang w:val="en-US"/>
          <w:rPrChange w:id="759" w:author="Daniel Lacerda" w:date="2017-05-03T22:35:00Z">
            <w:rPr>
              <w:rFonts w:cs="Arial"/>
              <w:noProof/>
              <w:szCs w:val="24"/>
            </w:rPr>
          </w:rPrChange>
        </w:rPr>
      </w:pPr>
      <w:r w:rsidRPr="009E2FF1">
        <w:rPr>
          <w:rFonts w:cs="Arial"/>
          <w:noProof/>
          <w:szCs w:val="24"/>
          <w:lang w:val="en-US"/>
          <w:rPrChange w:id="760" w:author="Daniel Lacerda" w:date="2017-05-03T22:35:00Z">
            <w:rPr>
              <w:rFonts w:cs="Arial"/>
              <w:noProof/>
              <w:szCs w:val="24"/>
            </w:rPr>
          </w:rPrChange>
        </w:rPr>
        <w:t xml:space="preserve">SCHOEMAKER, P. J. H. Multiple scenario development: Its conceptual and behavioral foundation. </w:t>
      </w:r>
      <w:r w:rsidRPr="009E2FF1">
        <w:rPr>
          <w:rFonts w:cs="Arial"/>
          <w:b/>
          <w:bCs/>
          <w:noProof/>
          <w:szCs w:val="24"/>
          <w:lang w:val="en-US"/>
          <w:rPrChange w:id="761" w:author="Daniel Lacerda" w:date="2017-05-03T22:35:00Z">
            <w:rPr>
              <w:rFonts w:cs="Arial"/>
              <w:b/>
              <w:bCs/>
              <w:noProof/>
              <w:szCs w:val="24"/>
            </w:rPr>
          </w:rPrChange>
        </w:rPr>
        <w:t>Strategic Management Journal</w:t>
      </w:r>
      <w:r w:rsidRPr="009E2FF1">
        <w:rPr>
          <w:rFonts w:cs="Arial"/>
          <w:noProof/>
          <w:szCs w:val="24"/>
          <w:lang w:val="en-US"/>
          <w:rPrChange w:id="762" w:author="Daniel Lacerda" w:date="2017-05-03T22:35:00Z">
            <w:rPr>
              <w:rFonts w:cs="Arial"/>
              <w:noProof/>
              <w:szCs w:val="24"/>
            </w:rPr>
          </w:rPrChange>
        </w:rPr>
        <w:t xml:space="preserve">, v. 14, n. 3, p. 193–213, mar. 1993. </w:t>
      </w:r>
    </w:p>
    <w:p w14:paraId="70761E24" w14:textId="77777777" w:rsidR="00113416" w:rsidRPr="009E2FF1" w:rsidRDefault="00113416" w:rsidP="00113416">
      <w:pPr>
        <w:widowControl w:val="0"/>
        <w:rPr>
          <w:rFonts w:cs="Arial"/>
          <w:noProof/>
          <w:szCs w:val="24"/>
          <w:lang w:val="en-US"/>
          <w:rPrChange w:id="763" w:author="Daniel Lacerda" w:date="2017-05-03T22:35:00Z">
            <w:rPr>
              <w:rFonts w:cs="Arial"/>
              <w:noProof/>
              <w:szCs w:val="24"/>
            </w:rPr>
          </w:rPrChange>
        </w:rPr>
      </w:pPr>
      <w:r w:rsidRPr="009E2FF1">
        <w:rPr>
          <w:rFonts w:cs="Arial"/>
          <w:noProof/>
          <w:szCs w:val="24"/>
          <w:lang w:val="en-US"/>
          <w:rPrChange w:id="764" w:author="Daniel Lacerda" w:date="2017-05-03T22:35:00Z">
            <w:rPr>
              <w:rFonts w:cs="Arial"/>
              <w:noProof/>
              <w:szCs w:val="24"/>
            </w:rPr>
          </w:rPrChange>
        </w:rPr>
        <w:t xml:space="preserve">SENGE, P. M. et al. </w:t>
      </w:r>
      <w:r w:rsidRPr="00113416">
        <w:rPr>
          <w:rFonts w:cs="Arial"/>
          <w:b/>
          <w:bCs/>
          <w:noProof/>
          <w:szCs w:val="24"/>
        </w:rPr>
        <w:t>A quinta disciplina: caderno de campo: estratégias e ferramentas para construir uma organização que aprende</w:t>
      </w:r>
      <w:r w:rsidRPr="00113416">
        <w:rPr>
          <w:rFonts w:cs="Arial"/>
          <w:noProof/>
          <w:szCs w:val="24"/>
        </w:rPr>
        <w:t xml:space="preserve">. </w:t>
      </w:r>
      <w:r w:rsidRPr="009E2FF1">
        <w:rPr>
          <w:rFonts w:cs="Arial"/>
          <w:noProof/>
          <w:szCs w:val="24"/>
          <w:lang w:val="en-US"/>
          <w:rPrChange w:id="765" w:author="Daniel Lacerda" w:date="2017-05-03T22:35:00Z">
            <w:rPr>
              <w:rFonts w:cs="Arial"/>
              <w:noProof/>
              <w:szCs w:val="24"/>
            </w:rPr>
          </w:rPrChange>
        </w:rPr>
        <w:t xml:space="preserve">[s.l.] Qualitymark, 1995. </w:t>
      </w:r>
    </w:p>
    <w:p w14:paraId="7E6F3F10" w14:textId="77777777" w:rsidR="00113416" w:rsidRPr="009E2FF1" w:rsidRDefault="00113416" w:rsidP="00113416">
      <w:pPr>
        <w:widowControl w:val="0"/>
        <w:rPr>
          <w:rFonts w:cs="Arial"/>
          <w:noProof/>
          <w:szCs w:val="24"/>
          <w:lang w:val="en-US"/>
          <w:rPrChange w:id="766" w:author="Daniel Lacerda" w:date="2017-05-03T22:35:00Z">
            <w:rPr>
              <w:rFonts w:cs="Arial"/>
              <w:noProof/>
              <w:szCs w:val="24"/>
            </w:rPr>
          </w:rPrChange>
        </w:rPr>
      </w:pPr>
      <w:r w:rsidRPr="009E2FF1">
        <w:rPr>
          <w:rFonts w:cs="Arial"/>
          <w:noProof/>
          <w:szCs w:val="24"/>
          <w:lang w:val="en-US"/>
          <w:rPrChange w:id="767" w:author="Daniel Lacerda" w:date="2017-05-03T22:35:00Z">
            <w:rPr>
              <w:rFonts w:cs="Arial"/>
              <w:noProof/>
              <w:szCs w:val="24"/>
            </w:rPr>
          </w:rPrChange>
        </w:rPr>
        <w:t xml:space="preserve">SHIMIZU, K.; HITT, M. A. Strategic flexibility: Organizational preparedness to reverse ineffective strategic decisions. </w:t>
      </w:r>
      <w:r w:rsidRPr="009E2FF1">
        <w:rPr>
          <w:rFonts w:cs="Arial"/>
          <w:b/>
          <w:bCs/>
          <w:noProof/>
          <w:szCs w:val="24"/>
          <w:lang w:val="en-US"/>
          <w:rPrChange w:id="768" w:author="Daniel Lacerda" w:date="2017-05-03T22:35:00Z">
            <w:rPr>
              <w:rFonts w:cs="Arial"/>
              <w:b/>
              <w:bCs/>
              <w:noProof/>
              <w:szCs w:val="24"/>
            </w:rPr>
          </w:rPrChange>
        </w:rPr>
        <w:t>Academy of Management Executive</w:t>
      </w:r>
      <w:r w:rsidRPr="009E2FF1">
        <w:rPr>
          <w:rFonts w:cs="Arial"/>
          <w:noProof/>
          <w:szCs w:val="24"/>
          <w:lang w:val="en-US"/>
          <w:rPrChange w:id="769" w:author="Daniel Lacerda" w:date="2017-05-03T22:35:00Z">
            <w:rPr>
              <w:rFonts w:cs="Arial"/>
              <w:noProof/>
              <w:szCs w:val="24"/>
            </w:rPr>
          </w:rPrChange>
        </w:rPr>
        <w:t xml:space="preserve">, v. 18, n. 4, p. 44–59, 2004. </w:t>
      </w:r>
    </w:p>
    <w:p w14:paraId="0CD34FE9" w14:textId="77777777" w:rsidR="00113416" w:rsidRPr="009E2FF1" w:rsidRDefault="00113416" w:rsidP="00113416">
      <w:pPr>
        <w:widowControl w:val="0"/>
        <w:rPr>
          <w:rFonts w:cs="Arial"/>
          <w:noProof/>
          <w:szCs w:val="24"/>
          <w:lang w:val="en-US"/>
          <w:rPrChange w:id="770" w:author="Daniel Lacerda" w:date="2017-05-03T22:35:00Z">
            <w:rPr>
              <w:rFonts w:cs="Arial"/>
              <w:noProof/>
              <w:szCs w:val="24"/>
            </w:rPr>
          </w:rPrChange>
        </w:rPr>
      </w:pPr>
      <w:r w:rsidRPr="009E2FF1">
        <w:rPr>
          <w:rFonts w:cs="Arial"/>
          <w:noProof/>
          <w:szCs w:val="24"/>
          <w:lang w:val="en-US"/>
          <w:rPrChange w:id="771" w:author="Daniel Lacerda" w:date="2017-05-03T22:35:00Z">
            <w:rPr>
              <w:rFonts w:cs="Arial"/>
              <w:noProof/>
              <w:szCs w:val="24"/>
            </w:rPr>
          </w:rPrChange>
        </w:rPr>
        <w:t xml:space="preserve">STERMAN, J. </w:t>
      </w:r>
      <w:r w:rsidRPr="009E2FF1">
        <w:rPr>
          <w:rFonts w:cs="Arial"/>
          <w:b/>
          <w:bCs/>
          <w:noProof/>
          <w:szCs w:val="24"/>
          <w:lang w:val="en-US"/>
          <w:rPrChange w:id="772" w:author="Daniel Lacerda" w:date="2017-05-03T22:35:00Z">
            <w:rPr>
              <w:rFonts w:cs="Arial"/>
              <w:b/>
              <w:bCs/>
              <w:noProof/>
              <w:szCs w:val="24"/>
            </w:rPr>
          </w:rPrChange>
        </w:rPr>
        <w:t>Business Dynamics: Systems Thinking and Modeling for a Complex World</w:t>
      </w:r>
      <w:r w:rsidRPr="009E2FF1">
        <w:rPr>
          <w:rFonts w:cs="Arial"/>
          <w:noProof/>
          <w:szCs w:val="24"/>
          <w:lang w:val="en-US"/>
          <w:rPrChange w:id="773" w:author="Daniel Lacerda" w:date="2017-05-03T22:35:00Z">
            <w:rPr>
              <w:rFonts w:cs="Arial"/>
              <w:noProof/>
              <w:szCs w:val="24"/>
            </w:rPr>
          </w:rPrChange>
        </w:rPr>
        <w:t xml:space="preserve">. [s.l.] Irwin/McGraw-Hill, 2000. </w:t>
      </w:r>
    </w:p>
    <w:p w14:paraId="21AD644E" w14:textId="77777777" w:rsidR="00113416" w:rsidRPr="009E2FF1" w:rsidRDefault="00113416" w:rsidP="00113416">
      <w:pPr>
        <w:widowControl w:val="0"/>
        <w:rPr>
          <w:rFonts w:cs="Arial"/>
          <w:noProof/>
          <w:szCs w:val="24"/>
          <w:lang w:val="en-US"/>
          <w:rPrChange w:id="774" w:author="Daniel Lacerda" w:date="2017-05-03T22:35:00Z">
            <w:rPr>
              <w:rFonts w:cs="Arial"/>
              <w:noProof/>
              <w:szCs w:val="24"/>
            </w:rPr>
          </w:rPrChange>
        </w:rPr>
      </w:pPr>
      <w:r w:rsidRPr="009E2FF1">
        <w:rPr>
          <w:rFonts w:cs="Arial"/>
          <w:noProof/>
          <w:szCs w:val="24"/>
          <w:lang w:val="en-US"/>
          <w:rPrChange w:id="775" w:author="Daniel Lacerda" w:date="2017-05-03T22:35:00Z">
            <w:rPr>
              <w:rFonts w:cs="Arial"/>
              <w:noProof/>
              <w:szCs w:val="24"/>
            </w:rPr>
          </w:rPrChange>
        </w:rPr>
        <w:t xml:space="preserve">STERMAN, J. D. All models are wrong: Reflections on becoming a systems scientist. </w:t>
      </w:r>
      <w:r w:rsidRPr="009E2FF1">
        <w:rPr>
          <w:rFonts w:cs="Arial"/>
          <w:b/>
          <w:bCs/>
          <w:noProof/>
          <w:szCs w:val="24"/>
          <w:lang w:val="en-US"/>
          <w:rPrChange w:id="776" w:author="Daniel Lacerda" w:date="2017-05-03T22:35:00Z">
            <w:rPr>
              <w:rFonts w:cs="Arial"/>
              <w:b/>
              <w:bCs/>
              <w:noProof/>
              <w:szCs w:val="24"/>
            </w:rPr>
          </w:rPrChange>
        </w:rPr>
        <w:t>System Dynamics Review</w:t>
      </w:r>
      <w:r w:rsidRPr="009E2FF1">
        <w:rPr>
          <w:rFonts w:cs="Arial"/>
          <w:noProof/>
          <w:szCs w:val="24"/>
          <w:lang w:val="en-US"/>
          <w:rPrChange w:id="777" w:author="Daniel Lacerda" w:date="2017-05-03T22:35:00Z">
            <w:rPr>
              <w:rFonts w:cs="Arial"/>
              <w:noProof/>
              <w:szCs w:val="24"/>
            </w:rPr>
          </w:rPrChange>
        </w:rPr>
        <w:t xml:space="preserve">, v. 18, n. 4, p. 501–531, 2002. </w:t>
      </w:r>
    </w:p>
    <w:p w14:paraId="13EDC2D4" w14:textId="77777777" w:rsidR="00113416" w:rsidRPr="009E2FF1" w:rsidRDefault="00113416" w:rsidP="00113416">
      <w:pPr>
        <w:widowControl w:val="0"/>
        <w:rPr>
          <w:rFonts w:cs="Arial"/>
          <w:noProof/>
          <w:szCs w:val="24"/>
          <w:lang w:val="en-US"/>
          <w:rPrChange w:id="778" w:author="Daniel Lacerda" w:date="2017-05-03T22:35:00Z">
            <w:rPr>
              <w:rFonts w:cs="Arial"/>
              <w:noProof/>
              <w:szCs w:val="24"/>
            </w:rPr>
          </w:rPrChange>
        </w:rPr>
      </w:pPr>
      <w:r w:rsidRPr="009E2FF1">
        <w:rPr>
          <w:rFonts w:cs="Arial"/>
          <w:noProof/>
          <w:szCs w:val="24"/>
          <w:lang w:val="en-US"/>
          <w:rPrChange w:id="779" w:author="Daniel Lacerda" w:date="2017-05-03T22:35:00Z">
            <w:rPr>
              <w:rFonts w:cs="Arial"/>
              <w:noProof/>
              <w:szCs w:val="24"/>
            </w:rPr>
          </w:rPrChange>
        </w:rPr>
        <w:t xml:space="preserve">TORRES, J. P.; KUNC, M.; O’BRIEN, F. Supporting strategy using system dynamics. </w:t>
      </w:r>
      <w:r w:rsidRPr="009E2FF1">
        <w:rPr>
          <w:rFonts w:cs="Arial"/>
          <w:b/>
          <w:bCs/>
          <w:noProof/>
          <w:szCs w:val="24"/>
          <w:lang w:val="en-US"/>
          <w:rPrChange w:id="780" w:author="Daniel Lacerda" w:date="2017-05-03T22:35:00Z">
            <w:rPr>
              <w:rFonts w:cs="Arial"/>
              <w:b/>
              <w:bCs/>
              <w:noProof/>
              <w:szCs w:val="24"/>
            </w:rPr>
          </w:rPrChange>
        </w:rPr>
        <w:t>European Journal of Operational Research</w:t>
      </w:r>
      <w:r w:rsidRPr="009E2FF1">
        <w:rPr>
          <w:rFonts w:cs="Arial"/>
          <w:noProof/>
          <w:szCs w:val="24"/>
          <w:lang w:val="en-US"/>
          <w:rPrChange w:id="781" w:author="Daniel Lacerda" w:date="2017-05-03T22:35:00Z">
            <w:rPr>
              <w:rFonts w:cs="Arial"/>
              <w:noProof/>
              <w:szCs w:val="24"/>
            </w:rPr>
          </w:rPrChange>
        </w:rPr>
        <w:t xml:space="preserve">, v. 260, n. 3, p. 1081–1094, ago. 2017. </w:t>
      </w:r>
    </w:p>
    <w:p w14:paraId="2358053A" w14:textId="77777777" w:rsidR="00113416" w:rsidRPr="009E2FF1" w:rsidRDefault="00113416" w:rsidP="00113416">
      <w:pPr>
        <w:widowControl w:val="0"/>
        <w:rPr>
          <w:rFonts w:cs="Arial"/>
          <w:noProof/>
          <w:szCs w:val="24"/>
          <w:lang w:val="en-US"/>
          <w:rPrChange w:id="782" w:author="Daniel Lacerda" w:date="2017-05-03T22:35:00Z">
            <w:rPr>
              <w:rFonts w:cs="Arial"/>
              <w:noProof/>
              <w:szCs w:val="24"/>
            </w:rPr>
          </w:rPrChange>
        </w:rPr>
      </w:pPr>
      <w:r w:rsidRPr="009E2FF1">
        <w:rPr>
          <w:rFonts w:cs="Arial"/>
          <w:noProof/>
          <w:szCs w:val="24"/>
          <w:lang w:val="en-US"/>
          <w:rPrChange w:id="783" w:author="Daniel Lacerda" w:date="2017-05-03T22:35:00Z">
            <w:rPr>
              <w:rFonts w:cs="Arial"/>
              <w:noProof/>
              <w:szCs w:val="24"/>
            </w:rPr>
          </w:rPrChange>
        </w:rPr>
        <w:t xml:space="preserve">TREMBLAY, M. C.; HEVNER, A. R.; BERNDT, D. J. Focus Groups for Artifact Refinement and Evaluation in Design Research. </w:t>
      </w:r>
      <w:r w:rsidRPr="009E2FF1">
        <w:rPr>
          <w:rFonts w:cs="Arial"/>
          <w:b/>
          <w:bCs/>
          <w:noProof/>
          <w:szCs w:val="24"/>
          <w:lang w:val="en-US"/>
          <w:rPrChange w:id="784" w:author="Daniel Lacerda" w:date="2017-05-03T22:35:00Z">
            <w:rPr>
              <w:rFonts w:cs="Arial"/>
              <w:b/>
              <w:bCs/>
              <w:noProof/>
              <w:szCs w:val="24"/>
            </w:rPr>
          </w:rPrChange>
        </w:rPr>
        <w:t>Communications of the Association for Information Systems</w:t>
      </w:r>
      <w:r w:rsidRPr="009E2FF1">
        <w:rPr>
          <w:rFonts w:cs="Arial"/>
          <w:noProof/>
          <w:szCs w:val="24"/>
          <w:lang w:val="en-US"/>
          <w:rPrChange w:id="785" w:author="Daniel Lacerda" w:date="2017-05-03T22:35:00Z">
            <w:rPr>
              <w:rFonts w:cs="Arial"/>
              <w:noProof/>
              <w:szCs w:val="24"/>
            </w:rPr>
          </w:rPrChange>
        </w:rPr>
        <w:t xml:space="preserve">, v. 26, p. 599–618, 2010. </w:t>
      </w:r>
    </w:p>
    <w:p w14:paraId="02CD3D1E" w14:textId="77777777" w:rsidR="00113416" w:rsidRPr="009E2FF1" w:rsidRDefault="00113416" w:rsidP="00113416">
      <w:pPr>
        <w:widowControl w:val="0"/>
        <w:rPr>
          <w:rFonts w:cs="Arial"/>
          <w:noProof/>
          <w:szCs w:val="24"/>
          <w:lang w:val="en-US"/>
          <w:rPrChange w:id="786" w:author="Daniel Lacerda" w:date="2017-05-03T22:35:00Z">
            <w:rPr>
              <w:rFonts w:cs="Arial"/>
              <w:noProof/>
              <w:szCs w:val="24"/>
            </w:rPr>
          </w:rPrChange>
        </w:rPr>
      </w:pPr>
      <w:r w:rsidRPr="009E2FF1">
        <w:rPr>
          <w:rFonts w:cs="Arial"/>
          <w:noProof/>
          <w:szCs w:val="24"/>
          <w:lang w:val="en-US"/>
          <w:rPrChange w:id="787" w:author="Daniel Lacerda" w:date="2017-05-03T22:35:00Z">
            <w:rPr>
              <w:rFonts w:cs="Arial"/>
              <w:noProof/>
              <w:szCs w:val="24"/>
            </w:rPr>
          </w:rPrChange>
        </w:rPr>
        <w:t xml:space="preserve">TRIGEORGIS, L.; REUER, J. J. Real options theory in strategic management. </w:t>
      </w:r>
      <w:r w:rsidRPr="009E2FF1">
        <w:rPr>
          <w:rFonts w:cs="Arial"/>
          <w:b/>
          <w:bCs/>
          <w:noProof/>
          <w:szCs w:val="24"/>
          <w:lang w:val="en-US"/>
          <w:rPrChange w:id="788" w:author="Daniel Lacerda" w:date="2017-05-03T22:35:00Z">
            <w:rPr>
              <w:rFonts w:cs="Arial"/>
              <w:b/>
              <w:bCs/>
              <w:noProof/>
              <w:szCs w:val="24"/>
            </w:rPr>
          </w:rPrChange>
        </w:rPr>
        <w:t>Strategic Management Journal</w:t>
      </w:r>
      <w:r w:rsidRPr="009E2FF1">
        <w:rPr>
          <w:rFonts w:cs="Arial"/>
          <w:noProof/>
          <w:szCs w:val="24"/>
          <w:lang w:val="en-US"/>
          <w:rPrChange w:id="789" w:author="Daniel Lacerda" w:date="2017-05-03T22:35:00Z">
            <w:rPr>
              <w:rFonts w:cs="Arial"/>
              <w:noProof/>
              <w:szCs w:val="24"/>
            </w:rPr>
          </w:rPrChange>
        </w:rPr>
        <w:t xml:space="preserve">, v. 38, n. 1, p. 42–63, jan. 2017. </w:t>
      </w:r>
    </w:p>
    <w:p w14:paraId="16AE6079" w14:textId="77777777" w:rsidR="00113416" w:rsidRPr="009E2FF1" w:rsidRDefault="00113416" w:rsidP="00113416">
      <w:pPr>
        <w:widowControl w:val="0"/>
        <w:rPr>
          <w:rFonts w:cs="Arial"/>
          <w:noProof/>
          <w:szCs w:val="24"/>
          <w:lang w:val="en-US"/>
          <w:rPrChange w:id="790" w:author="Daniel Lacerda" w:date="2017-05-03T22:35:00Z">
            <w:rPr>
              <w:rFonts w:cs="Arial"/>
              <w:noProof/>
              <w:szCs w:val="24"/>
            </w:rPr>
          </w:rPrChange>
        </w:rPr>
      </w:pPr>
      <w:r w:rsidRPr="009E2FF1">
        <w:rPr>
          <w:rFonts w:cs="Arial"/>
          <w:noProof/>
          <w:szCs w:val="24"/>
          <w:lang w:val="en-US"/>
          <w:rPrChange w:id="791" w:author="Daniel Lacerda" w:date="2017-05-03T22:35:00Z">
            <w:rPr>
              <w:rFonts w:cs="Arial"/>
              <w:noProof/>
              <w:szCs w:val="24"/>
            </w:rPr>
          </w:rPrChange>
        </w:rPr>
        <w:t xml:space="preserve">TRUTNEVYTE, E. et al. Reinvigorating the scenario technique to expand uncertainty consideration. </w:t>
      </w:r>
      <w:r w:rsidRPr="009E2FF1">
        <w:rPr>
          <w:rFonts w:cs="Arial"/>
          <w:b/>
          <w:bCs/>
          <w:noProof/>
          <w:szCs w:val="24"/>
          <w:lang w:val="en-US"/>
          <w:rPrChange w:id="792" w:author="Daniel Lacerda" w:date="2017-05-03T22:35:00Z">
            <w:rPr>
              <w:rFonts w:cs="Arial"/>
              <w:b/>
              <w:bCs/>
              <w:noProof/>
              <w:szCs w:val="24"/>
            </w:rPr>
          </w:rPrChange>
        </w:rPr>
        <w:t>Climatic Change</w:t>
      </w:r>
      <w:r w:rsidRPr="009E2FF1">
        <w:rPr>
          <w:rFonts w:cs="Arial"/>
          <w:noProof/>
          <w:szCs w:val="24"/>
          <w:lang w:val="en-US"/>
          <w:rPrChange w:id="793" w:author="Daniel Lacerda" w:date="2017-05-03T22:35:00Z">
            <w:rPr>
              <w:rFonts w:cs="Arial"/>
              <w:noProof/>
              <w:szCs w:val="24"/>
            </w:rPr>
          </w:rPrChange>
        </w:rPr>
        <w:t xml:space="preserve">, v. 135, n. 3–4, p. 373–379, 2016. </w:t>
      </w:r>
    </w:p>
    <w:p w14:paraId="3AB7BAC1" w14:textId="77777777" w:rsidR="00113416" w:rsidRPr="009E2FF1" w:rsidRDefault="00113416" w:rsidP="00113416">
      <w:pPr>
        <w:widowControl w:val="0"/>
        <w:rPr>
          <w:rFonts w:cs="Arial"/>
          <w:noProof/>
          <w:szCs w:val="24"/>
          <w:lang w:val="en-US"/>
          <w:rPrChange w:id="794" w:author="Daniel Lacerda" w:date="2017-05-03T22:35:00Z">
            <w:rPr>
              <w:rFonts w:cs="Arial"/>
              <w:noProof/>
              <w:szCs w:val="24"/>
            </w:rPr>
          </w:rPrChange>
        </w:rPr>
      </w:pPr>
      <w:r w:rsidRPr="009E2FF1">
        <w:rPr>
          <w:rFonts w:cs="Arial"/>
          <w:noProof/>
          <w:szCs w:val="24"/>
          <w:lang w:val="en-US"/>
          <w:rPrChange w:id="795" w:author="Daniel Lacerda" w:date="2017-05-03T22:35:00Z">
            <w:rPr>
              <w:rFonts w:cs="Arial"/>
              <w:noProof/>
              <w:szCs w:val="24"/>
            </w:rPr>
          </w:rPrChange>
        </w:rPr>
        <w:t xml:space="preserve">VAN ECK, N. J.; WALTMAN, L. Software survey : VOSviewer , a computer </w:t>
      </w:r>
      <w:r w:rsidRPr="009E2FF1">
        <w:rPr>
          <w:rFonts w:cs="Arial"/>
          <w:noProof/>
          <w:szCs w:val="24"/>
          <w:lang w:val="en-US"/>
          <w:rPrChange w:id="796" w:author="Daniel Lacerda" w:date="2017-05-03T22:35:00Z">
            <w:rPr>
              <w:rFonts w:cs="Arial"/>
              <w:noProof/>
              <w:szCs w:val="24"/>
            </w:rPr>
          </w:rPrChange>
        </w:rPr>
        <w:lastRenderedPageBreak/>
        <w:t xml:space="preserve">program for bibliometric mapping. </w:t>
      </w:r>
      <w:r w:rsidRPr="009E2FF1">
        <w:rPr>
          <w:rFonts w:cs="Arial"/>
          <w:b/>
          <w:bCs/>
          <w:noProof/>
          <w:szCs w:val="24"/>
          <w:lang w:val="en-US"/>
          <w:rPrChange w:id="797" w:author="Daniel Lacerda" w:date="2017-05-03T22:35:00Z">
            <w:rPr>
              <w:rFonts w:cs="Arial"/>
              <w:b/>
              <w:bCs/>
              <w:noProof/>
              <w:szCs w:val="24"/>
            </w:rPr>
          </w:rPrChange>
        </w:rPr>
        <w:t>Scientometrics</w:t>
      </w:r>
      <w:r w:rsidRPr="009E2FF1">
        <w:rPr>
          <w:rFonts w:cs="Arial"/>
          <w:noProof/>
          <w:szCs w:val="24"/>
          <w:lang w:val="en-US"/>
          <w:rPrChange w:id="798" w:author="Daniel Lacerda" w:date="2017-05-03T22:35:00Z">
            <w:rPr>
              <w:rFonts w:cs="Arial"/>
              <w:noProof/>
              <w:szCs w:val="24"/>
            </w:rPr>
          </w:rPrChange>
        </w:rPr>
        <w:t xml:space="preserve">, p. 523–538, 2010. </w:t>
      </w:r>
    </w:p>
    <w:p w14:paraId="358462D1" w14:textId="77777777" w:rsidR="00113416" w:rsidRPr="009E2FF1" w:rsidRDefault="00113416" w:rsidP="00113416">
      <w:pPr>
        <w:widowControl w:val="0"/>
        <w:rPr>
          <w:rFonts w:cs="Arial"/>
          <w:noProof/>
          <w:szCs w:val="24"/>
          <w:lang w:val="en-US"/>
          <w:rPrChange w:id="799" w:author="Daniel Lacerda" w:date="2017-05-03T22:35:00Z">
            <w:rPr>
              <w:rFonts w:cs="Arial"/>
              <w:noProof/>
              <w:szCs w:val="24"/>
            </w:rPr>
          </w:rPrChange>
        </w:rPr>
      </w:pPr>
      <w:r w:rsidRPr="009E2FF1">
        <w:rPr>
          <w:rFonts w:cs="Arial"/>
          <w:noProof/>
          <w:szCs w:val="24"/>
          <w:lang w:val="en-US"/>
          <w:rPrChange w:id="800" w:author="Daniel Lacerda" w:date="2017-05-03T22:35:00Z">
            <w:rPr>
              <w:rFonts w:cs="Arial"/>
              <w:noProof/>
              <w:szCs w:val="24"/>
            </w:rPr>
          </w:rPrChange>
        </w:rPr>
        <w:t xml:space="preserve">WACK, P. Scenarios: Uncharted Waters Ahead. </w:t>
      </w:r>
      <w:r w:rsidRPr="009E2FF1">
        <w:rPr>
          <w:rFonts w:cs="Arial"/>
          <w:b/>
          <w:bCs/>
          <w:noProof/>
          <w:szCs w:val="24"/>
          <w:lang w:val="en-US"/>
          <w:rPrChange w:id="801" w:author="Daniel Lacerda" w:date="2017-05-03T22:35:00Z">
            <w:rPr>
              <w:rFonts w:cs="Arial"/>
              <w:b/>
              <w:bCs/>
              <w:noProof/>
              <w:szCs w:val="24"/>
            </w:rPr>
          </w:rPrChange>
        </w:rPr>
        <w:t>Harvard Business Review</w:t>
      </w:r>
      <w:r w:rsidRPr="009E2FF1">
        <w:rPr>
          <w:rFonts w:cs="Arial"/>
          <w:noProof/>
          <w:szCs w:val="24"/>
          <w:lang w:val="en-US"/>
          <w:rPrChange w:id="802" w:author="Daniel Lacerda" w:date="2017-05-03T22:35:00Z">
            <w:rPr>
              <w:rFonts w:cs="Arial"/>
              <w:noProof/>
              <w:szCs w:val="24"/>
            </w:rPr>
          </w:rPrChange>
        </w:rPr>
        <w:t xml:space="preserve">, n. 85516, 1985. </w:t>
      </w:r>
    </w:p>
    <w:p w14:paraId="32CFCA90" w14:textId="77777777" w:rsidR="00113416" w:rsidRPr="009E2FF1" w:rsidRDefault="00113416" w:rsidP="00113416">
      <w:pPr>
        <w:widowControl w:val="0"/>
        <w:rPr>
          <w:rFonts w:cs="Arial"/>
          <w:noProof/>
          <w:szCs w:val="24"/>
          <w:lang w:val="en-US"/>
          <w:rPrChange w:id="803" w:author="Daniel Lacerda" w:date="2017-05-03T22:35:00Z">
            <w:rPr>
              <w:rFonts w:cs="Arial"/>
              <w:noProof/>
              <w:szCs w:val="24"/>
            </w:rPr>
          </w:rPrChange>
        </w:rPr>
      </w:pPr>
      <w:r w:rsidRPr="009E2FF1">
        <w:rPr>
          <w:rFonts w:cs="Arial"/>
          <w:noProof/>
          <w:szCs w:val="24"/>
          <w:lang w:val="en-US"/>
          <w:rPrChange w:id="804" w:author="Daniel Lacerda" w:date="2017-05-03T22:35:00Z">
            <w:rPr>
              <w:rFonts w:cs="Arial"/>
              <w:noProof/>
              <w:szCs w:val="24"/>
            </w:rPr>
          </w:rPrChange>
        </w:rPr>
        <w:t xml:space="preserve">WALKER, W. E.; HAASNOOT, M.; KWAKKEL, J. H. Adapt or perish: A review of planning approaches for adaptation under deep uncertainty. </w:t>
      </w:r>
      <w:r w:rsidRPr="009E2FF1">
        <w:rPr>
          <w:rFonts w:cs="Arial"/>
          <w:b/>
          <w:bCs/>
          <w:noProof/>
          <w:szCs w:val="24"/>
          <w:lang w:val="en-US"/>
          <w:rPrChange w:id="805" w:author="Daniel Lacerda" w:date="2017-05-03T22:35:00Z">
            <w:rPr>
              <w:rFonts w:cs="Arial"/>
              <w:b/>
              <w:bCs/>
              <w:noProof/>
              <w:szCs w:val="24"/>
            </w:rPr>
          </w:rPrChange>
        </w:rPr>
        <w:t>Sustainability (Switzerland)</w:t>
      </w:r>
      <w:r w:rsidRPr="009E2FF1">
        <w:rPr>
          <w:rFonts w:cs="Arial"/>
          <w:noProof/>
          <w:szCs w:val="24"/>
          <w:lang w:val="en-US"/>
          <w:rPrChange w:id="806" w:author="Daniel Lacerda" w:date="2017-05-03T22:35:00Z">
            <w:rPr>
              <w:rFonts w:cs="Arial"/>
              <w:noProof/>
              <w:szCs w:val="24"/>
            </w:rPr>
          </w:rPrChange>
        </w:rPr>
        <w:t xml:space="preserve">, v. 5, n. 3, p. 955–979, 2013. </w:t>
      </w:r>
    </w:p>
    <w:p w14:paraId="689AB999" w14:textId="77777777" w:rsidR="00113416" w:rsidRPr="009E2FF1" w:rsidRDefault="00113416" w:rsidP="00113416">
      <w:pPr>
        <w:widowControl w:val="0"/>
        <w:rPr>
          <w:rFonts w:cs="Arial"/>
          <w:noProof/>
          <w:szCs w:val="24"/>
          <w:lang w:val="en-US"/>
          <w:rPrChange w:id="807" w:author="Daniel Lacerda" w:date="2017-05-03T22:35:00Z">
            <w:rPr>
              <w:rFonts w:cs="Arial"/>
              <w:noProof/>
              <w:szCs w:val="24"/>
            </w:rPr>
          </w:rPrChange>
        </w:rPr>
      </w:pPr>
      <w:r w:rsidRPr="009E2FF1">
        <w:rPr>
          <w:rFonts w:cs="Arial"/>
          <w:noProof/>
          <w:szCs w:val="24"/>
          <w:lang w:val="en-US"/>
          <w:rPrChange w:id="808" w:author="Daniel Lacerda" w:date="2017-05-03T22:35:00Z">
            <w:rPr>
              <w:rFonts w:cs="Arial"/>
              <w:noProof/>
              <w:szCs w:val="24"/>
            </w:rPr>
          </w:rPrChange>
        </w:rPr>
        <w:t xml:space="preserve">WALKER, W. E.; LEMPERT, R. J.; KWAKKEL, J. H. Deep Uncertainty. In: GASS, S. I.; FU, M. C. (Eds.). . </w:t>
      </w:r>
      <w:r w:rsidRPr="009E2FF1">
        <w:rPr>
          <w:rFonts w:cs="Arial"/>
          <w:b/>
          <w:bCs/>
          <w:noProof/>
          <w:szCs w:val="24"/>
          <w:lang w:val="en-US"/>
          <w:rPrChange w:id="809" w:author="Daniel Lacerda" w:date="2017-05-03T22:35:00Z">
            <w:rPr>
              <w:rFonts w:cs="Arial"/>
              <w:b/>
              <w:bCs/>
              <w:noProof/>
              <w:szCs w:val="24"/>
            </w:rPr>
          </w:rPrChange>
        </w:rPr>
        <w:t>Encyclopedia of Operations Research and Management Science</w:t>
      </w:r>
      <w:r w:rsidRPr="009E2FF1">
        <w:rPr>
          <w:rFonts w:cs="Arial"/>
          <w:noProof/>
          <w:szCs w:val="24"/>
          <w:lang w:val="en-US"/>
          <w:rPrChange w:id="810" w:author="Daniel Lacerda" w:date="2017-05-03T22:35:00Z">
            <w:rPr>
              <w:rFonts w:cs="Arial"/>
              <w:noProof/>
              <w:szCs w:val="24"/>
            </w:rPr>
          </w:rPrChange>
        </w:rPr>
        <w:t xml:space="preserve">. Boston, MA: Springer US, 2013. p. 395–402. </w:t>
      </w:r>
    </w:p>
    <w:p w14:paraId="12CF00C5" w14:textId="77777777" w:rsidR="00113416" w:rsidRPr="009E2FF1" w:rsidRDefault="00113416" w:rsidP="00113416">
      <w:pPr>
        <w:widowControl w:val="0"/>
        <w:rPr>
          <w:rFonts w:cs="Arial"/>
          <w:noProof/>
          <w:szCs w:val="24"/>
          <w:lang w:val="en-US"/>
          <w:rPrChange w:id="811" w:author="Daniel Lacerda" w:date="2017-05-03T22:35:00Z">
            <w:rPr>
              <w:rFonts w:cs="Arial"/>
              <w:noProof/>
              <w:szCs w:val="24"/>
            </w:rPr>
          </w:rPrChange>
        </w:rPr>
      </w:pPr>
      <w:r w:rsidRPr="009E2FF1">
        <w:rPr>
          <w:rFonts w:cs="Arial"/>
          <w:noProof/>
          <w:szCs w:val="24"/>
          <w:lang w:val="en-US"/>
          <w:rPrChange w:id="812" w:author="Daniel Lacerda" w:date="2017-05-03T22:35:00Z">
            <w:rPr>
              <w:rFonts w:cs="Arial"/>
              <w:noProof/>
              <w:szCs w:val="24"/>
            </w:rPr>
          </w:rPrChange>
        </w:rPr>
        <w:t xml:space="preserve">WALKER, W. E.; RAHMAN, S. A.; CAVE, J. Adaptive policies, policy analysis, and policy-making. </w:t>
      </w:r>
      <w:r w:rsidRPr="009E2FF1">
        <w:rPr>
          <w:rFonts w:cs="Arial"/>
          <w:b/>
          <w:bCs/>
          <w:noProof/>
          <w:szCs w:val="24"/>
          <w:lang w:val="en-US"/>
          <w:rPrChange w:id="813" w:author="Daniel Lacerda" w:date="2017-05-03T22:35:00Z">
            <w:rPr>
              <w:rFonts w:cs="Arial"/>
              <w:b/>
              <w:bCs/>
              <w:noProof/>
              <w:szCs w:val="24"/>
            </w:rPr>
          </w:rPrChange>
        </w:rPr>
        <w:t>European Journal of Operational Research</w:t>
      </w:r>
      <w:r w:rsidRPr="009E2FF1">
        <w:rPr>
          <w:rFonts w:cs="Arial"/>
          <w:noProof/>
          <w:szCs w:val="24"/>
          <w:lang w:val="en-US"/>
          <w:rPrChange w:id="814" w:author="Daniel Lacerda" w:date="2017-05-03T22:35:00Z">
            <w:rPr>
              <w:rFonts w:cs="Arial"/>
              <w:noProof/>
              <w:szCs w:val="24"/>
            </w:rPr>
          </w:rPrChange>
        </w:rPr>
        <w:t xml:space="preserve">, v. 128, n. 2, p. 282–289, 2001. </w:t>
      </w:r>
    </w:p>
    <w:p w14:paraId="2A5D4568" w14:textId="77777777" w:rsidR="00113416" w:rsidRPr="009E2FF1" w:rsidRDefault="00113416" w:rsidP="00113416">
      <w:pPr>
        <w:widowControl w:val="0"/>
        <w:rPr>
          <w:rFonts w:cs="Arial"/>
          <w:noProof/>
          <w:szCs w:val="24"/>
          <w:lang w:val="en-US"/>
          <w:rPrChange w:id="815" w:author="Daniel Lacerda" w:date="2017-05-03T22:35:00Z">
            <w:rPr>
              <w:rFonts w:cs="Arial"/>
              <w:noProof/>
              <w:szCs w:val="24"/>
            </w:rPr>
          </w:rPrChange>
        </w:rPr>
      </w:pPr>
      <w:r w:rsidRPr="009E2FF1">
        <w:rPr>
          <w:rFonts w:cs="Arial"/>
          <w:noProof/>
          <w:szCs w:val="24"/>
          <w:lang w:val="en-US"/>
          <w:rPrChange w:id="816" w:author="Daniel Lacerda" w:date="2017-05-03T22:35:00Z">
            <w:rPr>
              <w:rFonts w:cs="Arial"/>
              <w:noProof/>
              <w:szCs w:val="24"/>
            </w:rPr>
          </w:rPrChange>
        </w:rPr>
        <w:t xml:space="preserve">WERNERFELT, B. The Resource-Based view of the firm. </w:t>
      </w:r>
      <w:r w:rsidRPr="009E2FF1">
        <w:rPr>
          <w:rFonts w:cs="Arial"/>
          <w:b/>
          <w:bCs/>
          <w:noProof/>
          <w:szCs w:val="24"/>
          <w:lang w:val="en-US"/>
          <w:rPrChange w:id="817" w:author="Daniel Lacerda" w:date="2017-05-03T22:35:00Z">
            <w:rPr>
              <w:rFonts w:cs="Arial"/>
              <w:b/>
              <w:bCs/>
              <w:noProof/>
              <w:szCs w:val="24"/>
            </w:rPr>
          </w:rPrChange>
        </w:rPr>
        <w:t>Strategic Management Journal</w:t>
      </w:r>
      <w:r w:rsidRPr="009E2FF1">
        <w:rPr>
          <w:rFonts w:cs="Arial"/>
          <w:noProof/>
          <w:szCs w:val="24"/>
          <w:lang w:val="en-US"/>
          <w:rPrChange w:id="818" w:author="Daniel Lacerda" w:date="2017-05-03T22:35:00Z">
            <w:rPr>
              <w:rFonts w:cs="Arial"/>
              <w:noProof/>
              <w:szCs w:val="24"/>
            </w:rPr>
          </w:rPrChange>
        </w:rPr>
        <w:t xml:space="preserve">, v. 5, n. April 1983, p. 171–180, 1984. </w:t>
      </w:r>
    </w:p>
    <w:p w14:paraId="573C7754" w14:textId="77777777" w:rsidR="00113416" w:rsidRPr="009E2FF1" w:rsidRDefault="00113416" w:rsidP="00113416">
      <w:pPr>
        <w:widowControl w:val="0"/>
        <w:rPr>
          <w:rFonts w:cs="Arial"/>
          <w:noProof/>
          <w:szCs w:val="24"/>
          <w:lang w:val="en-US"/>
          <w:rPrChange w:id="819" w:author="Daniel Lacerda" w:date="2017-05-03T22:35:00Z">
            <w:rPr>
              <w:rFonts w:cs="Arial"/>
              <w:noProof/>
              <w:szCs w:val="24"/>
            </w:rPr>
          </w:rPrChange>
        </w:rPr>
      </w:pPr>
      <w:r w:rsidRPr="009E2FF1">
        <w:rPr>
          <w:rFonts w:cs="Arial"/>
          <w:noProof/>
          <w:szCs w:val="24"/>
          <w:lang w:val="en-US"/>
          <w:rPrChange w:id="820" w:author="Daniel Lacerda" w:date="2017-05-03T22:35:00Z">
            <w:rPr>
              <w:rFonts w:cs="Arial"/>
              <w:noProof/>
              <w:szCs w:val="24"/>
            </w:rPr>
          </w:rPrChange>
        </w:rPr>
        <w:t xml:space="preserve">WILSON, D. Strategic Decision Making. In: </w:t>
      </w:r>
      <w:r w:rsidRPr="009E2FF1">
        <w:rPr>
          <w:rFonts w:cs="Arial"/>
          <w:b/>
          <w:bCs/>
          <w:noProof/>
          <w:szCs w:val="24"/>
          <w:lang w:val="en-US"/>
          <w:rPrChange w:id="821" w:author="Daniel Lacerda" w:date="2017-05-03T22:35:00Z">
            <w:rPr>
              <w:rFonts w:cs="Arial"/>
              <w:b/>
              <w:bCs/>
              <w:noProof/>
              <w:szCs w:val="24"/>
            </w:rPr>
          </w:rPrChange>
        </w:rPr>
        <w:t>Wiley Encyclopedia of Management</w:t>
      </w:r>
      <w:r w:rsidRPr="009E2FF1">
        <w:rPr>
          <w:rFonts w:cs="Arial"/>
          <w:noProof/>
          <w:szCs w:val="24"/>
          <w:lang w:val="en-US"/>
          <w:rPrChange w:id="822" w:author="Daniel Lacerda" w:date="2017-05-03T22:35:00Z">
            <w:rPr>
              <w:rFonts w:cs="Arial"/>
              <w:noProof/>
              <w:szCs w:val="24"/>
            </w:rPr>
          </w:rPrChange>
        </w:rPr>
        <w:t xml:space="preserve">. [s.l: s.n.]. p. 12:1-4. </w:t>
      </w:r>
    </w:p>
    <w:p w14:paraId="45BAB578" w14:textId="77777777" w:rsidR="00113416" w:rsidRPr="009E2FF1" w:rsidRDefault="00113416" w:rsidP="00113416">
      <w:pPr>
        <w:widowControl w:val="0"/>
        <w:rPr>
          <w:rFonts w:cs="Arial"/>
          <w:noProof/>
          <w:szCs w:val="24"/>
          <w:lang w:val="en-US"/>
          <w:rPrChange w:id="823" w:author="Daniel Lacerda" w:date="2017-05-03T22:35:00Z">
            <w:rPr>
              <w:rFonts w:cs="Arial"/>
              <w:noProof/>
              <w:szCs w:val="24"/>
            </w:rPr>
          </w:rPrChange>
        </w:rPr>
      </w:pPr>
      <w:r w:rsidRPr="009E2FF1">
        <w:rPr>
          <w:rFonts w:cs="Arial"/>
          <w:noProof/>
          <w:szCs w:val="24"/>
          <w:lang w:val="en-US"/>
          <w:rPrChange w:id="824" w:author="Daniel Lacerda" w:date="2017-05-03T22:35:00Z">
            <w:rPr>
              <w:rFonts w:cs="Arial"/>
              <w:noProof/>
              <w:szCs w:val="24"/>
            </w:rPr>
          </w:rPrChange>
        </w:rPr>
        <w:t xml:space="preserve">WILTBANK, R. et al. What to do next? The case for non-predictive strategy. </w:t>
      </w:r>
      <w:r w:rsidRPr="009E2FF1">
        <w:rPr>
          <w:rFonts w:cs="Arial"/>
          <w:b/>
          <w:bCs/>
          <w:noProof/>
          <w:szCs w:val="24"/>
          <w:lang w:val="en-US"/>
          <w:rPrChange w:id="825" w:author="Daniel Lacerda" w:date="2017-05-03T22:35:00Z">
            <w:rPr>
              <w:rFonts w:cs="Arial"/>
              <w:b/>
              <w:bCs/>
              <w:noProof/>
              <w:szCs w:val="24"/>
            </w:rPr>
          </w:rPrChange>
        </w:rPr>
        <w:t>Strategic Management Journal</w:t>
      </w:r>
      <w:r w:rsidRPr="009E2FF1">
        <w:rPr>
          <w:rFonts w:cs="Arial"/>
          <w:noProof/>
          <w:szCs w:val="24"/>
          <w:lang w:val="en-US"/>
          <w:rPrChange w:id="826" w:author="Daniel Lacerda" w:date="2017-05-03T22:35:00Z">
            <w:rPr>
              <w:rFonts w:cs="Arial"/>
              <w:noProof/>
              <w:szCs w:val="24"/>
            </w:rPr>
          </w:rPrChange>
        </w:rPr>
        <w:t xml:space="preserve">, v. 27, n. 10, p. 981–998, out. 2006. </w:t>
      </w:r>
    </w:p>
    <w:p w14:paraId="26D0A246" w14:textId="77777777" w:rsidR="00113416" w:rsidRPr="009E2FF1" w:rsidRDefault="00113416" w:rsidP="00113416">
      <w:pPr>
        <w:widowControl w:val="0"/>
        <w:rPr>
          <w:rFonts w:cs="Arial"/>
          <w:noProof/>
          <w:szCs w:val="24"/>
          <w:lang w:val="en-US"/>
          <w:rPrChange w:id="827" w:author="Daniel Lacerda" w:date="2017-05-03T22:35:00Z">
            <w:rPr>
              <w:rFonts w:cs="Arial"/>
              <w:noProof/>
              <w:szCs w:val="24"/>
            </w:rPr>
          </w:rPrChange>
        </w:rPr>
      </w:pPr>
      <w:r w:rsidRPr="009E2FF1">
        <w:rPr>
          <w:rFonts w:cs="Arial"/>
          <w:noProof/>
          <w:szCs w:val="24"/>
          <w:lang w:val="en-US"/>
          <w:rPrChange w:id="828" w:author="Daniel Lacerda" w:date="2017-05-03T22:35:00Z">
            <w:rPr>
              <w:rFonts w:cs="Arial"/>
              <w:noProof/>
              <w:szCs w:val="24"/>
            </w:rPr>
          </w:rPrChange>
        </w:rPr>
        <w:t xml:space="preserve">ZINKEVIČIŪTĖ, V. Evaluation of business strategic decisions under changing environment conditions. </w:t>
      </w:r>
      <w:r w:rsidRPr="009E2FF1">
        <w:rPr>
          <w:rFonts w:cs="Arial"/>
          <w:b/>
          <w:bCs/>
          <w:noProof/>
          <w:szCs w:val="24"/>
          <w:lang w:val="en-US"/>
          <w:rPrChange w:id="829" w:author="Daniel Lacerda" w:date="2017-05-03T22:35:00Z">
            <w:rPr>
              <w:rFonts w:cs="Arial"/>
              <w:b/>
              <w:bCs/>
              <w:noProof/>
              <w:szCs w:val="24"/>
            </w:rPr>
          </w:rPrChange>
        </w:rPr>
        <w:t>Journal of Business Economics and Management</w:t>
      </w:r>
      <w:r w:rsidRPr="009E2FF1">
        <w:rPr>
          <w:rFonts w:cs="Arial"/>
          <w:noProof/>
          <w:szCs w:val="24"/>
          <w:lang w:val="en-US"/>
          <w:rPrChange w:id="830" w:author="Daniel Lacerda" w:date="2017-05-03T22:35:00Z">
            <w:rPr>
              <w:rFonts w:cs="Arial"/>
              <w:noProof/>
              <w:szCs w:val="24"/>
            </w:rPr>
          </w:rPrChange>
        </w:rPr>
        <w:t xml:space="preserve">, v. 12, n. 2, p. 332–352, 2011. </w:t>
      </w:r>
    </w:p>
    <w:p w14:paraId="2CEE1D90" w14:textId="77777777" w:rsidR="00113416" w:rsidRPr="00113416" w:rsidRDefault="00113416" w:rsidP="00113416">
      <w:pPr>
        <w:widowControl w:val="0"/>
        <w:rPr>
          <w:rFonts w:cs="Arial"/>
          <w:noProof/>
        </w:rPr>
      </w:pPr>
      <w:r w:rsidRPr="009E2FF1">
        <w:rPr>
          <w:rFonts w:cs="Arial"/>
          <w:noProof/>
          <w:szCs w:val="24"/>
          <w:lang w:val="en-US"/>
          <w:rPrChange w:id="831" w:author="Daniel Lacerda" w:date="2017-05-03T22:35:00Z">
            <w:rPr>
              <w:rFonts w:cs="Arial"/>
              <w:noProof/>
              <w:szCs w:val="24"/>
            </w:rPr>
          </w:rPrChange>
        </w:rPr>
        <w:t xml:space="preserve">ZUPIC, I.; CATER, T. Bibliometric Methods in Management and Organization. </w:t>
      </w:r>
      <w:r w:rsidRPr="00113416">
        <w:rPr>
          <w:rFonts w:cs="Arial"/>
          <w:b/>
          <w:bCs/>
          <w:noProof/>
          <w:szCs w:val="24"/>
        </w:rPr>
        <w:t>Organizational Research Methods</w:t>
      </w:r>
      <w:r w:rsidRPr="00113416">
        <w:rPr>
          <w:rFonts w:cs="Arial"/>
          <w:noProof/>
          <w:szCs w:val="24"/>
        </w:rPr>
        <w:t xml:space="preserve">, v. 18, n. 3, p. 429–472, 2014. </w:t>
      </w:r>
    </w:p>
    <w:p w14:paraId="7ACD8DBD" w14:textId="77777777" w:rsidR="00A24367" w:rsidRPr="00432BD8" w:rsidRDefault="005A1C94" w:rsidP="005A1C94">
      <w:pPr>
        <w:ind w:firstLine="0"/>
        <w:sectPr w:rsidR="00A24367" w:rsidRPr="00432BD8" w:rsidSect="001F56FA">
          <w:footnotePr>
            <w:numRestart w:val="eachSect"/>
          </w:footnotePr>
          <w:pgSz w:w="11906" w:h="16838" w:code="9"/>
          <w:pgMar w:top="1701" w:right="1134" w:bottom="1134" w:left="1701" w:header="1134" w:footer="709" w:gutter="0"/>
          <w:cols w:space="708"/>
          <w:docGrid w:linePitch="360"/>
        </w:sectPr>
      </w:pPr>
      <w:r>
        <w:fldChar w:fldCharType="end"/>
      </w:r>
    </w:p>
    <w:p w14:paraId="3AC37C34" w14:textId="77777777" w:rsidR="00EF3166" w:rsidRPr="00B31CAE" w:rsidRDefault="00EF3166" w:rsidP="00C93F25">
      <w:pPr>
        <w:pStyle w:val="Ttulo1"/>
        <w:numPr>
          <w:ilvl w:val="0"/>
          <w:numId w:val="0"/>
        </w:numPr>
        <w:ind w:left="737"/>
        <w:jc w:val="center"/>
      </w:pPr>
      <w:bookmarkStart w:id="832" w:name="_Toc422058289"/>
      <w:bookmarkStart w:id="833" w:name="_Toc435446419"/>
      <w:bookmarkStart w:id="834" w:name="_Toc481590689"/>
      <w:r w:rsidRPr="00B31CAE">
        <w:lastRenderedPageBreak/>
        <w:t>A</w:t>
      </w:r>
      <w:r w:rsidRPr="00B31CAE">
        <w:rPr>
          <w:rStyle w:val="TtuloApendAnexoChar"/>
          <w:rFonts w:cs="Arial"/>
          <w:kern w:val="32"/>
          <w:szCs w:val="32"/>
        </w:rPr>
        <w:t>PÊNDIC</w:t>
      </w:r>
      <w:r w:rsidRPr="00B31CAE">
        <w:t xml:space="preserve">E A </w:t>
      </w:r>
      <w:r>
        <w:t>–</w:t>
      </w:r>
      <w:r w:rsidRPr="00B31CAE">
        <w:t xml:space="preserve"> </w:t>
      </w:r>
      <w:r>
        <w:t>Protocolo</w:t>
      </w:r>
      <w:bookmarkEnd w:id="832"/>
      <w:bookmarkEnd w:id="833"/>
      <w:r w:rsidR="00BB306F">
        <w:t xml:space="preserve"> da Revisão Sistemática da Literatura</w:t>
      </w:r>
      <w:bookmarkEnd w:id="834"/>
    </w:p>
    <w:p w14:paraId="7880AA22" w14:textId="45BF4AFE" w:rsidR="00EF3166" w:rsidRDefault="00EF3166" w:rsidP="00B66EFC">
      <w:pPr>
        <w:pStyle w:val="Legenda"/>
      </w:pPr>
      <w:bookmarkStart w:id="835" w:name="_Toc435446365"/>
      <w:bookmarkStart w:id="836" w:name="_Toc481594525"/>
      <w:r>
        <w:t xml:space="preserve">Quadro </w:t>
      </w:r>
      <w:fldSimple w:instr=" SEQ Quadro \* ARABIC ">
        <w:r w:rsidR="00B7483F">
          <w:rPr>
            <w:noProof/>
          </w:rPr>
          <w:t>11</w:t>
        </w:r>
      </w:fldSimple>
      <w:r>
        <w:t xml:space="preserve"> </w:t>
      </w:r>
      <w:r w:rsidR="00025F71">
        <w:t>–</w:t>
      </w:r>
      <w:r>
        <w:t xml:space="preserve"> </w:t>
      </w:r>
      <w:bookmarkEnd w:id="835"/>
      <w:r w:rsidR="005B18F7">
        <w:t>Protocolo da Revisão Sistemática da Literatura</w:t>
      </w:r>
      <w:bookmarkEnd w:id="836"/>
    </w:p>
    <w:tbl>
      <w:tblPr>
        <w:tblStyle w:val="Tabelacomgrade"/>
        <w:tblW w:w="14170" w:type="dxa"/>
        <w:tblLook w:val="04A0" w:firstRow="1" w:lastRow="0" w:firstColumn="1" w:lastColumn="0" w:noHBand="0" w:noVBand="1"/>
      </w:tblPr>
      <w:tblGrid>
        <w:gridCol w:w="2547"/>
        <w:gridCol w:w="4536"/>
        <w:gridCol w:w="7087"/>
      </w:tblGrid>
      <w:tr w:rsidR="00EF3166" w14:paraId="5AA57F8B" w14:textId="77777777" w:rsidTr="00961E66">
        <w:trPr>
          <w:trHeight w:val="424"/>
          <w:tblHeader/>
        </w:trPr>
        <w:tc>
          <w:tcPr>
            <w:tcW w:w="2547" w:type="dxa"/>
            <w:shd w:val="clear" w:color="auto" w:fill="D9D9D9" w:themeFill="background1" w:themeFillShade="D9"/>
            <w:vAlign w:val="center"/>
          </w:tcPr>
          <w:p w14:paraId="7B0BD2FC" w14:textId="77777777" w:rsidR="00EF3166" w:rsidRPr="00EF3166" w:rsidRDefault="00EF3166" w:rsidP="00EF3166">
            <w:pPr>
              <w:pStyle w:val="ALNEAS"/>
              <w:numPr>
                <w:ilvl w:val="0"/>
                <w:numId w:val="0"/>
              </w:numPr>
              <w:ind w:left="-112"/>
              <w:jc w:val="center"/>
              <w:rPr>
                <w:b/>
                <w:sz w:val="22"/>
              </w:rPr>
            </w:pPr>
            <w:r w:rsidRPr="00EF3166">
              <w:rPr>
                <w:b/>
                <w:sz w:val="22"/>
              </w:rPr>
              <w:t>Característica da Revisão</w:t>
            </w:r>
          </w:p>
        </w:tc>
        <w:tc>
          <w:tcPr>
            <w:tcW w:w="4536" w:type="dxa"/>
            <w:shd w:val="clear" w:color="auto" w:fill="D9D9D9" w:themeFill="background1" w:themeFillShade="D9"/>
            <w:vAlign w:val="center"/>
          </w:tcPr>
          <w:p w14:paraId="0FA9F879" w14:textId="77777777" w:rsidR="00EF3166" w:rsidRPr="00834CBA" w:rsidRDefault="00EF3166" w:rsidP="001F56FA">
            <w:pPr>
              <w:ind w:firstLine="0"/>
              <w:jc w:val="left"/>
              <w:rPr>
                <w:b/>
                <w:sz w:val="22"/>
                <w:szCs w:val="22"/>
              </w:rPr>
            </w:pPr>
            <w:r w:rsidRPr="00834CBA">
              <w:rPr>
                <w:b/>
                <w:sz w:val="22"/>
                <w:szCs w:val="22"/>
              </w:rPr>
              <w:t>Decisão / Definição</w:t>
            </w:r>
          </w:p>
        </w:tc>
        <w:tc>
          <w:tcPr>
            <w:tcW w:w="7087" w:type="dxa"/>
            <w:shd w:val="clear" w:color="auto" w:fill="D9D9D9" w:themeFill="background1" w:themeFillShade="D9"/>
            <w:vAlign w:val="center"/>
          </w:tcPr>
          <w:p w14:paraId="06ADF53B" w14:textId="77777777" w:rsidR="00EF3166" w:rsidRPr="00834CBA" w:rsidRDefault="00EF3166" w:rsidP="001F56FA">
            <w:pPr>
              <w:ind w:firstLine="0"/>
              <w:jc w:val="left"/>
              <w:rPr>
                <w:b/>
                <w:sz w:val="22"/>
                <w:szCs w:val="22"/>
              </w:rPr>
            </w:pPr>
            <w:r w:rsidRPr="00834CBA">
              <w:rPr>
                <w:b/>
                <w:sz w:val="22"/>
                <w:szCs w:val="22"/>
              </w:rPr>
              <w:t>Justificativa</w:t>
            </w:r>
          </w:p>
        </w:tc>
      </w:tr>
      <w:tr w:rsidR="00EF3166" w:rsidRPr="006A28C2" w14:paraId="40BB7709" w14:textId="77777777" w:rsidTr="00961E66">
        <w:tc>
          <w:tcPr>
            <w:tcW w:w="2547" w:type="dxa"/>
            <w:vAlign w:val="center"/>
          </w:tcPr>
          <w:p w14:paraId="1A1AF0A8" w14:textId="77777777" w:rsidR="00EF3166" w:rsidRPr="00834CBA" w:rsidRDefault="00EF3166" w:rsidP="001F56FA">
            <w:pPr>
              <w:ind w:firstLine="0"/>
              <w:jc w:val="left"/>
              <w:rPr>
                <w:b/>
                <w:sz w:val="22"/>
                <w:szCs w:val="22"/>
              </w:rPr>
            </w:pPr>
            <w:r w:rsidRPr="00834CBA">
              <w:rPr>
                <w:b/>
                <w:sz w:val="22"/>
                <w:szCs w:val="22"/>
              </w:rPr>
              <w:t>Framework Conceitual Inicial</w:t>
            </w:r>
          </w:p>
        </w:tc>
        <w:tc>
          <w:tcPr>
            <w:tcW w:w="4536" w:type="dxa"/>
            <w:vAlign w:val="center"/>
          </w:tcPr>
          <w:p w14:paraId="168F2BDC" w14:textId="77777777" w:rsidR="00EF3166" w:rsidRPr="00834CBA" w:rsidRDefault="00EF3166" w:rsidP="001F56FA">
            <w:pPr>
              <w:ind w:firstLine="0"/>
              <w:jc w:val="left"/>
              <w:rPr>
                <w:sz w:val="22"/>
                <w:szCs w:val="22"/>
                <w:lang w:val="en-US"/>
              </w:rPr>
            </w:pPr>
            <w:r>
              <w:rPr>
                <w:sz w:val="22"/>
                <w:szCs w:val="22"/>
                <w:lang w:val="en-US"/>
              </w:rPr>
              <w:t>Exploratory Modeling Analysis and Robust Decision Making</w:t>
            </w:r>
          </w:p>
        </w:tc>
        <w:tc>
          <w:tcPr>
            <w:tcW w:w="7087" w:type="dxa"/>
            <w:vAlign w:val="center"/>
          </w:tcPr>
          <w:p w14:paraId="0D924DB3" w14:textId="77777777" w:rsidR="00EF3166" w:rsidRPr="00834CBA" w:rsidRDefault="00EF3166" w:rsidP="001F56FA">
            <w:pPr>
              <w:ind w:firstLine="0"/>
              <w:jc w:val="left"/>
              <w:rPr>
                <w:sz w:val="22"/>
                <w:szCs w:val="22"/>
              </w:rPr>
            </w:pPr>
            <w:r w:rsidRPr="00834CBA">
              <w:rPr>
                <w:sz w:val="22"/>
                <w:szCs w:val="22"/>
              </w:rPr>
              <w:t>Para a localização de revisões de literatura de modo coerente, foi feita a opção de buscar por revisões de literatura que reconheçam as abordagens reconhecidas pela comunidade de pesquisadores local.</w:t>
            </w:r>
          </w:p>
        </w:tc>
      </w:tr>
      <w:tr w:rsidR="00EF3166" w14:paraId="45553D51" w14:textId="77777777" w:rsidTr="00961E66">
        <w:tc>
          <w:tcPr>
            <w:tcW w:w="2547" w:type="dxa"/>
            <w:vAlign w:val="center"/>
          </w:tcPr>
          <w:p w14:paraId="72D27825" w14:textId="77777777" w:rsidR="00EF3166" w:rsidRPr="00834CBA" w:rsidRDefault="00EF3166" w:rsidP="001F56FA">
            <w:pPr>
              <w:ind w:firstLine="0"/>
              <w:jc w:val="left"/>
              <w:rPr>
                <w:b/>
                <w:sz w:val="22"/>
                <w:szCs w:val="22"/>
              </w:rPr>
            </w:pPr>
            <w:r w:rsidRPr="00834CBA">
              <w:rPr>
                <w:b/>
                <w:sz w:val="22"/>
                <w:szCs w:val="22"/>
              </w:rPr>
              <w:t>Contexto</w:t>
            </w:r>
          </w:p>
        </w:tc>
        <w:tc>
          <w:tcPr>
            <w:tcW w:w="4536" w:type="dxa"/>
            <w:vAlign w:val="center"/>
          </w:tcPr>
          <w:p w14:paraId="0F582884" w14:textId="77777777" w:rsidR="00EF3166" w:rsidRPr="00834CBA" w:rsidRDefault="00EF3166" w:rsidP="001F56FA">
            <w:pPr>
              <w:ind w:firstLine="0"/>
              <w:jc w:val="left"/>
              <w:rPr>
                <w:sz w:val="22"/>
                <w:szCs w:val="22"/>
              </w:rPr>
            </w:pPr>
            <w:r w:rsidRPr="00834CBA">
              <w:rPr>
                <w:sz w:val="22"/>
                <w:szCs w:val="22"/>
              </w:rPr>
              <w:t>Não será definido um contexto de aplicação a priori.</w:t>
            </w:r>
          </w:p>
        </w:tc>
        <w:tc>
          <w:tcPr>
            <w:tcW w:w="7087" w:type="dxa"/>
            <w:vAlign w:val="center"/>
          </w:tcPr>
          <w:p w14:paraId="44171A35" w14:textId="77777777" w:rsidR="00EF3166" w:rsidRPr="00834CBA" w:rsidRDefault="00EF3166" w:rsidP="001F56FA">
            <w:pPr>
              <w:ind w:firstLine="0"/>
              <w:jc w:val="left"/>
              <w:rPr>
                <w:sz w:val="22"/>
                <w:szCs w:val="22"/>
              </w:rPr>
            </w:pPr>
            <w:r w:rsidRPr="00834CBA">
              <w:rPr>
                <w:sz w:val="22"/>
                <w:szCs w:val="22"/>
              </w:rPr>
              <w:t>O objetivo desta etapa do trabalho não é limitar as revisões de literatura somente de um contexto específico.</w:t>
            </w:r>
          </w:p>
        </w:tc>
      </w:tr>
      <w:tr w:rsidR="00EF3166" w14:paraId="1DA5ECF2" w14:textId="77777777" w:rsidTr="00961E66">
        <w:tc>
          <w:tcPr>
            <w:tcW w:w="2547" w:type="dxa"/>
            <w:vAlign w:val="center"/>
          </w:tcPr>
          <w:p w14:paraId="721E3300" w14:textId="77777777" w:rsidR="00EF3166" w:rsidRPr="00834CBA" w:rsidRDefault="00EF3166" w:rsidP="001F56FA">
            <w:pPr>
              <w:ind w:firstLine="0"/>
              <w:jc w:val="left"/>
              <w:rPr>
                <w:b/>
                <w:sz w:val="22"/>
                <w:szCs w:val="22"/>
              </w:rPr>
            </w:pPr>
            <w:r w:rsidRPr="00834CBA">
              <w:rPr>
                <w:b/>
                <w:sz w:val="22"/>
                <w:szCs w:val="22"/>
              </w:rPr>
              <w:t>Horizonte</w:t>
            </w:r>
          </w:p>
        </w:tc>
        <w:tc>
          <w:tcPr>
            <w:tcW w:w="4536" w:type="dxa"/>
            <w:vAlign w:val="center"/>
          </w:tcPr>
          <w:p w14:paraId="0B977A65" w14:textId="77777777" w:rsidR="006917D3" w:rsidRDefault="006917D3" w:rsidP="001F56FA">
            <w:pPr>
              <w:ind w:firstLine="0"/>
              <w:jc w:val="left"/>
              <w:rPr>
                <w:sz w:val="22"/>
                <w:szCs w:val="22"/>
              </w:rPr>
            </w:pPr>
            <w:r>
              <w:rPr>
                <w:sz w:val="22"/>
                <w:szCs w:val="22"/>
              </w:rPr>
              <w:t>Sem Limitações</w:t>
            </w:r>
          </w:p>
          <w:p w14:paraId="4D3F1DAD" w14:textId="77777777" w:rsidR="006917D3" w:rsidRPr="00834CBA" w:rsidRDefault="006917D3" w:rsidP="001F56FA">
            <w:pPr>
              <w:ind w:firstLine="0"/>
              <w:jc w:val="left"/>
              <w:rPr>
                <w:sz w:val="22"/>
                <w:szCs w:val="22"/>
              </w:rPr>
            </w:pPr>
            <w:r>
              <w:rPr>
                <w:sz w:val="22"/>
                <w:szCs w:val="22"/>
              </w:rPr>
              <w:t>1993 – Presente</w:t>
            </w:r>
          </w:p>
        </w:tc>
        <w:tc>
          <w:tcPr>
            <w:tcW w:w="7087" w:type="dxa"/>
            <w:vAlign w:val="center"/>
          </w:tcPr>
          <w:p w14:paraId="09625D67" w14:textId="77777777" w:rsidR="00EF3166" w:rsidRPr="00834CBA" w:rsidRDefault="00BE445F" w:rsidP="001F56FA">
            <w:pPr>
              <w:ind w:firstLine="0"/>
              <w:jc w:val="left"/>
              <w:rPr>
                <w:sz w:val="22"/>
                <w:szCs w:val="22"/>
              </w:rPr>
            </w:pPr>
            <w:r>
              <w:rPr>
                <w:sz w:val="22"/>
                <w:szCs w:val="22"/>
              </w:rPr>
              <w:t xml:space="preserve">O trabalho seminal desta vertente de pesquisa é atribuído a </w:t>
            </w:r>
            <w:r>
              <w:rPr>
                <w:sz w:val="22"/>
                <w:szCs w:val="22"/>
              </w:rPr>
              <w:fldChar w:fldCharType="begin" w:fldLock="1"/>
            </w:r>
            <w:r w:rsidR="004D5876">
              <w:rPr>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sz w:val="22"/>
                <w:szCs w:val="22"/>
              </w:rPr>
              <w:fldChar w:fldCharType="separate"/>
            </w:r>
            <w:r w:rsidR="005A1C94" w:rsidRPr="005A1C94">
              <w:rPr>
                <w:noProof/>
                <w:sz w:val="22"/>
                <w:szCs w:val="22"/>
              </w:rPr>
              <w:t>(BANKES, 1993)</w:t>
            </w:r>
            <w:r>
              <w:rPr>
                <w:sz w:val="22"/>
                <w:szCs w:val="22"/>
              </w:rPr>
              <w:fldChar w:fldCharType="end"/>
            </w:r>
            <w:r w:rsidR="00B775FC">
              <w:rPr>
                <w:sz w:val="22"/>
                <w:szCs w:val="22"/>
              </w:rPr>
              <w:t>. Por este motivo, serão consideradas publicações a partir desta data.</w:t>
            </w:r>
            <w:r>
              <w:rPr>
                <w:sz w:val="22"/>
                <w:szCs w:val="22"/>
              </w:rPr>
              <w:t xml:space="preserve"> </w:t>
            </w:r>
          </w:p>
        </w:tc>
      </w:tr>
      <w:tr w:rsidR="00EF3166" w14:paraId="5A9EDA52" w14:textId="77777777" w:rsidTr="00961E66">
        <w:tc>
          <w:tcPr>
            <w:tcW w:w="2547" w:type="dxa"/>
            <w:vAlign w:val="center"/>
          </w:tcPr>
          <w:p w14:paraId="017FC00F" w14:textId="77777777" w:rsidR="00EF3166" w:rsidRPr="00834CBA" w:rsidRDefault="00EF3166" w:rsidP="001F56FA">
            <w:pPr>
              <w:ind w:firstLine="0"/>
              <w:jc w:val="left"/>
              <w:rPr>
                <w:b/>
                <w:sz w:val="22"/>
                <w:szCs w:val="22"/>
              </w:rPr>
            </w:pPr>
            <w:r w:rsidRPr="00834CBA">
              <w:rPr>
                <w:b/>
                <w:sz w:val="22"/>
                <w:szCs w:val="22"/>
              </w:rPr>
              <w:t>Correntes teóricas</w:t>
            </w:r>
          </w:p>
        </w:tc>
        <w:tc>
          <w:tcPr>
            <w:tcW w:w="4536" w:type="dxa"/>
            <w:vAlign w:val="center"/>
          </w:tcPr>
          <w:p w14:paraId="1CF79F25" w14:textId="168B01A0" w:rsidR="00EF3166" w:rsidRPr="00834CBA" w:rsidRDefault="00B775FC" w:rsidP="001F56FA">
            <w:pPr>
              <w:ind w:firstLine="0"/>
              <w:jc w:val="left"/>
              <w:rPr>
                <w:sz w:val="22"/>
                <w:szCs w:val="22"/>
              </w:rPr>
            </w:pPr>
            <w:r>
              <w:rPr>
                <w:sz w:val="22"/>
                <w:szCs w:val="22"/>
              </w:rPr>
              <w:t>A Pesquisa irá delimitar</w:t>
            </w:r>
            <w:r w:rsidR="00C134E2">
              <w:rPr>
                <w:sz w:val="22"/>
                <w:szCs w:val="22"/>
              </w:rPr>
              <w:t xml:space="preserve"> seu foco sobre a abordagem RDM e Abordagens voltadas para a avaliação de decisões estratégicas sob incerteza.</w:t>
            </w:r>
          </w:p>
        </w:tc>
        <w:tc>
          <w:tcPr>
            <w:tcW w:w="7087" w:type="dxa"/>
            <w:vAlign w:val="center"/>
          </w:tcPr>
          <w:p w14:paraId="62A121E9" w14:textId="77777777" w:rsidR="00EF3166" w:rsidRPr="00834CBA" w:rsidRDefault="00B775FC" w:rsidP="001F56FA">
            <w:pPr>
              <w:ind w:firstLine="0"/>
              <w:jc w:val="left"/>
              <w:rPr>
                <w:sz w:val="22"/>
                <w:szCs w:val="22"/>
              </w:rPr>
            </w:pPr>
            <w:r>
              <w:rPr>
                <w:sz w:val="22"/>
                <w:szCs w:val="22"/>
              </w:rPr>
              <w:t xml:space="preserve">Existem diversas abordagens para o tratamento de situações complexas e de incertezas. Uma revisão de tais abordagens é oferecida por alguns trabalhos </w:t>
            </w:r>
            <w:r>
              <w:rPr>
                <w:rFonts w:cs="Arial"/>
              </w:rPr>
              <w:t xml:space="preserve">esta </w:t>
            </w:r>
            <w:r>
              <w:rPr>
                <w:rFonts w:cs="Arial"/>
              </w:rPr>
              <w:fldChar w:fldCharType="begin" w:fldLock="1"/>
            </w:r>
            <w:r>
              <w:rPr>
                <w:rFonts w:cs="Arial"/>
              </w:rPr>
              <w:instrText>ADDIN CSL_CITATION { "citationItems" : [ { "id" : "ITEM-1", "itemData" : { "DOI" : "10.3390/su5030955", "ISBN" : "2071-1050", "ISSN" : "20711050", "abstract" : "There is increasing interest in long-term plans that can adapt to changing situations under conditions of deep uncertainty. We argue that a sustainable plan should not only achieve economic, environmental, and social objectives, but should be robust and able to be adapted over time to (unforeseen) future conditions. Large numbers of papers dealing with robustness and adaptive plans have begun to appear, but the literature is fragmented. The papers appear in disparate journals, and deal with a wide variety of policy domains. This paper (1) describes and compares a family of related conceptual approaches to designing a sustainable plan, and (2) describes several computational tools supporting these approaches. The conceptual approaches all have their roots in an approach to long-term planning called Assumption-Based Planning. Guiding principles for the design of a sustainable adaptive plan are: explore a wide variety of relevant uncertainties, connect short-term targets to long-term goals over time, commit to short-term actions while keeping options open, and continuously monitor the world and take actions if necessary.  A key computational tool across the conceptual approaches is a fast, simple  (policy analysis) model that is used to make large numbers of runs, in order to explore the full range of uncertainties and to identify situations in which the plan would fail.", "author" : [ { "dropping-particle" : "", "family" : "Walker", "given" : "Warren E.", "non-dropping-particle" : "", "parse-names" : false, "suffix" : "" }, { "dropping-particle" : "", "family" : "Haasnoot", "given" : "Marjolijn", "non-dropping-particle" : "", "parse-names" : false, "suffix" : "" }, { "dropping-particle" : "", "family" : "Kwakkel", "given" : "Jan H.", "non-dropping-particle" : "", "parse-names" : false, "suffix" : "" } ], "container-title" : "Sustainability (Switzerland)", "id" : "ITEM-1", "issue" : "3", "issued" : { "date-parts" : [ [ "2013" ] ] }, "page" : "955-979", "title" : "Adapt or perish: A review of planning approaches for adaptation under deep uncertainty", "type" : "article-journal", "volume" : "5" }, "uris" : [ "http://www.mendeley.com/documents/?uuid=b355c62c-3ec9-41ba-a59f-47bf12377027" ] }, { "id" : "ITEM-2", "itemData" : { "DOI" : "10.1016/j.ecolecon.2015.12.006", "ISBN" : "0956-2478", "ISSN" : "09218009", "abstract" : "Applying standard decision-making processes such as cost-benefit analysis in an area of high uncertainty such as climate change adaptation is challenging. While the costs of adaptation might be observable and immediate, the benefits are often uncertain. The limitations of traditional decision-making processes in the context of adaptation decisions are recognised, and so-called robust approaches are increasingly explored in the literature. Robust approaches select projects that meet their purpose across a variety of futures by integrating a wide range of climate scenarios, and are thus particularly suited for deep uncertainty. We review real option analysis, portfolio analysis, robust-decision making and no/low regret options as well as reduced decision-making time horizons, describing the underlying concepts and highlighting a number of applications. We discuss the limitations of robust decision-making processes to identify which ones may prove most promising as adaptation planning becomes increasingly critical; namely those that provide a compromise between a meaningful analysis and simple implementation. We introduce a simple framework identifying which method is suited for which application. We conclude that the 'robust decision making' method offers the most potential in adaptation appraisal as it can be applied with various degrees of complexity and to a wide range of options.", "author" : [ { "dropping-particle" : "", "family" : "Dittrich", "given" : "Ruth", "non-dropping-particle" : "", "parse-names" : false, "suffix" : "" }, { "dropping-particle" : "", "family" : "Wreford", "given" : "Anita", "non-dropping-particle" : "", "parse-names" : false, "suffix" : "" }, { "dropping-particle" : "", "family" : "Moran", "given" : "Dominic", "non-dropping-particle" : "", "parse-names" : false, "suffix" : "" } ], "container-title" : "Ecological Economics", "id" : "ITEM-2", "issued" : { "date-parts" : [ [ "2016" ] ] }, "page" : "79-89", "publisher" : "Elsevier B.V.", "title" : "A survey of decision-making approaches for climate change adaptation: Are robust methods the way forward?", "type" : "article-journal", "volume" : "122" }, "uris" : [ "http://www.mendeley.com/documents/?uuid=4d5b95a7-57ff-47ec-97bb-5bbfd5b4b4fa" ] } ], "mendeley" : { "formattedCitation" : "(DITTRICH; WREFORD; MORAN, 2016; WALKER; HAASNOOT; KWAKKEL, 2013)", "plainTextFormattedCitation" : "(DITTRICH; WREFORD; MORAN, 2016; WALKER; HAASNOOT; KWAKKEL, 2013)", "previouslyFormattedCitation" : "(DITTRICH; WREFORD; MORAN, 2016; WALKER; HAASNOOT; KWAKKEL, 2013)" }, "properties" : { "noteIndex" : 0 }, "schema" : "https://github.com/citation-style-language/schema/raw/master/csl-citation.json" }</w:instrText>
            </w:r>
            <w:r>
              <w:rPr>
                <w:rFonts w:cs="Arial"/>
              </w:rPr>
              <w:fldChar w:fldCharType="separate"/>
            </w:r>
            <w:r w:rsidRPr="004D67F8">
              <w:rPr>
                <w:rFonts w:cs="Arial"/>
                <w:noProof/>
              </w:rPr>
              <w:t>(DITTRICH; WREFORD; MORAN, 2016; WALKER; HAASNOOT; KWAKKEL, 2013)</w:t>
            </w:r>
            <w:r>
              <w:rPr>
                <w:rFonts w:cs="Arial"/>
              </w:rPr>
              <w:fldChar w:fldCharType="end"/>
            </w:r>
            <w:r>
              <w:rPr>
                <w:rFonts w:cs="Arial"/>
              </w:rPr>
              <w:t>. Este trabalho opta por focalizar sua atenção na abordagem RDM.</w:t>
            </w:r>
          </w:p>
        </w:tc>
      </w:tr>
      <w:tr w:rsidR="00EF3166" w14:paraId="603633DB" w14:textId="77777777" w:rsidTr="00961E66">
        <w:tc>
          <w:tcPr>
            <w:tcW w:w="2547" w:type="dxa"/>
            <w:vAlign w:val="center"/>
          </w:tcPr>
          <w:p w14:paraId="1B2A68E3" w14:textId="77777777" w:rsidR="00EF3166" w:rsidRPr="00834CBA" w:rsidRDefault="00EF3166" w:rsidP="001F56FA">
            <w:pPr>
              <w:ind w:firstLine="0"/>
              <w:jc w:val="left"/>
              <w:rPr>
                <w:b/>
                <w:sz w:val="22"/>
                <w:szCs w:val="22"/>
              </w:rPr>
            </w:pPr>
            <w:r w:rsidRPr="00834CBA">
              <w:rPr>
                <w:b/>
                <w:sz w:val="22"/>
                <w:szCs w:val="22"/>
              </w:rPr>
              <w:t>Idiomas</w:t>
            </w:r>
          </w:p>
        </w:tc>
        <w:tc>
          <w:tcPr>
            <w:tcW w:w="4536" w:type="dxa"/>
            <w:vAlign w:val="center"/>
          </w:tcPr>
          <w:p w14:paraId="450691EC" w14:textId="77777777" w:rsidR="00EF3166" w:rsidRPr="00834CBA" w:rsidRDefault="00B775FC" w:rsidP="001F56FA">
            <w:pPr>
              <w:ind w:firstLine="0"/>
              <w:jc w:val="left"/>
              <w:rPr>
                <w:sz w:val="22"/>
                <w:szCs w:val="22"/>
              </w:rPr>
            </w:pPr>
            <w:r>
              <w:rPr>
                <w:sz w:val="22"/>
                <w:szCs w:val="22"/>
              </w:rPr>
              <w:t>I</w:t>
            </w:r>
            <w:r w:rsidR="00EF3166" w:rsidRPr="00834CBA">
              <w:rPr>
                <w:sz w:val="22"/>
                <w:szCs w:val="22"/>
              </w:rPr>
              <w:t>nglês</w:t>
            </w:r>
          </w:p>
        </w:tc>
        <w:tc>
          <w:tcPr>
            <w:tcW w:w="7087" w:type="dxa"/>
            <w:vAlign w:val="center"/>
          </w:tcPr>
          <w:p w14:paraId="2818F330" w14:textId="77777777" w:rsidR="00EF3166" w:rsidRPr="00834CBA" w:rsidRDefault="00B775FC" w:rsidP="001F56FA">
            <w:pPr>
              <w:ind w:firstLine="0"/>
              <w:jc w:val="left"/>
              <w:rPr>
                <w:sz w:val="22"/>
                <w:szCs w:val="22"/>
              </w:rPr>
            </w:pPr>
            <w:r>
              <w:rPr>
                <w:sz w:val="22"/>
                <w:szCs w:val="22"/>
              </w:rPr>
              <w:t>Não foram localizadas a priori teses ou dissertações brasileiras que tratem de aplicações do RDM. Por este motivo, apenas trabalhos de língua inglesa são revisados.</w:t>
            </w:r>
          </w:p>
        </w:tc>
      </w:tr>
      <w:tr w:rsidR="00EF3166" w14:paraId="796C9786" w14:textId="77777777" w:rsidTr="00961E66">
        <w:tc>
          <w:tcPr>
            <w:tcW w:w="2547" w:type="dxa"/>
            <w:vAlign w:val="center"/>
          </w:tcPr>
          <w:p w14:paraId="1A7033F9" w14:textId="77777777" w:rsidR="00EF3166" w:rsidRPr="00834CBA" w:rsidRDefault="00CD208D" w:rsidP="001F56FA">
            <w:pPr>
              <w:ind w:firstLine="0"/>
              <w:jc w:val="left"/>
              <w:rPr>
                <w:b/>
                <w:sz w:val="22"/>
                <w:szCs w:val="22"/>
              </w:rPr>
            </w:pPr>
            <w:r>
              <w:rPr>
                <w:b/>
                <w:sz w:val="22"/>
                <w:szCs w:val="22"/>
              </w:rPr>
              <w:lastRenderedPageBreak/>
              <w:t>Questões</w:t>
            </w:r>
            <w:r w:rsidR="00EF3166" w:rsidRPr="00834CBA">
              <w:rPr>
                <w:b/>
                <w:sz w:val="22"/>
                <w:szCs w:val="22"/>
              </w:rPr>
              <w:t xml:space="preserve"> de revisão</w:t>
            </w:r>
          </w:p>
        </w:tc>
        <w:tc>
          <w:tcPr>
            <w:tcW w:w="4536" w:type="dxa"/>
            <w:vAlign w:val="center"/>
          </w:tcPr>
          <w:p w14:paraId="5D86A202" w14:textId="77777777" w:rsidR="00154EC7" w:rsidRDefault="00154EC7" w:rsidP="001F56FA">
            <w:pPr>
              <w:ind w:firstLine="0"/>
              <w:jc w:val="left"/>
              <w:rPr>
                <w:sz w:val="22"/>
                <w:szCs w:val="22"/>
              </w:rPr>
            </w:pPr>
            <w:r>
              <w:rPr>
                <w:sz w:val="22"/>
                <w:szCs w:val="22"/>
              </w:rPr>
              <w:t>Questão central da Revisão:</w:t>
            </w:r>
          </w:p>
          <w:p w14:paraId="11021CAB" w14:textId="77777777" w:rsidR="00154EC7" w:rsidRDefault="00154EC7" w:rsidP="001F56FA">
            <w:pPr>
              <w:ind w:firstLine="0"/>
              <w:jc w:val="left"/>
              <w:rPr>
                <w:sz w:val="22"/>
                <w:szCs w:val="22"/>
              </w:rPr>
            </w:pPr>
            <w:r>
              <w:rPr>
                <w:sz w:val="22"/>
                <w:szCs w:val="22"/>
              </w:rPr>
              <w:t>“Como avaliar decisões estratégicas em situações de incerteza?”</w:t>
            </w:r>
          </w:p>
          <w:p w14:paraId="19127BDA" w14:textId="77777777" w:rsidR="00154EC7" w:rsidRDefault="00154EC7" w:rsidP="001F56FA">
            <w:pPr>
              <w:ind w:firstLine="0"/>
              <w:jc w:val="left"/>
              <w:rPr>
                <w:sz w:val="22"/>
                <w:szCs w:val="22"/>
              </w:rPr>
            </w:pPr>
            <w:proofErr w:type="spellStart"/>
            <w:r>
              <w:rPr>
                <w:sz w:val="22"/>
                <w:szCs w:val="22"/>
              </w:rPr>
              <w:t>Sub-Questões</w:t>
            </w:r>
            <w:proofErr w:type="spellEnd"/>
            <w:r>
              <w:rPr>
                <w:sz w:val="22"/>
                <w:szCs w:val="22"/>
              </w:rPr>
              <w:t>:</w:t>
            </w:r>
          </w:p>
          <w:p w14:paraId="752628B8" w14:textId="77777777" w:rsidR="00EF3166" w:rsidRPr="00834CBA" w:rsidRDefault="00CD208D" w:rsidP="001F56FA">
            <w:pPr>
              <w:ind w:firstLine="0"/>
              <w:jc w:val="left"/>
              <w:rPr>
                <w:sz w:val="22"/>
                <w:szCs w:val="22"/>
              </w:rPr>
            </w:pPr>
            <w:r>
              <w:rPr>
                <w:rFonts w:cs="Arial"/>
              </w:rPr>
              <w:t>(i) o que é o RDM; (</w:t>
            </w:r>
            <w:proofErr w:type="spellStart"/>
            <w:r>
              <w:rPr>
                <w:rFonts w:cs="Arial"/>
              </w:rPr>
              <w:t>ii</w:t>
            </w:r>
            <w:proofErr w:type="spellEnd"/>
            <w:r>
              <w:rPr>
                <w:rFonts w:cs="Arial"/>
              </w:rPr>
              <w:t>) qual é / como se configura o interesse acadêmico a respeito do RDM; (</w:t>
            </w:r>
            <w:proofErr w:type="spellStart"/>
            <w:r>
              <w:rPr>
                <w:rFonts w:cs="Arial"/>
              </w:rPr>
              <w:t>iii</w:t>
            </w:r>
            <w:proofErr w:type="spellEnd"/>
            <w:r>
              <w:rPr>
                <w:rFonts w:cs="Arial"/>
              </w:rPr>
              <w:t>) em que contextos o RDM foi aplicado; (</w:t>
            </w:r>
            <w:proofErr w:type="spellStart"/>
            <w:r>
              <w:rPr>
                <w:rFonts w:cs="Arial"/>
              </w:rPr>
              <w:t>iv</w:t>
            </w:r>
            <w:proofErr w:type="spellEnd"/>
            <w:r>
              <w:rPr>
                <w:rFonts w:cs="Arial"/>
              </w:rPr>
              <w:t>) que artefatos foram comparados ao RDM; e (v) que artefatos a literatura em estratégia empresarial sugere para a avaliação de decisões estratégicas.</w:t>
            </w:r>
          </w:p>
        </w:tc>
        <w:tc>
          <w:tcPr>
            <w:tcW w:w="7087" w:type="dxa"/>
            <w:vAlign w:val="center"/>
          </w:tcPr>
          <w:p w14:paraId="53F50278" w14:textId="7692C0F3" w:rsidR="00B775FC" w:rsidRPr="00834CBA" w:rsidRDefault="00EF3166" w:rsidP="001F56FA">
            <w:pPr>
              <w:ind w:firstLine="0"/>
              <w:jc w:val="left"/>
              <w:rPr>
                <w:sz w:val="22"/>
                <w:szCs w:val="22"/>
              </w:rPr>
            </w:pPr>
            <w:r w:rsidRPr="00834CBA">
              <w:rPr>
                <w:sz w:val="22"/>
                <w:szCs w:val="22"/>
              </w:rPr>
              <w:t xml:space="preserve">O objetivo desta revisão é </w:t>
            </w:r>
            <w:r w:rsidR="00C134E2">
              <w:rPr>
                <w:sz w:val="22"/>
                <w:szCs w:val="22"/>
              </w:rPr>
              <w:t xml:space="preserve">identificar a literatura relevante sobre “como avaliar decisões estratégicas sob incerteza”. A partir da proposição inicial de que o RDM seria uma abordagem relevante para a tomada de decisão sob condições de incerteza, </w:t>
            </w:r>
            <w:r w:rsidR="00C134E2">
              <w:rPr>
                <w:sz w:val="22"/>
                <w:szCs w:val="22"/>
              </w:rPr>
              <w:fldChar w:fldCharType="begin" w:fldLock="1"/>
            </w:r>
            <w:r w:rsidR="005269F5">
              <w:rPr>
                <w:sz w:val="22"/>
                <w:szCs w:val="22"/>
              </w:rPr>
              <w:instrText>ADDIN CSL_CITATION { "citationItems" : [ { "id" : "ITEM-1", "itemData" : { "DOI" : "10.1007/978-1-4419-1153-7_1140", "ISBN" : "978-1-4419-1153-7", "author" : [ { "dropping-particle" : "", "family" : "Walker", "given" : "Warren E", "non-dropping-particle" : "", "parse-names" : false, "suffix" : "" }, { "dropping-particle" : "", "family" : "Lempert", "given" : "Robert J.",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"395-402", "publisher" : "Springer US", "publisher-place" : "Boston, MA", "title" : "Deep Uncertainty", "type" : "chapter" }, "uris" : [ "http://www.mendeley.com/documents/?uuid=3d1e1042-6d3c-47b1-8b19-fad4b3a09774" ] } ], "mendeley" : { "formattedCitation" : "(WALKER; LEMPERT; KWAKKEL, 2013)", "plainTextFormattedCitation" : "(WALKER; LEMPERT; KWAKKEL, 2013)", "previouslyFormattedCitation" : "(WALKER; LEMPERT; KWAKKEL, 2013)" }, "properties" : { "noteIndex" : 0 }, "schema" : "https://github.com/citation-style-language/schema/raw/master/csl-citation.json" }</w:instrText>
            </w:r>
            <w:r w:rsidR="00C134E2">
              <w:rPr>
                <w:sz w:val="22"/>
                <w:szCs w:val="22"/>
              </w:rPr>
              <w:fldChar w:fldCharType="separate"/>
            </w:r>
            <w:r w:rsidR="00C134E2" w:rsidRPr="00C134E2">
              <w:rPr>
                <w:noProof/>
                <w:sz w:val="22"/>
                <w:szCs w:val="22"/>
              </w:rPr>
              <w:t>(WALKER; LEMPERT; KWAKKEL, 2013)</w:t>
            </w:r>
            <w:r w:rsidR="00C134E2">
              <w:rPr>
                <w:sz w:val="22"/>
                <w:szCs w:val="22"/>
              </w:rPr>
              <w:fldChar w:fldCharType="end"/>
            </w:r>
            <w:r w:rsidR="00C134E2">
              <w:rPr>
                <w:sz w:val="22"/>
                <w:szCs w:val="22"/>
              </w:rPr>
              <w:t>, a revisão da literatura iniciou-se por reconhecer as características do RDM, e em seguida voltou-se aos artefatos concorrentes, procurando identificar se/como o RDM contribui em relação às lacunas das demais abordagens.</w:t>
            </w:r>
          </w:p>
        </w:tc>
      </w:tr>
      <w:tr w:rsidR="00EF3166" w14:paraId="2572C0F4" w14:textId="77777777" w:rsidTr="00961E66">
        <w:tc>
          <w:tcPr>
            <w:tcW w:w="2547" w:type="dxa"/>
            <w:vAlign w:val="center"/>
          </w:tcPr>
          <w:p w14:paraId="55FDD907" w14:textId="77777777" w:rsidR="00EF3166" w:rsidRPr="00834CBA" w:rsidRDefault="00EF3166" w:rsidP="001F56FA">
            <w:pPr>
              <w:ind w:firstLine="0"/>
              <w:jc w:val="left"/>
              <w:rPr>
                <w:b/>
                <w:sz w:val="22"/>
                <w:szCs w:val="22"/>
              </w:rPr>
            </w:pPr>
            <w:r w:rsidRPr="00834CBA">
              <w:rPr>
                <w:b/>
                <w:sz w:val="22"/>
                <w:szCs w:val="22"/>
              </w:rPr>
              <w:t>Estratégia de revisão</w:t>
            </w:r>
          </w:p>
        </w:tc>
        <w:tc>
          <w:tcPr>
            <w:tcW w:w="4536" w:type="dxa"/>
            <w:vAlign w:val="center"/>
          </w:tcPr>
          <w:p w14:paraId="067BCA5F" w14:textId="77777777" w:rsidR="00EF3166" w:rsidRPr="00834CBA" w:rsidRDefault="00EF3166" w:rsidP="001F56FA">
            <w:pPr>
              <w:ind w:firstLine="0"/>
              <w:jc w:val="left"/>
              <w:rPr>
                <w:sz w:val="22"/>
                <w:szCs w:val="22"/>
              </w:rPr>
            </w:pPr>
            <w:r w:rsidRPr="00834CBA">
              <w:rPr>
                <w:sz w:val="22"/>
                <w:szCs w:val="22"/>
              </w:rPr>
              <w:t>Exploratória</w:t>
            </w:r>
          </w:p>
        </w:tc>
        <w:tc>
          <w:tcPr>
            <w:tcW w:w="7087" w:type="dxa"/>
            <w:vAlign w:val="center"/>
          </w:tcPr>
          <w:p w14:paraId="560F5668" w14:textId="77777777" w:rsidR="00EF3166" w:rsidRPr="00834CBA" w:rsidRDefault="00C12C5E" w:rsidP="001F56FA">
            <w:pPr>
              <w:ind w:firstLine="0"/>
              <w:jc w:val="left"/>
              <w:rPr>
                <w:sz w:val="22"/>
                <w:szCs w:val="22"/>
              </w:rPr>
            </w:pPr>
            <w:r>
              <w:rPr>
                <w:sz w:val="22"/>
                <w:szCs w:val="22"/>
              </w:rPr>
              <w:t>Considerando que o tratamento do tema é recente, e de fato não foi ainda abordado por dissertações brasileiras, considera-se esta revisão de caráter exploratório.</w:t>
            </w:r>
          </w:p>
        </w:tc>
      </w:tr>
      <w:tr w:rsidR="00EF3166" w14:paraId="704813B4" w14:textId="77777777" w:rsidTr="00961E66">
        <w:tc>
          <w:tcPr>
            <w:tcW w:w="2547" w:type="dxa"/>
            <w:vAlign w:val="center"/>
          </w:tcPr>
          <w:p w14:paraId="3E611D11" w14:textId="77777777" w:rsidR="00EF3166" w:rsidRPr="00834CBA" w:rsidRDefault="00EF3166" w:rsidP="001F56FA">
            <w:pPr>
              <w:ind w:firstLine="0"/>
              <w:jc w:val="left"/>
              <w:rPr>
                <w:b/>
                <w:sz w:val="22"/>
                <w:szCs w:val="22"/>
              </w:rPr>
            </w:pPr>
            <w:r w:rsidRPr="00834CBA">
              <w:rPr>
                <w:b/>
                <w:sz w:val="22"/>
                <w:szCs w:val="22"/>
              </w:rPr>
              <w:t>Extensão de Busca</w:t>
            </w:r>
          </w:p>
        </w:tc>
        <w:tc>
          <w:tcPr>
            <w:tcW w:w="4536" w:type="dxa"/>
            <w:vAlign w:val="center"/>
          </w:tcPr>
          <w:p w14:paraId="2EA4F982" w14:textId="77777777" w:rsidR="00EF3166" w:rsidRPr="00834CBA" w:rsidRDefault="00EF3166" w:rsidP="001F56FA">
            <w:pPr>
              <w:ind w:firstLine="0"/>
              <w:jc w:val="left"/>
              <w:rPr>
                <w:sz w:val="22"/>
                <w:szCs w:val="22"/>
              </w:rPr>
            </w:pPr>
            <w:r w:rsidRPr="00834CBA">
              <w:rPr>
                <w:sz w:val="22"/>
                <w:szCs w:val="22"/>
              </w:rPr>
              <w:t>Saturação</w:t>
            </w:r>
          </w:p>
        </w:tc>
        <w:tc>
          <w:tcPr>
            <w:tcW w:w="7087" w:type="dxa"/>
            <w:vAlign w:val="center"/>
          </w:tcPr>
          <w:p w14:paraId="0A04AC06" w14:textId="77777777" w:rsidR="00EF3166" w:rsidRPr="00834CBA" w:rsidRDefault="00C12C5E" w:rsidP="001F56FA">
            <w:pPr>
              <w:ind w:firstLine="0"/>
              <w:jc w:val="left"/>
              <w:rPr>
                <w:sz w:val="22"/>
                <w:szCs w:val="22"/>
              </w:rPr>
            </w:pPr>
            <w:r>
              <w:rPr>
                <w:sz w:val="22"/>
                <w:szCs w:val="22"/>
              </w:rPr>
              <w:t>Não pretende-se analisar todas as aplicações existentes do RDM, bem como não se busca realizar uma síntese de toda a população de artigos e trabalhos a respeito do tema. Por este motivo, a extensão da busca não será exaustiva, e sim por saturação.</w:t>
            </w:r>
          </w:p>
        </w:tc>
      </w:tr>
      <w:tr w:rsidR="00EF3166" w14:paraId="312EF56B" w14:textId="77777777" w:rsidTr="00961E66">
        <w:tc>
          <w:tcPr>
            <w:tcW w:w="2547" w:type="dxa"/>
            <w:vAlign w:val="center"/>
          </w:tcPr>
          <w:p w14:paraId="1828E311" w14:textId="77777777" w:rsidR="00EF3166" w:rsidRPr="00834CBA" w:rsidRDefault="00EF3166" w:rsidP="001F56FA">
            <w:pPr>
              <w:ind w:firstLine="0"/>
              <w:jc w:val="left"/>
              <w:rPr>
                <w:b/>
                <w:sz w:val="22"/>
                <w:szCs w:val="22"/>
              </w:rPr>
            </w:pPr>
            <w:r w:rsidRPr="00834CBA">
              <w:rPr>
                <w:b/>
                <w:sz w:val="22"/>
                <w:szCs w:val="22"/>
              </w:rPr>
              <w:t>Fontes de Busca</w:t>
            </w:r>
          </w:p>
        </w:tc>
        <w:tc>
          <w:tcPr>
            <w:tcW w:w="4536" w:type="dxa"/>
            <w:vAlign w:val="center"/>
          </w:tcPr>
          <w:p w14:paraId="739BD49F" w14:textId="77777777" w:rsidR="00EF3166" w:rsidRDefault="00C12C5E" w:rsidP="001F56FA">
            <w:pPr>
              <w:ind w:firstLine="0"/>
              <w:jc w:val="left"/>
              <w:rPr>
                <w:sz w:val="22"/>
                <w:szCs w:val="22"/>
              </w:rPr>
            </w:pPr>
            <w:r>
              <w:rPr>
                <w:sz w:val="22"/>
                <w:szCs w:val="22"/>
              </w:rPr>
              <w:t>Scopus</w:t>
            </w:r>
          </w:p>
          <w:p w14:paraId="3C38C29C" w14:textId="77777777" w:rsidR="00C12C5E" w:rsidRPr="00C12C5E" w:rsidRDefault="00C12C5E" w:rsidP="001F56FA">
            <w:pPr>
              <w:ind w:firstLine="0"/>
              <w:jc w:val="left"/>
              <w:rPr>
                <w:sz w:val="22"/>
                <w:szCs w:val="22"/>
              </w:rPr>
            </w:pPr>
            <w:r>
              <w:rPr>
                <w:sz w:val="22"/>
                <w:szCs w:val="22"/>
              </w:rPr>
              <w:t xml:space="preserve">RAND RDM </w:t>
            </w:r>
            <w:proofErr w:type="spellStart"/>
            <w:r>
              <w:rPr>
                <w:sz w:val="22"/>
                <w:szCs w:val="22"/>
              </w:rPr>
              <w:t>Lab</w:t>
            </w:r>
            <w:proofErr w:type="spellEnd"/>
          </w:p>
          <w:p w14:paraId="688EB568" w14:textId="77777777" w:rsidR="00EF3166" w:rsidRPr="00C12C5E" w:rsidRDefault="00C12C5E" w:rsidP="001F56FA">
            <w:pPr>
              <w:ind w:firstLine="0"/>
              <w:jc w:val="left"/>
              <w:rPr>
                <w:sz w:val="22"/>
                <w:szCs w:val="22"/>
              </w:rPr>
            </w:pPr>
            <w:r>
              <w:rPr>
                <w:sz w:val="22"/>
                <w:szCs w:val="22"/>
              </w:rPr>
              <w:lastRenderedPageBreak/>
              <w:t>Bases de Teses e Dissertações</w:t>
            </w:r>
          </w:p>
        </w:tc>
        <w:tc>
          <w:tcPr>
            <w:tcW w:w="7087" w:type="dxa"/>
            <w:vAlign w:val="center"/>
          </w:tcPr>
          <w:p w14:paraId="534191C7" w14:textId="5D45D162" w:rsidR="00231B8D" w:rsidRDefault="00EF3166" w:rsidP="001F56FA">
            <w:pPr>
              <w:ind w:firstLine="0"/>
              <w:jc w:val="left"/>
              <w:rPr>
                <w:sz w:val="22"/>
                <w:szCs w:val="22"/>
              </w:rPr>
            </w:pPr>
            <w:r w:rsidRPr="00834CBA">
              <w:rPr>
                <w:sz w:val="22"/>
                <w:szCs w:val="22"/>
              </w:rPr>
              <w:lastRenderedPageBreak/>
              <w:t>Foram definidas estas bases pela sua abrangência</w:t>
            </w:r>
            <w:r w:rsidR="00C12C5E">
              <w:rPr>
                <w:sz w:val="22"/>
                <w:szCs w:val="22"/>
              </w:rPr>
              <w:t>.</w:t>
            </w:r>
            <w:r w:rsidR="00231B8D">
              <w:rPr>
                <w:sz w:val="22"/>
                <w:szCs w:val="22"/>
              </w:rPr>
              <w:t xml:space="preserve"> A base Scopus foi utilizada por mapear as referências dos trabalhos, permitindo a </w:t>
            </w:r>
            <w:r w:rsidR="00231B8D">
              <w:rPr>
                <w:sz w:val="22"/>
                <w:szCs w:val="22"/>
              </w:rPr>
              <w:lastRenderedPageBreak/>
              <w:t>realização de análises bibliométricas. Em comparação à Base EBSCO, a base Scopus contém todos os periódicos considerados relevantes para a localização dos trabalhos.</w:t>
            </w:r>
          </w:p>
          <w:p w14:paraId="030D70B3" w14:textId="77777777" w:rsidR="00231B8D" w:rsidRDefault="00231B8D" w:rsidP="001F56FA">
            <w:pPr>
              <w:ind w:firstLine="0"/>
              <w:jc w:val="left"/>
              <w:rPr>
                <w:sz w:val="22"/>
                <w:szCs w:val="22"/>
              </w:rPr>
            </w:pPr>
            <w:r>
              <w:rPr>
                <w:sz w:val="22"/>
                <w:szCs w:val="22"/>
              </w:rPr>
              <w:t>O Site</w:t>
            </w:r>
            <w:r w:rsidR="00C12C5E">
              <w:rPr>
                <w:sz w:val="22"/>
                <w:szCs w:val="22"/>
              </w:rPr>
              <w:t xml:space="preserve"> RAND RDM </w:t>
            </w:r>
            <w:proofErr w:type="spellStart"/>
            <w:r w:rsidR="00C12C5E">
              <w:rPr>
                <w:sz w:val="22"/>
                <w:szCs w:val="22"/>
              </w:rPr>
              <w:t>Lab</w:t>
            </w:r>
            <w:proofErr w:type="spellEnd"/>
            <w:r w:rsidR="00C12C5E">
              <w:rPr>
                <w:sz w:val="22"/>
                <w:szCs w:val="22"/>
              </w:rPr>
              <w:t xml:space="preserve"> possui mais de 80 publicações relevantes relacionadas ao RDM, constituindo-se a principal fonte de busca </w:t>
            </w:r>
            <w:r>
              <w:rPr>
                <w:sz w:val="22"/>
                <w:szCs w:val="22"/>
              </w:rPr>
              <w:t>para este tópico.</w:t>
            </w:r>
          </w:p>
          <w:p w14:paraId="45D255B6" w14:textId="75357AB6" w:rsidR="00EF3166" w:rsidRPr="00834CBA" w:rsidRDefault="00C12C5E" w:rsidP="001F56FA">
            <w:pPr>
              <w:ind w:firstLine="0"/>
              <w:jc w:val="left"/>
              <w:rPr>
                <w:sz w:val="22"/>
                <w:szCs w:val="22"/>
              </w:rPr>
            </w:pPr>
            <w:r>
              <w:rPr>
                <w:sz w:val="22"/>
                <w:szCs w:val="22"/>
              </w:rPr>
              <w:t>A Base de Teses e Dissertações foi uti</w:t>
            </w:r>
            <w:r w:rsidR="00231B8D">
              <w:rPr>
                <w:sz w:val="22"/>
                <w:szCs w:val="22"/>
              </w:rPr>
              <w:t>lizada para avaliar a existência de pesquisas brasileiras</w:t>
            </w:r>
            <w:r>
              <w:rPr>
                <w:sz w:val="22"/>
                <w:szCs w:val="22"/>
              </w:rPr>
              <w:t>.</w:t>
            </w:r>
          </w:p>
        </w:tc>
      </w:tr>
      <w:tr w:rsidR="00EF3166" w14:paraId="7AC9ADB6" w14:textId="77777777" w:rsidTr="00961E66">
        <w:tc>
          <w:tcPr>
            <w:tcW w:w="2547" w:type="dxa"/>
            <w:vAlign w:val="center"/>
          </w:tcPr>
          <w:p w14:paraId="7189DC97" w14:textId="77777777" w:rsidR="00EF3166" w:rsidRPr="00834CBA" w:rsidRDefault="00EF3166" w:rsidP="001F56FA">
            <w:pPr>
              <w:ind w:firstLine="0"/>
              <w:jc w:val="left"/>
              <w:rPr>
                <w:b/>
                <w:sz w:val="22"/>
                <w:szCs w:val="22"/>
              </w:rPr>
            </w:pPr>
            <w:r w:rsidRPr="00834CBA">
              <w:rPr>
                <w:b/>
                <w:sz w:val="22"/>
                <w:szCs w:val="22"/>
              </w:rPr>
              <w:lastRenderedPageBreak/>
              <w:t>Critérios de Inclusão</w:t>
            </w:r>
          </w:p>
        </w:tc>
        <w:tc>
          <w:tcPr>
            <w:tcW w:w="4536" w:type="dxa"/>
            <w:vAlign w:val="center"/>
          </w:tcPr>
          <w:p w14:paraId="50E07B13" w14:textId="77777777" w:rsidR="00961E66" w:rsidRDefault="00961E66" w:rsidP="001F56FA">
            <w:pPr>
              <w:ind w:firstLine="0"/>
              <w:jc w:val="left"/>
              <w:rPr>
                <w:sz w:val="22"/>
                <w:szCs w:val="22"/>
              </w:rPr>
            </w:pPr>
            <w:r>
              <w:rPr>
                <w:sz w:val="22"/>
                <w:szCs w:val="22"/>
              </w:rPr>
              <w:t>Questões i-</w:t>
            </w:r>
            <w:proofErr w:type="spellStart"/>
            <w:r>
              <w:rPr>
                <w:sz w:val="22"/>
                <w:szCs w:val="22"/>
              </w:rPr>
              <w:t>iv</w:t>
            </w:r>
            <w:proofErr w:type="spellEnd"/>
            <w:r>
              <w:rPr>
                <w:sz w:val="22"/>
                <w:szCs w:val="22"/>
              </w:rPr>
              <w:t>:</w:t>
            </w:r>
          </w:p>
          <w:p w14:paraId="4EDE693C" w14:textId="77777777" w:rsidR="00961E66" w:rsidRDefault="00C12C5E" w:rsidP="001F56FA">
            <w:pPr>
              <w:ind w:firstLine="0"/>
              <w:jc w:val="left"/>
              <w:rPr>
                <w:sz w:val="22"/>
                <w:szCs w:val="22"/>
              </w:rPr>
            </w:pPr>
            <w:r>
              <w:rPr>
                <w:sz w:val="22"/>
                <w:szCs w:val="22"/>
              </w:rPr>
              <w:t>Foram incluídas na base de trabalhos todos aqueles que apresentaram relação direta com o RDM ou com a abordagem EMA.</w:t>
            </w:r>
            <w:r w:rsidR="005B18F7">
              <w:rPr>
                <w:sz w:val="22"/>
                <w:szCs w:val="22"/>
              </w:rPr>
              <w:t xml:space="preserve"> Todos os trabalhos localizados na fonte RAND RDM </w:t>
            </w:r>
            <w:proofErr w:type="spellStart"/>
            <w:r w:rsidR="005B18F7">
              <w:rPr>
                <w:sz w:val="22"/>
                <w:szCs w:val="22"/>
              </w:rPr>
              <w:t>Lab</w:t>
            </w:r>
            <w:proofErr w:type="spellEnd"/>
            <w:r w:rsidR="005B18F7">
              <w:rPr>
                <w:sz w:val="22"/>
                <w:szCs w:val="22"/>
              </w:rPr>
              <w:t xml:space="preserve"> foram incluídos.</w:t>
            </w:r>
          </w:p>
          <w:p w14:paraId="4577FAC3" w14:textId="0D26BF2D" w:rsidR="00961E66" w:rsidRDefault="00961E66" w:rsidP="001F56FA">
            <w:pPr>
              <w:ind w:firstLine="0"/>
              <w:jc w:val="left"/>
              <w:rPr>
                <w:sz w:val="22"/>
                <w:szCs w:val="22"/>
              </w:rPr>
            </w:pPr>
            <w:r>
              <w:rPr>
                <w:sz w:val="22"/>
                <w:szCs w:val="22"/>
              </w:rPr>
              <w:t xml:space="preserve">Questão </w:t>
            </w:r>
            <w:r w:rsidR="0024625B">
              <w:rPr>
                <w:sz w:val="22"/>
                <w:szCs w:val="22"/>
              </w:rPr>
              <w:t>v</w:t>
            </w:r>
            <w:r>
              <w:rPr>
                <w:sz w:val="22"/>
                <w:szCs w:val="22"/>
              </w:rPr>
              <w:t>:</w:t>
            </w:r>
          </w:p>
          <w:p w14:paraId="26DBEE1F" w14:textId="77777777" w:rsidR="00961E66" w:rsidRPr="00834CBA" w:rsidRDefault="00961E66" w:rsidP="001F56FA">
            <w:pPr>
              <w:ind w:firstLine="0"/>
              <w:jc w:val="left"/>
              <w:rPr>
                <w:sz w:val="22"/>
                <w:szCs w:val="22"/>
              </w:rPr>
            </w:pPr>
            <w:r>
              <w:rPr>
                <w:sz w:val="22"/>
                <w:szCs w:val="22"/>
              </w:rPr>
              <w:t>Foram incluídos os trabalhos que sugeriram abordagens para suporte à avaliação de decisões estratégicas empresariais.</w:t>
            </w:r>
          </w:p>
        </w:tc>
        <w:tc>
          <w:tcPr>
            <w:tcW w:w="7087" w:type="dxa"/>
            <w:vAlign w:val="center"/>
          </w:tcPr>
          <w:p w14:paraId="5E4AE896" w14:textId="77777777" w:rsidR="00EF3166" w:rsidRPr="00834CBA" w:rsidRDefault="00EF3166" w:rsidP="001F56FA">
            <w:pPr>
              <w:ind w:firstLine="0"/>
              <w:jc w:val="left"/>
              <w:rPr>
                <w:sz w:val="22"/>
                <w:szCs w:val="22"/>
              </w:rPr>
            </w:pPr>
            <w:r w:rsidRPr="00834CBA">
              <w:rPr>
                <w:sz w:val="22"/>
                <w:szCs w:val="22"/>
              </w:rPr>
              <w:t>O objetivo de tais critérios é permitir</w:t>
            </w:r>
            <w:r w:rsidR="00C12C5E">
              <w:rPr>
                <w:sz w:val="22"/>
                <w:szCs w:val="22"/>
              </w:rPr>
              <w:t xml:space="preserve"> a identificação de apenas trabalh</w:t>
            </w:r>
            <w:r w:rsidR="00961E66">
              <w:rPr>
                <w:sz w:val="22"/>
                <w:szCs w:val="22"/>
              </w:rPr>
              <w:t>os relacionados ao RDM ou à EMA, ou trabalhos que sugiram métodos para avaliação de decisões estratégicas.</w:t>
            </w:r>
          </w:p>
        </w:tc>
      </w:tr>
      <w:tr w:rsidR="00EF3166" w14:paraId="0843247C" w14:textId="77777777" w:rsidTr="00961E66">
        <w:tc>
          <w:tcPr>
            <w:tcW w:w="2547" w:type="dxa"/>
            <w:vAlign w:val="center"/>
          </w:tcPr>
          <w:p w14:paraId="261A1C8D" w14:textId="77777777" w:rsidR="00EF3166" w:rsidRPr="00834CBA" w:rsidRDefault="00EF3166" w:rsidP="001F56FA">
            <w:pPr>
              <w:ind w:firstLine="0"/>
              <w:jc w:val="left"/>
              <w:rPr>
                <w:b/>
                <w:sz w:val="22"/>
                <w:szCs w:val="22"/>
              </w:rPr>
            </w:pPr>
            <w:r w:rsidRPr="00834CBA">
              <w:rPr>
                <w:b/>
                <w:sz w:val="22"/>
                <w:szCs w:val="22"/>
              </w:rPr>
              <w:t>Critérios de Exclusão</w:t>
            </w:r>
          </w:p>
        </w:tc>
        <w:tc>
          <w:tcPr>
            <w:tcW w:w="4536" w:type="dxa"/>
            <w:vAlign w:val="center"/>
          </w:tcPr>
          <w:p w14:paraId="52C60365" w14:textId="68358354" w:rsidR="00EF3166" w:rsidRPr="00834CBA" w:rsidRDefault="00C12C5E" w:rsidP="001F56FA">
            <w:pPr>
              <w:ind w:firstLine="0"/>
              <w:jc w:val="left"/>
              <w:rPr>
                <w:sz w:val="22"/>
                <w:szCs w:val="22"/>
              </w:rPr>
            </w:pPr>
            <w:r>
              <w:rPr>
                <w:sz w:val="22"/>
                <w:szCs w:val="22"/>
              </w:rPr>
              <w:t xml:space="preserve">Foram excluídos da base de trabalhos aqueles que mencionam </w:t>
            </w:r>
            <w:r w:rsidR="009410EB">
              <w:rPr>
                <w:sz w:val="22"/>
                <w:szCs w:val="22"/>
              </w:rPr>
              <w:t>o RDM,</w:t>
            </w:r>
            <w:r>
              <w:rPr>
                <w:sz w:val="22"/>
                <w:szCs w:val="22"/>
              </w:rPr>
              <w:t xml:space="preserve"> porém em </w:t>
            </w:r>
            <w:r>
              <w:rPr>
                <w:sz w:val="22"/>
                <w:szCs w:val="22"/>
              </w:rPr>
              <w:lastRenderedPageBreak/>
              <w:t xml:space="preserve">contextos alheios </w:t>
            </w:r>
            <w:r w:rsidR="009410EB">
              <w:rPr>
                <w:sz w:val="22"/>
                <w:szCs w:val="22"/>
              </w:rPr>
              <w:t>a</w:t>
            </w:r>
            <w:r>
              <w:rPr>
                <w:sz w:val="22"/>
                <w:szCs w:val="22"/>
              </w:rPr>
              <w:t xml:space="preserve"> situações de incerteza e problemas de longo prazo.</w:t>
            </w:r>
          </w:p>
        </w:tc>
        <w:tc>
          <w:tcPr>
            <w:tcW w:w="7087" w:type="dxa"/>
            <w:vAlign w:val="center"/>
          </w:tcPr>
          <w:p w14:paraId="117D200C" w14:textId="77777777" w:rsidR="00EF3166" w:rsidRPr="00834CBA" w:rsidRDefault="00C12C5E" w:rsidP="001F56FA">
            <w:pPr>
              <w:ind w:firstLine="0"/>
              <w:jc w:val="left"/>
              <w:rPr>
                <w:sz w:val="22"/>
                <w:szCs w:val="22"/>
              </w:rPr>
            </w:pPr>
            <w:r>
              <w:rPr>
                <w:sz w:val="22"/>
                <w:szCs w:val="22"/>
              </w:rPr>
              <w:lastRenderedPageBreak/>
              <w:t>Busca-se considerar apenas trabalhos diretamente relacionados à abordagem EMA.</w:t>
            </w:r>
          </w:p>
        </w:tc>
      </w:tr>
      <w:tr w:rsidR="00EF3166" w:rsidRPr="00E90CBD" w14:paraId="71A48F49" w14:textId="77777777" w:rsidTr="00961E66">
        <w:tc>
          <w:tcPr>
            <w:tcW w:w="2547" w:type="dxa"/>
            <w:vAlign w:val="center"/>
          </w:tcPr>
          <w:p w14:paraId="12DB5E66" w14:textId="77777777" w:rsidR="00EF3166" w:rsidRPr="00834CBA" w:rsidRDefault="00EF3166" w:rsidP="001F56FA">
            <w:pPr>
              <w:ind w:firstLine="0"/>
              <w:jc w:val="left"/>
              <w:rPr>
                <w:b/>
                <w:sz w:val="22"/>
                <w:szCs w:val="22"/>
              </w:rPr>
            </w:pPr>
            <w:r w:rsidRPr="00834CBA">
              <w:rPr>
                <w:b/>
                <w:sz w:val="22"/>
                <w:szCs w:val="22"/>
              </w:rPr>
              <w:t>Termos de Busca</w:t>
            </w:r>
          </w:p>
        </w:tc>
        <w:tc>
          <w:tcPr>
            <w:tcW w:w="4536" w:type="dxa"/>
            <w:vAlign w:val="center"/>
          </w:tcPr>
          <w:p w14:paraId="04C12F1F" w14:textId="77777777" w:rsidR="00C12C5E" w:rsidRPr="00961E66" w:rsidRDefault="00961E66" w:rsidP="001F56FA">
            <w:pPr>
              <w:ind w:firstLine="0"/>
              <w:jc w:val="left"/>
              <w:rPr>
                <w:sz w:val="22"/>
                <w:szCs w:val="22"/>
                <w:lang w:val="en-US"/>
              </w:rPr>
            </w:pPr>
            <w:r w:rsidRPr="00961E66">
              <w:rPr>
                <w:sz w:val="22"/>
                <w:szCs w:val="22"/>
              </w:rPr>
              <w:t>Termos definidos no Quadro 1.</w:t>
            </w:r>
          </w:p>
        </w:tc>
        <w:tc>
          <w:tcPr>
            <w:tcW w:w="7087" w:type="dxa"/>
            <w:vAlign w:val="center"/>
          </w:tcPr>
          <w:p w14:paraId="0239775B" w14:textId="77777777" w:rsidR="00EF3166" w:rsidRPr="00834CBA" w:rsidRDefault="00EF3166" w:rsidP="001F56FA">
            <w:pPr>
              <w:ind w:firstLine="0"/>
              <w:jc w:val="left"/>
              <w:rPr>
                <w:sz w:val="22"/>
                <w:szCs w:val="22"/>
              </w:rPr>
            </w:pPr>
            <w:r w:rsidRPr="00834CBA">
              <w:rPr>
                <w:sz w:val="22"/>
                <w:szCs w:val="22"/>
              </w:rPr>
              <w:t xml:space="preserve">Estes termos </w:t>
            </w:r>
            <w:r w:rsidR="005B18F7">
              <w:rPr>
                <w:sz w:val="22"/>
                <w:szCs w:val="22"/>
              </w:rPr>
              <w:t>são</w:t>
            </w:r>
            <w:r w:rsidRPr="00834CBA">
              <w:rPr>
                <w:sz w:val="22"/>
                <w:szCs w:val="22"/>
              </w:rPr>
              <w:t xml:space="preserve"> encontrados com frequência nos textos </w:t>
            </w:r>
            <w:r w:rsidR="005B18F7">
              <w:rPr>
                <w:sz w:val="22"/>
                <w:szCs w:val="22"/>
              </w:rPr>
              <w:t xml:space="preserve">seminais e últimos trabalhos relacionados </w:t>
            </w:r>
            <w:r w:rsidR="00961E66">
              <w:rPr>
                <w:sz w:val="22"/>
                <w:szCs w:val="22"/>
              </w:rPr>
              <w:t>a</w:t>
            </w:r>
            <w:r w:rsidR="005B18F7">
              <w:rPr>
                <w:sz w:val="22"/>
                <w:szCs w:val="22"/>
              </w:rPr>
              <w:t xml:space="preserve"> este tema de estudo.</w:t>
            </w:r>
          </w:p>
        </w:tc>
      </w:tr>
    </w:tbl>
    <w:p w14:paraId="5119CA53" w14:textId="77777777" w:rsidR="00EF3166" w:rsidRDefault="00EF3166" w:rsidP="00EF3166">
      <w:pPr>
        <w:jc w:val="center"/>
      </w:pPr>
      <w:r>
        <w:t>Fonte: Elaborado pelo autor</w:t>
      </w:r>
      <w:r>
        <w:rPr>
          <w:rFonts w:cs="Arial"/>
          <w:b/>
        </w:rPr>
        <w:t>.</w:t>
      </w:r>
    </w:p>
    <w:p w14:paraId="6573A4CC" w14:textId="77777777" w:rsidR="00C65900" w:rsidRDefault="00C65900">
      <w:pPr>
        <w:autoSpaceDE/>
        <w:autoSpaceDN/>
        <w:adjustRightInd/>
        <w:spacing w:after="160" w:line="259" w:lineRule="auto"/>
        <w:ind w:firstLine="0"/>
        <w:jc w:val="left"/>
      </w:pPr>
      <w:r>
        <w:br w:type="page"/>
      </w:r>
    </w:p>
    <w:p w14:paraId="20860D5D" w14:textId="77777777" w:rsidR="003B3ACB" w:rsidRDefault="003B3ACB" w:rsidP="003B3ACB">
      <w:pPr>
        <w:pStyle w:val="Ttulo1"/>
        <w:numPr>
          <w:ilvl w:val="0"/>
          <w:numId w:val="0"/>
        </w:numPr>
        <w:ind w:left="737"/>
        <w:jc w:val="center"/>
      </w:pPr>
      <w:bookmarkStart w:id="837" w:name="_Toc481590690"/>
      <w:r w:rsidRPr="00B31CAE">
        <w:lastRenderedPageBreak/>
        <w:t>A</w:t>
      </w:r>
      <w:r w:rsidRPr="00B31CAE">
        <w:rPr>
          <w:rStyle w:val="TtuloApendAnexoChar"/>
          <w:rFonts w:cs="Arial"/>
          <w:kern w:val="32"/>
          <w:szCs w:val="32"/>
        </w:rPr>
        <w:t>PÊNDIC</w:t>
      </w:r>
      <w:r>
        <w:t xml:space="preserve">E </w:t>
      </w:r>
      <w:r w:rsidR="00CF5E28">
        <w:t>B</w:t>
      </w:r>
      <w:r w:rsidRPr="00B31CAE">
        <w:t xml:space="preserve"> </w:t>
      </w:r>
      <w:r>
        <w:t>–</w:t>
      </w:r>
      <w:r w:rsidRPr="00B31CAE">
        <w:t xml:space="preserve"> </w:t>
      </w:r>
      <w:r w:rsidR="002C1103">
        <w:t>Literatura Analisada sobre Decisões Estratégicas sob Incerteza</w:t>
      </w:r>
      <w:bookmarkEnd w:id="837"/>
    </w:p>
    <w:p w14:paraId="51BB67CD" w14:textId="285AD188" w:rsidR="003B3ACB" w:rsidRDefault="003B3ACB" w:rsidP="00EC6D2B">
      <w:pPr>
        <w:pStyle w:val="Legenda"/>
      </w:pPr>
      <w:bookmarkStart w:id="838" w:name="_Toc481594526"/>
      <w:r>
        <w:t xml:space="preserve">Quadro </w:t>
      </w:r>
      <w:fldSimple w:instr=" SEQ Quadro \* ARABIC ">
        <w:r w:rsidR="00B7483F">
          <w:rPr>
            <w:noProof/>
          </w:rPr>
          <w:t>12</w:t>
        </w:r>
      </w:fldSimple>
      <w:r>
        <w:t xml:space="preserve"> – </w:t>
      </w:r>
      <w:r w:rsidR="002C1103">
        <w:t>Literatura</w:t>
      </w:r>
      <w:r w:rsidR="00CF5E28">
        <w:t xml:space="preserve"> </w:t>
      </w:r>
      <w:r w:rsidR="002C1103">
        <w:t>Analisada sobre</w:t>
      </w:r>
      <w:r w:rsidR="00EC6D2B">
        <w:t xml:space="preserve"> </w:t>
      </w:r>
      <w:r w:rsidR="002C1103">
        <w:t xml:space="preserve">a </w:t>
      </w:r>
      <w:r w:rsidR="00EC6D2B">
        <w:t>Avaliação de Decisões Estratégicas sob Incerteza</w:t>
      </w:r>
      <w:bookmarkEnd w:id="838"/>
    </w:p>
    <w:tbl>
      <w:tblPr>
        <w:tblW w:w="14024" w:type="dxa"/>
        <w:tblCellMar>
          <w:left w:w="70" w:type="dxa"/>
          <w:right w:w="70" w:type="dxa"/>
        </w:tblCellMar>
        <w:tblLook w:val="04A0" w:firstRow="1" w:lastRow="0" w:firstColumn="1" w:lastColumn="0" w:noHBand="0" w:noVBand="1"/>
      </w:tblPr>
      <w:tblGrid>
        <w:gridCol w:w="3959"/>
        <w:gridCol w:w="7938"/>
        <w:gridCol w:w="2127"/>
      </w:tblGrid>
      <w:tr w:rsidR="00EC6D2B" w:rsidRPr="003B3ACB" w14:paraId="2B0B2539" w14:textId="77777777" w:rsidTr="00EC6D2B">
        <w:trPr>
          <w:trHeight w:val="315"/>
          <w:tblHeader/>
        </w:trPr>
        <w:tc>
          <w:tcPr>
            <w:tcW w:w="395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D89F419"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Título</w:t>
            </w:r>
          </w:p>
        </w:tc>
        <w:tc>
          <w:tcPr>
            <w:tcW w:w="7938" w:type="dxa"/>
            <w:tcBorders>
              <w:top w:val="single" w:sz="8" w:space="0" w:color="auto"/>
              <w:left w:val="nil"/>
              <w:bottom w:val="single" w:sz="8" w:space="0" w:color="auto"/>
              <w:right w:val="single" w:sz="8" w:space="0" w:color="auto"/>
            </w:tcBorders>
            <w:shd w:val="clear" w:color="000000" w:fill="D9D9D9"/>
            <w:vAlign w:val="center"/>
            <w:hideMark/>
          </w:tcPr>
          <w:p w14:paraId="506627A4"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Objetivo</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7A0BA022" w14:textId="77777777" w:rsidR="003B3ACB" w:rsidRPr="003B3ACB" w:rsidRDefault="003B3ACB" w:rsidP="003B3ACB">
            <w:pPr>
              <w:autoSpaceDE/>
              <w:autoSpaceDN/>
              <w:adjustRightInd/>
              <w:spacing w:line="240" w:lineRule="auto"/>
              <w:ind w:firstLine="0"/>
              <w:rPr>
                <w:rFonts w:cs="Arial"/>
                <w:b/>
                <w:bCs/>
                <w:color w:val="000000"/>
                <w:sz w:val="22"/>
                <w:szCs w:val="22"/>
              </w:rPr>
            </w:pPr>
            <w:r w:rsidRPr="003B3ACB">
              <w:rPr>
                <w:rFonts w:cs="Arial"/>
                <w:b/>
                <w:bCs/>
                <w:color w:val="000000"/>
                <w:sz w:val="22"/>
                <w:szCs w:val="22"/>
              </w:rPr>
              <w:t>Referência</w:t>
            </w:r>
          </w:p>
        </w:tc>
      </w:tr>
      <w:tr w:rsidR="00EC6D2B" w:rsidRPr="003B3ACB" w14:paraId="4631DFA1"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59FD2B2" w14:textId="77777777"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Strategy support models</w:t>
            </w:r>
          </w:p>
        </w:tc>
        <w:tc>
          <w:tcPr>
            <w:tcW w:w="7938" w:type="dxa"/>
            <w:tcBorders>
              <w:top w:val="nil"/>
              <w:left w:val="nil"/>
              <w:bottom w:val="single" w:sz="8" w:space="0" w:color="000000"/>
              <w:right w:val="single" w:sz="8" w:space="0" w:color="000000"/>
            </w:tcBorders>
            <w:shd w:val="clear" w:color="auto" w:fill="auto"/>
            <w:vAlign w:val="center"/>
            <w:hideMark/>
          </w:tcPr>
          <w:p w14:paraId="3F62F27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o uso de modelos para suporte à estratégia, representando um dos primeiros textos sobre o tema. Sugere que o modelo não deve ser visto como uma "caixa preta infalível", mas sim ocupar um papel mais modesto. Ao invés de um gerador de respostas, o modelo deve ser visto como um gerador de opiniões. Utiliza um modelo de dinâmica de sistemas para ilustrar o uso no suporte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51FBDBF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"10.1002/smj.4250050303", "ISSN" : "01432095", "author" : [ { "dropping-particle" : "", "family" : "Morecroft", "given" : "John D. W.", "non-dropping-particle" : "", "parse-names" : false, "suffix" : "" } ], "container-title" : "Strategic Management Journal", "id" : "ITEM-1", "issue" : "3", "issued" : { "date-parts" : [ [ "1984", "7" ] ] }, "page" : "215-229", "title" : "Strategy support models", "type" : "article-journal", "volume" : "5" }, "uris" : [ "http://www.mendeley.com/documents/?uuid=a7c007c4-e134-4ac5-949e-b0ff2d0f23a7" ] } ], "mendeley" : { "formattedCitation" : "(MORECROFT, 1984)", "plainTextFormattedCitation" : "(MORECROFT, 1984)", "previouslyFormattedCitation" : "(MORECROFT, 1984)"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(MORECROFT, 1984)</w:t>
            </w:r>
            <w:r w:rsidR="00EC6D2B">
              <w:rPr>
                <w:rFonts w:cs="Arial"/>
                <w:color w:val="000000"/>
                <w:sz w:val="22"/>
                <w:szCs w:val="22"/>
              </w:rPr>
              <w:fldChar w:fldCharType="end"/>
            </w:r>
          </w:p>
        </w:tc>
      </w:tr>
      <w:tr w:rsidR="00EC6D2B" w:rsidRPr="003B3ACB" w14:paraId="109F51D2"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25D01F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Multiple scenario development: Its conceptual and behavioral foundation</w:t>
            </w:r>
          </w:p>
        </w:tc>
        <w:tc>
          <w:tcPr>
            <w:tcW w:w="7938" w:type="dxa"/>
            <w:tcBorders>
              <w:top w:val="nil"/>
              <w:left w:val="nil"/>
              <w:bottom w:val="single" w:sz="8" w:space="0" w:color="000000"/>
              <w:right w:val="single" w:sz="8" w:space="0" w:color="000000"/>
            </w:tcBorders>
            <w:shd w:val="clear" w:color="auto" w:fill="auto"/>
            <w:vAlign w:val="center"/>
            <w:hideMark/>
          </w:tcPr>
          <w:p w14:paraId="4521892B"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o planejamento por cenários, discutindo suas bases conceituais e comportamentais. Contém uma das primeiras discussões estruturadas sobre o uso de cenários para o planejamento estratégico em condições de incerteza.</w:t>
            </w:r>
          </w:p>
        </w:tc>
        <w:tc>
          <w:tcPr>
            <w:tcW w:w="2127" w:type="dxa"/>
            <w:tcBorders>
              <w:top w:val="nil"/>
              <w:left w:val="nil"/>
              <w:bottom w:val="single" w:sz="8" w:space="0" w:color="000000"/>
              <w:right w:val="single" w:sz="8" w:space="0" w:color="000000"/>
            </w:tcBorders>
            <w:shd w:val="clear" w:color="auto" w:fill="auto"/>
            <w:vAlign w:val="center"/>
            <w:hideMark/>
          </w:tcPr>
          <w:p w14:paraId="32981D0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"10.1002/smj.4250140304", "ISSN" : "01432095", "author" : [ { "dropping-particle" : "", "family" : "Schoemaker", "given" : "Paul J H", "non-dropping-particle" : "", "parse-names" : false, "suffix" : "" } ], "container-title" : "Strategic Management Journal", "id" : "ITEM-1", "issue" : "3", "issued" : { "date-parts" : [ [ "1993", "3" ] ] }, "page" : "193-213", "title" : "Multiple scenario development: Its conceptual and behavioral foundation", "type" : "article-journal", "volume" : "14" }, "uris" : [ "http://www.mendeley.com/documents/?uuid=8881c68f-42b4-447e-bc5e-72a3cdf1f026" ] } ], "mendeley" : { "formattedCitation" : "(SCHOEMAKER, 1993)", "plainTextFormattedCitation" : "(SCHOEMAKER, 1993)", "previouslyFormattedCitation" : "(SCHOEMAKER, 1993)"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(SCHOEMAKER, 1993)</w:t>
            </w:r>
            <w:r w:rsidR="00EC6D2B">
              <w:rPr>
                <w:rFonts w:cs="Arial"/>
                <w:color w:val="000000"/>
                <w:sz w:val="22"/>
                <w:szCs w:val="22"/>
              </w:rPr>
              <w:fldChar w:fldCharType="end"/>
            </w:r>
          </w:p>
        </w:tc>
      </w:tr>
      <w:tr w:rsidR="00EC6D2B" w:rsidRPr="003B3ACB" w14:paraId="7C6C08CF"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B128D73" w14:textId="77777777"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Strategy Under Uncertainty</w:t>
            </w:r>
          </w:p>
        </w:tc>
        <w:tc>
          <w:tcPr>
            <w:tcW w:w="7938" w:type="dxa"/>
            <w:tcBorders>
              <w:top w:val="nil"/>
              <w:left w:val="nil"/>
              <w:bottom w:val="single" w:sz="8" w:space="0" w:color="000000"/>
              <w:right w:val="single" w:sz="8" w:space="0" w:color="000000"/>
            </w:tcBorders>
            <w:shd w:val="clear" w:color="auto" w:fill="auto"/>
            <w:vAlign w:val="center"/>
            <w:hideMark/>
          </w:tcPr>
          <w:p w14:paraId="21C95C6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Concebem a Incerteza utilizando um framework de quatro níveis distintos. Sugerem que diferentes ferramentas são úteis para diferentes níveis de incerteza. Prescrevem a necessidade de uma Postura estratégica em relação à incerteza, e descrevem "movimentos estratégicos" relacionados à incerteza.</w:t>
            </w:r>
          </w:p>
        </w:tc>
        <w:tc>
          <w:tcPr>
            <w:tcW w:w="2127" w:type="dxa"/>
            <w:tcBorders>
              <w:top w:val="nil"/>
              <w:left w:val="nil"/>
              <w:bottom w:val="single" w:sz="8" w:space="0" w:color="000000"/>
              <w:right w:val="single" w:sz="8" w:space="0" w:color="000000"/>
            </w:tcBorders>
            <w:shd w:val="clear" w:color="auto" w:fill="auto"/>
            <w:vAlign w:val="center"/>
            <w:hideMark/>
          </w:tcPr>
          <w:p w14:paraId="44EABD4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KIRKLAND; VIGUERIE, 1997)</w:t>
            </w:r>
            <w:r w:rsidR="00EC6D2B">
              <w:rPr>
                <w:rFonts w:cs="Arial"/>
                <w:color w:val="000000"/>
                <w:sz w:val="22"/>
                <w:szCs w:val="22"/>
              </w:rPr>
              <w:fldChar w:fldCharType="end"/>
            </w:r>
          </w:p>
        </w:tc>
      </w:tr>
      <w:tr w:rsidR="00EC6D2B" w:rsidRPr="003B3ACB" w14:paraId="3F5C3219"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9AD9F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20/20 Foresight Crafting Strategy in an Uncertain World</w:t>
            </w:r>
          </w:p>
        </w:tc>
        <w:tc>
          <w:tcPr>
            <w:tcW w:w="7938" w:type="dxa"/>
            <w:tcBorders>
              <w:top w:val="nil"/>
              <w:left w:val="nil"/>
              <w:bottom w:val="single" w:sz="8" w:space="0" w:color="000000"/>
              <w:right w:val="single" w:sz="8" w:space="0" w:color="000000"/>
            </w:tcBorders>
            <w:shd w:val="clear" w:color="auto" w:fill="auto"/>
            <w:vAlign w:val="center"/>
            <w:hideMark/>
          </w:tcPr>
          <w:p w14:paraId="6AA9DB95"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 detalhamento do framework de quatro níveis de incerteza introduzido anteriormente, bem como detalha as ferramentas utilizadas em cada um destes níveis de incerteza.</w:t>
            </w:r>
          </w:p>
        </w:tc>
        <w:tc>
          <w:tcPr>
            <w:tcW w:w="2127" w:type="dxa"/>
            <w:tcBorders>
              <w:top w:val="nil"/>
              <w:left w:val="nil"/>
              <w:bottom w:val="single" w:sz="8" w:space="0" w:color="000000"/>
              <w:right w:val="single" w:sz="8" w:space="0" w:color="000000"/>
            </w:tcBorders>
            <w:shd w:val="clear" w:color="auto" w:fill="auto"/>
            <w:vAlign w:val="center"/>
            <w:hideMark/>
          </w:tcPr>
          <w:p w14:paraId="1159DC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"Courtney", "given" : "Hugh", "non-dropping-particle" : "", "parse-names" : false, "suffix" : "" } ], "id" : "ITEM-1", "issued" : { "date-parts" : [ [ "2001" ] ] }, "title" : "20/20 Foresight Crafting Strategy in an Uncertain World", "type" : "article" }, "uris" : [ "http://www.mendeley.com/documents/?uuid=9506b7fc-60c1-4413-911e-83e545e548d3" ] } ], "mendeley" : { "formattedCitation" : "(COURTNEY, 2001)", "plainTextFormattedCitation" : "(COURTNEY, 2001)", "previouslyFormattedCitation" : "(COURTNEY, 2001)"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2001)</w:t>
            </w:r>
            <w:r w:rsidR="00EC6D2B">
              <w:rPr>
                <w:rFonts w:cs="Arial"/>
                <w:color w:val="000000"/>
                <w:sz w:val="22"/>
                <w:szCs w:val="22"/>
              </w:rPr>
              <w:fldChar w:fldCharType="end"/>
            </w:r>
          </w:p>
        </w:tc>
      </w:tr>
      <w:tr w:rsidR="00EC6D2B" w:rsidRPr="003B3ACB" w14:paraId="1A8C7CC7"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EFAAC38"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Decision-driven scenarios for assessing four levels of uncertainty</w:t>
            </w:r>
          </w:p>
        </w:tc>
        <w:tc>
          <w:tcPr>
            <w:tcW w:w="7938" w:type="dxa"/>
            <w:tcBorders>
              <w:top w:val="nil"/>
              <w:left w:val="nil"/>
              <w:bottom w:val="single" w:sz="8" w:space="0" w:color="000000"/>
              <w:right w:val="single" w:sz="8" w:space="0" w:color="000000"/>
            </w:tcBorders>
            <w:shd w:val="clear" w:color="auto" w:fill="auto"/>
            <w:vAlign w:val="center"/>
            <w:hideMark/>
          </w:tcPr>
          <w:p w14:paraId="01ADB09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Faz uma distinção entre o uso da abordagem de cenários para definição da visão, e o uso da abordagem de cenários focado à decisão. Recomenda diretrizes para o uso de ambas as abordagens.</w:t>
            </w:r>
          </w:p>
        </w:tc>
        <w:tc>
          <w:tcPr>
            <w:tcW w:w="2127" w:type="dxa"/>
            <w:tcBorders>
              <w:top w:val="nil"/>
              <w:left w:val="nil"/>
              <w:bottom w:val="single" w:sz="8" w:space="0" w:color="000000"/>
              <w:right w:val="single" w:sz="8" w:space="0" w:color="000000"/>
            </w:tcBorders>
            <w:shd w:val="clear" w:color="auto" w:fill="auto"/>
            <w:vAlign w:val="center"/>
            <w:hideMark/>
          </w:tcPr>
          <w:p w14:paraId="7F5C7F4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"10.1108/10878570310455015", "ISBN" : "1087857031", "ISSN" : "1087-8572", "abstract" : "Scenario planning would seem to be the perfect tool for managers making strategic decisions in today's highly uncertain, turbulent business environment. Yet, according to a recent survey, a declining number of executives use scenario planning tools. In too many cases, scenarios have been designed to clarify longer- term visions without regard for shorter-term decisions. As a result, middle and senior managers often find that time-consuming scenario planning efforts are distractions that provide little insight into the crucial strategic decisions at hand. Vision-driven scenarios help management teams think outside the box and question their assumptions about the future. Decision-driven scenarios, on the other hand, are used to inform a well-specified strategic choice - a choice where the best option is unclear due to uncertainty over the impact of that choice. Decision-driven scenarios for assessing 4 levels of uncertainty are examined. The levels of uncertainty are: 1. a clear enough future, 2. alternate futures, 3. a range of futures, and 4. true ambiguity. Volltext: Headnote Decision-driven scenarios are used to inform a well-specified strategic choice - a choice", "author" : [ { "dropping-particle" : "", "family" : "Courtney", "given" : "Hugh", "non-dropping-particle" : "", "parse-names" : false, "suffix" : "" } ], "container-title" : "Strategy &amp; Leadership", "id" : "ITEM-1", "issue" : "1", "issued" : { "date-parts" : [ [ "2003" ] ] }, "page" : "14-22", "title" : "Decision-driven scenarios for assessing four levels of uncertainty", "type" : "article-journal", "volume" : "31" }, "uris" : [ "http://www.mendeley.com/documents/?uuid=6643eacb-1ecd-4a77-96a2-662582719104" ] } ], "mendeley" : { "formattedCitation" : "(COURTNEY, 2003)", "plainTextFormattedCitation" : "(COURTNEY, 2003)", "previouslyFormattedCitation" : "(COURTNEY, 2003)"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2003)</w:t>
            </w:r>
            <w:r w:rsidR="00EC6D2B">
              <w:rPr>
                <w:rFonts w:cs="Arial"/>
                <w:color w:val="000000"/>
                <w:sz w:val="22"/>
                <w:szCs w:val="22"/>
              </w:rPr>
              <w:fldChar w:fldCharType="end"/>
            </w:r>
          </w:p>
        </w:tc>
      </w:tr>
      <w:tr w:rsidR="00EC6D2B" w:rsidRPr="003B3ACB" w14:paraId="159F8151"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A9B9392"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lastRenderedPageBreak/>
              <w:t>The origins and evolution of scenario techniques in long range business planning</w:t>
            </w:r>
          </w:p>
        </w:tc>
        <w:tc>
          <w:tcPr>
            <w:tcW w:w="7938" w:type="dxa"/>
            <w:tcBorders>
              <w:top w:val="nil"/>
              <w:left w:val="nil"/>
              <w:bottom w:val="single" w:sz="8" w:space="0" w:color="000000"/>
              <w:right w:val="single" w:sz="8" w:space="0" w:color="000000"/>
            </w:tcBorders>
            <w:shd w:val="clear" w:color="auto" w:fill="auto"/>
            <w:vAlign w:val="center"/>
            <w:hideMark/>
          </w:tcPr>
          <w:p w14:paraId="5D790122"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Propõe a organização da literatura em cenários em três escolas distintas (</w:t>
            </w:r>
            <w:proofErr w:type="spellStart"/>
            <w:r w:rsidRPr="003B3ACB">
              <w:rPr>
                <w:rFonts w:cs="Arial"/>
                <w:color w:val="000000"/>
                <w:sz w:val="22"/>
                <w:szCs w:val="22"/>
              </w:rPr>
              <w:t>Intuitive</w:t>
            </w:r>
            <w:proofErr w:type="spellEnd"/>
            <w:r w:rsidRPr="003B3ACB">
              <w:rPr>
                <w:rFonts w:cs="Arial"/>
                <w:color w:val="000000"/>
                <w:sz w:val="22"/>
                <w:szCs w:val="22"/>
              </w:rPr>
              <w:t xml:space="preserve"> </w:t>
            </w:r>
            <w:proofErr w:type="spellStart"/>
            <w:r w:rsidRPr="003B3ACB">
              <w:rPr>
                <w:rFonts w:cs="Arial"/>
                <w:color w:val="000000"/>
                <w:sz w:val="22"/>
                <w:szCs w:val="22"/>
              </w:rPr>
              <w:t>Logics</w:t>
            </w:r>
            <w:proofErr w:type="spellEnd"/>
            <w:r w:rsidRPr="003B3ACB">
              <w:rPr>
                <w:rFonts w:cs="Arial"/>
                <w:color w:val="000000"/>
                <w:sz w:val="22"/>
                <w:szCs w:val="22"/>
              </w:rPr>
              <w:t xml:space="preserve">, </w:t>
            </w:r>
            <w:proofErr w:type="spellStart"/>
            <w:r w:rsidRPr="003B3ACB">
              <w:rPr>
                <w:rFonts w:cs="Arial"/>
                <w:color w:val="000000"/>
                <w:sz w:val="22"/>
                <w:szCs w:val="22"/>
              </w:rPr>
              <w:t>Probabilistic</w:t>
            </w:r>
            <w:proofErr w:type="spellEnd"/>
            <w:r w:rsidRPr="003B3ACB">
              <w:rPr>
                <w:rFonts w:cs="Arial"/>
                <w:color w:val="000000"/>
                <w:sz w:val="22"/>
                <w:szCs w:val="22"/>
              </w:rPr>
              <w:t xml:space="preserve"> </w:t>
            </w:r>
            <w:proofErr w:type="spellStart"/>
            <w:r w:rsidRPr="003B3ACB">
              <w:rPr>
                <w:rFonts w:cs="Arial"/>
                <w:color w:val="000000"/>
                <w:sz w:val="22"/>
                <w:szCs w:val="22"/>
              </w:rPr>
              <w:t>Modified</w:t>
            </w:r>
            <w:proofErr w:type="spellEnd"/>
            <w:r w:rsidRPr="003B3ACB">
              <w:rPr>
                <w:rFonts w:cs="Arial"/>
                <w:color w:val="000000"/>
                <w:sz w:val="22"/>
                <w:szCs w:val="22"/>
              </w:rPr>
              <w:t xml:space="preserve"> </w:t>
            </w:r>
            <w:proofErr w:type="spellStart"/>
            <w:r w:rsidRPr="003B3ACB">
              <w:rPr>
                <w:rFonts w:cs="Arial"/>
                <w:color w:val="000000"/>
                <w:sz w:val="22"/>
                <w:szCs w:val="22"/>
              </w:rPr>
              <w:t>Trends</w:t>
            </w:r>
            <w:proofErr w:type="spellEnd"/>
            <w:r w:rsidRPr="003B3ACB">
              <w:rPr>
                <w:rFonts w:cs="Arial"/>
                <w:color w:val="000000"/>
                <w:sz w:val="22"/>
                <w:szCs w:val="22"/>
              </w:rPr>
              <w:t xml:space="preserve"> e La </w:t>
            </w:r>
            <w:proofErr w:type="spellStart"/>
            <w:r w:rsidRPr="003B3ACB">
              <w:rPr>
                <w:rFonts w:cs="Arial"/>
                <w:color w:val="000000"/>
                <w:sz w:val="22"/>
                <w:szCs w:val="22"/>
              </w:rPr>
              <w:t>Prospective</w:t>
            </w:r>
            <w:proofErr w:type="spellEnd"/>
            <w:r w:rsidRPr="003B3ACB">
              <w:rPr>
                <w:rFonts w:cs="Arial"/>
                <w:color w:val="000000"/>
                <w:sz w:val="22"/>
                <w:szCs w:val="22"/>
              </w:rPr>
              <w:t>). Não inclui as abordagens do RDM como parte destas escolas.</w:t>
            </w:r>
          </w:p>
        </w:tc>
        <w:tc>
          <w:tcPr>
            <w:tcW w:w="2127" w:type="dxa"/>
            <w:tcBorders>
              <w:top w:val="nil"/>
              <w:left w:val="nil"/>
              <w:bottom w:val="single" w:sz="8" w:space="0" w:color="000000"/>
              <w:right w:val="single" w:sz="8" w:space="0" w:color="000000"/>
            </w:tcBorders>
            <w:shd w:val="clear" w:color="auto" w:fill="auto"/>
            <w:vAlign w:val="center"/>
            <w:hideMark/>
          </w:tcPr>
          <w:p w14:paraId="062D5EE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"10.1016/j.futures.2005.01.003", "ISBN" : "0016-3287", "ISSN" : "00163287", "abstract" : "Scenario Planning has been around for more than 30 years and during this period a multitude of techniques and methodologies have developed, resulting in what has been described as a 'methodological chaos' which is unlikely to disappear in the near future (A. Martelli, Scenario building and scenario planning: State of the art and prospects of evolution, Futures Research Quarterly Summer (2001)). This is reflected in the fact that literature reveals an abundance of different and at times contradictory definitions, characteristics, principles and methodological ideas about scenarios. It has been suggested that a pressing need for the future of scenarios is amongst other things, to resolve the confusion over 'the definitions and methods of scenarios'. This paper makes a beginning at this need by tracing the origins and growth of scenarios and the subsequent evolution of the various methodologies; a classification of the methodologies into three main schools of techniques is given and the salient features of these schools are compared and contrasted. ?? 2005 Elsevier Ltd. All rights reserved.", "author" : [ { "dropping-particle" : "", "family" : "Bradfield", "given" : "Ron", "non-dropping-particle" : "", "parse-names" : false, "suffix" : "" }, { "dropping-particle" : "", "family" : "Wright", "given" : "George", "non-dropping-particle" : "", "parse-names" : false, "suffix" : "" }, { "dropping-particle" : "", "family" : "Burt", "given" : "George", "non-dropping-particle" : "", "parse-names" : false, "suffix" : "" }, { "dropping-particle" : "", "family" : "Cairns", "given" : "George", "non-dropping-particle" : "", "parse-names" : false, "suffix" : "" }, { "dropping-particle" : "", "family" : "Heijden", "given" : "Kees", "non-dropping-particle" : "Van Der", "parse-names" : false, "suffix" : "" } ], "container-title" : "Futures", "id" : "ITEM-1", "issue" : "8", "issued" : { "date-parts" : [ [ "2005" ] ] }, "page" : "795-812", "title" : "The origins and evolution of scenario techniques in long range business planning", "type" : "article-journal", "volume" : "37" }, "uris" : [ "http://www.mendeley.com/documents/?uuid=a8ed13e8-77ea-4452-83e8-0bd160e680b1" ] } ], "mendeley" : { "formattedCitation" : "(BRADFIELD et al., 2005)", "plainTextFormattedCitation" : "(BRADFIELD et al., 2005)", "previouslyFormattedCitation" : "(BRADFIELD et al., 2005)"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(BRADFIELD et al., 2005)</w:t>
            </w:r>
            <w:r w:rsidR="00EC6D2B">
              <w:rPr>
                <w:rFonts w:cs="Arial"/>
                <w:color w:val="000000"/>
                <w:sz w:val="22"/>
                <w:szCs w:val="22"/>
              </w:rPr>
              <w:fldChar w:fldCharType="end"/>
            </w:r>
          </w:p>
        </w:tc>
      </w:tr>
      <w:tr w:rsidR="00EC6D2B" w:rsidRPr="003B3ACB" w14:paraId="03A723B9"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330C463"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What to do next? The case for non-predictive strategy</w:t>
            </w:r>
          </w:p>
        </w:tc>
        <w:tc>
          <w:tcPr>
            <w:tcW w:w="7938" w:type="dxa"/>
            <w:tcBorders>
              <w:top w:val="nil"/>
              <w:left w:val="nil"/>
              <w:bottom w:val="single" w:sz="8" w:space="0" w:color="000000"/>
              <w:right w:val="single" w:sz="8" w:space="0" w:color="000000"/>
            </w:tcBorders>
            <w:shd w:val="clear" w:color="auto" w:fill="auto"/>
            <w:vAlign w:val="center"/>
            <w:hideMark/>
          </w:tcPr>
          <w:p w14:paraId="20EADA24"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Discute a dicotomia entre as abordagens estratégicas focalizadas em predição e as abordagens estratégicas focalizadas em controle. Argumentam que estratégias baseadas em controle são independentes de predições.</w:t>
            </w:r>
          </w:p>
        </w:tc>
        <w:tc>
          <w:tcPr>
            <w:tcW w:w="2127" w:type="dxa"/>
            <w:tcBorders>
              <w:top w:val="nil"/>
              <w:left w:val="nil"/>
              <w:bottom w:val="single" w:sz="8" w:space="0" w:color="000000"/>
              <w:right w:val="single" w:sz="8" w:space="0" w:color="000000"/>
            </w:tcBorders>
            <w:shd w:val="clear" w:color="auto" w:fill="auto"/>
            <w:vAlign w:val="center"/>
            <w:hideMark/>
          </w:tcPr>
          <w:p w14:paraId="6CBF583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"10.1002/smj.555", "ISBN" : "1097-0266", "ISSN" : "0143-2095", "PMID" : "31767271", "abstract" : "Two prescriptions dominate the topic of what firms should do next in uncertain situations: planning approaches and adaptive approaches. These differ primarily on the appropriate role of prediction in the decision process. Prediction is a central issue in strategy making owing to the presumption that what can be predicted can be controlled. In this paper we argue for the independence of prediction and control. This implies that the pursuit of successful outcomes can occur through control-oriented approaches that may essentially be non-predictive. We further develop and highlight control-oriented approaches with particular emphasis on the question of what organizations should do next. We also explore how these approaches may impact the costs and risks of firm strategies as well as the firm\u2019s continual efforts to innovate", "author" : [ { "dropping-particle" : "", "family" : "Wiltbank", "given" : "Robert", "non-dropping-particle" : "", "parse-names" : false, "suffix" : "" }, { "dropping-particle" : "", "family" : "Dew", "given" : "Nicholas", "non-dropping-particle" : "", "parse-names" : false, "suffix" : "" }, { "dropping-particle" : "", "family" : "Read", "given" : "Stuart", "non-dropping-particle" : "", "parse-names" : false, "suffix" : "" }, { "dropping-particle" : "", "family" : "Sarasvathy", "given" : "Saras D.", "non-dropping-particle" : "", "parse-names" : false, "suffix" : "" } ], "container-title" : "Strategic Management Journal", "id" : "ITEM-1", "issue" : "10", "issued" : { "date-parts" : [ [ "2006", "10" ] ] }, "page" : "981-998", "title" : "What to do next? The case for non-predictive strategy", "type" : "article-journal", "volume" : "27" }, "uris" : [ "http://www.mendeley.com/documents/?uuid=c44fa77a-c7df-492b-ba37-d36be8061650" ] } ], "mendeley" : { "formattedCitation" : "(WILTBANK et al., 2006)", "plainTextFormattedCitation" : "(WILTBANK et al., 2006)", "previouslyFormattedCitation" : "(WILTBANK et al., 2006)"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(WILTBANK et al., 2006)</w:t>
            </w:r>
            <w:r w:rsidR="00EC6D2B">
              <w:rPr>
                <w:rFonts w:cs="Arial"/>
                <w:color w:val="000000"/>
                <w:sz w:val="22"/>
                <w:szCs w:val="22"/>
              </w:rPr>
              <w:fldChar w:fldCharType="end"/>
            </w:r>
          </w:p>
        </w:tc>
      </w:tr>
      <w:tr w:rsidR="00EC6D2B" w:rsidRPr="003B3ACB" w14:paraId="386BD370" w14:textId="77777777" w:rsidTr="00EC6D2B">
        <w:trPr>
          <w:trHeight w:val="172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E12347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The </w:t>
            </w:r>
            <w:r w:rsidRPr="009410EB">
              <w:rPr>
                <w:rFonts w:cs="Arial"/>
                <w:color w:val="000000"/>
                <w:sz w:val="22"/>
                <w:szCs w:val="22"/>
                <w:lang w:val="en-US"/>
              </w:rPr>
              <w:t>strategic development process</w:t>
            </w:r>
          </w:p>
        </w:tc>
        <w:tc>
          <w:tcPr>
            <w:tcW w:w="7938" w:type="dxa"/>
            <w:tcBorders>
              <w:top w:val="nil"/>
              <w:left w:val="nil"/>
              <w:bottom w:val="single" w:sz="8" w:space="0" w:color="000000"/>
              <w:right w:val="single" w:sz="8" w:space="0" w:color="000000"/>
            </w:tcBorders>
            <w:shd w:val="clear" w:color="auto" w:fill="auto"/>
            <w:vAlign w:val="center"/>
            <w:hideMark/>
          </w:tcPr>
          <w:p w14:paraId="5B73A547" w14:textId="38E37E3B"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Introduz o conceito de "processo de desenvolvimento da estratégia", delineando etapas e indicando o papel de ferramentas nestas etapas. Possui uma etapa específica para a avaliação de decisões estratégicas. Sugere que o desenvolvimento da estratégia será eficaz caso seja realizada uma avaliação </w:t>
            </w:r>
            <w:r w:rsidR="009410EB" w:rsidRPr="003B3ACB">
              <w:rPr>
                <w:rFonts w:cs="Arial"/>
                <w:color w:val="000000"/>
                <w:sz w:val="22"/>
                <w:szCs w:val="22"/>
              </w:rPr>
              <w:t>multidimensional</w:t>
            </w:r>
            <w:r w:rsidRPr="003B3ACB">
              <w:rPr>
                <w:rFonts w:cs="Arial"/>
                <w:color w:val="000000"/>
                <w:sz w:val="22"/>
                <w:szCs w:val="22"/>
              </w:rPr>
              <w:t xml:space="preserve"> das incertezas e riscos envolvidos.</w:t>
            </w:r>
          </w:p>
        </w:tc>
        <w:tc>
          <w:tcPr>
            <w:tcW w:w="2127" w:type="dxa"/>
            <w:tcBorders>
              <w:top w:val="nil"/>
              <w:left w:val="nil"/>
              <w:bottom w:val="single" w:sz="8" w:space="0" w:color="000000"/>
              <w:right w:val="single" w:sz="8" w:space="0" w:color="000000"/>
            </w:tcBorders>
            <w:shd w:val="clear" w:color="auto" w:fill="auto"/>
            <w:vAlign w:val="center"/>
            <w:hideMark/>
          </w:tcPr>
          <w:p w14:paraId="7E986BC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"Dyson", "given" : "Robert G.", "non-dropping-particle" : "", "parse-names" : false, "suffix" : "" }, { "dropping-particle" : "", "family" : "Bryant", "given" : "Jim", "non-dropping-particle" : "", "parse-names" : false, "suffix" : "" }, { "dropping-particle" : "", "family" : "Morecroft", "given" : "John", "non-dropping-particle" : "", "parse-names" : false, "suffix" : "" }, { "dropping-particle" : "", "family" : "O\u2019Brien", "given" : "Frances", "non-dropping-particle" : "", "parse-names" : false, "suffix" : "" } ], "container-title" : "Supporting strategy: Frameworks, methods and models", "id" : "ITEM-1", "issue" : "January 2015", "issued" : { "date-parts" : [ [ "2007" ] ] }, "page" : "3\u201324", "title" : "The strategic development process", "type" : "chapter" }, "uris" : [ "http://www.mendeley.com/documents/?uuid=e662ee86-59b0-4974-be2e-3cd1ae4beb20" ] } ], "mendeley" : { "formattedCitation" : "(DYSON et al., 2007)", "plainTextFormattedCitation" : "(DYSON et al., 2007)", "previouslyFormattedCitation" : "(DYSON et al.,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(DYSON et al., 2007)</w:t>
            </w:r>
            <w:r w:rsidR="00EC6D2B">
              <w:rPr>
                <w:rFonts w:cs="Arial"/>
                <w:color w:val="000000"/>
                <w:sz w:val="22"/>
                <w:szCs w:val="22"/>
              </w:rPr>
              <w:fldChar w:fldCharType="end"/>
            </w:r>
          </w:p>
        </w:tc>
      </w:tr>
      <w:tr w:rsidR="00EC6D2B" w:rsidRPr="003B3ACB" w14:paraId="16A76A8A"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1B9B4C3A" w14:textId="4BAB5C5C"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 xml:space="preserve">The current state of scenario </w:t>
            </w:r>
            <w:r w:rsidR="009410EB" w:rsidRPr="003B3ACB">
              <w:rPr>
                <w:rFonts w:cs="Arial"/>
                <w:color w:val="000000"/>
                <w:sz w:val="22"/>
                <w:szCs w:val="22"/>
                <w:lang w:val="en-US"/>
              </w:rPr>
              <w:t>development:</w:t>
            </w:r>
            <w:r w:rsidRPr="003B3ACB">
              <w:rPr>
                <w:rFonts w:cs="Arial"/>
                <w:color w:val="000000"/>
                <w:sz w:val="22"/>
                <w:szCs w:val="22"/>
                <w:lang w:val="en-US"/>
              </w:rPr>
              <w:t xml:space="preserve"> an overview of techniques</w:t>
            </w:r>
          </w:p>
        </w:tc>
        <w:tc>
          <w:tcPr>
            <w:tcW w:w="7938" w:type="dxa"/>
            <w:tcBorders>
              <w:top w:val="nil"/>
              <w:left w:val="nil"/>
              <w:bottom w:val="single" w:sz="8" w:space="0" w:color="000000"/>
              <w:right w:val="single" w:sz="8" w:space="0" w:color="000000"/>
            </w:tcBorders>
            <w:shd w:val="clear" w:color="auto" w:fill="auto"/>
            <w:vAlign w:val="center"/>
            <w:hideMark/>
          </w:tcPr>
          <w:p w14:paraId="2FC80D0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revisão das abordagens baseadas em planejamento por cenários. Dentre estas abordagens não há menção ao RDM.</w:t>
            </w:r>
          </w:p>
        </w:tc>
        <w:tc>
          <w:tcPr>
            <w:tcW w:w="2127" w:type="dxa"/>
            <w:tcBorders>
              <w:top w:val="nil"/>
              <w:left w:val="nil"/>
              <w:bottom w:val="single" w:sz="8" w:space="0" w:color="000000"/>
              <w:right w:val="single" w:sz="8" w:space="0" w:color="000000"/>
            </w:tcBorders>
            <w:shd w:val="clear" w:color="auto" w:fill="auto"/>
            <w:vAlign w:val="center"/>
            <w:hideMark/>
          </w:tcPr>
          <w:p w14:paraId="28A9D6E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"10.1108/14636680710727516", "ISBN" : "1463-6689", "ISSN" : "1463-6689", "PMID" : "24918825", "abstract" : "The paper aims to review all the techniques for developing scenarios that have appeared in the literature, along with comments on their utility, strengths and weaknesses. Design/methodology/approach - The study was carried out through an electronic search using internet search engines and online databases and indexes. Findings - The paper finds eight categories of techniques that include a total of 23 variations used to develop scenarios. There are descriptions and evaluations for each. Practical implications - Futurists can use this list to broaden their repertoire of scenario techniques. Originality/value - Scenario development is the stock-in-trade of futures studies, but no catalog of the techniques used has yet been published. This list is the start at developing a consensus list of techniques that can be refined as the field matures", "author" : [ { "dropping-particle" : "", "family" : "Bishop", "given" : "Peter", "non-dropping-particle" : "", "parse-names" : false, "suffix" : "" }, { "dropping-particle" : "", "family" : "Hines", "given" : "Andy", "non-dropping-particle" : "", "parse-names" : false, "suffix" : "" }, { "dropping-particle" : "", "family" : "Collins", "given" : "Terry", "non-dropping-particle" : "", "parse-names" : false, "suffix" : "" } ], "container-title" : "Foresight : the Journal of Futures Studies, Strategic Thinking and Policy", "id" : "ITEM-1", "issue" : "1", "issued" : { "date-parts" : [ [ "2007" ] ] }, "page" : "5-25", "title" : "The current state of scenario development: an overview of techniques", "type" : "article-journal", "volume" : "9" }, "uris" : [ "http://www.mendeley.com/documents/?uuid=f1b2c475-5e89-40b8-8e0a-e5db9179541d" ] } ], "mendeley" : { "formattedCitation" : "(BISHOP; HINES; COLLINS, 2007)", "plainTextFormattedCitation" : "(BISHOP; HINES; COLLINS, 2007)", "previouslyFormattedCitation" : "(BISHOP; HINES; COLLINS, 2007)"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(BISHOP; HINES; COLLINS, 2007)</w:t>
            </w:r>
            <w:r w:rsidR="00EC6D2B">
              <w:rPr>
                <w:rFonts w:cs="Arial"/>
                <w:color w:val="000000"/>
                <w:sz w:val="22"/>
                <w:szCs w:val="22"/>
              </w:rPr>
              <w:fldChar w:fldCharType="end"/>
            </w:r>
          </w:p>
        </w:tc>
      </w:tr>
      <w:tr w:rsidR="00EC6D2B" w:rsidRPr="003B3ACB" w14:paraId="7A122FB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FAEF033" w14:textId="77777777"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System dynamics and strategy</w:t>
            </w:r>
          </w:p>
        </w:tc>
        <w:tc>
          <w:tcPr>
            <w:tcW w:w="7938" w:type="dxa"/>
            <w:tcBorders>
              <w:top w:val="nil"/>
              <w:left w:val="nil"/>
              <w:bottom w:val="single" w:sz="8" w:space="0" w:color="000000"/>
              <w:right w:val="single" w:sz="8" w:space="0" w:color="000000"/>
            </w:tcBorders>
            <w:shd w:val="clear" w:color="auto" w:fill="auto"/>
            <w:vAlign w:val="center"/>
            <w:hideMark/>
          </w:tcPr>
          <w:p w14:paraId="6541939D" w14:textId="08585A44"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Discute o uso da dinâmica de sistemas como ferramenta para criar e testar teorias que expliquem diferentes padrões longitudinais de performance de empresas no campo da estratégia. Identificam quatro linhas de </w:t>
            </w:r>
            <w:r w:rsidR="009410EB" w:rsidRPr="003B3ACB">
              <w:rPr>
                <w:rFonts w:cs="Arial"/>
                <w:color w:val="000000"/>
                <w:sz w:val="22"/>
                <w:szCs w:val="22"/>
              </w:rPr>
              <w:t>pesquisa</w:t>
            </w:r>
            <w:r w:rsidRPr="003B3ACB">
              <w:rPr>
                <w:rFonts w:cs="Arial"/>
                <w:color w:val="000000"/>
                <w:sz w:val="22"/>
                <w:szCs w:val="22"/>
              </w:rPr>
              <w:t xml:space="preserve"> para a dinâmica de sistemas no campo da estratégia. Não trata a dinâmica de sistemas como ferramenta para tomada de decisão estratégica.</w:t>
            </w:r>
          </w:p>
        </w:tc>
        <w:tc>
          <w:tcPr>
            <w:tcW w:w="2127" w:type="dxa"/>
            <w:tcBorders>
              <w:top w:val="nil"/>
              <w:left w:val="nil"/>
              <w:bottom w:val="single" w:sz="8" w:space="0" w:color="000000"/>
              <w:right w:val="single" w:sz="8" w:space="0" w:color="000000"/>
            </w:tcBorders>
            <w:shd w:val="clear" w:color="auto" w:fill="auto"/>
            <w:vAlign w:val="center"/>
            <w:hideMark/>
          </w:tcPr>
          <w:p w14:paraId="1FC8EBFE"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"10.1002/sdr.402", "ISBN" : "0883-7066", "ISSN" : "08837066", "abstract" : "System dynamics research has made numerous contributions to a range of management subfields, including operations, organization behavior, marketing, behavioral decision making, and strategy. In this paper, we focus on the role for system dynamics research in making important progress on the defining issue in the field of strategy: why are some firms more profitable than others? Strategy researchers are eager for dynamic theories that explain the evolution of performance differences among firms and are increasingly looking to managerial decision making as the source of dynamics. This interest in dynamics and decision making creates an enormous opportunity for system dynamics researchers as carefully grounded behavioral theories of dynamics flow naturally from the research methods of system dynamics. Building and testing theories that explain longitudinal patterns of performance differences among firms would be an enormous step forward where mainstream strategy approaches have struggled. We identify four promising research paths along these lines for system dynamics research in the field of strategy. Copyright \u00a9 2009 John Wiley &amp; Sons, Ltd.", "author" : [ { "dropping-particle" : "", "family" : "Gary", "given" : "Michael Shayne", "non-dropping-particle" : "", "parse-names" : false, "suffix" : "" }, { "dropping-particle" : "", "family" : "Kunc", "given" : "Martin", "non-dropping-particle" : "", "parse-names" : false, "suffix" : "" }, { "dropping-particle" : "", "family" : "Morecroft", "given" : "John D W", "non-dropping-particle" : "", "parse-names" : false, "suffix" : "" }, { "dropping-particle" : "", "family" : "Rockart", "given" : "Scott F.", "non-dropping-particle" : "", "parse-names" : false, "suffix" : "" } ], "container-title" : "System Dynamics Review", "id" : "ITEM-1", "issue" : "4", "issued" : { "date-parts" : [ [ "2008" ] ] }, "page" : "407-429", "title" : "System dynamics and strategy", "type" : "article-journal", "volume" : "24" }, "uris" : [ "http://www.mendeley.com/documents/?uuid=7349528c-f045-431d-8742-2510414118f7" ] } ], "mendeley" : { "formattedCitation" : "(GARY et al., 2008)", "plainTextFormattedCitation" : "(GARY et al., 2008)", "previouslyFormattedCitation" : "(GARY et al.,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(GARY et al., 2008)</w:t>
            </w:r>
            <w:r w:rsidR="00EC6D2B">
              <w:rPr>
                <w:rFonts w:cs="Arial"/>
                <w:color w:val="000000"/>
                <w:sz w:val="22"/>
                <w:szCs w:val="22"/>
              </w:rPr>
              <w:fldChar w:fldCharType="end"/>
            </w:r>
          </w:p>
        </w:tc>
      </w:tr>
      <w:tr w:rsidR="00EC6D2B" w:rsidRPr="003B3ACB" w14:paraId="3615E22D"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26BD3B0D" w14:textId="24D72E06"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 xml:space="preserve">A fresh look at strategy under </w:t>
            </w:r>
            <w:r w:rsidR="009410EB" w:rsidRPr="003B3ACB">
              <w:rPr>
                <w:rFonts w:cs="Arial"/>
                <w:color w:val="000000"/>
                <w:sz w:val="22"/>
                <w:szCs w:val="22"/>
                <w:lang w:val="en-US"/>
              </w:rPr>
              <w:t>uncertainty:</w:t>
            </w:r>
            <w:r w:rsidRPr="003B3ACB">
              <w:rPr>
                <w:rFonts w:cs="Arial"/>
                <w:color w:val="000000"/>
                <w:sz w:val="22"/>
                <w:szCs w:val="22"/>
                <w:lang w:val="en-US"/>
              </w:rPr>
              <w:t xml:space="preserve"> An interview</w:t>
            </w:r>
          </w:p>
        </w:tc>
        <w:tc>
          <w:tcPr>
            <w:tcW w:w="7938" w:type="dxa"/>
            <w:tcBorders>
              <w:top w:val="nil"/>
              <w:left w:val="nil"/>
              <w:bottom w:val="single" w:sz="8" w:space="0" w:color="000000"/>
              <w:right w:val="single" w:sz="8" w:space="0" w:color="000000"/>
            </w:tcBorders>
            <w:shd w:val="clear" w:color="auto" w:fill="auto"/>
            <w:vAlign w:val="center"/>
            <w:hideMark/>
          </w:tcPr>
          <w:p w14:paraId="448F24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Após a crise financeira de 2008, Hugh Courtney em uma entrevista concede uma entrevista a respeito do planejamento estratégico sob incerteza. Courtney argumenta a favor da análise baseada em casos para decisões dos níveis 3 e 4 de incerteza.</w:t>
            </w:r>
          </w:p>
        </w:tc>
        <w:tc>
          <w:tcPr>
            <w:tcW w:w="2127" w:type="dxa"/>
            <w:tcBorders>
              <w:top w:val="nil"/>
              <w:left w:val="nil"/>
              <w:bottom w:val="single" w:sz="8" w:space="0" w:color="000000"/>
              <w:right w:val="single" w:sz="8" w:space="0" w:color="000000"/>
            </w:tcBorders>
            <w:shd w:val="clear" w:color="auto" w:fill="auto"/>
            <w:vAlign w:val="center"/>
            <w:hideMark/>
          </w:tcPr>
          <w:p w14:paraId="4282FC4D"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"ISBN" : "00475394", "ISSN" : "00475394", "abstract" : "Courtney, H., 2008. A fresh look at strategy under uncertainty : An interview. McKinsey Quarterly, December 2(December), pp.1\u20138.", "author" : [ { "dropping-particle" : "", "family" : "Courtney", "given" : "Hugh", "non-dropping-particle" : "", "parse-names" : false, "suffix" : "" } ], "container-title" : "McKinsey Quarterly", "id" : "ITEM-1", "issue" : "December", "issued" : { "date-parts" : [ [ "2008" ] ] }, "page" : "1-8", "title" : "A fresh look at strategy under uncertainty : An interview", "type" : "article-journal", "volume" : "December 2" }, "uris" : [ "http://www.mendeley.com/documents/?uuid=13b0fe61-1d26-4cc2-ad9c-625fd155e81f" ] } ], "mendeley" : { "formattedCitation" : "(COURTNEY, 2008)", "plainTextFormattedCitation" : "(COURTNEY, 2008)", "previouslyFormattedCitation" : "(COURTNEY, 2008)"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2008)</w:t>
            </w:r>
            <w:r w:rsidR="00EC6D2B">
              <w:rPr>
                <w:rFonts w:cs="Arial"/>
                <w:color w:val="000000"/>
                <w:sz w:val="22"/>
                <w:szCs w:val="22"/>
              </w:rPr>
              <w:fldChar w:fldCharType="end"/>
            </w:r>
          </w:p>
        </w:tc>
      </w:tr>
      <w:tr w:rsidR="00EC6D2B" w:rsidRPr="003B3ACB" w14:paraId="4760B5DB"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0092A7C7" w14:textId="77777777" w:rsidR="003B3ACB" w:rsidRPr="003B3ACB" w:rsidRDefault="003B3ACB" w:rsidP="003B3ACB">
            <w:pPr>
              <w:autoSpaceDE/>
              <w:autoSpaceDN/>
              <w:adjustRightInd/>
              <w:spacing w:line="240" w:lineRule="auto"/>
              <w:ind w:firstLine="0"/>
              <w:rPr>
                <w:rFonts w:cs="Arial"/>
                <w:color w:val="000000"/>
                <w:sz w:val="22"/>
                <w:szCs w:val="22"/>
              </w:rPr>
            </w:pPr>
            <w:proofErr w:type="spellStart"/>
            <w:r w:rsidRPr="003B3ACB">
              <w:rPr>
                <w:rFonts w:cs="Arial"/>
                <w:color w:val="000000"/>
                <w:sz w:val="22"/>
                <w:szCs w:val="22"/>
              </w:rPr>
              <w:lastRenderedPageBreak/>
              <w:t>Decision</w:t>
            </w:r>
            <w:proofErr w:type="spellEnd"/>
            <w:r w:rsidRPr="003B3ACB">
              <w:rPr>
                <w:rFonts w:cs="Arial"/>
                <w:color w:val="000000"/>
                <w:sz w:val="22"/>
                <w:szCs w:val="22"/>
              </w:rPr>
              <w:t xml:space="preserve"> </w:t>
            </w:r>
            <w:proofErr w:type="spellStart"/>
            <w:r w:rsidRPr="003B3ACB">
              <w:rPr>
                <w:rFonts w:cs="Arial"/>
                <w:color w:val="000000"/>
                <w:sz w:val="22"/>
                <w:szCs w:val="22"/>
              </w:rPr>
              <w:t>Analysis</w:t>
            </w:r>
            <w:proofErr w:type="spellEnd"/>
          </w:p>
        </w:tc>
        <w:tc>
          <w:tcPr>
            <w:tcW w:w="7938" w:type="dxa"/>
            <w:tcBorders>
              <w:top w:val="nil"/>
              <w:left w:val="nil"/>
              <w:bottom w:val="single" w:sz="8" w:space="0" w:color="000000"/>
              <w:right w:val="single" w:sz="8" w:space="0" w:color="000000"/>
            </w:tcBorders>
            <w:shd w:val="clear" w:color="auto" w:fill="auto"/>
            <w:vAlign w:val="center"/>
            <w:hideMark/>
          </w:tcPr>
          <w:p w14:paraId="153B1F1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introdução à Análise de Decisão (com experimentação e sem experimentação). Trata-se da abordagem padrão para a tomada de decisão sob incerteza.</w:t>
            </w:r>
          </w:p>
        </w:tc>
        <w:tc>
          <w:tcPr>
            <w:tcW w:w="2127" w:type="dxa"/>
            <w:tcBorders>
              <w:top w:val="nil"/>
              <w:left w:val="nil"/>
              <w:bottom w:val="single" w:sz="8" w:space="0" w:color="000000"/>
              <w:right w:val="single" w:sz="8" w:space="0" w:color="000000"/>
            </w:tcBorders>
            <w:shd w:val="clear" w:color="auto" w:fill="auto"/>
            <w:vAlign w:val="center"/>
            <w:hideMark/>
          </w:tcPr>
          <w:p w14:paraId="182465C3"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"author" : [ { "dropping-particle" : "", "family" : "Hillier", "given" : "Frederick S.", "non-dropping-particle" : "", "parse-names" : false, "suffix" : "" }, { "dropping-particle" : "", "family" : "Lieberman", "given" : "Gerald J.", "non-dropping-particle" : "", "parse-names" : false, "suffix" : "" } ], "container-title" : "Introduction to Operations Research", "edition" : "9", "id" : "ITEM-1", "issued" : { "date-parts" : [ [ "2010" ] ] }, "page" : "1047", "publisher" : "McGraw-Hill Higher Education", "publisher-place" : "New York", "title" : "Decision Analysis", "type" : "chapter" }, "uris" : [ "http://www.mendeley.com/documents/?uuid=9568ced7-483a-4383-bc74-3fff6333ebdd" ] } ], "mendeley" : { "formattedCitation" : "(HILLIER; LIEBERMAN, 2010)", "plainTextFormattedCitation" : "(HILLIER; LIEBERMAN, 2010)", "previouslyFormattedCitation" : "(HILLIER; LIEBERMAN, 2010)"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(HILLIER; LIEBERMAN, 2010)</w:t>
            </w:r>
            <w:r w:rsidR="00EC6D2B">
              <w:rPr>
                <w:rFonts w:cs="Arial"/>
                <w:color w:val="000000"/>
                <w:sz w:val="22"/>
                <w:szCs w:val="22"/>
              </w:rPr>
              <w:fldChar w:fldCharType="end"/>
            </w:r>
          </w:p>
        </w:tc>
      </w:tr>
      <w:tr w:rsidR="00EC6D2B" w:rsidRPr="003B3ACB" w14:paraId="73C0A53A" w14:textId="77777777" w:rsidTr="00EC6D2B">
        <w:trPr>
          <w:trHeight w:val="144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42D63BE"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the strategy process: a survey of UK OR/MS practitioners</w:t>
            </w:r>
          </w:p>
        </w:tc>
        <w:tc>
          <w:tcPr>
            <w:tcW w:w="7938" w:type="dxa"/>
            <w:tcBorders>
              <w:top w:val="nil"/>
              <w:left w:val="nil"/>
              <w:bottom w:val="single" w:sz="8" w:space="0" w:color="000000"/>
              <w:right w:val="single" w:sz="8" w:space="0" w:color="000000"/>
            </w:tcBorders>
            <w:shd w:val="clear" w:color="auto" w:fill="auto"/>
            <w:vAlign w:val="center"/>
            <w:hideMark/>
          </w:tcPr>
          <w:p w14:paraId="3C5855A0"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Apresenta resultados de uma </w:t>
            </w:r>
            <w:proofErr w:type="spellStart"/>
            <w:r w:rsidRPr="003B3ACB">
              <w:rPr>
                <w:rFonts w:cs="Arial"/>
                <w:color w:val="000000"/>
                <w:sz w:val="22"/>
                <w:szCs w:val="22"/>
              </w:rPr>
              <w:t>survey</w:t>
            </w:r>
            <w:proofErr w:type="spellEnd"/>
            <w:r w:rsidRPr="003B3ACB">
              <w:rPr>
                <w:rFonts w:cs="Arial"/>
                <w:color w:val="000000"/>
                <w:sz w:val="22"/>
                <w:szCs w:val="22"/>
              </w:rPr>
              <w:t xml:space="preserve"> indicando o uso de ferramentas para o suporte à estratégia na Inglaterra. Indica que ferramentas são mais e menos utilizadas.</w:t>
            </w:r>
          </w:p>
        </w:tc>
        <w:tc>
          <w:tcPr>
            <w:tcW w:w="2127" w:type="dxa"/>
            <w:tcBorders>
              <w:top w:val="nil"/>
              <w:left w:val="nil"/>
              <w:bottom w:val="single" w:sz="8" w:space="0" w:color="000000"/>
              <w:right w:val="single" w:sz="8" w:space="0" w:color="000000"/>
            </w:tcBorders>
            <w:shd w:val="clear" w:color="auto" w:fill="auto"/>
            <w:vAlign w:val="center"/>
            <w:hideMark/>
          </w:tcPr>
          <w:p w14:paraId="23D9C0A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2011)</w:t>
            </w:r>
            <w:r w:rsidR="00EC6D2B">
              <w:rPr>
                <w:rFonts w:cs="Arial"/>
                <w:color w:val="000000"/>
                <w:sz w:val="22"/>
                <w:szCs w:val="22"/>
              </w:rPr>
              <w:fldChar w:fldCharType="end"/>
            </w:r>
          </w:p>
        </w:tc>
      </w:tr>
      <w:tr w:rsidR="00EC6D2B" w:rsidRPr="003B3ACB" w14:paraId="324710F8" w14:textId="77777777" w:rsidTr="00EC6D2B">
        <w:trPr>
          <w:trHeight w:val="58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408F84C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Evaluation of business strategic decisions under changing environment conditions</w:t>
            </w:r>
          </w:p>
        </w:tc>
        <w:tc>
          <w:tcPr>
            <w:tcW w:w="7938" w:type="dxa"/>
            <w:tcBorders>
              <w:top w:val="nil"/>
              <w:left w:val="nil"/>
              <w:bottom w:val="single" w:sz="8" w:space="0" w:color="000000"/>
              <w:right w:val="single" w:sz="8" w:space="0" w:color="000000"/>
            </w:tcBorders>
            <w:shd w:val="clear" w:color="auto" w:fill="auto"/>
            <w:vAlign w:val="center"/>
            <w:hideMark/>
          </w:tcPr>
          <w:p w14:paraId="5CE49C2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Apresenta uma modificação da abordagem de cenários, intitulada "</w:t>
            </w:r>
            <w:proofErr w:type="spellStart"/>
            <w:r w:rsidRPr="003B3ACB">
              <w:rPr>
                <w:rFonts w:cs="Arial"/>
                <w:color w:val="000000"/>
                <w:sz w:val="22"/>
                <w:szCs w:val="22"/>
              </w:rPr>
              <w:t>Scenario</w:t>
            </w:r>
            <w:proofErr w:type="spellEnd"/>
            <w:r w:rsidRPr="003B3ACB">
              <w:rPr>
                <w:rFonts w:cs="Arial"/>
                <w:color w:val="000000"/>
                <w:sz w:val="22"/>
                <w:szCs w:val="22"/>
              </w:rPr>
              <w:t xml:space="preserve"> </w:t>
            </w:r>
            <w:proofErr w:type="spellStart"/>
            <w:r w:rsidRPr="003B3ACB">
              <w:rPr>
                <w:rFonts w:cs="Arial"/>
                <w:color w:val="000000"/>
                <w:sz w:val="22"/>
                <w:szCs w:val="22"/>
              </w:rPr>
              <w:t>Road's</w:t>
            </w:r>
            <w:proofErr w:type="spellEnd"/>
            <w:r w:rsidRPr="003B3ACB">
              <w:rPr>
                <w:rFonts w:cs="Arial"/>
                <w:color w:val="000000"/>
                <w:sz w:val="22"/>
                <w:szCs w:val="22"/>
              </w:rPr>
              <w:t xml:space="preserve"> </w:t>
            </w:r>
            <w:proofErr w:type="spellStart"/>
            <w:r w:rsidRPr="003B3ACB">
              <w:rPr>
                <w:rFonts w:cs="Arial"/>
                <w:color w:val="000000"/>
                <w:sz w:val="22"/>
                <w:szCs w:val="22"/>
              </w:rPr>
              <w:t>Analysis</w:t>
            </w:r>
            <w:proofErr w:type="spellEnd"/>
            <w:r w:rsidRPr="003B3ACB">
              <w:rPr>
                <w:rFonts w:cs="Arial"/>
                <w:color w:val="000000"/>
                <w:sz w:val="22"/>
                <w:szCs w:val="22"/>
              </w:rPr>
              <w:t>". Não apresenta contribuições para a avaliação quantitativa de decisões estratégicas.</w:t>
            </w:r>
          </w:p>
        </w:tc>
        <w:tc>
          <w:tcPr>
            <w:tcW w:w="2127" w:type="dxa"/>
            <w:tcBorders>
              <w:top w:val="nil"/>
              <w:left w:val="nil"/>
              <w:bottom w:val="single" w:sz="8" w:space="0" w:color="000000"/>
              <w:right w:val="single" w:sz="8" w:space="0" w:color="000000"/>
            </w:tcBorders>
            <w:shd w:val="clear" w:color="auto" w:fill="auto"/>
            <w:vAlign w:val="center"/>
            <w:hideMark/>
          </w:tcPr>
          <w:p w14:paraId="49468AC9"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"10.1080/16111699.2007.9636179", "author" : [ { "dropping-particle" : "", "family" : "Zinkevi\u010di\u016bt\u0117", "given" : "Virgilija", "non-dropping-particle" : "", "parse-names" : false, "suffix" : "" } ], "container-title" : "Journal of Business Economics and Management", "id" : "ITEM-1", "issue" : "2", "issued" : { "date-parts" : [ [ "2011" ] ] }, "page" : "332-352", "title" : "Evaluation of business strategic decisions under changing environment conditions", "type" : "article-journal", "volume" : "12" }, "uris" : [ "http://www.mendeley.com/documents/?uuid=0dd9e96f-b5b0-4ee3-a1d0-562335c96b03" ] } ], "mendeley" : { "formattedCitation" : "(ZINKEVI\u010cI\u016aT\u0116, 2011)", "plainTextFormattedCitation" : "(ZINKEVI\u010cI\u016aT\u0116, 2011)", "previouslyFormattedCitation" : "(ZINKEVI\u010cI\u016aT\u0116, 2011)"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(ZINKEVIČIŪTĖ, 2011)</w:t>
            </w:r>
            <w:r w:rsidR="00EC6D2B">
              <w:rPr>
                <w:rFonts w:cs="Arial"/>
                <w:color w:val="000000"/>
                <w:sz w:val="22"/>
                <w:szCs w:val="22"/>
              </w:rPr>
              <w:fldChar w:fldCharType="end"/>
            </w:r>
          </w:p>
        </w:tc>
      </w:tr>
      <w:tr w:rsidR="00EC6D2B" w:rsidRPr="003B3ACB" w14:paraId="46C39378"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6B62CCAA"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Scenario orientation and use to support strategy development</w:t>
            </w:r>
          </w:p>
        </w:tc>
        <w:tc>
          <w:tcPr>
            <w:tcW w:w="7938" w:type="dxa"/>
            <w:tcBorders>
              <w:top w:val="nil"/>
              <w:left w:val="nil"/>
              <w:bottom w:val="single" w:sz="8" w:space="0" w:color="000000"/>
              <w:right w:val="single" w:sz="8" w:space="0" w:color="000000"/>
            </w:tcBorders>
            <w:shd w:val="clear" w:color="auto" w:fill="auto"/>
            <w:vAlign w:val="center"/>
            <w:hideMark/>
          </w:tcPr>
          <w:p w14:paraId="4852760A"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Aponta a necessidade de uma etapa de "Orientação a Cenários" que sirva de ligação entre o desenvolvimento dos cenários e o uso dos cenários.</w:t>
            </w:r>
          </w:p>
        </w:tc>
        <w:tc>
          <w:tcPr>
            <w:tcW w:w="2127" w:type="dxa"/>
            <w:tcBorders>
              <w:top w:val="nil"/>
              <w:left w:val="nil"/>
              <w:bottom w:val="single" w:sz="8" w:space="0" w:color="000000"/>
              <w:right w:val="single" w:sz="8" w:space="0" w:color="000000"/>
            </w:tcBorders>
            <w:shd w:val="clear" w:color="auto" w:fill="auto"/>
            <w:vAlign w:val="center"/>
            <w:hideMark/>
          </w:tcPr>
          <w:p w14:paraId="1E87473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"10.1016/j.techfore.2012.06.006", "ISBN" : "0040-1625", "ISSN" : "00401625", "abstract" : "Scenario planning is one of the tools consistently reported as being used by executives to support their business development. A scenario planning project typically consists of three phases - preparation, development and use. This paper focuses on the third phase, where the scenarios that have been developed are put to their intended use in the context of developing strategy. Significant problems have been experienced as scenario projects move into this critical phase, perhaps due to a failure to link scenario development with strategy creation and execution efforts. These issues are explored via a case study of a large UK organisation operating in the transport sector, where a scenario-based strategy development exercise was used to support the leadership development of senior managers. We propose that a scenario orientation phase is a valuable missing link in many scenario projects, which can establish a bridge between scenario development and scenario use. Scenario orientation is a process of familiarisation with the scenarios that involves understanding their nature in some detail. This can be a crucial step, particularly if there is a significant time lapse between scenario development and scenario use, or if the people using the scenarios were not involved in their development. Without a good orientation to the scenarios, participants in a scenario planning exercise may be poor at the subsequent activities that require their explicit use. \u00a9 2012 Elsevier Inc.", "author" : [ { "dropping-particle" : "", "family" : "O'Brien", "given" : "Frances A.", "non-dropping-particle" : "", "parse-names" : false, "suffix" : "" }, { "dropping-particle" : "", "family" : "Meadows", "given" : "Maureen", "non-dropping-particle" : "", "parse-names" : false, "suffix" : "" } ], "container-title" : "Technological Forecasting and Social Change", "id" : "ITEM-1", "issue" : "4", "issued" : { "date-parts" : [ [ "2013" ] ] }, "page" : "643-656", "publisher" : "Elsevier Inc.", "title" : "Scenario orientation and use to support strategy development", "type" : "article-journal", "volume" : "80" }, "uris" : [ "http://www.mendeley.com/documents/?uuid=923fe850-7d3f-4507-82d7-37b4839fda06" ] } ], "mendeley" : { "formattedCitation" : "(O\u2019BRIEN; MEADOWS, 2013)", "plainTextFormattedCitation" : "(O\u2019BRIEN; MEADOWS, 2013)", "previouslyFormattedCitation" : "(O\u2019BRIEN; MEADOWS,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(O’BRIEN; MEADOWS, 2013)</w:t>
            </w:r>
            <w:r w:rsidR="00EC6D2B">
              <w:rPr>
                <w:rFonts w:cs="Arial"/>
                <w:color w:val="000000"/>
                <w:sz w:val="22"/>
                <w:szCs w:val="22"/>
              </w:rPr>
              <w:fldChar w:fldCharType="end"/>
            </w:r>
          </w:p>
        </w:tc>
      </w:tr>
      <w:tr w:rsidR="00EC6D2B" w:rsidRPr="003B3ACB" w14:paraId="3E680E61" w14:textId="77777777" w:rsidTr="00EC6D2B">
        <w:trPr>
          <w:trHeight w:val="1155"/>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7FD4CEA" w14:textId="3884A491" w:rsidR="003B3ACB" w:rsidRPr="009410EB" w:rsidRDefault="003B3ACB" w:rsidP="003B3ACB">
            <w:pPr>
              <w:autoSpaceDE/>
              <w:autoSpaceDN/>
              <w:adjustRightInd/>
              <w:spacing w:line="240" w:lineRule="auto"/>
              <w:ind w:firstLine="0"/>
              <w:rPr>
                <w:rFonts w:cs="Arial"/>
                <w:color w:val="000000"/>
                <w:sz w:val="22"/>
                <w:szCs w:val="22"/>
                <w:lang w:val="en-US"/>
              </w:rPr>
            </w:pPr>
            <w:r w:rsidRPr="009410EB">
              <w:rPr>
                <w:rFonts w:cs="Arial"/>
                <w:color w:val="000000"/>
                <w:sz w:val="22"/>
                <w:szCs w:val="22"/>
                <w:lang w:val="en-US"/>
              </w:rPr>
              <w:t xml:space="preserve">Deciding How </w:t>
            </w:r>
            <w:r w:rsidR="009410EB" w:rsidRPr="009410EB">
              <w:rPr>
                <w:rFonts w:cs="Arial"/>
                <w:color w:val="000000"/>
                <w:sz w:val="22"/>
                <w:szCs w:val="22"/>
                <w:lang w:val="en-US"/>
              </w:rPr>
              <w:t>to</w:t>
            </w:r>
            <w:r w:rsidRPr="009410EB">
              <w:rPr>
                <w:rFonts w:cs="Arial"/>
                <w:color w:val="000000"/>
                <w:sz w:val="22"/>
                <w:szCs w:val="22"/>
                <w:lang w:val="en-US"/>
              </w:rPr>
              <w:t xml:space="preserve"> Decide</w:t>
            </w:r>
          </w:p>
        </w:tc>
        <w:tc>
          <w:tcPr>
            <w:tcW w:w="7938" w:type="dxa"/>
            <w:tcBorders>
              <w:top w:val="nil"/>
              <w:left w:val="nil"/>
              <w:bottom w:val="single" w:sz="8" w:space="0" w:color="000000"/>
              <w:right w:val="single" w:sz="8" w:space="0" w:color="000000"/>
            </w:tcBorders>
            <w:shd w:val="clear" w:color="auto" w:fill="auto"/>
            <w:vAlign w:val="center"/>
            <w:hideMark/>
          </w:tcPr>
          <w:p w14:paraId="2B7CA38C"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Introduz a ideia de que, para selecionar uma abordagem para a tomada de decisão sob incerteza a empresa deve responder a três questões. Argumenta a favor do uso da abordagem "</w:t>
            </w:r>
            <w:r w:rsidRPr="00B7483F">
              <w:rPr>
                <w:rFonts w:cs="Arial"/>
                <w:color w:val="000000"/>
                <w:sz w:val="22"/>
                <w:szCs w:val="22"/>
              </w:rPr>
              <w:t>case-</w:t>
            </w:r>
            <w:proofErr w:type="spellStart"/>
            <w:r w:rsidRPr="00B7483F">
              <w:rPr>
                <w:rFonts w:cs="Arial"/>
                <w:color w:val="000000"/>
                <w:sz w:val="22"/>
                <w:szCs w:val="22"/>
              </w:rPr>
              <w:t>based</w:t>
            </w:r>
            <w:proofErr w:type="spellEnd"/>
            <w:r w:rsidRPr="00B7483F">
              <w:rPr>
                <w:rFonts w:cs="Arial"/>
                <w:color w:val="000000"/>
                <w:sz w:val="22"/>
                <w:szCs w:val="22"/>
              </w:rPr>
              <w:t xml:space="preserve"> </w:t>
            </w:r>
            <w:proofErr w:type="spellStart"/>
            <w:r w:rsidRPr="00B7483F">
              <w:rPr>
                <w:rFonts w:cs="Arial"/>
                <w:color w:val="000000"/>
                <w:sz w:val="22"/>
                <w:szCs w:val="22"/>
              </w:rPr>
              <w:t>decision</w:t>
            </w:r>
            <w:proofErr w:type="spellEnd"/>
            <w:r w:rsidRPr="00B7483F">
              <w:rPr>
                <w:rFonts w:cs="Arial"/>
                <w:color w:val="000000"/>
                <w:sz w:val="22"/>
                <w:szCs w:val="22"/>
              </w:rPr>
              <w:t xml:space="preserve"> </w:t>
            </w:r>
            <w:proofErr w:type="spellStart"/>
            <w:r w:rsidRPr="00B7483F">
              <w:rPr>
                <w:rFonts w:cs="Arial"/>
                <w:color w:val="000000"/>
                <w:sz w:val="22"/>
                <w:szCs w:val="22"/>
              </w:rPr>
              <w:t>analysis</w:t>
            </w:r>
            <w:proofErr w:type="spellEnd"/>
            <w:r w:rsidRPr="003B3ACB">
              <w:rPr>
                <w:rFonts w:cs="Arial"/>
                <w:color w:val="000000"/>
                <w:sz w:val="22"/>
                <w:szCs w:val="22"/>
              </w:rPr>
              <w:t>". Não cita o RDM.</w:t>
            </w:r>
          </w:p>
        </w:tc>
        <w:tc>
          <w:tcPr>
            <w:tcW w:w="2127" w:type="dxa"/>
            <w:tcBorders>
              <w:top w:val="nil"/>
              <w:left w:val="nil"/>
              <w:bottom w:val="single" w:sz="8" w:space="0" w:color="000000"/>
              <w:right w:val="single" w:sz="8" w:space="0" w:color="000000"/>
            </w:tcBorders>
            <w:shd w:val="clear" w:color="auto" w:fill="auto"/>
            <w:vAlign w:val="center"/>
            <w:hideMark/>
          </w:tcPr>
          <w:p w14:paraId="679AF2F8"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(COURTNEY; LOVALLO; CLARKE, 2013)</w:t>
            </w:r>
            <w:r w:rsidR="00EC6D2B">
              <w:rPr>
                <w:rFonts w:cs="Arial"/>
                <w:color w:val="000000"/>
                <w:sz w:val="22"/>
                <w:szCs w:val="22"/>
              </w:rPr>
              <w:fldChar w:fldCharType="end"/>
            </w:r>
          </w:p>
        </w:tc>
      </w:tr>
      <w:tr w:rsidR="00EC6D2B" w:rsidRPr="003B3ACB" w14:paraId="3754FE98"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38FC6380"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Applying System Dynamics Modelling to Strategic Management: A Literature Review</w:t>
            </w:r>
          </w:p>
        </w:tc>
        <w:tc>
          <w:tcPr>
            <w:tcW w:w="7938" w:type="dxa"/>
            <w:tcBorders>
              <w:top w:val="nil"/>
              <w:left w:val="nil"/>
              <w:bottom w:val="single" w:sz="8" w:space="0" w:color="000000"/>
              <w:right w:val="single" w:sz="8" w:space="0" w:color="000000"/>
            </w:tcBorders>
            <w:shd w:val="clear" w:color="auto" w:fill="auto"/>
            <w:vAlign w:val="center"/>
            <w:hideMark/>
          </w:tcPr>
          <w:p w14:paraId="4581EB2F"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Revisa aplicações da modelagem de dinâmica de sistemas (DS) em questões relacionadas à estratégia.</w:t>
            </w:r>
          </w:p>
        </w:tc>
        <w:tc>
          <w:tcPr>
            <w:tcW w:w="2127" w:type="dxa"/>
            <w:tcBorders>
              <w:top w:val="nil"/>
              <w:left w:val="nil"/>
              <w:bottom w:val="single" w:sz="8" w:space="0" w:color="000000"/>
              <w:right w:val="single" w:sz="8" w:space="0" w:color="000000"/>
            </w:tcBorders>
            <w:shd w:val="clear" w:color="auto" w:fill="auto"/>
            <w:vAlign w:val="center"/>
            <w:hideMark/>
          </w:tcPr>
          <w:p w14:paraId="24284111"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EC6D2B">
              <w:rPr>
                <w:rFonts w:cs="Arial"/>
                <w:color w:val="000000"/>
                <w:sz w:val="22"/>
                <w:szCs w:val="22"/>
              </w:rPr>
              <w:instrText>ADDIN CSL_CITATION { "citationItems" : [ { "id" : "ITEM-1", "itemData" : { "DOI" : "10.1002/sres.2386", "ISSN" : "10991743", "abstract" : "System dynamics (SD) has been proved to be a useful methodology to support both understanding and learning processes of complex systems and phenomena. Since its origin, SD has been successfully applied to many different fields of studies (e.g. climate change, physics, engineering, environmental sciences, economics, management, etc.). Among these, strategic management (SM) has a particular relevance as testified by several streams of research that originate from the combination between SD modelling and SM. The aim of this paper is to explore and discuss the theoretical and empirical development of SD in the SM field through a systematic analysis of the literature in order to highlight the main research themes and developmental patterns of the key contributions to date, as well as to provide an overview of SD application to SM literature for further research to build on. Copyright \u00a9 2016 John Wiley &amp; Sons, Ltd.", "author" : [ { "dropping-particle" : "", "family" : "Cosenz", "given" : "Federico", "non-dropping-particle" : "", "parse-names" : false, "suffix" : "" }, { "dropping-particle" : "", "family" : "Noto", "given" : "Guido", "non-dropping-particle" : "", "parse-names" : false, "suffix" : "" } ], "container-title" : "Systems Research and Behavioral Science", "id" : "ITEM-1", "issue" : "6", "issued" : { "date-parts" : [ [ "2016" ] ] }, "page" : "703-741", "title" : "Applying System Dynamics Modelling to Strategic Management: A Literature Review", "type" : "article-journal", "volume" : "33" }, "uris" : [ "http://www.mendeley.com/documents/?uuid=8184c326-bdbe-4fda-b8ae-8e6ec117641f" ] } ], "mendeley" : { "formattedCitation" : "(COSENZ; NOTO, 2016)", "plainTextFormattedCitation" : "(COSENZ; NOTO, 2016)", "previouslyFormattedCitation" : "(COSENZ; NOTO, 2016)"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(COSENZ; NOTO, 2016)</w:t>
            </w:r>
            <w:r w:rsidR="00EC6D2B">
              <w:rPr>
                <w:rFonts w:cs="Arial"/>
                <w:color w:val="000000"/>
                <w:sz w:val="22"/>
                <w:szCs w:val="22"/>
              </w:rPr>
              <w:fldChar w:fldCharType="end"/>
            </w:r>
          </w:p>
        </w:tc>
      </w:tr>
      <w:tr w:rsidR="00EC6D2B" w:rsidRPr="003B3ACB" w14:paraId="3C60BE45" w14:textId="77777777" w:rsidTr="00EC6D2B">
        <w:trPr>
          <w:trHeight w:val="870"/>
        </w:trPr>
        <w:tc>
          <w:tcPr>
            <w:tcW w:w="3959" w:type="dxa"/>
            <w:tcBorders>
              <w:top w:val="nil"/>
              <w:left w:val="single" w:sz="8" w:space="0" w:color="000000"/>
              <w:bottom w:val="single" w:sz="8" w:space="0" w:color="000000"/>
              <w:right w:val="single" w:sz="8" w:space="0" w:color="000000"/>
            </w:tcBorders>
            <w:shd w:val="clear" w:color="auto" w:fill="auto"/>
            <w:vAlign w:val="center"/>
            <w:hideMark/>
          </w:tcPr>
          <w:p w14:paraId="52B7E9C1" w14:textId="77777777" w:rsidR="003B3ACB" w:rsidRPr="003B3ACB" w:rsidRDefault="003B3ACB" w:rsidP="003B3ACB">
            <w:pPr>
              <w:autoSpaceDE/>
              <w:autoSpaceDN/>
              <w:adjustRightInd/>
              <w:spacing w:line="240" w:lineRule="auto"/>
              <w:ind w:firstLine="0"/>
              <w:rPr>
                <w:rFonts w:cs="Arial"/>
                <w:color w:val="000000"/>
                <w:sz w:val="22"/>
                <w:szCs w:val="22"/>
                <w:lang w:val="en-US"/>
              </w:rPr>
            </w:pPr>
            <w:r w:rsidRPr="003B3ACB">
              <w:rPr>
                <w:rFonts w:cs="Arial"/>
                <w:color w:val="000000"/>
                <w:sz w:val="22"/>
                <w:szCs w:val="22"/>
                <w:lang w:val="en-US"/>
              </w:rPr>
              <w:t>Supporting strategy using system dynamics</w:t>
            </w:r>
          </w:p>
        </w:tc>
        <w:tc>
          <w:tcPr>
            <w:tcW w:w="7938" w:type="dxa"/>
            <w:tcBorders>
              <w:top w:val="nil"/>
              <w:left w:val="nil"/>
              <w:bottom w:val="single" w:sz="8" w:space="0" w:color="000000"/>
              <w:right w:val="single" w:sz="8" w:space="0" w:color="000000"/>
            </w:tcBorders>
            <w:shd w:val="clear" w:color="auto" w:fill="auto"/>
            <w:vAlign w:val="center"/>
            <w:hideMark/>
          </w:tcPr>
          <w:p w14:paraId="748F7776"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xml:space="preserve">Apresenta um roteiro para o uso da modelagem de dinâmica de sistemas para suporte à estratégia. Com base em poucas aplicações da Dinâmica de Sistemas, sugere que a mesma foi útil quando os </w:t>
            </w:r>
            <w:proofErr w:type="spellStart"/>
            <w:r w:rsidRPr="003B3ACB">
              <w:rPr>
                <w:rFonts w:cs="Arial"/>
                <w:color w:val="000000"/>
                <w:sz w:val="22"/>
                <w:szCs w:val="22"/>
              </w:rPr>
              <w:t>CEOs</w:t>
            </w:r>
            <w:proofErr w:type="spellEnd"/>
            <w:r w:rsidRPr="003B3ACB">
              <w:rPr>
                <w:rFonts w:cs="Arial"/>
                <w:color w:val="000000"/>
                <w:sz w:val="22"/>
                <w:szCs w:val="22"/>
              </w:rPr>
              <w:t xml:space="preserve"> foram capazes de criar estratégias alternativas para os cenários que desafiaram as estratégias atuais.</w:t>
            </w:r>
          </w:p>
        </w:tc>
        <w:tc>
          <w:tcPr>
            <w:tcW w:w="2127" w:type="dxa"/>
            <w:tcBorders>
              <w:top w:val="nil"/>
              <w:left w:val="nil"/>
              <w:bottom w:val="single" w:sz="8" w:space="0" w:color="000000"/>
              <w:right w:val="single" w:sz="8" w:space="0" w:color="000000"/>
            </w:tcBorders>
            <w:shd w:val="clear" w:color="auto" w:fill="auto"/>
            <w:vAlign w:val="center"/>
            <w:hideMark/>
          </w:tcPr>
          <w:p w14:paraId="3EE6EEB7" w14:textId="77777777" w:rsidR="003B3ACB" w:rsidRPr="003B3ACB" w:rsidRDefault="003B3ACB" w:rsidP="003B3ACB">
            <w:pPr>
              <w:autoSpaceDE/>
              <w:autoSpaceDN/>
              <w:adjustRightInd/>
              <w:spacing w:line="240" w:lineRule="auto"/>
              <w:ind w:firstLine="0"/>
              <w:rPr>
                <w:rFonts w:cs="Arial"/>
                <w:color w:val="000000"/>
                <w:sz w:val="22"/>
                <w:szCs w:val="22"/>
              </w:rPr>
            </w:pPr>
            <w:r w:rsidRPr="003B3ACB">
              <w:rPr>
                <w:rFonts w:cs="Arial"/>
                <w:color w:val="000000"/>
                <w:sz w:val="22"/>
                <w:szCs w:val="22"/>
              </w:rPr>
              <w:t> </w:t>
            </w:r>
            <w:r w:rsidR="00EC6D2B">
              <w:rPr>
                <w:rFonts w:cs="Arial"/>
                <w:color w:val="000000"/>
                <w:sz w:val="22"/>
                <w:szCs w:val="22"/>
              </w:rPr>
              <w:fldChar w:fldCharType="begin" w:fldLock="1"/>
            </w:r>
            <w:r w:rsidR="008F03C1">
              <w:rPr>
                <w:rFonts w:cs="Arial"/>
                <w:color w:val="000000"/>
                <w:sz w:val="22"/>
                <w:szCs w:val="22"/>
              </w:rPr>
              <w:instrText>ADDIN CSL_CITATION { "citationItems" : [ { "id" : "ITEM-1", "itemData" : { "DOI" : "10.1016/j.ejor.2017.01.018", "ISSN" : "03772217", "author" : [ { "dropping-particle" : "", "family" : "Torres", "given" : "Juan Pablo", "non-dropping-particle" : "", "parse-names" : false, "suffix" : "" }, { "dropping-particle" : "", "family" : "Kunc", "given" : "Martin", "non-dropping-particle" : "", "parse-names" : false, "suffix" : "" }, { "dropping-particle" : "", "family" : "O'Brien", "given" : "Frances", "non-dropping-particle" : "", "parse-names" : false, "suffix" : "" } ], "container-title" : "European Journal of Operational Research", "id" : "ITEM-1", "issue" : "3", "issued" : { "date-parts" : [ [ "2017", "8" ] ] }, "page" : "1081-1094", "publisher" : "Elsevier B.V.", "title" : "Supporting strategy using system dynamics", "type" : "article-journal", "volume" : "260" }, "uris" : [ "http://www.mendeley.com/documents/?uuid=3c5aa33c-d8c1-4271-96b7-7d760e406d50" ] } ], "mendeley" : { "formattedCitation" : "(TORRES; KUNC; O\u2019BRIEN, 2017)", "plainTextFormattedCitation" : "(TORRES; KUNC; O\u2019BRIEN, 2017)", "previouslyFormattedCitation" : "(TORRES; KUNC; O\u2019BRIEN, 2017)" }, "properties" : { "noteIndex" : 0 }, "schema" : "https://github.com/citation-style-language/schema/raw/master/csl-citation.json" }</w:instrText>
            </w:r>
            <w:r w:rsidR="00EC6D2B">
              <w:rPr>
                <w:rFonts w:cs="Arial"/>
                <w:color w:val="000000"/>
                <w:sz w:val="22"/>
                <w:szCs w:val="22"/>
              </w:rPr>
              <w:fldChar w:fldCharType="separate"/>
            </w:r>
            <w:r w:rsidR="00EC6D2B" w:rsidRPr="00EC6D2B">
              <w:rPr>
                <w:rFonts w:cs="Arial"/>
                <w:noProof/>
                <w:color w:val="000000"/>
                <w:sz w:val="22"/>
                <w:szCs w:val="22"/>
              </w:rPr>
              <w:t>(TORRES; KUNC; O’BRIEN, 2017)</w:t>
            </w:r>
            <w:r w:rsidR="00EC6D2B">
              <w:rPr>
                <w:rFonts w:cs="Arial"/>
                <w:color w:val="000000"/>
                <w:sz w:val="22"/>
                <w:szCs w:val="22"/>
              </w:rPr>
              <w:fldChar w:fldCharType="end"/>
            </w:r>
          </w:p>
        </w:tc>
      </w:tr>
    </w:tbl>
    <w:p w14:paraId="66702419" w14:textId="77777777" w:rsidR="003B3ACB" w:rsidRPr="003B3ACB" w:rsidRDefault="003B3ACB" w:rsidP="003B3ACB"/>
    <w:p w14:paraId="7725B469" w14:textId="77777777" w:rsidR="003B3ACB" w:rsidRPr="001A560F" w:rsidRDefault="003B3ACB" w:rsidP="003B3ACB">
      <w:pPr>
        <w:ind w:firstLine="0"/>
        <w:jc w:val="center"/>
      </w:pPr>
      <w:r>
        <w:t>Fonte: Elaborado pelo Autor.</w:t>
      </w:r>
    </w:p>
    <w:p w14:paraId="7C871E78" w14:textId="77777777" w:rsidR="002C1103" w:rsidRDefault="003B3ACB" w:rsidP="00CF5E28">
      <w:pPr>
        <w:pStyle w:val="Ttulo1"/>
        <w:numPr>
          <w:ilvl w:val="0"/>
          <w:numId w:val="0"/>
        </w:numPr>
        <w:ind w:left="737"/>
        <w:jc w:val="center"/>
      </w:pPr>
      <w:r>
        <w:br w:type="page"/>
      </w:r>
      <w:bookmarkStart w:id="839" w:name="_Toc481590691"/>
      <w:r w:rsidRPr="00B31CAE">
        <w:lastRenderedPageBreak/>
        <w:t>A</w:t>
      </w:r>
      <w:r w:rsidRPr="00B31CAE">
        <w:rPr>
          <w:rStyle w:val="TtuloApendAnexoChar"/>
          <w:rFonts w:cs="Arial"/>
          <w:kern w:val="32"/>
          <w:szCs w:val="32"/>
        </w:rPr>
        <w:t>PÊNDIC</w:t>
      </w:r>
      <w:r>
        <w:t xml:space="preserve">E </w:t>
      </w:r>
      <w:r w:rsidR="00CF5E28">
        <w:t>C</w:t>
      </w:r>
      <w:r w:rsidRPr="00B31CAE">
        <w:t xml:space="preserve"> </w:t>
      </w:r>
      <w:r>
        <w:t>–</w:t>
      </w:r>
      <w:r w:rsidRPr="00B31CAE">
        <w:t xml:space="preserve"> </w:t>
      </w:r>
      <w:r w:rsidR="00432BD8">
        <w:t>Literatura Analisada sobre RDM e EMA</w:t>
      </w:r>
      <w:bookmarkEnd w:id="839"/>
    </w:p>
    <w:p w14:paraId="66A8EB63" w14:textId="0C848279" w:rsidR="00CF5E28" w:rsidRDefault="00CF5E28" w:rsidP="00CF5E28">
      <w:pPr>
        <w:pStyle w:val="Legenda"/>
      </w:pPr>
      <w:bookmarkStart w:id="840" w:name="_Toc481594527"/>
      <w:r>
        <w:t xml:space="preserve">Quadro </w:t>
      </w:r>
      <w:fldSimple w:instr=" SEQ Quadro \* ARABIC ">
        <w:r w:rsidR="00B7483F">
          <w:rPr>
            <w:noProof/>
          </w:rPr>
          <w:t>13</w:t>
        </w:r>
      </w:fldSimple>
      <w:r>
        <w:t xml:space="preserve"> – </w:t>
      </w:r>
      <w:proofErr w:type="spellStart"/>
      <w:r>
        <w:t>Shortlist</w:t>
      </w:r>
      <w:proofErr w:type="spellEnd"/>
      <w:r>
        <w:t xml:space="preserve"> de Trabalhos em RDM e EMA</w:t>
      </w:r>
      <w:bookmarkEnd w:id="840"/>
    </w:p>
    <w:tbl>
      <w:tblPr>
        <w:tblW w:w="13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64"/>
        <w:gridCol w:w="7938"/>
        <w:gridCol w:w="1985"/>
      </w:tblGrid>
      <w:tr w:rsidR="00CF5E28" w:rsidRPr="009B382F" w14:paraId="764B796B" w14:textId="77777777" w:rsidTr="00CF5E28">
        <w:trPr>
          <w:trHeight w:val="315"/>
          <w:tblHeader/>
          <w:jc w:val="center"/>
        </w:trPr>
        <w:tc>
          <w:tcPr>
            <w:tcW w:w="3964" w:type="dxa"/>
            <w:shd w:val="clear" w:color="000000" w:fill="D9D9D9"/>
            <w:vAlign w:val="center"/>
            <w:hideMark/>
          </w:tcPr>
          <w:p w14:paraId="795B104D"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Título</w:t>
            </w:r>
          </w:p>
        </w:tc>
        <w:tc>
          <w:tcPr>
            <w:tcW w:w="7938" w:type="dxa"/>
            <w:shd w:val="clear" w:color="000000" w:fill="D9D9D9"/>
            <w:vAlign w:val="center"/>
            <w:hideMark/>
          </w:tcPr>
          <w:p w14:paraId="358D43EC" w14:textId="77777777" w:rsidR="00CF5E28" w:rsidRPr="009B382F" w:rsidRDefault="00CF5E28" w:rsidP="00731E0C">
            <w:pPr>
              <w:autoSpaceDE/>
              <w:autoSpaceDN/>
              <w:adjustRightInd/>
              <w:spacing w:line="240" w:lineRule="auto"/>
              <w:ind w:firstLine="0"/>
              <w:rPr>
                <w:rFonts w:cs="Arial"/>
                <w:b/>
                <w:bCs/>
                <w:color w:val="000000"/>
                <w:sz w:val="22"/>
                <w:szCs w:val="22"/>
              </w:rPr>
            </w:pPr>
            <w:r>
              <w:rPr>
                <w:rFonts w:cs="Arial"/>
                <w:b/>
                <w:bCs/>
                <w:color w:val="000000"/>
                <w:sz w:val="22"/>
                <w:szCs w:val="22"/>
              </w:rPr>
              <w:t xml:space="preserve">Síntese do </w:t>
            </w:r>
            <w:r w:rsidRPr="009B382F">
              <w:rPr>
                <w:rFonts w:cs="Arial"/>
                <w:b/>
                <w:bCs/>
                <w:color w:val="000000"/>
                <w:sz w:val="22"/>
                <w:szCs w:val="22"/>
              </w:rPr>
              <w:t>Objetivo</w:t>
            </w:r>
          </w:p>
        </w:tc>
        <w:tc>
          <w:tcPr>
            <w:tcW w:w="1985" w:type="dxa"/>
            <w:shd w:val="clear" w:color="000000" w:fill="D9D9D9"/>
            <w:vAlign w:val="center"/>
            <w:hideMark/>
          </w:tcPr>
          <w:p w14:paraId="07738895" w14:textId="77777777" w:rsidR="00CF5E28" w:rsidRPr="009B382F" w:rsidRDefault="00CF5E28" w:rsidP="00731E0C">
            <w:pPr>
              <w:autoSpaceDE/>
              <w:autoSpaceDN/>
              <w:adjustRightInd/>
              <w:spacing w:line="240" w:lineRule="auto"/>
              <w:ind w:firstLine="0"/>
              <w:rPr>
                <w:rFonts w:cs="Arial"/>
                <w:b/>
                <w:bCs/>
                <w:color w:val="000000"/>
                <w:sz w:val="22"/>
                <w:szCs w:val="22"/>
              </w:rPr>
            </w:pPr>
            <w:r w:rsidRPr="009B382F">
              <w:rPr>
                <w:rFonts w:cs="Arial"/>
                <w:b/>
                <w:bCs/>
                <w:color w:val="000000"/>
                <w:sz w:val="22"/>
                <w:szCs w:val="22"/>
              </w:rPr>
              <w:t>Referência</w:t>
            </w:r>
          </w:p>
        </w:tc>
      </w:tr>
      <w:tr w:rsidR="00CF5E28" w:rsidRPr="009B382F" w14:paraId="29466879" w14:textId="77777777" w:rsidTr="00CF5E28">
        <w:trPr>
          <w:trHeight w:val="873"/>
          <w:jc w:val="center"/>
        </w:trPr>
        <w:tc>
          <w:tcPr>
            <w:tcW w:w="3964" w:type="dxa"/>
            <w:shd w:val="clear" w:color="auto" w:fill="auto"/>
            <w:vAlign w:val="center"/>
            <w:hideMark/>
          </w:tcPr>
          <w:p w14:paraId="487DEE0A"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Exploratory Modeling for Policy Analysis</w:t>
            </w:r>
          </w:p>
        </w:tc>
        <w:tc>
          <w:tcPr>
            <w:tcW w:w="7938" w:type="dxa"/>
            <w:shd w:val="clear" w:color="auto" w:fill="auto"/>
            <w:vAlign w:val="center"/>
            <w:hideMark/>
          </w:tcPr>
          <w:p w14:paraId="2221CC5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conceito de modelagem exploratória e contesta o uso de modelos consolidativos para situações nas quais sua aplicação é inadequada.</w:t>
            </w:r>
          </w:p>
        </w:tc>
        <w:tc>
          <w:tcPr>
            <w:tcW w:w="1985" w:type="dxa"/>
            <w:shd w:val="clear" w:color="auto" w:fill="auto"/>
            <w:vAlign w:val="center"/>
            <w:hideMark/>
          </w:tcPr>
          <w:p w14:paraId="05A86C1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"10.1287/opre.41.3.435", "ISBN" : "0030-364X", "ISSN" : "0030-364X", "abstract" : "Exploratory modeling is using computational experiments to assist in reasoning about systems where there is significant uncertainty. While frequently confused with the use of models to consolidate knowledge into a package that is used to predict system behavior, exploratory modeling is a very different kind of use, requiring a different methodology for model development. This paper distinguishes these two broad classes of model use, describes some of the approaches used in exploratory modeling, and suggests some technological innovations needed to facilitate it.", "author" : [ { "dropping-particle" : "", "family" : "Bankes", "given" : "Steve", "non-dropping-particle" : "", "parse-names" : false, "suffix" : "" } ], "container-title" : "Operations Research", "id" : "ITEM-1", "issue" : "3", "issued" : { "date-parts" : [ [ "1993" ] ] }, "page" : "435-449", "title" : "Exploratory Modeling for Policy Analysis", "type" : "article-journal", "volume" : "41" }, "uris" : [ "http://www.mendeley.com/documents/?uuid=6593c117-cf89-4728-846e-fc17d7f3b737" ] } ], "mendeley" : { "formattedCitation" : "(BANKES, 1993)", "plainTextFormattedCitation" : "(BANKES, 1993)", "previouslyFormattedCitation" : "(BANKES, 1993)"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1993)</w:t>
            </w:r>
            <w:r>
              <w:rPr>
                <w:rFonts w:cs="Arial"/>
                <w:color w:val="000000"/>
                <w:sz w:val="22"/>
                <w:szCs w:val="22"/>
              </w:rPr>
              <w:fldChar w:fldCharType="end"/>
            </w:r>
          </w:p>
        </w:tc>
      </w:tr>
      <w:tr w:rsidR="00CF5E28" w:rsidRPr="009B382F" w14:paraId="7E281492" w14:textId="77777777" w:rsidTr="00CF5E28">
        <w:trPr>
          <w:trHeight w:val="989"/>
          <w:jc w:val="center"/>
        </w:trPr>
        <w:tc>
          <w:tcPr>
            <w:tcW w:w="3964" w:type="dxa"/>
            <w:shd w:val="clear" w:color="auto" w:fill="auto"/>
            <w:vAlign w:val="center"/>
            <w:hideMark/>
          </w:tcPr>
          <w:p w14:paraId="0D22A873"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new decision sciences for complex systems.</w:t>
            </w:r>
          </w:p>
        </w:tc>
        <w:tc>
          <w:tcPr>
            <w:tcW w:w="7938" w:type="dxa"/>
            <w:shd w:val="clear" w:color="auto" w:fill="auto"/>
            <w:vAlign w:val="center"/>
            <w:hideMark/>
          </w:tcPr>
          <w:p w14:paraId="05A509F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de métodos tradicionais e dos métodos de cenários para problemas complexos e incertos. Apresenta o CAR (Computer-</w:t>
            </w:r>
            <w:proofErr w:type="spellStart"/>
            <w:r w:rsidRPr="009B382F">
              <w:rPr>
                <w:rFonts w:cs="Arial"/>
                <w:color w:val="000000"/>
                <w:sz w:val="22"/>
                <w:szCs w:val="22"/>
              </w:rPr>
              <w:t>Assisted</w:t>
            </w:r>
            <w:proofErr w:type="spellEnd"/>
            <w:r w:rsidRPr="009B382F">
              <w:rPr>
                <w:rFonts w:cs="Arial"/>
                <w:color w:val="000000"/>
                <w:sz w:val="22"/>
                <w:szCs w:val="22"/>
              </w:rPr>
              <w:t xml:space="preserve"> </w:t>
            </w:r>
            <w:proofErr w:type="spellStart"/>
            <w:r w:rsidRPr="009B382F">
              <w:rPr>
                <w:rFonts w:cs="Arial"/>
                <w:color w:val="000000"/>
                <w:sz w:val="22"/>
                <w:szCs w:val="22"/>
              </w:rPr>
              <w:t>Reasoning</w:t>
            </w:r>
            <w:proofErr w:type="spellEnd"/>
            <w:r w:rsidRPr="009B382F">
              <w:rPr>
                <w:rFonts w:cs="Arial"/>
                <w:color w:val="000000"/>
                <w:sz w:val="22"/>
                <w:szCs w:val="22"/>
              </w:rPr>
              <w:t>) e o RAP como alternativa para estes problemas.</w:t>
            </w:r>
          </w:p>
        </w:tc>
        <w:tc>
          <w:tcPr>
            <w:tcW w:w="1985" w:type="dxa"/>
            <w:shd w:val="clear" w:color="auto" w:fill="auto"/>
            <w:vAlign w:val="center"/>
            <w:hideMark/>
          </w:tcPr>
          <w:p w14:paraId="277CE9F5"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"10.1073/pnas.082081699", "ISBN" : "0027-8424 (Print)\\r0027-8424 (Linking)", "ISSN" : "00278424", "PMID" : "12011411", "abstract" : "Models of complex systems can capture much useful information but can be difficult to apply to real-world decision-making because the type of information they contain is often inconsistent with that required for traditional decision analysis. New approaches, which use inductive reasoning over large ensembles of computational experiments, now make possible systematic comparison of alternative policy options using models of complex systems. This article describes Computer-Assisted Reasoning, an approach to decision-making under conditions of deep uncertainty that is ideally suited to applying complex systems to policy analysis. The article demonstrates the approach on the policy problem of global climate change, with a particular focus on the role of technology policies in a robust, adaptive strategy for greenhouse gas abatement.", "author" : [ { "dropping-particle" : "", "family" : "Lempert", "given" : "Robert J.", "non-dropping-particle" : "", "parse-names" : false, "suffix" : "" } ], "container-title" : "Proceedings of the National Academy of Sciences of the United States of America", "id" : "ITEM-1", "issued" : { "date-parts" : [ [ "2002" ] ] }, "page" : "7309-7313", "title" : "A new decision sciences for complex systems.", "type" : "article-journal", "volume" : "99 Suppl 3" }, "uris" : [ "http://www.mendeley.com/documents/?uuid=3e36c74f-bc65-452c-9b61-7d45cb31eca4" ] } ], "mendeley" : { "formattedCitation" : "(LEMPERT, 2002)", "plainTextFormattedCitation" : "(LEMPERT, 2002)", "previouslyFormattedCitation" : "(LEMPERT,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2002)</w:t>
            </w:r>
            <w:r>
              <w:rPr>
                <w:rFonts w:cs="Arial"/>
                <w:color w:val="000000"/>
                <w:sz w:val="22"/>
                <w:szCs w:val="22"/>
              </w:rPr>
              <w:fldChar w:fldCharType="end"/>
            </w:r>
          </w:p>
        </w:tc>
      </w:tr>
      <w:tr w:rsidR="00CF5E28" w:rsidRPr="009B382F" w14:paraId="116977FE" w14:textId="77777777" w:rsidTr="00CF5E28">
        <w:trPr>
          <w:trHeight w:val="970"/>
          <w:jc w:val="center"/>
        </w:trPr>
        <w:tc>
          <w:tcPr>
            <w:tcW w:w="3964" w:type="dxa"/>
            <w:shd w:val="clear" w:color="auto" w:fill="auto"/>
            <w:vAlign w:val="center"/>
            <w:hideMark/>
          </w:tcPr>
          <w:p w14:paraId="62AA2A8F" w14:textId="77777777" w:rsidR="00CF5E28" w:rsidRPr="009B382F" w:rsidRDefault="00CF5E28" w:rsidP="00731E0C">
            <w:pPr>
              <w:autoSpaceDE/>
              <w:autoSpaceDN/>
              <w:adjustRightInd/>
              <w:spacing w:line="240" w:lineRule="auto"/>
              <w:ind w:firstLine="0"/>
              <w:rPr>
                <w:rFonts w:cs="Arial"/>
                <w:color w:val="000000"/>
                <w:sz w:val="22"/>
                <w:szCs w:val="22"/>
              </w:rPr>
            </w:pPr>
            <w:proofErr w:type="spellStart"/>
            <w:r w:rsidRPr="009B382F">
              <w:rPr>
                <w:rFonts w:cs="Arial"/>
                <w:color w:val="000000"/>
                <w:sz w:val="22"/>
                <w:szCs w:val="22"/>
              </w:rPr>
              <w:t>Confronting</w:t>
            </w:r>
            <w:proofErr w:type="spellEnd"/>
            <w:r w:rsidRPr="009B382F">
              <w:rPr>
                <w:rFonts w:cs="Arial"/>
                <w:color w:val="000000"/>
                <w:sz w:val="22"/>
                <w:szCs w:val="22"/>
              </w:rPr>
              <w:t xml:space="preserve"> </w:t>
            </w:r>
            <w:proofErr w:type="spellStart"/>
            <w:r w:rsidRPr="009B382F">
              <w:rPr>
                <w:rFonts w:cs="Arial"/>
                <w:color w:val="000000"/>
                <w:sz w:val="22"/>
                <w:szCs w:val="22"/>
              </w:rPr>
              <w:t>Surprise</w:t>
            </w:r>
            <w:proofErr w:type="spellEnd"/>
          </w:p>
        </w:tc>
        <w:tc>
          <w:tcPr>
            <w:tcW w:w="7938" w:type="dxa"/>
            <w:shd w:val="clear" w:color="auto" w:fill="auto"/>
            <w:vAlign w:val="center"/>
            <w:hideMark/>
          </w:tcPr>
          <w:p w14:paraId="352FA42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Questiona o uso de ferramentas tradicionais para situações de incerteza, e apresenta uma das primeiras versões do RDM, até então chamado de RAP (</w:t>
            </w:r>
            <w:proofErr w:type="spellStart"/>
            <w:r w:rsidRPr="009B382F">
              <w:rPr>
                <w:rFonts w:cs="Arial"/>
                <w:color w:val="000000"/>
                <w:sz w:val="22"/>
                <w:szCs w:val="22"/>
              </w:rPr>
              <w:t>Robust</w:t>
            </w:r>
            <w:proofErr w:type="spellEnd"/>
            <w:r w:rsidRPr="009B382F">
              <w:rPr>
                <w:rFonts w:cs="Arial"/>
                <w:color w:val="000000"/>
                <w:sz w:val="22"/>
                <w:szCs w:val="22"/>
              </w:rPr>
              <w:t xml:space="preserve"> </w:t>
            </w:r>
            <w:proofErr w:type="spellStart"/>
            <w:r w:rsidRPr="009B382F">
              <w:rPr>
                <w:rFonts w:cs="Arial"/>
                <w:color w:val="000000"/>
                <w:sz w:val="22"/>
                <w:szCs w:val="22"/>
              </w:rPr>
              <w:t>Adaptive</w:t>
            </w:r>
            <w:proofErr w:type="spellEnd"/>
            <w:r w:rsidRPr="009B382F">
              <w:rPr>
                <w:rFonts w:cs="Arial"/>
                <w:color w:val="000000"/>
                <w:sz w:val="22"/>
                <w:szCs w:val="22"/>
              </w:rPr>
              <w:t xml:space="preserve"> Planning).</w:t>
            </w:r>
          </w:p>
        </w:tc>
        <w:tc>
          <w:tcPr>
            <w:tcW w:w="1985" w:type="dxa"/>
            <w:shd w:val="clear" w:color="auto" w:fill="auto"/>
            <w:vAlign w:val="center"/>
            <w:hideMark/>
          </w:tcPr>
          <w:p w14:paraId="7FB9AE8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"10.1177/089443902237320", "ISBN" : "0894439022", "ISSN" : "0894-4393", "PMID" : "26307", "abstract" : "Surprise takes many forms, all tending to disrupt plans and planning systems. Reliance by decision makers on formal analytic methodologies can increase susceptibility to surprise as such methods commonly use available information to develop single-point forecasts or probability distributions of future events. In doing so, traditional analyses divert attention from information potentially important to understanding and planning for effects of surprise. The authors propose employing computer-assisted reasoning methods in conjunction with simulation models to create large ensembles of plausible future scenarios. This framework supports a robust adaptive planning (RAP) approach to reasoning under the conditions of complexity and deep uncertainty that normally defeat analytic approaches. The authors demonstrate, using the example of planning for long-term global sustainability, how RAP methods may offer greater insight into the vulnerabilities inherent in several types of surprises and enhance decision makers\u2019 ability to construct strategies that will mitigate or minimize the effects of surprise.",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"container-title" : "Social Science Computer Review", "id" : "ITEM-1", "issue" : "4", "issued" : { "date-parts" : [ [ "2002" ] ] }, "page" : "420-440", "title" : "Confronting Surprise", "type" : "article-journal", "volume" : "20" }, "uris" : [ "http://www.mendeley.com/documents/?uuid=5d6af775-ada9-42bc-9d81-1d677ea49abb" ] } ], "mendeley" : { "formattedCitation" : "(LEMPERT; POPPER; BANKES, 2002)", "plainTextFormattedCitation" : "(LEMPERT; POPPER; BANKES, 2002)", "previouslyFormattedCitation" : "(LEMPERT; POPPER; BANKES, 2002)"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POPPER; BANKES, 2002)</w:t>
            </w:r>
            <w:r>
              <w:rPr>
                <w:rFonts w:cs="Arial"/>
                <w:color w:val="000000"/>
                <w:sz w:val="22"/>
                <w:szCs w:val="22"/>
              </w:rPr>
              <w:fldChar w:fldCharType="end"/>
            </w:r>
          </w:p>
        </w:tc>
      </w:tr>
      <w:tr w:rsidR="00CF5E28" w:rsidRPr="009B382F" w14:paraId="4B32238B" w14:textId="77777777" w:rsidTr="00CF5E28">
        <w:trPr>
          <w:trHeight w:val="1140"/>
          <w:jc w:val="center"/>
        </w:trPr>
        <w:tc>
          <w:tcPr>
            <w:tcW w:w="3964" w:type="dxa"/>
            <w:shd w:val="clear" w:color="auto" w:fill="auto"/>
            <w:vAlign w:val="center"/>
            <w:hideMark/>
          </w:tcPr>
          <w:p w14:paraId="162D03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Shaping the Next One Hundred Years: New Methods for Quantitative, Long-Term Policy Analysis</w:t>
            </w:r>
          </w:p>
        </w:tc>
        <w:tc>
          <w:tcPr>
            <w:tcW w:w="7938" w:type="dxa"/>
            <w:shd w:val="clear" w:color="auto" w:fill="auto"/>
            <w:vAlign w:val="center"/>
            <w:hideMark/>
          </w:tcPr>
          <w:p w14:paraId="57FF145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Neste livro as motivações e detalhes do RDM são amplamente discutidos. Trata-se do principal livro que apresenta o RDM enquanto alternativa para problemas complexos e incertos no ramo de LTPA (</w:t>
            </w:r>
            <w:proofErr w:type="spellStart"/>
            <w:r w:rsidRPr="009B382F">
              <w:rPr>
                <w:rFonts w:cs="Arial"/>
                <w:color w:val="000000"/>
                <w:sz w:val="22"/>
                <w:szCs w:val="22"/>
              </w:rPr>
              <w:t>Long</w:t>
            </w:r>
            <w:proofErr w:type="spellEnd"/>
            <w:r w:rsidRPr="009B382F">
              <w:rPr>
                <w:rFonts w:cs="Arial"/>
                <w:color w:val="000000"/>
                <w:sz w:val="22"/>
                <w:szCs w:val="22"/>
              </w:rPr>
              <w:t xml:space="preserve"> </w:t>
            </w:r>
            <w:proofErr w:type="spellStart"/>
            <w:r w:rsidRPr="009B382F">
              <w:rPr>
                <w:rFonts w:cs="Arial"/>
                <w:color w:val="000000"/>
                <w:sz w:val="22"/>
                <w:szCs w:val="22"/>
              </w:rPr>
              <w:t>Term</w:t>
            </w:r>
            <w:proofErr w:type="spellEnd"/>
            <w:r w:rsidRPr="009B382F">
              <w:rPr>
                <w:rFonts w:cs="Arial"/>
                <w:color w:val="000000"/>
                <w:sz w:val="22"/>
                <w:szCs w:val="22"/>
              </w:rPr>
              <w:t xml:space="preserve"> </w:t>
            </w:r>
            <w:proofErr w:type="spellStart"/>
            <w:r w:rsidRPr="009B382F">
              <w:rPr>
                <w:rFonts w:cs="Arial"/>
                <w:color w:val="000000"/>
                <w:sz w:val="22"/>
                <w:szCs w:val="22"/>
              </w:rPr>
              <w:t>Policy</w:t>
            </w:r>
            <w:proofErr w:type="spellEnd"/>
            <w:r w:rsidRPr="009B382F">
              <w:rPr>
                <w:rFonts w:cs="Arial"/>
                <w:color w:val="000000"/>
                <w:sz w:val="22"/>
                <w:szCs w:val="22"/>
              </w:rPr>
              <w:t xml:space="preserve"> </w:t>
            </w:r>
            <w:proofErr w:type="spellStart"/>
            <w:r w:rsidRPr="009B382F">
              <w:rPr>
                <w:rFonts w:cs="Arial"/>
                <w:color w:val="000000"/>
                <w:sz w:val="22"/>
                <w:szCs w:val="22"/>
              </w:rPr>
              <w:t>Analysis</w:t>
            </w:r>
            <w:proofErr w:type="spellEnd"/>
            <w:r w:rsidRPr="009B382F">
              <w:rPr>
                <w:rFonts w:cs="Arial"/>
                <w:color w:val="000000"/>
                <w:sz w:val="22"/>
                <w:szCs w:val="22"/>
              </w:rPr>
              <w:t>).</w:t>
            </w:r>
          </w:p>
        </w:tc>
        <w:tc>
          <w:tcPr>
            <w:tcW w:w="1985" w:type="dxa"/>
            <w:shd w:val="clear" w:color="auto" w:fill="auto"/>
            <w:vAlign w:val="center"/>
            <w:hideMark/>
          </w:tcPr>
          <w:p w14:paraId="6FBD45F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6E1018">
              <w:rPr>
                <w:rFonts w:cs="Arial"/>
                <w:noProof/>
                <w:color w:val="000000"/>
                <w:sz w:val="22"/>
                <w:szCs w:val="22"/>
              </w:rPr>
              <w:t>(LEMPERT; POPPER; BANKES, 2003)</w:t>
            </w:r>
            <w:r>
              <w:rPr>
                <w:rFonts w:cs="Arial"/>
                <w:color w:val="000000"/>
                <w:sz w:val="22"/>
                <w:szCs w:val="22"/>
              </w:rPr>
              <w:fldChar w:fldCharType="end"/>
            </w:r>
          </w:p>
        </w:tc>
      </w:tr>
      <w:tr w:rsidR="00CF5E28" w:rsidRPr="009B382F" w14:paraId="3B203C2E" w14:textId="77777777" w:rsidTr="00CF5E28">
        <w:trPr>
          <w:trHeight w:val="1155"/>
          <w:jc w:val="center"/>
        </w:trPr>
        <w:tc>
          <w:tcPr>
            <w:tcW w:w="3964" w:type="dxa"/>
            <w:shd w:val="clear" w:color="auto" w:fill="auto"/>
            <w:vAlign w:val="center"/>
            <w:hideMark/>
          </w:tcPr>
          <w:p w14:paraId="5D8A6D6D"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 General, Analytic Method for Generating Robust Strategies and Narrative Scenarios</w:t>
            </w:r>
          </w:p>
        </w:tc>
        <w:tc>
          <w:tcPr>
            <w:tcW w:w="7938" w:type="dxa"/>
            <w:shd w:val="clear" w:color="auto" w:fill="auto"/>
            <w:vAlign w:val="center"/>
            <w:hideMark/>
          </w:tcPr>
          <w:p w14:paraId="2294D7F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formalmente o RDM enquanto método para a abordagem de problemas incertos e complexos.</w:t>
            </w:r>
          </w:p>
        </w:tc>
        <w:tc>
          <w:tcPr>
            <w:tcW w:w="1985" w:type="dxa"/>
            <w:shd w:val="clear" w:color="auto" w:fill="auto"/>
            <w:vAlign w:val="center"/>
            <w:hideMark/>
          </w:tcPr>
          <w:p w14:paraId="432D479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2006)</w:t>
            </w:r>
            <w:r>
              <w:rPr>
                <w:rFonts w:cs="Arial"/>
                <w:color w:val="000000"/>
                <w:sz w:val="22"/>
                <w:szCs w:val="22"/>
              </w:rPr>
              <w:fldChar w:fldCharType="end"/>
            </w:r>
          </w:p>
        </w:tc>
      </w:tr>
      <w:tr w:rsidR="00CF5E28" w:rsidRPr="009B382F" w14:paraId="572CFB28" w14:textId="77777777" w:rsidTr="00CF5E28">
        <w:trPr>
          <w:trHeight w:val="1440"/>
          <w:jc w:val="center"/>
        </w:trPr>
        <w:tc>
          <w:tcPr>
            <w:tcW w:w="3964" w:type="dxa"/>
            <w:shd w:val="clear" w:color="auto" w:fill="auto"/>
            <w:vAlign w:val="center"/>
            <w:hideMark/>
          </w:tcPr>
          <w:p w14:paraId="5EB17F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New Methods for Identifying Robust Long-Term Water Resources Management Strategies for California</w:t>
            </w:r>
          </w:p>
        </w:tc>
        <w:tc>
          <w:tcPr>
            <w:tcW w:w="7938" w:type="dxa"/>
            <w:shd w:val="clear" w:color="auto" w:fill="auto"/>
            <w:vAlign w:val="center"/>
            <w:hideMark/>
          </w:tcPr>
          <w:p w14:paraId="5A7F278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xml:space="preserve">Trata-se da primeira análise completa utilizando o RDM em um problema real. Nesta tese, o RDM é utilizado para o planejamento de longo prazo de recursos hídricos da </w:t>
            </w:r>
            <w:proofErr w:type="spellStart"/>
            <w:r w:rsidRPr="009B382F">
              <w:rPr>
                <w:rFonts w:cs="Arial"/>
                <w:color w:val="000000"/>
                <w:sz w:val="22"/>
                <w:szCs w:val="22"/>
              </w:rPr>
              <w:t>California</w:t>
            </w:r>
            <w:proofErr w:type="spellEnd"/>
            <w:r w:rsidRPr="009B382F">
              <w:rPr>
                <w:rFonts w:cs="Arial"/>
                <w:color w:val="000000"/>
                <w:sz w:val="22"/>
                <w:szCs w:val="22"/>
              </w:rPr>
              <w:t>.</w:t>
            </w:r>
          </w:p>
        </w:tc>
        <w:tc>
          <w:tcPr>
            <w:tcW w:w="1985" w:type="dxa"/>
            <w:shd w:val="clear" w:color="auto" w:fill="auto"/>
            <w:vAlign w:val="center"/>
            <w:hideMark/>
          </w:tcPr>
          <w:p w14:paraId="5B1BDE53"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2006)</w:t>
            </w:r>
            <w:r>
              <w:rPr>
                <w:rFonts w:cs="Arial"/>
                <w:color w:val="000000"/>
                <w:sz w:val="22"/>
                <w:szCs w:val="22"/>
              </w:rPr>
              <w:fldChar w:fldCharType="end"/>
            </w:r>
          </w:p>
        </w:tc>
      </w:tr>
      <w:tr w:rsidR="00CF5E28" w:rsidRPr="009B382F" w14:paraId="0AF688CA" w14:textId="77777777" w:rsidTr="00CF5E28">
        <w:trPr>
          <w:trHeight w:val="870"/>
          <w:jc w:val="center"/>
        </w:trPr>
        <w:tc>
          <w:tcPr>
            <w:tcW w:w="3964" w:type="dxa"/>
            <w:shd w:val="clear" w:color="auto" w:fill="auto"/>
            <w:vAlign w:val="center"/>
            <w:hideMark/>
          </w:tcPr>
          <w:p w14:paraId="73AC01A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lastRenderedPageBreak/>
              <w:t>A new analytic method for finding policy-relevant scenarios</w:t>
            </w:r>
          </w:p>
        </w:tc>
        <w:tc>
          <w:tcPr>
            <w:tcW w:w="7938" w:type="dxa"/>
            <w:shd w:val="clear" w:color="auto" w:fill="auto"/>
            <w:vAlign w:val="center"/>
            <w:hideMark/>
          </w:tcPr>
          <w:p w14:paraId="28C9230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o RDM e sua aplicação no planejamento de água da Califórnia.</w:t>
            </w:r>
          </w:p>
        </w:tc>
        <w:tc>
          <w:tcPr>
            <w:tcW w:w="1985" w:type="dxa"/>
            <w:shd w:val="clear" w:color="auto" w:fill="auto"/>
            <w:vAlign w:val="center"/>
            <w:hideMark/>
          </w:tcPr>
          <w:p w14:paraId="475109EC"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"10.1016/j.gloenvcha.2006.11.006", "ISBN" : "0377-2217", "ISSN" : "09593780", "PMID" : "23947421", "abstract" : "Scenarios play a prominent role in policy debates over climate change, but questions continue about how best to use them. We describe a new analytic method, based on robust decision making, for suggesting narrative scenarios that emerge naturally from a decision analytic framework. We identify key scenarios as those most important to the choices facing decision makers and find such cases with statistical analysis of datasets created by multiple runs of computer simulation models. The resulting scenarios can communicate quantitative judgments about uncertainty as well as support a well-defined decision process without many drawbacks of current approaches. We describe an application to long-term water planning in California. ?? 2006 Elsevier Ltd. All rights reserved.", "author" : [ { "dropping-particle" : "", "family" : "Groves", "given" : "David G.", "non-dropping-particle" : "", "parse-names" : false, "suffix" : "" }, { "dropping-particle" : "", "family" : "Lempert", "given" : "Robert J.", "non-dropping-particle" : "", "parse-names" : false, "suffix" : "" } ], "container-title" : "Global Environmental Change", "id" : "ITEM-1", "issue" : "1", "issued" : { "date-parts" : [ [ "2007" ] ] }, "page" : "73-85", "title" : "A new analytic method for finding policy-relevant scenarios", "type" : "article-journal", "volume" : "17" }, "uris" : [ "http://www.mendeley.com/documents/?uuid=37690120-ada9-4435-85f5-a814ba10acb3" ] } ], "mendeley" : { "formattedCitation" : "(GROVES; LEMPERT, 2007)", "plainTextFormattedCitation" : "(GROVES; LEMPERT, 2007)", "previouslyFormattedCitation" : "(GROVES; LEMPERT, 2007)"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LEMPERT, 2007)</w:t>
            </w:r>
            <w:r>
              <w:rPr>
                <w:rFonts w:cs="Arial"/>
                <w:color w:val="000000"/>
                <w:sz w:val="22"/>
                <w:szCs w:val="22"/>
              </w:rPr>
              <w:fldChar w:fldCharType="end"/>
            </w:r>
          </w:p>
        </w:tc>
      </w:tr>
      <w:tr w:rsidR="00CF5E28" w:rsidRPr="009B382F" w14:paraId="1BF848EF" w14:textId="77777777" w:rsidTr="00CF5E28">
        <w:trPr>
          <w:trHeight w:val="585"/>
          <w:jc w:val="center"/>
        </w:trPr>
        <w:tc>
          <w:tcPr>
            <w:tcW w:w="3964" w:type="dxa"/>
            <w:shd w:val="clear" w:color="auto" w:fill="auto"/>
            <w:vAlign w:val="center"/>
            <w:hideMark/>
          </w:tcPr>
          <w:p w14:paraId="2EEA6FFF"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Comparing Algorithms for Scenario Discovery</w:t>
            </w:r>
          </w:p>
        </w:tc>
        <w:tc>
          <w:tcPr>
            <w:tcW w:w="7938" w:type="dxa"/>
            <w:shd w:val="clear" w:color="auto" w:fill="auto"/>
            <w:vAlign w:val="center"/>
            <w:hideMark/>
          </w:tcPr>
          <w:p w14:paraId="72D74F7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os Algoritmos PRIM e CART para a descoberta de cenários.</w:t>
            </w:r>
          </w:p>
        </w:tc>
        <w:tc>
          <w:tcPr>
            <w:tcW w:w="1985" w:type="dxa"/>
            <w:shd w:val="clear" w:color="auto" w:fill="auto"/>
            <w:vAlign w:val="center"/>
            <w:hideMark/>
          </w:tcPr>
          <w:p w14:paraId="49109386"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"uris" : [ "http://www.mendeley.com/documents/?uuid=edc2e9a6-544c-42c3-acf0-dcd5a3eb2587" ] } ], "mendeley" : { "formattedCitation" : "(LEMPERT; BRYANT; BANKES, 2008)", "plainTextFormattedCitation" : "(LEMPERT; BRYANT; BANKES, 2008)", "previouslyFormattedCitation" : "(LEMPERT; BRYANT; BANKES, 2008)"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BRYANT; BANKES, 2008)</w:t>
            </w:r>
            <w:r>
              <w:rPr>
                <w:rFonts w:cs="Arial"/>
                <w:color w:val="000000"/>
                <w:sz w:val="22"/>
                <w:szCs w:val="22"/>
              </w:rPr>
              <w:fldChar w:fldCharType="end"/>
            </w:r>
          </w:p>
        </w:tc>
      </w:tr>
      <w:tr w:rsidR="00CF5E28" w:rsidRPr="009B382F" w14:paraId="720D4D49" w14:textId="77777777" w:rsidTr="00CF5E28">
        <w:trPr>
          <w:trHeight w:val="1128"/>
          <w:jc w:val="center"/>
        </w:trPr>
        <w:tc>
          <w:tcPr>
            <w:tcW w:w="3964" w:type="dxa"/>
            <w:shd w:val="clear" w:color="auto" w:fill="auto"/>
            <w:vAlign w:val="center"/>
            <w:hideMark/>
          </w:tcPr>
          <w:p w14:paraId="1F12B6B8"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Thinking inside the box: A participatory, computer-assisted approach to scenario discovery</w:t>
            </w:r>
          </w:p>
        </w:tc>
        <w:tc>
          <w:tcPr>
            <w:tcW w:w="7938" w:type="dxa"/>
            <w:shd w:val="clear" w:color="auto" w:fill="auto"/>
            <w:vAlign w:val="center"/>
            <w:hideMark/>
          </w:tcPr>
          <w:p w14:paraId="2BF865A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Apresenta em mais detalhes a descoberta de cenários, explicitando os critérios e o funcionamento do algoritmo PRIM para a identificação de cenários.</w:t>
            </w:r>
          </w:p>
        </w:tc>
        <w:tc>
          <w:tcPr>
            <w:tcW w:w="1985" w:type="dxa"/>
            <w:shd w:val="clear" w:color="auto" w:fill="auto"/>
            <w:vAlign w:val="center"/>
            <w:hideMark/>
          </w:tcPr>
          <w:p w14:paraId="73612D2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"10.1016/j.techfore.2009.08.002", "ISBN" : "0040-1625", "ISSN" : "00401625", "abstract" : "Scenarios provide a commonly used and intuitively appealing means to communicate and characterize uncertainty in many decision support applications, but can fall short of their potential especially when used in broad public debates among participants with diverse interests and values. This paper describes a new approach to participatory, computer-assisted scenario development that we call scenario discovery, which aims to address these challenges. The approach defines scenarios as a set of plausible future states of the world that represent vulnerabilities of proposed policies, that is, cases where a policy fails to meet its performance goals. Scenario discovery characterizes such sets by helping users to apply statistical or data-mining algorithms to databases of simulation-model-generated results in order to identify easy-to-interpret combinations of uncertain model input parameters that are highly predictive of these policy-relevant cases. The approach has already proved successful in several high impact policy studies. This paper systematically describes the scenario discovery concept and its implementation, presents statistical tests to evaluate the resulting scenarios, and demonstrates the approach on an example policy problem involving the efficacy of a proposed U.S. renewable energy standard. The paper also describes how scenario discovery appears to address several outstanding challenges faced when applying traditional scenario approaches in contentious public debates. ?? 2009 Elsevier Inc. All rights reserved.", "author" : [ { "dropping-particle" : "", "family" : "Bryant", "given" : "Benjamin P.", "non-dropping-particle" : "", "parse-names" : false, "suffix" : "" }, { "dropping-particle" : "", "family" : "Lempert", "given" : "Robert J.", "non-dropping-particle" : "", "parse-names" : false, "suffix" : "" } ], "container-title" : "Technological Forecasting and Social Change", "id" : "ITEM-1", "issue" : "1", "issued" : { "date-parts" : [ [ "2010" ] ] }, "page" : "34-49", "publisher" : "Elsevier Inc.", "title" : "Thinking inside the box: A participatory, computer-assisted approach to scenario discovery", "type" : "article-journal", "volume" : "77" }, "uris" : [ "http://www.mendeley.com/documents/?uuid=79f47962-3d2f-4007-b2fb-17ac3c6b1afd" ] } ], "mendeley" : { "formattedCitation" : "(BRYANT; LEMPERT, 2010)", "plainTextFormattedCitation" : "(BRYANT; LEMPERT, 2010)", "previouslyFormattedCitation" : "(BRYANT; LEMPERT, 2010)"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(BRYANT; LEMPERT, 2010)</w:t>
            </w:r>
            <w:r>
              <w:rPr>
                <w:rFonts w:cs="Arial"/>
                <w:color w:val="000000"/>
                <w:sz w:val="22"/>
                <w:szCs w:val="22"/>
              </w:rPr>
              <w:fldChar w:fldCharType="end"/>
            </w:r>
          </w:p>
        </w:tc>
      </w:tr>
      <w:tr w:rsidR="00CF5E28" w:rsidRPr="009B382F" w14:paraId="5839B120" w14:textId="77777777" w:rsidTr="00CF5E28">
        <w:trPr>
          <w:trHeight w:val="1130"/>
          <w:jc w:val="center"/>
        </w:trPr>
        <w:tc>
          <w:tcPr>
            <w:tcW w:w="3964" w:type="dxa"/>
            <w:shd w:val="clear" w:color="auto" w:fill="auto"/>
            <w:vAlign w:val="center"/>
            <w:hideMark/>
          </w:tcPr>
          <w:p w14:paraId="035AE4EE"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Investment Decision Making Under Deep Uncertainty: Application to Climate Change</w:t>
            </w:r>
          </w:p>
        </w:tc>
        <w:tc>
          <w:tcPr>
            <w:tcW w:w="7938" w:type="dxa"/>
            <w:shd w:val="clear" w:color="auto" w:fill="auto"/>
            <w:vAlign w:val="center"/>
            <w:hideMark/>
          </w:tcPr>
          <w:p w14:paraId="510D383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Compara abordagens aplicáveis para decisões de investimento em situações de incerteza, incluindo o RDM, CBA (Análise de Custos e Benefícios), e Opções Reais.</w:t>
            </w:r>
          </w:p>
        </w:tc>
        <w:tc>
          <w:tcPr>
            <w:tcW w:w="1985" w:type="dxa"/>
            <w:shd w:val="clear" w:color="auto" w:fill="auto"/>
            <w:vAlign w:val="center"/>
            <w:hideMark/>
          </w:tcPr>
          <w:p w14:paraId="03330B0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sidR="004845FB">
              <w:rPr>
                <w:rFonts w:cs="Arial"/>
                <w:color w:val="000000"/>
                <w:sz w:val="22"/>
                <w:szCs w:val="22"/>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Pr>
                <w:rFonts w:cs="Arial"/>
                <w:color w:val="000000"/>
                <w:sz w:val="22"/>
                <w:szCs w:val="22"/>
              </w:rPr>
              <w:fldChar w:fldCharType="separate"/>
            </w:r>
            <w:r w:rsidR="003342C9" w:rsidRPr="003342C9">
              <w:rPr>
                <w:rFonts w:cs="Arial"/>
                <w:noProof/>
                <w:color w:val="000000"/>
                <w:sz w:val="22"/>
                <w:szCs w:val="22"/>
              </w:rPr>
              <w:t>(HALLEGATTE et al., 2012)</w:t>
            </w:r>
            <w:r>
              <w:rPr>
                <w:rFonts w:cs="Arial"/>
                <w:color w:val="000000"/>
                <w:sz w:val="22"/>
                <w:szCs w:val="22"/>
              </w:rPr>
              <w:fldChar w:fldCharType="end"/>
            </w:r>
          </w:p>
        </w:tc>
      </w:tr>
      <w:tr w:rsidR="00CF5E28" w:rsidRPr="009B382F" w14:paraId="219FF22B" w14:textId="77777777" w:rsidTr="00CF5E28">
        <w:trPr>
          <w:trHeight w:val="1260"/>
          <w:jc w:val="center"/>
        </w:trPr>
        <w:tc>
          <w:tcPr>
            <w:tcW w:w="3964" w:type="dxa"/>
            <w:shd w:val="clear" w:color="auto" w:fill="auto"/>
            <w:vAlign w:val="center"/>
            <w:hideMark/>
          </w:tcPr>
          <w:p w14:paraId="384D0653" w14:textId="77777777" w:rsidR="00CF5E28" w:rsidRPr="00CF5E28" w:rsidRDefault="00CF5E28" w:rsidP="00731E0C">
            <w:pPr>
              <w:autoSpaceDE/>
              <w:autoSpaceDN/>
              <w:adjustRightInd/>
              <w:spacing w:line="240" w:lineRule="auto"/>
              <w:ind w:firstLine="0"/>
              <w:rPr>
                <w:rFonts w:cs="Arial"/>
                <w:color w:val="000000"/>
                <w:sz w:val="22"/>
                <w:szCs w:val="22"/>
              </w:rPr>
            </w:pPr>
            <w:proofErr w:type="spellStart"/>
            <w:r w:rsidRPr="00CF5E28">
              <w:rPr>
                <w:rFonts w:cs="Arial"/>
                <w:color w:val="000000"/>
                <w:sz w:val="22"/>
                <w:szCs w:val="22"/>
              </w:rPr>
              <w:t>Exploratory</w:t>
            </w:r>
            <w:proofErr w:type="spellEnd"/>
            <w:r w:rsidRPr="00CF5E28">
              <w:rPr>
                <w:rFonts w:cs="Arial"/>
                <w:color w:val="000000"/>
                <w:sz w:val="22"/>
                <w:szCs w:val="22"/>
              </w:rPr>
              <w:t xml:space="preserve"> </w:t>
            </w:r>
            <w:proofErr w:type="spellStart"/>
            <w:r w:rsidRPr="00CF5E28">
              <w:rPr>
                <w:rFonts w:cs="Arial"/>
                <w:color w:val="000000"/>
                <w:sz w:val="22"/>
                <w:szCs w:val="22"/>
              </w:rPr>
              <w:t>Modeling</w:t>
            </w:r>
            <w:proofErr w:type="spellEnd"/>
            <w:r w:rsidRPr="00CF5E28">
              <w:rPr>
                <w:rFonts w:cs="Arial"/>
                <w:color w:val="000000"/>
                <w:sz w:val="22"/>
                <w:szCs w:val="22"/>
              </w:rPr>
              <w:t xml:space="preserve"> and </w:t>
            </w:r>
            <w:proofErr w:type="spellStart"/>
            <w:r w:rsidRPr="00CF5E28">
              <w:rPr>
                <w:rFonts w:cs="Arial"/>
                <w:color w:val="000000"/>
                <w:sz w:val="22"/>
                <w:szCs w:val="22"/>
              </w:rPr>
              <w:t>Analysis</w:t>
            </w:r>
            <w:proofErr w:type="spellEnd"/>
            <w:r w:rsidRPr="00CF5E28">
              <w:rPr>
                <w:rFonts w:cs="Arial"/>
                <w:color w:val="000000"/>
                <w:sz w:val="22"/>
                <w:szCs w:val="22"/>
              </w:rPr>
              <w:t xml:space="preserve">, </w:t>
            </w:r>
            <w:proofErr w:type="spellStart"/>
            <w:r w:rsidRPr="00CF5E28">
              <w:rPr>
                <w:rFonts w:cs="Arial"/>
                <w:color w:val="000000"/>
                <w:sz w:val="22"/>
                <w:szCs w:val="22"/>
              </w:rPr>
              <w:t>an</w:t>
            </w:r>
            <w:proofErr w:type="spellEnd"/>
            <w:r w:rsidRPr="00CF5E28">
              <w:rPr>
                <w:rFonts w:cs="Arial"/>
                <w:color w:val="000000"/>
                <w:sz w:val="22"/>
                <w:szCs w:val="22"/>
              </w:rPr>
              <w:t xml:space="preserve"> approach for </w:t>
            </w:r>
            <w:proofErr w:type="spellStart"/>
            <w:r w:rsidRPr="00CF5E28">
              <w:rPr>
                <w:rFonts w:cs="Arial"/>
                <w:color w:val="000000"/>
                <w:sz w:val="22"/>
                <w:szCs w:val="22"/>
              </w:rPr>
              <w:t>model-based</w:t>
            </w:r>
            <w:proofErr w:type="spellEnd"/>
            <w:r w:rsidRPr="00CF5E28">
              <w:rPr>
                <w:rFonts w:cs="Arial"/>
                <w:color w:val="000000"/>
                <w:sz w:val="22"/>
                <w:szCs w:val="22"/>
              </w:rPr>
              <w:t xml:space="preserve"> </w:t>
            </w:r>
            <w:proofErr w:type="spellStart"/>
            <w:r w:rsidRPr="00CF5E28">
              <w:rPr>
                <w:rFonts w:cs="Arial"/>
                <w:color w:val="000000"/>
                <w:sz w:val="22"/>
                <w:szCs w:val="22"/>
              </w:rPr>
              <w:t>foresight</w:t>
            </w:r>
            <w:proofErr w:type="spellEnd"/>
            <w:r w:rsidRPr="00CF5E28">
              <w:rPr>
                <w:rFonts w:cs="Arial"/>
                <w:color w:val="000000"/>
                <w:sz w:val="22"/>
                <w:szCs w:val="22"/>
              </w:rPr>
              <w:t xml:space="preserve"> </w:t>
            </w:r>
            <w:proofErr w:type="spellStart"/>
            <w:r w:rsidRPr="00CF5E28">
              <w:rPr>
                <w:rFonts w:cs="Arial"/>
                <w:color w:val="000000"/>
                <w:sz w:val="22"/>
                <w:szCs w:val="22"/>
              </w:rPr>
              <w:t>under</w:t>
            </w:r>
            <w:proofErr w:type="spellEnd"/>
            <w:r w:rsidRPr="00CF5E28">
              <w:rPr>
                <w:rFonts w:cs="Arial"/>
                <w:color w:val="000000"/>
                <w:sz w:val="22"/>
                <w:szCs w:val="22"/>
              </w:rPr>
              <w:t xml:space="preserve"> </w:t>
            </w:r>
            <w:proofErr w:type="spellStart"/>
            <w:r w:rsidRPr="00CF5E28">
              <w:rPr>
                <w:rFonts w:cs="Arial"/>
                <w:color w:val="000000"/>
                <w:sz w:val="22"/>
                <w:szCs w:val="22"/>
              </w:rPr>
              <w:t>deep</w:t>
            </w:r>
            <w:proofErr w:type="spellEnd"/>
            <w:r w:rsidRPr="00CF5E28">
              <w:rPr>
                <w:rFonts w:cs="Arial"/>
                <w:color w:val="000000"/>
                <w:sz w:val="22"/>
                <w:szCs w:val="22"/>
              </w:rPr>
              <w:t xml:space="preserve"> </w:t>
            </w:r>
            <w:proofErr w:type="spellStart"/>
            <w:r w:rsidRPr="00CF5E28">
              <w:rPr>
                <w:rFonts w:cs="Arial"/>
                <w:color w:val="000000"/>
                <w:sz w:val="22"/>
                <w:szCs w:val="22"/>
              </w:rPr>
              <w:t>uncertainty</w:t>
            </w:r>
            <w:proofErr w:type="spellEnd"/>
          </w:p>
        </w:tc>
        <w:tc>
          <w:tcPr>
            <w:tcW w:w="7938" w:type="dxa"/>
            <w:shd w:val="clear" w:color="auto" w:fill="auto"/>
            <w:vAlign w:val="center"/>
            <w:hideMark/>
          </w:tcPr>
          <w:p w14:paraId="7DF865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Discute o papel da EMA utilizando três casos distintos. Os casos mostram como é possível melhorar um plano estratégico iterativamente identificando as condições externas que fazem o plano ter performance ruim.</w:t>
            </w:r>
          </w:p>
        </w:tc>
        <w:tc>
          <w:tcPr>
            <w:tcW w:w="1985" w:type="dxa"/>
            <w:shd w:val="clear" w:color="auto" w:fill="auto"/>
            <w:vAlign w:val="center"/>
            <w:hideMark/>
          </w:tcPr>
          <w:p w14:paraId="3D5FDCA1"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"10.1016/j.techfore.2012.10.005", "ISBN" : "00401625 (ISSN)", "ISSN" : "00401625", "abstract" : "Exploratory Modeling and Analysis (EMA) is an approach that uses computational experiments to analyze complex and uncertain issues. It has been developed mainly for model-based decision support. This paper investigates the extent to which EMA is a promising approach for future oriented technology analysis (FTA). We report on three applications of EMA, using different modeling approaches, in three different technical domains. In the first case, EMA is combined with System Dynamics (SD) to study plausible dynamics for mineral and metal scarcity. The main purpose of this combination of EMA and SD is to gain insight into what kinds of surprising dynamics can occur given a variety of uncertainties and a basic understanding of the system. In the second case, EMA is combined with a hybrid model for airport performance calculations to develop an adaptive strategic plan. This case shows how one can iteratively improve a strategic plan through the identification of plausible external conditions that would cause the plan to perform poorly. In the final case, EMA is combined with an agent-based model to study transition dynamics in the electricity sector and identify crucial factors that positively and negatively affect a transition towards more sustainable functioning of the electricity sector. This paper concludes that EMA is useful for generating foresights and studying systemic and structural transformations despite the presence of a plethora of uncertainties, and for designing robust policies and plans, which are key activities of FTA. ?? 2012 Elsevier Inc.", "author" : [ { "dropping-particle" : "", "family" : "Kwakkel", "given" : "Jan H.", "non-dropping-particle" : "", "parse-names" : false, "suffix" : "" }, { "dropping-particle" : "", "family" : "Pruyt", "given" : "Erik", "non-dropping-particle" : "", "parse-names" : false, "suffix" : "" } ], "container-title" : "Technological Forecasting and Social Change", "id" : "ITEM-1", "issue" : "3", "issued" : { "date-parts" : [ [ "2013" ] ] }, "page" : "419-431", "publisher" : "Elsevier Inc.", "title" : "Exploratory Modeling and Analysis, an approach for model-based foresight under deep uncertainty", "type" : "article-journal", "volume" : "80" }, "uris" : [ "http://www.mendeley.com/documents/?uuid=8cd7ea62-47b8-4591-9472-3c13b5448bf4" ] } ], "mendeley" : { "formattedCitation" : "(KWAKKEL; PRUYT, 2013)", "plainTextFormattedCitation" : "(KWAKKEL; PRUYT, 2013)", "previouslyFormattedCitation" : "(KWAKKEL; PRUYT,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(KWAKKEL; PRUYT, 2013)</w:t>
            </w:r>
            <w:r>
              <w:rPr>
                <w:rFonts w:cs="Arial"/>
                <w:color w:val="000000"/>
                <w:sz w:val="22"/>
                <w:szCs w:val="22"/>
              </w:rPr>
              <w:fldChar w:fldCharType="end"/>
            </w:r>
          </w:p>
        </w:tc>
      </w:tr>
      <w:tr w:rsidR="00CF5E28" w:rsidRPr="009B382F" w14:paraId="55501194" w14:textId="77777777" w:rsidTr="00CF5E28">
        <w:trPr>
          <w:trHeight w:val="1667"/>
          <w:jc w:val="center"/>
        </w:trPr>
        <w:tc>
          <w:tcPr>
            <w:tcW w:w="3964" w:type="dxa"/>
            <w:shd w:val="clear" w:color="auto" w:fill="auto"/>
            <w:vAlign w:val="center"/>
            <w:hideMark/>
          </w:tcPr>
          <w:p w14:paraId="101A21C2"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Assessment of water security using conceptual, deterministic and stochastic frameworks</w:t>
            </w:r>
          </w:p>
        </w:tc>
        <w:tc>
          <w:tcPr>
            <w:tcW w:w="7938" w:type="dxa"/>
            <w:shd w:val="clear" w:color="auto" w:fill="auto"/>
            <w:vAlign w:val="center"/>
            <w:hideMark/>
          </w:tcPr>
          <w:p w14:paraId="558DC38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xml:space="preserve">Tese composta de três artigos. O primeiro compara o sistema brasileiro e o americano de gerenciamento de água. O segundo demonstra como uma análise quantitativa pode ser conduzida, usando o sistema </w:t>
            </w:r>
            <w:proofErr w:type="spellStart"/>
            <w:r w:rsidRPr="009B382F">
              <w:rPr>
                <w:rFonts w:cs="Arial"/>
                <w:color w:val="000000"/>
                <w:sz w:val="22"/>
                <w:szCs w:val="22"/>
              </w:rPr>
              <w:t>cantareira</w:t>
            </w:r>
            <w:proofErr w:type="spellEnd"/>
            <w:r w:rsidRPr="009B382F">
              <w:rPr>
                <w:rFonts w:cs="Arial"/>
                <w:color w:val="000000"/>
                <w:sz w:val="22"/>
                <w:szCs w:val="22"/>
              </w:rPr>
              <w:t xml:space="preserve">, e o terceiro propõe um método que pode ser usado para o gerenciamento de água. A tese menciona a </w:t>
            </w:r>
            <w:proofErr w:type="spellStart"/>
            <w:r w:rsidRPr="009B382F">
              <w:rPr>
                <w:rFonts w:cs="Arial"/>
                <w:color w:val="000000"/>
                <w:sz w:val="22"/>
                <w:szCs w:val="22"/>
              </w:rPr>
              <w:t>Robust</w:t>
            </w:r>
            <w:proofErr w:type="spellEnd"/>
            <w:r w:rsidRPr="009B382F">
              <w:rPr>
                <w:rFonts w:cs="Arial"/>
                <w:color w:val="000000"/>
                <w:sz w:val="22"/>
                <w:szCs w:val="22"/>
              </w:rPr>
              <w:t xml:space="preserve"> </w:t>
            </w:r>
            <w:proofErr w:type="spellStart"/>
            <w:r w:rsidRPr="009B382F">
              <w:rPr>
                <w:rFonts w:cs="Arial"/>
                <w:color w:val="000000"/>
                <w:sz w:val="22"/>
                <w:szCs w:val="22"/>
              </w:rPr>
              <w:t>Decision</w:t>
            </w:r>
            <w:proofErr w:type="spellEnd"/>
            <w:r w:rsidRPr="009B382F">
              <w:rPr>
                <w:rFonts w:cs="Arial"/>
                <w:color w:val="000000"/>
                <w:sz w:val="22"/>
                <w:szCs w:val="22"/>
              </w:rPr>
              <w:t xml:space="preserve"> Making, mas não a aplica.</w:t>
            </w:r>
          </w:p>
        </w:tc>
        <w:tc>
          <w:tcPr>
            <w:tcW w:w="1985" w:type="dxa"/>
            <w:shd w:val="clear" w:color="auto" w:fill="auto"/>
            <w:vAlign w:val="center"/>
            <w:hideMark/>
          </w:tcPr>
          <w:p w14:paraId="3A93DB47"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"Rodrigues", "given" : "D.B.B.", "non-dropping-particle" : "", "parse-names" : false, "suffix" : "" } ], "id" : "ITEM-1", "issued" : { "date-parts" : [ [ "2014" ] ] }, "page" : "108", "title" : "Assessment of water security using conceptual, deterministic and stochastic frameworks", "type" : "article-journal" }, "uris" : [ "http://www.mendeley.com/documents/?uuid=e9acc3c4-339c-41d8-b09a-23acceb027fa" ] } ], "mendeley" : { "formattedCitation" : "(RODRIGUES, 2014)", "plainTextFormattedCitation" : "(RODRIGUES, 2014)", "previouslyFormattedCitation" : "(RODRIGUES, 2014)"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(RODRIGUES, 2014)</w:t>
            </w:r>
            <w:r>
              <w:rPr>
                <w:rFonts w:cs="Arial"/>
                <w:color w:val="000000"/>
                <w:sz w:val="22"/>
                <w:szCs w:val="22"/>
              </w:rPr>
              <w:fldChar w:fldCharType="end"/>
            </w:r>
          </w:p>
        </w:tc>
      </w:tr>
      <w:tr w:rsidR="00CF5E28" w:rsidRPr="009B382F" w14:paraId="467E3341" w14:textId="77777777" w:rsidTr="00CF5E28">
        <w:trPr>
          <w:trHeight w:val="1440"/>
          <w:jc w:val="center"/>
        </w:trPr>
        <w:tc>
          <w:tcPr>
            <w:tcW w:w="3964" w:type="dxa"/>
            <w:shd w:val="clear" w:color="auto" w:fill="auto"/>
            <w:vAlign w:val="center"/>
            <w:hideMark/>
          </w:tcPr>
          <w:p w14:paraId="7BBF2BFC"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Managing Water Quality in the Face of Uncertainty: A Robust Decision Making Demonstration for EPA's National Water Program</w:t>
            </w:r>
          </w:p>
        </w:tc>
        <w:tc>
          <w:tcPr>
            <w:tcW w:w="7938" w:type="dxa"/>
            <w:shd w:val="clear" w:color="auto" w:fill="auto"/>
            <w:vAlign w:val="center"/>
            <w:hideMark/>
          </w:tcPr>
          <w:p w14:paraId="70075ED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explorou a possibilidade de aplicação do RDM aos processos de gerenciamento de qualidade da água da Agência de Proteção Ambiental Americana.</w:t>
            </w:r>
          </w:p>
        </w:tc>
        <w:tc>
          <w:tcPr>
            <w:tcW w:w="1985" w:type="dxa"/>
            <w:shd w:val="clear" w:color="auto" w:fill="auto"/>
            <w:vAlign w:val="center"/>
            <w:hideMark/>
          </w:tcPr>
          <w:p w14:paraId="65CEB83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(FISCHBACH et al., 2015)</w:t>
            </w:r>
            <w:r>
              <w:rPr>
                <w:rFonts w:cs="Arial"/>
                <w:color w:val="000000"/>
                <w:sz w:val="22"/>
                <w:szCs w:val="22"/>
              </w:rPr>
              <w:fldChar w:fldCharType="end"/>
            </w:r>
          </w:p>
        </w:tc>
      </w:tr>
      <w:tr w:rsidR="00CF5E28" w:rsidRPr="009B382F" w14:paraId="395A9F1C" w14:textId="77777777" w:rsidTr="00CF5E28">
        <w:trPr>
          <w:trHeight w:val="1091"/>
          <w:jc w:val="center"/>
        </w:trPr>
        <w:tc>
          <w:tcPr>
            <w:tcW w:w="3964" w:type="dxa"/>
            <w:shd w:val="clear" w:color="auto" w:fill="auto"/>
            <w:vAlign w:val="center"/>
            <w:hideMark/>
          </w:tcPr>
          <w:p w14:paraId="72812891" w14:textId="77777777" w:rsidR="00CF5E28" w:rsidRPr="00CF5E28" w:rsidRDefault="00CF5E28" w:rsidP="00731E0C">
            <w:pPr>
              <w:autoSpaceDE/>
              <w:autoSpaceDN/>
              <w:adjustRightInd/>
              <w:spacing w:line="240" w:lineRule="auto"/>
              <w:ind w:firstLine="0"/>
              <w:rPr>
                <w:rFonts w:cs="Arial"/>
                <w:color w:val="000000"/>
                <w:sz w:val="22"/>
                <w:szCs w:val="22"/>
              </w:rPr>
            </w:pPr>
            <w:proofErr w:type="spellStart"/>
            <w:r w:rsidRPr="00CF5E28">
              <w:rPr>
                <w:rFonts w:cs="Arial"/>
                <w:color w:val="000000"/>
                <w:sz w:val="22"/>
                <w:szCs w:val="22"/>
              </w:rPr>
              <w:lastRenderedPageBreak/>
              <w:t>Robust</w:t>
            </w:r>
            <w:proofErr w:type="spellEnd"/>
            <w:r w:rsidRPr="00CF5E28">
              <w:rPr>
                <w:rFonts w:cs="Arial"/>
                <w:color w:val="000000"/>
                <w:sz w:val="22"/>
                <w:szCs w:val="22"/>
              </w:rPr>
              <w:t xml:space="preserve"> </w:t>
            </w:r>
            <w:proofErr w:type="spellStart"/>
            <w:r w:rsidRPr="00CF5E28">
              <w:rPr>
                <w:rFonts w:cs="Arial"/>
                <w:color w:val="000000"/>
                <w:sz w:val="22"/>
                <w:szCs w:val="22"/>
              </w:rPr>
              <w:t>Decision</w:t>
            </w:r>
            <w:proofErr w:type="spellEnd"/>
            <w:r w:rsidRPr="00CF5E28">
              <w:rPr>
                <w:rFonts w:cs="Arial"/>
                <w:color w:val="000000"/>
                <w:sz w:val="22"/>
                <w:szCs w:val="22"/>
              </w:rPr>
              <w:t xml:space="preserve">-Making in </w:t>
            </w:r>
            <w:proofErr w:type="spellStart"/>
            <w:r w:rsidRPr="00CF5E28">
              <w:rPr>
                <w:rFonts w:cs="Arial"/>
                <w:color w:val="000000"/>
                <w:sz w:val="22"/>
                <w:szCs w:val="22"/>
              </w:rPr>
              <w:t>the</w:t>
            </w:r>
            <w:proofErr w:type="spellEnd"/>
            <w:r w:rsidRPr="00CF5E28">
              <w:rPr>
                <w:rFonts w:cs="Arial"/>
                <w:color w:val="000000"/>
                <w:sz w:val="22"/>
                <w:szCs w:val="22"/>
              </w:rPr>
              <w:t xml:space="preserve"> </w:t>
            </w:r>
            <w:proofErr w:type="spellStart"/>
            <w:r w:rsidRPr="00CF5E28">
              <w:rPr>
                <w:rFonts w:cs="Arial"/>
                <w:color w:val="000000"/>
                <w:sz w:val="22"/>
                <w:szCs w:val="22"/>
              </w:rPr>
              <w:t>Water</w:t>
            </w:r>
            <w:proofErr w:type="spellEnd"/>
            <w:r w:rsidRPr="00CF5E28">
              <w:rPr>
                <w:rFonts w:cs="Arial"/>
                <w:color w:val="000000"/>
                <w:sz w:val="22"/>
                <w:szCs w:val="22"/>
              </w:rPr>
              <w:t xml:space="preserve"> Sector A </w:t>
            </w:r>
            <w:proofErr w:type="spellStart"/>
            <w:r w:rsidRPr="00CF5E28">
              <w:rPr>
                <w:rFonts w:cs="Arial"/>
                <w:color w:val="000000"/>
                <w:sz w:val="22"/>
                <w:szCs w:val="22"/>
              </w:rPr>
              <w:t>Strategy</w:t>
            </w:r>
            <w:proofErr w:type="spellEnd"/>
            <w:r w:rsidRPr="00CF5E28">
              <w:rPr>
                <w:rFonts w:cs="Arial"/>
                <w:color w:val="000000"/>
                <w:sz w:val="22"/>
                <w:szCs w:val="22"/>
              </w:rPr>
              <w:t xml:space="preserve"> for </w:t>
            </w:r>
            <w:proofErr w:type="spellStart"/>
            <w:r w:rsidRPr="00CF5E28">
              <w:rPr>
                <w:rFonts w:cs="Arial"/>
                <w:color w:val="000000"/>
                <w:sz w:val="22"/>
                <w:szCs w:val="22"/>
              </w:rPr>
              <w:t>Implementing</w:t>
            </w:r>
            <w:proofErr w:type="spellEnd"/>
            <w:r w:rsidRPr="00CF5E28">
              <w:rPr>
                <w:rFonts w:cs="Arial"/>
                <w:color w:val="000000"/>
                <w:sz w:val="22"/>
                <w:szCs w:val="22"/>
              </w:rPr>
              <w:t xml:space="preserve"> Lima ’ s </w:t>
            </w:r>
            <w:proofErr w:type="spellStart"/>
            <w:r w:rsidRPr="00CF5E28">
              <w:rPr>
                <w:rFonts w:cs="Arial"/>
                <w:color w:val="000000"/>
                <w:sz w:val="22"/>
                <w:szCs w:val="22"/>
              </w:rPr>
              <w:t>Long-Term</w:t>
            </w:r>
            <w:proofErr w:type="spellEnd"/>
            <w:r w:rsidRPr="00CF5E28">
              <w:rPr>
                <w:rFonts w:cs="Arial"/>
                <w:color w:val="000000"/>
                <w:sz w:val="22"/>
                <w:szCs w:val="22"/>
              </w:rPr>
              <w:t xml:space="preserve"> </w:t>
            </w:r>
            <w:proofErr w:type="spellStart"/>
            <w:r w:rsidRPr="00CF5E28">
              <w:rPr>
                <w:rFonts w:cs="Arial"/>
                <w:color w:val="000000"/>
                <w:sz w:val="22"/>
                <w:szCs w:val="22"/>
              </w:rPr>
              <w:t>Water</w:t>
            </w:r>
            <w:proofErr w:type="spellEnd"/>
            <w:r w:rsidRPr="00CF5E28">
              <w:rPr>
                <w:rFonts w:cs="Arial"/>
                <w:color w:val="000000"/>
                <w:sz w:val="22"/>
                <w:szCs w:val="22"/>
              </w:rPr>
              <w:t xml:space="preserve"> </w:t>
            </w:r>
            <w:proofErr w:type="spellStart"/>
            <w:r w:rsidRPr="00CF5E28">
              <w:rPr>
                <w:rFonts w:cs="Arial"/>
                <w:color w:val="000000"/>
                <w:sz w:val="22"/>
                <w:szCs w:val="22"/>
              </w:rPr>
              <w:t>Resources</w:t>
            </w:r>
            <w:proofErr w:type="spellEnd"/>
            <w:r w:rsidRPr="00CF5E28">
              <w:rPr>
                <w:rFonts w:cs="Arial"/>
                <w:color w:val="000000"/>
                <w:sz w:val="22"/>
                <w:szCs w:val="22"/>
              </w:rPr>
              <w:t xml:space="preserve"> Master </w:t>
            </w:r>
            <w:proofErr w:type="spellStart"/>
            <w:r w:rsidRPr="00CF5E28">
              <w:rPr>
                <w:rFonts w:cs="Arial"/>
                <w:color w:val="000000"/>
                <w:sz w:val="22"/>
                <w:szCs w:val="22"/>
              </w:rPr>
              <w:t>Plan</w:t>
            </w:r>
            <w:proofErr w:type="spellEnd"/>
          </w:p>
        </w:tc>
        <w:tc>
          <w:tcPr>
            <w:tcW w:w="7938" w:type="dxa"/>
            <w:shd w:val="clear" w:color="auto" w:fill="auto"/>
            <w:vAlign w:val="center"/>
            <w:hideMark/>
          </w:tcPr>
          <w:p w14:paraId="5FFE285A"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Aplicação do RDM para a avaliação de investimentos em infraestrutura para provisão de água em Lima, Peru.</w:t>
            </w:r>
          </w:p>
        </w:tc>
        <w:tc>
          <w:tcPr>
            <w:tcW w:w="1985" w:type="dxa"/>
            <w:shd w:val="clear" w:color="auto" w:fill="auto"/>
            <w:vAlign w:val="center"/>
            <w:hideMark/>
          </w:tcPr>
          <w:p w14:paraId="345EF144"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"How can water resource agencies make smart investments to ensure long-term water reliability when the future is fraught with deep climate and economic uncertainty? This study helped SEDAPAL, the water utility serving Lima, Peru, answer this question by drawing on state of the art methods for decision making under deep uncertainty. These methods provide techniques for evaluating the performance of a water system over a wide range of plausible futures and then developing strategies that are robust across these futures. Rather than weighting futures probabilistically to define an optimal strategy, these methodologies identify the vulnerabilities of a system and then evaluate the key trade-offs among different adaptive strategies. Through extensive iteration and collaboration with SEDAPAL, the study used these methods to define an investment strategy that is robust, ensuring water reliability across as wide a range of future conditions as possible while also being economically efficient. First,on completion, the study helped SEDAPAL realize that not all projects included in the Master Plan were necessary to achieve water reliability, and the utility could save 25 percent (more than $600 mil- lion) in investment costs. Second, the study helped focus future efforts on demand-side management, pricing, and soft infrastructure, a refocusing that is difficult to achieve in traditional utility companies. Third, the study helped SEDAPAL gain the support of regulatory and budget agen- cies through the careful analysis of alternatives. Fourth, the study allowed the utility to postpone lower priority invest- ments, and to analyze future options based on climate and demand information that simply is not available now", "author" : [ { "dropping-particle" : "", "family" : "Kalra", "given" : "Nidhi", "non-dropping-particle" : "", "parse-names" : false, "suffix" : "" }, { "dropping-particle" : "", "family" : "Groves", "given" : "David G", "non-dropping-particle" : "", "parse-names" : false, "suffix" : "" }, { "dropping-particle" : "", "family" : "Bonzanigo", "given" : "Laura", "non-dropping-particle" : "", "parse-names" : false, "suffix" : "" }, { "dropping-particle" : "", "family" : "Molina-perez", "given" : "Edmundo", "non-dropping-particle" : "", "parse-names" : false, "suffix" : "" }, { "dropping-particle" : "", "family" : "Ramos", "given" : "Cayo", "non-dropping-particle" : "", "parse-names" : false, "suffix" : "" }, { "dropping-particle" : "", "family" : "Brandon", "given" : "Carter", "non-dropping-particle" : "", "parse-names" : false, "suffix" : "" }, { "dropping-particle" : "", "family" : "Cabanillas", "given" : "Iv\u00e1n Rodriguez", "non-dropping-particle" : "", "parse-names" : false, "suffix" : "" } ], "id" : "ITEM-1", "issue" : "October", "issued" : { "date-parts" : [ [ "2015" ] ] }, "page" : "1-47", "title" : "Robust Decision-Making in the Water Sector A Strategy for Implementing Lima \u2019 s Long-Term Water Resources Master Plan", "type" : "article-journal" }, "uris" : [ "http://www.mendeley.com/documents/?uuid=896daa05-f3a8-4eb5-b401-f1219511ae85" ] } ], "mendeley" : { "formattedCitation" : "(KALRA et al., 2015)", "plainTextFormattedCitation" : "(KALRA et al., 2015)", "previouslyFormattedCitation" : "(KALRA et al., 2015)"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(KALRA et al., 2015)</w:t>
            </w:r>
            <w:r>
              <w:rPr>
                <w:rFonts w:cs="Arial"/>
                <w:color w:val="000000"/>
                <w:sz w:val="22"/>
                <w:szCs w:val="22"/>
              </w:rPr>
              <w:fldChar w:fldCharType="end"/>
            </w:r>
          </w:p>
        </w:tc>
      </w:tr>
      <w:tr w:rsidR="00CF5E28" w:rsidRPr="009B382F" w14:paraId="4297EC72" w14:textId="77777777" w:rsidTr="00CF5E28">
        <w:trPr>
          <w:trHeight w:val="1121"/>
          <w:jc w:val="center"/>
        </w:trPr>
        <w:tc>
          <w:tcPr>
            <w:tcW w:w="3964" w:type="dxa"/>
            <w:shd w:val="clear" w:color="auto" w:fill="auto"/>
            <w:vAlign w:val="center"/>
            <w:hideMark/>
          </w:tcPr>
          <w:p w14:paraId="6496D41B" w14:textId="77777777" w:rsidR="00CF5E28" w:rsidRPr="004845FB" w:rsidRDefault="00CF5E28" w:rsidP="00731E0C">
            <w:pPr>
              <w:autoSpaceDE/>
              <w:autoSpaceDN/>
              <w:adjustRightInd/>
              <w:spacing w:line="240" w:lineRule="auto"/>
              <w:ind w:firstLine="0"/>
              <w:rPr>
                <w:rFonts w:cs="Arial"/>
                <w:color w:val="000000"/>
                <w:sz w:val="22"/>
                <w:szCs w:val="22"/>
              </w:rPr>
            </w:pPr>
            <w:proofErr w:type="spellStart"/>
            <w:r w:rsidRPr="004845FB">
              <w:rPr>
                <w:rFonts w:cs="Arial"/>
                <w:color w:val="000000"/>
                <w:sz w:val="22"/>
                <w:szCs w:val="22"/>
              </w:rPr>
              <w:t>Defense</w:t>
            </w:r>
            <w:proofErr w:type="spellEnd"/>
            <w:r w:rsidRPr="004845FB">
              <w:rPr>
                <w:rFonts w:cs="Arial"/>
                <w:color w:val="000000"/>
                <w:sz w:val="22"/>
                <w:szCs w:val="22"/>
              </w:rPr>
              <w:t xml:space="preserve"> </w:t>
            </w:r>
            <w:proofErr w:type="spellStart"/>
            <w:r w:rsidRPr="004845FB">
              <w:rPr>
                <w:rFonts w:cs="Arial"/>
                <w:color w:val="000000"/>
                <w:sz w:val="22"/>
                <w:szCs w:val="22"/>
              </w:rPr>
              <w:t>Resource</w:t>
            </w:r>
            <w:proofErr w:type="spellEnd"/>
            <w:r w:rsidRPr="004845FB">
              <w:rPr>
                <w:rFonts w:cs="Arial"/>
                <w:color w:val="000000"/>
                <w:sz w:val="22"/>
                <w:szCs w:val="22"/>
              </w:rPr>
              <w:t xml:space="preserve"> Planning </w:t>
            </w:r>
            <w:proofErr w:type="spellStart"/>
            <w:r w:rsidRPr="004845FB">
              <w:rPr>
                <w:rFonts w:cs="Arial"/>
                <w:color w:val="000000"/>
                <w:sz w:val="22"/>
                <w:szCs w:val="22"/>
              </w:rPr>
              <w:t>Under</w:t>
            </w:r>
            <w:proofErr w:type="spellEnd"/>
            <w:r w:rsidRPr="004845FB">
              <w:rPr>
                <w:rFonts w:cs="Arial"/>
                <w:color w:val="000000"/>
                <w:sz w:val="22"/>
                <w:szCs w:val="22"/>
              </w:rPr>
              <w:t xml:space="preserve"> </w:t>
            </w:r>
            <w:proofErr w:type="spellStart"/>
            <w:r w:rsidRPr="004845FB">
              <w:rPr>
                <w:rFonts w:cs="Arial"/>
                <w:color w:val="000000"/>
                <w:sz w:val="22"/>
                <w:szCs w:val="22"/>
              </w:rPr>
              <w:t>Uncertainty</w:t>
            </w:r>
            <w:proofErr w:type="spellEnd"/>
            <w:r w:rsidRPr="004845FB">
              <w:rPr>
                <w:rFonts w:cs="Arial"/>
                <w:color w:val="000000"/>
                <w:sz w:val="22"/>
                <w:szCs w:val="22"/>
              </w:rPr>
              <w:t xml:space="preserve">: </w:t>
            </w:r>
            <w:proofErr w:type="spellStart"/>
            <w:r w:rsidRPr="004845FB">
              <w:rPr>
                <w:rFonts w:cs="Arial"/>
                <w:color w:val="000000"/>
                <w:sz w:val="22"/>
                <w:szCs w:val="22"/>
              </w:rPr>
              <w:t>An</w:t>
            </w:r>
            <w:proofErr w:type="spellEnd"/>
            <w:r w:rsidRPr="004845FB">
              <w:rPr>
                <w:rFonts w:cs="Arial"/>
                <w:color w:val="000000"/>
                <w:sz w:val="22"/>
                <w:szCs w:val="22"/>
              </w:rPr>
              <w:t xml:space="preserve"> </w:t>
            </w:r>
            <w:proofErr w:type="spellStart"/>
            <w:r w:rsidRPr="004845FB">
              <w:rPr>
                <w:rFonts w:cs="Arial"/>
                <w:color w:val="000000"/>
                <w:sz w:val="22"/>
                <w:szCs w:val="22"/>
              </w:rPr>
              <w:t>Application</w:t>
            </w:r>
            <w:proofErr w:type="spellEnd"/>
            <w:r w:rsidRPr="004845FB">
              <w:rPr>
                <w:rFonts w:cs="Arial"/>
                <w:color w:val="000000"/>
                <w:sz w:val="22"/>
                <w:szCs w:val="22"/>
              </w:rPr>
              <w:t xml:space="preserve"> </w:t>
            </w:r>
            <w:proofErr w:type="spellStart"/>
            <w:r w:rsidRPr="004845FB">
              <w:rPr>
                <w:rFonts w:cs="Arial"/>
                <w:color w:val="000000"/>
                <w:sz w:val="22"/>
                <w:szCs w:val="22"/>
              </w:rPr>
              <w:t>of</w:t>
            </w:r>
            <w:proofErr w:type="spellEnd"/>
            <w:r w:rsidRPr="004845FB">
              <w:rPr>
                <w:rFonts w:cs="Arial"/>
                <w:color w:val="000000"/>
                <w:sz w:val="22"/>
                <w:szCs w:val="22"/>
              </w:rPr>
              <w:t xml:space="preserve"> </w:t>
            </w:r>
            <w:proofErr w:type="spellStart"/>
            <w:r w:rsidRPr="004845FB">
              <w:rPr>
                <w:rFonts w:cs="Arial"/>
                <w:color w:val="000000"/>
                <w:sz w:val="22"/>
                <w:szCs w:val="22"/>
              </w:rPr>
              <w:t>Robust</w:t>
            </w:r>
            <w:proofErr w:type="spellEnd"/>
            <w:r w:rsidRPr="004845FB">
              <w:rPr>
                <w:rFonts w:cs="Arial"/>
                <w:color w:val="000000"/>
                <w:sz w:val="22"/>
                <w:szCs w:val="22"/>
              </w:rPr>
              <w:t xml:space="preserve"> </w:t>
            </w:r>
            <w:proofErr w:type="spellStart"/>
            <w:r w:rsidRPr="004845FB">
              <w:rPr>
                <w:rFonts w:cs="Arial"/>
                <w:color w:val="000000"/>
                <w:sz w:val="22"/>
                <w:szCs w:val="22"/>
              </w:rPr>
              <w:t>Decision</w:t>
            </w:r>
            <w:proofErr w:type="spellEnd"/>
            <w:r w:rsidRPr="004845FB">
              <w:rPr>
                <w:rFonts w:cs="Arial"/>
                <w:color w:val="000000"/>
                <w:sz w:val="22"/>
                <w:szCs w:val="22"/>
              </w:rPr>
              <w:t xml:space="preserve"> Making </w:t>
            </w:r>
            <w:proofErr w:type="spellStart"/>
            <w:r w:rsidRPr="004845FB">
              <w:rPr>
                <w:rFonts w:cs="Arial"/>
                <w:color w:val="000000"/>
                <w:sz w:val="22"/>
                <w:szCs w:val="22"/>
              </w:rPr>
              <w:t>to</w:t>
            </w:r>
            <w:proofErr w:type="spellEnd"/>
            <w:r w:rsidRPr="004845FB">
              <w:rPr>
                <w:rFonts w:cs="Arial"/>
                <w:color w:val="000000"/>
                <w:sz w:val="22"/>
                <w:szCs w:val="22"/>
              </w:rPr>
              <w:t xml:space="preserve"> </w:t>
            </w:r>
            <w:proofErr w:type="spellStart"/>
            <w:r w:rsidRPr="004845FB">
              <w:rPr>
                <w:rFonts w:cs="Arial"/>
                <w:color w:val="000000"/>
                <w:sz w:val="22"/>
                <w:szCs w:val="22"/>
              </w:rPr>
              <w:t>Munitions</w:t>
            </w:r>
            <w:proofErr w:type="spellEnd"/>
            <w:r w:rsidRPr="004845FB">
              <w:rPr>
                <w:rFonts w:cs="Arial"/>
                <w:color w:val="000000"/>
                <w:sz w:val="22"/>
                <w:szCs w:val="22"/>
              </w:rPr>
              <w:t xml:space="preserve"> Mix Planning</w:t>
            </w:r>
          </w:p>
        </w:tc>
        <w:tc>
          <w:tcPr>
            <w:tcW w:w="7938" w:type="dxa"/>
            <w:shd w:val="clear" w:color="auto" w:fill="auto"/>
            <w:vAlign w:val="center"/>
            <w:hideMark/>
          </w:tcPr>
          <w:p w14:paraId="0953EEF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xml:space="preserve">Representa uma prova de conceito para a aplicação do RDM ao planejamento de </w:t>
            </w:r>
            <w:proofErr w:type="spellStart"/>
            <w:r w:rsidRPr="009B382F">
              <w:rPr>
                <w:rFonts w:cs="Arial"/>
                <w:color w:val="000000"/>
                <w:sz w:val="22"/>
                <w:szCs w:val="22"/>
              </w:rPr>
              <w:t>mix</w:t>
            </w:r>
            <w:proofErr w:type="spellEnd"/>
            <w:r w:rsidRPr="009B382F">
              <w:rPr>
                <w:rFonts w:cs="Arial"/>
                <w:color w:val="000000"/>
                <w:sz w:val="22"/>
                <w:szCs w:val="22"/>
              </w:rPr>
              <w:t xml:space="preserve"> de armamento em situações de defesa.</w:t>
            </w:r>
          </w:p>
        </w:tc>
        <w:tc>
          <w:tcPr>
            <w:tcW w:w="1985" w:type="dxa"/>
            <w:shd w:val="clear" w:color="auto" w:fill="auto"/>
            <w:vAlign w:val="center"/>
            <w:hideMark/>
          </w:tcPr>
          <w:p w14:paraId="74036DC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"ISBN" : "9780833091673", "abstract" : "The goal of this project is to help improve the value and character of defense resource planning in an era of growing uncertainty and complex strategic challenges. Because it is impossible to predict what threats may arise and how defense funding will progress, a new approach is needed to develop robust resource strategies, that is, strategies that perform well over a wide range of threat and funding futures and thus are better at managing surprise. To address this need, RAND researchers applied a proven approach to strategy discovery, Robust Decision Making, or RDM, to defense planning. RDM, a quantitative decision sup- port methodology for informing decisions under conditions of deep uncertainty and complex- ity, has been applied to many policy areas in the last decade. This document explores how the RDM method may be applied to defense resource planning in an application to air-delivered conventional munitions mix planning. This research was conducted under the sponsorship of the Cost Assessment and Pro- gram Evaluation (CAPE) Directorate within the Office of the Secretary of Defense (OSD) by the International Security and Defense Policy Center of the RAND National Defense Research Institute, a federally funded research and development center sponsored by the Office of the Secretary of Defense, the Joint Staff, the Unified Combatant Commands, the Navy, the Marine Corps, the defense agencies, and the defense Intelligence Community. For more information on the International Security and Defense Policy Center, see http:// www.rand.org/nsrd/ndri/centers/isdp.html or contact the Director (contact information is provided on the webpage)", "author" : [ { "dropping-particle" : "", "family" : "Lempert", "given" : "Robert J.", "non-dropping-particle" : "", "parse-names" : false, "suffix" : "" }, { "dropping-particle" : "", "family" : "Warren", "given" : "Drake", "non-dropping-particle" : "", "parse-names" : false, "suffix" : "" }, { "dropping-particle" : "", "family" : "Henry", "given" : "Ryan", "non-dropping-particle" : "", "parse-names" : false, "suffix" : "" }, { "dropping-particle" : "", "family" : "Button", "given" : "Robert W.", "non-dropping-particle" : "", "parse-names" : false, "suffix" : "" }, { "dropping-particle" : "", "family" : "Klenk", "given" : "Jonathan", "non-dropping-particle" : "", "parse-names" : false, "suffix" : "" }, { "dropping-particle" : "", "family" : "Giglio", "given" : "Kate", "non-dropping-particle" : "", "parse-names" : false, "suffix" : "" } ], "id" : "ITEM-1", "issued" : { "date-parts" : [ [ "2016" ] ] }, "number-of-pages" : "1-109", "title" : "Defense Resource Planning Under Uncertainty: An Application of Robust Decision Making to Munitions Mix Planning", "type" : "book" }, "uris" : [ "http://www.mendeley.com/documents/?uuid=7f0a1902-e4fd-43f3-8c4a-4e305a66225c" ] } ], "mendeley" : { "formattedCitation" : "(LEMPERT et al., 2016)", "plainTextFormattedCitation" : "(LEMPERT et al., 2016)", "previouslyFormattedCitation" : "(LEMPERT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(LEMPERT et al., 2016)</w:t>
            </w:r>
            <w:r>
              <w:rPr>
                <w:rFonts w:cs="Arial"/>
                <w:color w:val="000000"/>
                <w:sz w:val="22"/>
                <w:szCs w:val="22"/>
              </w:rPr>
              <w:fldChar w:fldCharType="end"/>
            </w:r>
          </w:p>
        </w:tc>
      </w:tr>
      <w:tr w:rsidR="00CF5E28" w:rsidRPr="009B382F" w14:paraId="10DB0480" w14:textId="77777777" w:rsidTr="00CF5E28">
        <w:trPr>
          <w:trHeight w:val="1547"/>
          <w:jc w:val="center"/>
        </w:trPr>
        <w:tc>
          <w:tcPr>
            <w:tcW w:w="3964" w:type="dxa"/>
            <w:shd w:val="clear" w:color="auto" w:fill="auto"/>
            <w:vAlign w:val="center"/>
            <w:hideMark/>
          </w:tcPr>
          <w:p w14:paraId="5956BA3D" w14:textId="77777777" w:rsidR="00CF5E28" w:rsidRPr="004845FB" w:rsidRDefault="00CF5E28" w:rsidP="00731E0C">
            <w:pPr>
              <w:autoSpaceDE/>
              <w:autoSpaceDN/>
              <w:adjustRightInd/>
              <w:spacing w:line="240" w:lineRule="auto"/>
              <w:ind w:firstLine="0"/>
              <w:rPr>
                <w:rFonts w:cs="Arial"/>
                <w:color w:val="000000"/>
                <w:sz w:val="22"/>
                <w:szCs w:val="22"/>
              </w:rPr>
            </w:pPr>
            <w:proofErr w:type="spellStart"/>
            <w:r w:rsidRPr="004845FB">
              <w:rPr>
                <w:rFonts w:cs="Arial"/>
                <w:color w:val="000000"/>
                <w:sz w:val="22"/>
                <w:szCs w:val="22"/>
              </w:rPr>
              <w:t>Directed</w:t>
            </w:r>
            <w:proofErr w:type="spellEnd"/>
            <w:r w:rsidRPr="004845FB">
              <w:rPr>
                <w:rFonts w:cs="Arial"/>
                <w:color w:val="000000"/>
                <w:sz w:val="22"/>
                <w:szCs w:val="22"/>
              </w:rPr>
              <w:t xml:space="preserve"> </w:t>
            </w:r>
            <w:proofErr w:type="spellStart"/>
            <w:r w:rsidRPr="004845FB">
              <w:rPr>
                <w:rFonts w:cs="Arial"/>
                <w:color w:val="000000"/>
                <w:sz w:val="22"/>
                <w:szCs w:val="22"/>
              </w:rPr>
              <w:t>International</w:t>
            </w:r>
            <w:proofErr w:type="spellEnd"/>
            <w:r w:rsidRPr="004845FB">
              <w:rPr>
                <w:rFonts w:cs="Arial"/>
                <w:color w:val="000000"/>
                <w:sz w:val="22"/>
                <w:szCs w:val="22"/>
              </w:rPr>
              <w:t xml:space="preserve"> </w:t>
            </w:r>
            <w:proofErr w:type="spellStart"/>
            <w:r w:rsidRPr="004845FB">
              <w:rPr>
                <w:rFonts w:cs="Arial"/>
                <w:color w:val="000000"/>
                <w:sz w:val="22"/>
                <w:szCs w:val="22"/>
              </w:rPr>
              <w:t>Technological</w:t>
            </w:r>
            <w:proofErr w:type="spellEnd"/>
            <w:r w:rsidRPr="004845FB">
              <w:rPr>
                <w:rFonts w:cs="Arial"/>
                <w:color w:val="000000"/>
                <w:sz w:val="22"/>
                <w:szCs w:val="22"/>
              </w:rPr>
              <w:t xml:space="preserve"> </w:t>
            </w:r>
            <w:proofErr w:type="spellStart"/>
            <w:r w:rsidRPr="004845FB">
              <w:rPr>
                <w:rFonts w:cs="Arial"/>
                <w:color w:val="000000"/>
                <w:sz w:val="22"/>
                <w:szCs w:val="22"/>
              </w:rPr>
              <w:t>Change</w:t>
            </w:r>
            <w:proofErr w:type="spellEnd"/>
            <w:r w:rsidRPr="004845FB">
              <w:rPr>
                <w:rFonts w:cs="Arial"/>
                <w:color w:val="000000"/>
                <w:sz w:val="22"/>
                <w:szCs w:val="22"/>
              </w:rPr>
              <w:t xml:space="preserve"> and </w:t>
            </w:r>
            <w:proofErr w:type="spellStart"/>
            <w:r w:rsidRPr="004845FB">
              <w:rPr>
                <w:rFonts w:cs="Arial"/>
                <w:color w:val="000000"/>
                <w:sz w:val="22"/>
                <w:szCs w:val="22"/>
              </w:rPr>
              <w:t>Climate</w:t>
            </w:r>
            <w:proofErr w:type="spellEnd"/>
            <w:r w:rsidRPr="004845FB">
              <w:rPr>
                <w:rFonts w:cs="Arial"/>
                <w:color w:val="000000"/>
                <w:sz w:val="22"/>
                <w:szCs w:val="22"/>
              </w:rPr>
              <w:t xml:space="preserve"> </w:t>
            </w:r>
            <w:proofErr w:type="spellStart"/>
            <w:r w:rsidRPr="004845FB">
              <w:rPr>
                <w:rFonts w:cs="Arial"/>
                <w:color w:val="000000"/>
                <w:sz w:val="22"/>
                <w:szCs w:val="22"/>
              </w:rPr>
              <w:t>Policy</w:t>
            </w:r>
            <w:proofErr w:type="spellEnd"/>
            <w:r w:rsidRPr="004845FB">
              <w:rPr>
                <w:rFonts w:cs="Arial"/>
                <w:color w:val="000000"/>
                <w:sz w:val="22"/>
                <w:szCs w:val="22"/>
              </w:rPr>
              <w:t xml:space="preserve"> New </w:t>
            </w:r>
            <w:proofErr w:type="spellStart"/>
            <w:r w:rsidRPr="004845FB">
              <w:rPr>
                <w:rFonts w:cs="Arial"/>
                <w:color w:val="000000"/>
                <w:sz w:val="22"/>
                <w:szCs w:val="22"/>
              </w:rPr>
              <w:t>Methods</w:t>
            </w:r>
            <w:proofErr w:type="spellEnd"/>
            <w:r w:rsidRPr="004845FB">
              <w:rPr>
                <w:rFonts w:cs="Arial"/>
                <w:color w:val="000000"/>
                <w:sz w:val="22"/>
                <w:szCs w:val="22"/>
              </w:rPr>
              <w:t xml:space="preserve"> for </w:t>
            </w:r>
            <w:proofErr w:type="spellStart"/>
            <w:r w:rsidRPr="004845FB">
              <w:rPr>
                <w:rFonts w:cs="Arial"/>
                <w:color w:val="000000"/>
                <w:sz w:val="22"/>
                <w:szCs w:val="22"/>
              </w:rPr>
              <w:t>Identifying</w:t>
            </w:r>
            <w:proofErr w:type="spellEnd"/>
            <w:r w:rsidRPr="004845FB">
              <w:rPr>
                <w:rFonts w:cs="Arial"/>
                <w:color w:val="000000"/>
                <w:sz w:val="22"/>
                <w:szCs w:val="22"/>
              </w:rPr>
              <w:t xml:space="preserve"> </w:t>
            </w:r>
            <w:proofErr w:type="spellStart"/>
            <w:r w:rsidRPr="004845FB">
              <w:rPr>
                <w:rFonts w:cs="Arial"/>
                <w:color w:val="000000"/>
                <w:sz w:val="22"/>
                <w:szCs w:val="22"/>
              </w:rPr>
              <w:t>Robust</w:t>
            </w:r>
            <w:proofErr w:type="spellEnd"/>
            <w:r w:rsidRPr="004845FB">
              <w:rPr>
                <w:rFonts w:cs="Arial"/>
                <w:color w:val="000000"/>
                <w:sz w:val="22"/>
                <w:szCs w:val="22"/>
              </w:rPr>
              <w:t xml:space="preserve"> Policies </w:t>
            </w:r>
            <w:proofErr w:type="spellStart"/>
            <w:r w:rsidRPr="004845FB">
              <w:rPr>
                <w:rFonts w:cs="Arial"/>
                <w:color w:val="000000"/>
                <w:sz w:val="22"/>
                <w:szCs w:val="22"/>
              </w:rPr>
              <w:t>Under</w:t>
            </w:r>
            <w:proofErr w:type="spellEnd"/>
            <w:r w:rsidRPr="004845FB">
              <w:rPr>
                <w:rFonts w:cs="Arial"/>
                <w:color w:val="000000"/>
                <w:sz w:val="22"/>
                <w:szCs w:val="22"/>
              </w:rPr>
              <w:t xml:space="preserve"> </w:t>
            </w:r>
            <w:proofErr w:type="spellStart"/>
            <w:r w:rsidRPr="004845FB">
              <w:rPr>
                <w:rFonts w:cs="Arial"/>
                <w:color w:val="000000"/>
                <w:sz w:val="22"/>
                <w:szCs w:val="22"/>
              </w:rPr>
              <w:t>Conditions</w:t>
            </w:r>
            <w:proofErr w:type="spellEnd"/>
            <w:r w:rsidRPr="004845FB">
              <w:rPr>
                <w:rFonts w:cs="Arial"/>
                <w:color w:val="000000"/>
                <w:sz w:val="22"/>
                <w:szCs w:val="22"/>
              </w:rPr>
              <w:t xml:space="preserve"> </w:t>
            </w:r>
            <w:proofErr w:type="spellStart"/>
            <w:r w:rsidRPr="004845FB">
              <w:rPr>
                <w:rFonts w:cs="Arial"/>
                <w:color w:val="000000"/>
                <w:sz w:val="22"/>
                <w:szCs w:val="22"/>
              </w:rPr>
              <w:t>of</w:t>
            </w:r>
            <w:proofErr w:type="spellEnd"/>
            <w:r w:rsidRPr="004845FB">
              <w:rPr>
                <w:rFonts w:cs="Arial"/>
                <w:color w:val="000000"/>
                <w:sz w:val="22"/>
                <w:szCs w:val="22"/>
              </w:rPr>
              <w:t xml:space="preserve"> </w:t>
            </w:r>
            <w:proofErr w:type="spellStart"/>
            <w:r w:rsidRPr="004845FB">
              <w:rPr>
                <w:rFonts w:cs="Arial"/>
                <w:color w:val="000000"/>
                <w:sz w:val="22"/>
                <w:szCs w:val="22"/>
              </w:rPr>
              <w:t>Deep</w:t>
            </w:r>
            <w:proofErr w:type="spellEnd"/>
            <w:r w:rsidRPr="004845FB">
              <w:rPr>
                <w:rFonts w:cs="Arial"/>
                <w:color w:val="000000"/>
                <w:sz w:val="22"/>
                <w:szCs w:val="22"/>
              </w:rPr>
              <w:t xml:space="preserve"> </w:t>
            </w:r>
            <w:proofErr w:type="spellStart"/>
            <w:r w:rsidRPr="004845FB">
              <w:rPr>
                <w:rFonts w:cs="Arial"/>
                <w:color w:val="000000"/>
                <w:sz w:val="22"/>
                <w:szCs w:val="22"/>
              </w:rPr>
              <w:t>Uncertainty</w:t>
            </w:r>
            <w:proofErr w:type="spellEnd"/>
          </w:p>
        </w:tc>
        <w:tc>
          <w:tcPr>
            <w:tcW w:w="7938" w:type="dxa"/>
            <w:shd w:val="clear" w:color="auto" w:fill="auto"/>
            <w:vAlign w:val="center"/>
            <w:hideMark/>
          </w:tcPr>
          <w:p w14:paraId="6F33946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O estudo explora a aplicação do RDM e EMA ao tema da troca tecnológica entre países para a tratativa de problemas climáticos.</w:t>
            </w:r>
          </w:p>
        </w:tc>
        <w:tc>
          <w:tcPr>
            <w:tcW w:w="1985" w:type="dxa"/>
            <w:shd w:val="clear" w:color="auto" w:fill="auto"/>
            <w:vAlign w:val="center"/>
            <w:hideMark/>
          </w:tcPr>
          <w:p w14:paraId="28D1BA0B"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(MOLINA-PEREZ, 2016)</w:t>
            </w:r>
            <w:r>
              <w:rPr>
                <w:rFonts w:cs="Arial"/>
                <w:color w:val="000000"/>
                <w:sz w:val="22"/>
                <w:szCs w:val="22"/>
              </w:rPr>
              <w:fldChar w:fldCharType="end"/>
            </w:r>
          </w:p>
        </w:tc>
      </w:tr>
      <w:tr w:rsidR="00CF5E28" w:rsidRPr="009B382F" w14:paraId="214538BB" w14:textId="77777777" w:rsidTr="00CF5E28">
        <w:trPr>
          <w:trHeight w:val="989"/>
          <w:jc w:val="center"/>
        </w:trPr>
        <w:tc>
          <w:tcPr>
            <w:tcW w:w="3964" w:type="dxa"/>
            <w:shd w:val="clear" w:color="auto" w:fill="auto"/>
            <w:vAlign w:val="center"/>
            <w:hideMark/>
          </w:tcPr>
          <w:p w14:paraId="3D48676F" w14:textId="77777777" w:rsidR="00CF5E28" w:rsidRPr="009B382F" w:rsidRDefault="00CF5E28" w:rsidP="00731E0C">
            <w:pPr>
              <w:autoSpaceDE/>
              <w:autoSpaceDN/>
              <w:adjustRightInd/>
              <w:spacing w:line="240" w:lineRule="auto"/>
              <w:ind w:firstLine="0"/>
              <w:rPr>
                <w:rFonts w:cs="Arial"/>
                <w:color w:val="000000"/>
                <w:sz w:val="22"/>
                <w:szCs w:val="22"/>
              </w:rPr>
            </w:pPr>
            <w:proofErr w:type="spellStart"/>
            <w:r w:rsidRPr="009B382F">
              <w:rPr>
                <w:rFonts w:cs="Arial"/>
                <w:color w:val="000000"/>
                <w:sz w:val="22"/>
                <w:szCs w:val="22"/>
              </w:rPr>
              <w:t>Exploratory</w:t>
            </w:r>
            <w:proofErr w:type="spellEnd"/>
            <w:r w:rsidRPr="009B382F">
              <w:rPr>
                <w:rFonts w:cs="Arial"/>
                <w:color w:val="000000"/>
                <w:sz w:val="22"/>
                <w:szCs w:val="22"/>
              </w:rPr>
              <w:t xml:space="preserve"> </w:t>
            </w:r>
            <w:proofErr w:type="spellStart"/>
            <w:r w:rsidRPr="009B382F">
              <w:rPr>
                <w:rFonts w:cs="Arial"/>
                <w:color w:val="000000"/>
                <w:sz w:val="22"/>
                <w:szCs w:val="22"/>
              </w:rPr>
              <w:t>Modeling</w:t>
            </w:r>
            <w:proofErr w:type="spellEnd"/>
            <w:r w:rsidRPr="009B382F">
              <w:rPr>
                <w:rFonts w:cs="Arial"/>
                <w:color w:val="000000"/>
                <w:sz w:val="22"/>
                <w:szCs w:val="22"/>
              </w:rPr>
              <w:t xml:space="preserve"> and </w:t>
            </w:r>
            <w:proofErr w:type="spellStart"/>
            <w:r w:rsidRPr="009B382F">
              <w:rPr>
                <w:rFonts w:cs="Arial"/>
                <w:color w:val="000000"/>
                <w:sz w:val="22"/>
                <w:szCs w:val="22"/>
              </w:rPr>
              <w:t>Analysis</w:t>
            </w:r>
            <w:proofErr w:type="spellEnd"/>
          </w:p>
        </w:tc>
        <w:tc>
          <w:tcPr>
            <w:tcW w:w="7938" w:type="dxa"/>
            <w:shd w:val="clear" w:color="auto" w:fill="auto"/>
            <w:vAlign w:val="center"/>
            <w:hideMark/>
          </w:tcPr>
          <w:p w14:paraId="1DB4EB5D"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xml:space="preserve">Define o conceito de Modelagem Exploratória (EMA), e suas motivações. Trata-se da Definição publicada na Enciclopédia de Pesquisa </w:t>
            </w:r>
            <w:proofErr w:type="spellStart"/>
            <w:r w:rsidRPr="009B382F">
              <w:rPr>
                <w:rFonts w:cs="Arial"/>
                <w:color w:val="000000"/>
                <w:sz w:val="22"/>
                <w:szCs w:val="22"/>
              </w:rPr>
              <w:t>Operaciona</w:t>
            </w:r>
            <w:proofErr w:type="spellEnd"/>
            <w:r w:rsidRPr="009B382F">
              <w:rPr>
                <w:rFonts w:cs="Arial"/>
                <w:color w:val="000000"/>
                <w:sz w:val="22"/>
                <w:szCs w:val="22"/>
              </w:rPr>
              <w:t>.</w:t>
            </w:r>
          </w:p>
        </w:tc>
        <w:tc>
          <w:tcPr>
            <w:tcW w:w="1985" w:type="dxa"/>
            <w:shd w:val="clear" w:color="auto" w:fill="auto"/>
            <w:vAlign w:val="center"/>
            <w:hideMark/>
          </w:tcPr>
          <w:p w14:paraId="40B600B0"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"10.1007/978-1-4419-1153-7_314", "ISBN" : "978-1-4419-1153-7", "author" : [ { "dropping-particle" : "", "family" : "Bankes", "given" : "Steve", "non-dropping-particle" : "", "parse-names" : false, "suffix" : "" }, { "dropping-particle" : "", "family" : "Walker", "given" : "Warren E", "non-dropping-particle" : "", "parse-names" : false, "suffix" : "" }, { "dropping-particle" : "", "family" : "Kwakkel", "given" : "Jan H", "non-dropping-particle" : "", "parse-names" : false, "suffix" : "" } ], "container-title" : "Encyclopedia of Operations Research and Management Science", "editor" : [ { "dropping-particle" : "", "family" : "Gass", "given" : "Saul I", "non-dropping-particle" : "", "parse-names" : false, "suffix" : "" }, { "dropping-particle" : "", "family" : "Fu", "given" : "Michael C", "non-dropping-particle" : "", "parse-names" : false, "suffix" : "" } ], "id" : "ITEM-1", "issued" : { "date-parts" : [ [ "2013" ] ] }, "page" : "532-537", "publisher" : "Springer US", "publisher-place" : "Boston, MA", "title" : "Exploratory Modeling and Analysis", "type" : "chapter" }, "uris" : [ "http://www.mendeley.com/documents/?uuid=83703331-43ff-4739-8a16-85a18261fed6" ] } ], "mendeley" : { "formattedCitation" : "(BANKES; WALKER; KWAKKEL, 2013)", "plainTextFormattedCitation" : "(BANKES; WALKER; KWAKKEL, 2013)", "previouslyFormattedCitation" : "(BANKES; WALKER; KWAKKEL, 2013)"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(BANKES; WALKER; KWAKKEL, 2013)</w:t>
            </w:r>
            <w:r>
              <w:rPr>
                <w:rFonts w:cs="Arial"/>
                <w:color w:val="000000"/>
                <w:sz w:val="22"/>
                <w:szCs w:val="22"/>
              </w:rPr>
              <w:fldChar w:fldCharType="end"/>
            </w:r>
          </w:p>
        </w:tc>
      </w:tr>
      <w:tr w:rsidR="00CF5E28" w:rsidRPr="009B382F" w14:paraId="0BAEA3DF" w14:textId="77777777" w:rsidTr="00CF5E28">
        <w:trPr>
          <w:trHeight w:val="1155"/>
          <w:jc w:val="center"/>
        </w:trPr>
        <w:tc>
          <w:tcPr>
            <w:tcW w:w="3964" w:type="dxa"/>
            <w:shd w:val="clear" w:color="auto" w:fill="auto"/>
            <w:vAlign w:val="center"/>
            <w:hideMark/>
          </w:tcPr>
          <w:p w14:paraId="779E1AC6"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Reinvigorating the scenario technique to expand uncertainty consideration</w:t>
            </w:r>
          </w:p>
        </w:tc>
        <w:tc>
          <w:tcPr>
            <w:tcW w:w="7938" w:type="dxa"/>
            <w:shd w:val="clear" w:color="auto" w:fill="auto"/>
            <w:vAlign w:val="center"/>
            <w:hideMark/>
          </w:tcPr>
          <w:p w14:paraId="07760AA8"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Propõe melhorias para a metodologia de cenários inserindo elementos do método RDM, como consideração de diversas incertezas.</w:t>
            </w:r>
          </w:p>
        </w:tc>
        <w:tc>
          <w:tcPr>
            <w:tcW w:w="1985" w:type="dxa"/>
            <w:shd w:val="clear" w:color="auto" w:fill="auto"/>
            <w:vAlign w:val="center"/>
            <w:hideMark/>
          </w:tcPr>
          <w:p w14:paraId="568371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"DOI" : "10.1007/s10584-015-1585-x", "ISBN" : "0165-0009\\r1573-1480", "ISSN" : "15731480", "abstract" : "Scenarios are widely used for long-term climate and energy analysis. However, in the great majority of studies with a handful of scenarios or scenario categories, both scenario developers and users capture only a subset of future uncertainties. We propose three focal points for reinvigorating the scenario technique to expand uncertainty consideration: (1) to ensure that scenario developers embrace an increased space of multidimensional uncertainties, (2) to facilitate the process of scenario users capturing this space, and (3) to evaluate and iteratively revise the improvement progress. If these focal points are adopted, scenario studies in climate and energy analysis shall not simply stop after producing scenarios, but shall continue with techniques to facilitate elicitation of user-specific insights, as well as evaluation of both scenarios and scenario techniques.", "author" : [ { "dropping-particle" : "", "family" : "Trutnevyte", "given" : "Evelina", "non-dropping-particle" : "", "parse-names" : false, "suffix" : "" }, { "dropping-particle" : "", "family" : "Guivarch", "given" : "C\u00e9line", "non-dropping-particle" : "", "parse-names" : false, "suffix" : "" }, { "dropping-particle" : "", "family" : "Lempert", "given" : "Robert J.", "non-dropping-particle" : "", "parse-names" : false, "suffix" : "" }, { "dropping-particle" : "", "family" : "Strachan", "given" : "Neil", "non-dropping-particle" : "", "parse-names" : false, "suffix" : "" } ], "container-title" : "Climatic Change", "id" : "ITEM-1", "issue" : "3-4", "issued" : { "date-parts" : [ [ "2016" ] ] }, "page" : "373-379", "title" : "Reinvigorating the scenario technique to expand uncertainty consideration", "type" : "article-journal", "volume" : "135" }, "uris" : [ "http://www.mendeley.com/documents/?uuid=93c88d34-5289-44c2-91c7-8878c99b1655" ] } ], "mendeley" : { "formattedCitation" : "(TRUTNEVYTE et al., 2016)", "plainTextFormattedCitation" : "(TRUTNEVYTE et al., 2016)", "previouslyFormattedCitation" : "(TRUTNEVYTE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(TRUTNEVYTE et al., 2016)</w:t>
            </w:r>
            <w:r>
              <w:rPr>
                <w:rFonts w:cs="Arial"/>
                <w:color w:val="000000"/>
                <w:sz w:val="22"/>
                <w:szCs w:val="22"/>
              </w:rPr>
              <w:fldChar w:fldCharType="end"/>
            </w:r>
          </w:p>
        </w:tc>
      </w:tr>
      <w:tr w:rsidR="00CF5E28" w:rsidRPr="009B382F" w14:paraId="65D4B450" w14:textId="77777777" w:rsidTr="00CF5E28">
        <w:trPr>
          <w:trHeight w:val="1630"/>
          <w:jc w:val="center"/>
        </w:trPr>
        <w:tc>
          <w:tcPr>
            <w:tcW w:w="3964" w:type="dxa"/>
            <w:shd w:val="clear" w:color="auto" w:fill="auto"/>
            <w:vAlign w:val="center"/>
            <w:hideMark/>
          </w:tcPr>
          <w:p w14:paraId="45D15770" w14:textId="77777777" w:rsidR="00CF5E28" w:rsidRPr="009B382F" w:rsidRDefault="00CF5E28" w:rsidP="00731E0C">
            <w:pPr>
              <w:autoSpaceDE/>
              <w:autoSpaceDN/>
              <w:adjustRightInd/>
              <w:spacing w:line="240" w:lineRule="auto"/>
              <w:ind w:firstLine="0"/>
              <w:rPr>
                <w:rFonts w:cs="Arial"/>
                <w:color w:val="000000"/>
                <w:sz w:val="22"/>
                <w:szCs w:val="22"/>
                <w:lang w:val="en-US"/>
              </w:rPr>
            </w:pPr>
            <w:r w:rsidRPr="009B382F">
              <w:rPr>
                <w:rFonts w:cs="Arial"/>
                <w:color w:val="000000"/>
                <w:sz w:val="22"/>
                <w:szCs w:val="22"/>
                <w:lang w:val="en-US"/>
              </w:rPr>
              <w:t>Using High-Performance Computing to Support Water Resource Planning: A Workshop Demonstration of Real-Time Analytic Facilitation for the Colorado River Basin</w:t>
            </w:r>
          </w:p>
        </w:tc>
        <w:tc>
          <w:tcPr>
            <w:tcW w:w="7938" w:type="dxa"/>
            <w:shd w:val="clear" w:color="auto" w:fill="auto"/>
            <w:vAlign w:val="center"/>
            <w:hideMark/>
          </w:tcPr>
          <w:p w14:paraId="0B142AB9"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xml:space="preserve">Testar o uso de computação de alta performance na facilitação de decisões em workshops em tempo real utilizando o </w:t>
            </w:r>
            <w:proofErr w:type="spellStart"/>
            <w:r w:rsidRPr="009B382F">
              <w:rPr>
                <w:rFonts w:cs="Arial"/>
                <w:color w:val="000000"/>
                <w:sz w:val="22"/>
                <w:szCs w:val="22"/>
              </w:rPr>
              <w:t>Robust</w:t>
            </w:r>
            <w:proofErr w:type="spellEnd"/>
            <w:r w:rsidRPr="009B382F">
              <w:rPr>
                <w:rFonts w:cs="Arial"/>
                <w:color w:val="000000"/>
                <w:sz w:val="22"/>
                <w:szCs w:val="22"/>
              </w:rPr>
              <w:t xml:space="preserve"> </w:t>
            </w:r>
            <w:proofErr w:type="spellStart"/>
            <w:r w:rsidRPr="009B382F">
              <w:rPr>
                <w:rFonts w:cs="Arial"/>
                <w:color w:val="000000"/>
                <w:sz w:val="22"/>
                <w:szCs w:val="22"/>
              </w:rPr>
              <w:t>Decision</w:t>
            </w:r>
            <w:proofErr w:type="spellEnd"/>
            <w:r w:rsidRPr="009B382F">
              <w:rPr>
                <w:rFonts w:cs="Arial"/>
                <w:color w:val="000000"/>
                <w:sz w:val="22"/>
                <w:szCs w:val="22"/>
              </w:rPr>
              <w:t xml:space="preserve"> Making</w:t>
            </w:r>
          </w:p>
        </w:tc>
        <w:tc>
          <w:tcPr>
            <w:tcW w:w="1985" w:type="dxa"/>
            <w:shd w:val="clear" w:color="auto" w:fill="auto"/>
            <w:vAlign w:val="center"/>
            <w:hideMark/>
          </w:tcPr>
          <w:p w14:paraId="1FB7B62E" w14:textId="77777777" w:rsidR="00CF5E28" w:rsidRPr="009B382F" w:rsidRDefault="00CF5E28" w:rsidP="00731E0C">
            <w:pPr>
              <w:autoSpaceDE/>
              <w:autoSpaceDN/>
              <w:adjustRightInd/>
              <w:spacing w:line="240" w:lineRule="auto"/>
              <w:ind w:firstLine="0"/>
              <w:rPr>
                <w:rFonts w:cs="Arial"/>
                <w:color w:val="000000"/>
                <w:sz w:val="22"/>
                <w:szCs w:val="22"/>
              </w:rPr>
            </w:pPr>
            <w:r w:rsidRPr="009B382F">
              <w:rPr>
                <w:rFonts w:cs="Arial"/>
                <w:color w:val="000000"/>
                <w:sz w:val="22"/>
                <w:szCs w:val="22"/>
              </w:rPr>
              <w:t> </w:t>
            </w:r>
            <w:r>
              <w:rPr>
                <w:rFonts w:cs="Arial"/>
                <w:color w:val="000000"/>
                <w:sz w:val="22"/>
                <w:szCs w:val="22"/>
              </w:rPr>
              <w:fldChar w:fldCharType="begin" w:fldLock="1"/>
            </w:r>
            <w:r>
              <w:rPr>
                <w:rFonts w:cs="Arial"/>
                <w:color w:val="000000"/>
                <w:sz w:val="22"/>
                <w:szCs w:val="22"/>
              </w:rPr>
              <w:instrText>ADDIN CSL_CITATION { "citationItems" : [ { "id" : "ITEM-1", "itemData" : { "author" : [ { "dropping-particle" : "", "family" : "Groves", "given" : "David G.", "non-dropping-particle" : "", "parse-names" : false, "suffix" : "" }, { "dropping-particle" : "", "family" : "Lempert", "given" : "Robert J.", "non-dropping-particle" : "", "parse-names" : false, "suffix" : "" }, { "dropping-particle" : "", "family" : "May", "given" : "Deborah W.", "non-dropping-particle" : "", "parse-names" : false, "suffix" : "" }, { "dropping-particle" : "", "family" : "Leek", "given" : "James R.", "non-dropping-particle" : "", "parse-names" : false, "suffix" : "" }, { "dropping-particle" : "", "family" : "Syme", "given" : "James", "non-dropping-particle" : "", "parse-names" : false, "suffix" : "" } ], "id" : "ITEM-1", "issued" : { "date-parts" : [ [ "2016" ] ] }, "number-of-pages" : "1-12", "title" : "Using High-Performance Computing to Support Water Resource Planning: A Workshop Demonstration of Real-Time Analytic Facilitation for the Colorado River Basin", "type" : "report" }, "uris" : [ "http://www.mendeley.com/documents/?uuid=06d261c7-73c7-4bfa-b986-4f3947363248" ] } ], "mendeley" : { "formattedCitation" : "(GROVES et al., 2016)", "plainTextFormattedCitation" : "(GROVES et al., 2016)", "previouslyFormattedCitation" : "(GROVES et al., 2016)" }, "properties" : { "noteIndex" : 0 }, "schema" : "https://github.com/citation-style-language/schema/raw/master/csl-citation.json" }</w:instrText>
            </w:r>
            <w:r>
              <w:rPr>
                <w:rFonts w:cs="Arial"/>
                <w:color w:val="000000"/>
                <w:sz w:val="22"/>
                <w:szCs w:val="22"/>
              </w:rPr>
              <w:fldChar w:fldCharType="separate"/>
            </w:r>
            <w:r w:rsidRPr="004D67F8">
              <w:rPr>
                <w:rFonts w:cs="Arial"/>
                <w:noProof/>
                <w:color w:val="000000"/>
                <w:sz w:val="22"/>
                <w:szCs w:val="22"/>
              </w:rPr>
              <w:t>(GROVES et al., 2016)</w:t>
            </w:r>
            <w:r>
              <w:rPr>
                <w:rFonts w:cs="Arial"/>
                <w:color w:val="000000"/>
                <w:sz w:val="22"/>
                <w:szCs w:val="22"/>
              </w:rPr>
              <w:fldChar w:fldCharType="end"/>
            </w:r>
          </w:p>
        </w:tc>
      </w:tr>
    </w:tbl>
    <w:p w14:paraId="2C164458" w14:textId="77777777" w:rsidR="002C1103" w:rsidRDefault="00CF5E28" w:rsidP="00CF5E28">
      <w:pPr>
        <w:autoSpaceDE/>
        <w:autoSpaceDN/>
        <w:adjustRightInd/>
        <w:spacing w:after="160" w:line="259" w:lineRule="auto"/>
        <w:ind w:firstLine="0"/>
        <w:jc w:val="center"/>
      </w:pPr>
      <w:r>
        <w:t>Fonte: Elaborado pelo Autor.</w:t>
      </w:r>
    </w:p>
    <w:p w14:paraId="6D48B14B" w14:textId="77777777" w:rsidR="002C1103" w:rsidRPr="0004189D" w:rsidRDefault="002C1103" w:rsidP="003B3ACB">
      <w:pPr>
        <w:autoSpaceDE/>
        <w:autoSpaceDN/>
        <w:adjustRightInd/>
        <w:spacing w:after="160" w:line="259" w:lineRule="auto"/>
        <w:ind w:firstLine="0"/>
      </w:pPr>
    </w:p>
    <w:p w14:paraId="18C67579" w14:textId="77777777" w:rsidR="003B3ACB" w:rsidRDefault="003B3ACB" w:rsidP="003B3ACB">
      <w:pPr>
        <w:pStyle w:val="Ttulo1"/>
        <w:numPr>
          <w:ilvl w:val="0"/>
          <w:numId w:val="0"/>
        </w:numPr>
        <w:ind w:left="737"/>
        <w:jc w:val="center"/>
      </w:pPr>
      <w:r>
        <w:br w:type="page"/>
      </w:r>
      <w:bookmarkStart w:id="841" w:name="_Toc481590692"/>
      <w:r w:rsidRPr="00B31CAE">
        <w:lastRenderedPageBreak/>
        <w:t>A</w:t>
      </w:r>
      <w:r w:rsidRPr="00B31CAE">
        <w:rPr>
          <w:rStyle w:val="TtuloApendAnexoChar"/>
          <w:rFonts w:cs="Arial"/>
          <w:kern w:val="32"/>
          <w:szCs w:val="32"/>
        </w:rPr>
        <w:t>PÊNDIC</w:t>
      </w:r>
      <w:r>
        <w:t>E D</w:t>
      </w:r>
      <w:r w:rsidRPr="00B31CAE">
        <w:t xml:space="preserve"> </w:t>
      </w:r>
      <w:r>
        <w:t>–</w:t>
      </w:r>
      <w:r w:rsidRPr="00B31CAE">
        <w:t xml:space="preserve"> </w:t>
      </w:r>
      <w:r w:rsidR="00432BD8">
        <w:t>Contextos de Aplicação do RDM</w:t>
      </w:r>
      <w:bookmarkEnd w:id="841"/>
    </w:p>
    <w:p w14:paraId="109553BD" w14:textId="17F21B93" w:rsidR="003B3ACB" w:rsidRDefault="003B3ACB" w:rsidP="003B3ACB">
      <w:pPr>
        <w:pStyle w:val="Legenda"/>
      </w:pPr>
      <w:bookmarkStart w:id="842" w:name="_Toc481594528"/>
      <w:r>
        <w:t xml:space="preserve">Quadro </w:t>
      </w:r>
      <w:fldSimple w:instr=" SEQ Quadro \* ARABIC ">
        <w:r w:rsidR="00B7483F">
          <w:rPr>
            <w:noProof/>
          </w:rPr>
          <w:t>14</w:t>
        </w:r>
      </w:fldSimple>
      <w:r>
        <w:t xml:space="preserve"> – Lista de Aplicações do RDM</w:t>
      </w:r>
      <w:bookmarkEnd w:id="842"/>
    </w:p>
    <w:tbl>
      <w:tblPr>
        <w:tblStyle w:val="Tabelacomgrade"/>
        <w:tblW w:w="0" w:type="auto"/>
        <w:tblLook w:val="04A0" w:firstRow="1" w:lastRow="0" w:firstColumn="1" w:lastColumn="0" w:noHBand="0" w:noVBand="1"/>
      </w:tblPr>
      <w:tblGrid>
        <w:gridCol w:w="3122"/>
        <w:gridCol w:w="2260"/>
        <w:gridCol w:w="7459"/>
        <w:gridCol w:w="1152"/>
      </w:tblGrid>
      <w:tr w:rsidR="003B3ACB" w:rsidRPr="001A560F" w14:paraId="23271523" w14:textId="77777777" w:rsidTr="002C1103">
        <w:trPr>
          <w:trHeight w:val="300"/>
          <w:tblHeader/>
        </w:trPr>
        <w:tc>
          <w:tcPr>
            <w:tcW w:w="3122" w:type="dxa"/>
            <w:shd w:val="clear" w:color="auto" w:fill="D9D9D9" w:themeFill="background1" w:themeFillShade="D9"/>
            <w:noWrap/>
            <w:hideMark/>
          </w:tcPr>
          <w:p w14:paraId="4BBA36A7"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Referência</w:t>
            </w:r>
          </w:p>
        </w:tc>
        <w:tc>
          <w:tcPr>
            <w:tcW w:w="2260" w:type="dxa"/>
            <w:shd w:val="clear" w:color="auto" w:fill="D9D9D9" w:themeFill="background1" w:themeFillShade="D9"/>
            <w:noWrap/>
            <w:hideMark/>
          </w:tcPr>
          <w:p w14:paraId="41CF78F6"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Área de Aplicação</w:t>
            </w:r>
          </w:p>
        </w:tc>
        <w:tc>
          <w:tcPr>
            <w:tcW w:w="7459" w:type="dxa"/>
            <w:shd w:val="clear" w:color="auto" w:fill="D9D9D9" w:themeFill="background1" w:themeFillShade="D9"/>
            <w:hideMark/>
          </w:tcPr>
          <w:p w14:paraId="4F605C78"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r w:rsidRPr="001A560F">
              <w:rPr>
                <w:rFonts w:cs="Arial"/>
                <w:b/>
                <w:bCs/>
                <w:color w:val="000000"/>
                <w:sz w:val="22"/>
                <w:szCs w:val="22"/>
              </w:rPr>
              <w:t>Título</w:t>
            </w:r>
          </w:p>
        </w:tc>
        <w:tc>
          <w:tcPr>
            <w:tcW w:w="1152" w:type="dxa"/>
            <w:shd w:val="clear" w:color="auto" w:fill="D9D9D9" w:themeFill="background1" w:themeFillShade="D9"/>
            <w:noWrap/>
            <w:hideMark/>
          </w:tcPr>
          <w:p w14:paraId="3EC83F09" w14:textId="77777777" w:rsidR="003B3ACB" w:rsidRPr="001A560F" w:rsidRDefault="003B3ACB" w:rsidP="002C1103">
            <w:pPr>
              <w:autoSpaceDE/>
              <w:autoSpaceDN/>
              <w:adjustRightInd/>
              <w:spacing w:line="240" w:lineRule="auto"/>
              <w:ind w:firstLine="0"/>
              <w:jc w:val="left"/>
              <w:rPr>
                <w:rFonts w:cs="Arial"/>
                <w:b/>
                <w:bCs/>
                <w:color w:val="000000"/>
                <w:sz w:val="22"/>
                <w:szCs w:val="22"/>
              </w:rPr>
            </w:pPr>
            <w:proofErr w:type="spellStart"/>
            <w:r w:rsidRPr="001A560F">
              <w:rPr>
                <w:rFonts w:cs="Arial"/>
                <w:b/>
                <w:bCs/>
                <w:color w:val="000000"/>
                <w:sz w:val="22"/>
                <w:szCs w:val="22"/>
              </w:rPr>
              <w:t>Pgs</w:t>
            </w:r>
            <w:proofErr w:type="spellEnd"/>
          </w:p>
        </w:tc>
      </w:tr>
      <w:tr w:rsidR="003B3ACB" w:rsidRPr="001A560F" w14:paraId="129E974C" w14:textId="77777777" w:rsidTr="002C1103">
        <w:trPr>
          <w:trHeight w:val="300"/>
        </w:trPr>
        <w:tc>
          <w:tcPr>
            <w:tcW w:w="3122" w:type="dxa"/>
            <w:noWrap/>
            <w:hideMark/>
          </w:tcPr>
          <w:p w14:paraId="2D62A387"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(LEMPERT; POPPER; BANKES, 2003)</w:t>
            </w:r>
            <w:r>
              <w:rPr>
                <w:rFonts w:cs="Arial"/>
                <w:color w:val="000000"/>
                <w:sz w:val="22"/>
                <w:szCs w:val="22"/>
              </w:rPr>
              <w:fldChar w:fldCharType="end"/>
            </w:r>
          </w:p>
        </w:tc>
        <w:tc>
          <w:tcPr>
            <w:tcW w:w="2260" w:type="dxa"/>
            <w:noWrap/>
            <w:hideMark/>
          </w:tcPr>
          <w:p w14:paraId="3C28344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D6A7782"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Shaping the Next One Hundred Years: New Methods for Quantitative, Long-Term Policy Analysis</w:t>
            </w:r>
          </w:p>
        </w:tc>
        <w:tc>
          <w:tcPr>
            <w:tcW w:w="1152" w:type="dxa"/>
            <w:noWrap/>
            <w:hideMark/>
          </w:tcPr>
          <w:p w14:paraId="2877AFC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208</w:t>
            </w:r>
          </w:p>
        </w:tc>
      </w:tr>
      <w:tr w:rsidR="003B3ACB" w:rsidRPr="001A560F" w14:paraId="1978F10E" w14:textId="77777777" w:rsidTr="002C1103">
        <w:trPr>
          <w:trHeight w:val="300"/>
        </w:trPr>
        <w:tc>
          <w:tcPr>
            <w:tcW w:w="3122" w:type="dxa"/>
            <w:noWrap/>
            <w:hideMark/>
          </w:tcPr>
          <w:p w14:paraId="691EEEB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"10.1108/02637470410558152", "ISBN" : "00368733", "ISSN" : "0263-7472", "PMID" : "3196234", "abstract" : "Scientific uncertainty often becomes an excuse to ignore long-term problems, such as climate change. It doesn\u2019t have to be so.", "author" : [ { "dropping-particle" : "", "family" : "Popper", "given" : "S.W.", "non-dropping-particle" : "", "parse-names" : false, "suffix" : "" }, { "dropping-particle" : "", "family" : "Lempert", "given" : "Robert J.", "non-dropping-particle" : "", "parse-names" : false, "suffix" : "" }, { "dropping-particle" : "", "family" : "Bankes", "given" : "S.C.", "non-dropping-particle" : "", "parse-names" : false, "suffix" : "" } ], "container-title" : "Scientific American", "id" : "ITEM-1", "issue" : "4", "issued" : { "date-parts" : [ [ "2005" ] ] }, "page" : "1-8", "title" : "Shaping the future", "type" : "article-journal", "volume" : "292" }, "uris" : [ "http://www.mendeley.com/documents/?uuid=b8455849-52df-4c18-881f-4273e32778f2" ] } ], "mendeley" : { "formattedCitation" : "(POPPER; LEMPERT; BANKES, 2005)", "plainTextFormattedCitation" : "(POPPER; LEMPERT; BANKES, 2005)", "previouslyFormattedCitation" : "(POPPER; LEMPERT; BANKES, 2005)"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(POPPER; LEMPERT; BANKES, 2005)</w:t>
            </w:r>
            <w:r>
              <w:rPr>
                <w:rFonts w:cs="Arial"/>
                <w:color w:val="000000"/>
                <w:sz w:val="22"/>
                <w:szCs w:val="22"/>
                <w:lang w:val="en-US"/>
              </w:rPr>
              <w:fldChar w:fldCharType="end"/>
            </w:r>
          </w:p>
        </w:tc>
        <w:tc>
          <w:tcPr>
            <w:tcW w:w="2260" w:type="dxa"/>
            <w:noWrap/>
            <w:hideMark/>
          </w:tcPr>
          <w:p w14:paraId="62B8AD7B"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1E44111" w14:textId="77777777" w:rsidR="003B3ACB" w:rsidRPr="001A560F" w:rsidRDefault="003B3ACB" w:rsidP="002C1103">
            <w:pPr>
              <w:autoSpaceDE/>
              <w:autoSpaceDN/>
              <w:adjustRightInd/>
              <w:spacing w:line="240" w:lineRule="auto"/>
              <w:ind w:firstLine="0"/>
              <w:jc w:val="left"/>
              <w:rPr>
                <w:rFonts w:cs="Arial"/>
                <w:color w:val="000000"/>
                <w:sz w:val="22"/>
                <w:szCs w:val="22"/>
              </w:rPr>
            </w:pPr>
            <w:proofErr w:type="spellStart"/>
            <w:r w:rsidRPr="001A560F">
              <w:rPr>
                <w:rFonts w:cs="Arial"/>
                <w:color w:val="000000"/>
                <w:sz w:val="22"/>
                <w:szCs w:val="22"/>
              </w:rPr>
              <w:t>Shaping</w:t>
            </w:r>
            <w:proofErr w:type="spellEnd"/>
            <w:r w:rsidRPr="001A560F">
              <w:rPr>
                <w:rFonts w:cs="Arial"/>
                <w:color w:val="000000"/>
                <w:sz w:val="22"/>
                <w:szCs w:val="22"/>
              </w:rPr>
              <w:t xml:space="preserve"> </w:t>
            </w:r>
            <w:proofErr w:type="spellStart"/>
            <w:r w:rsidRPr="001A560F">
              <w:rPr>
                <w:rFonts w:cs="Arial"/>
                <w:color w:val="000000"/>
                <w:sz w:val="22"/>
                <w:szCs w:val="22"/>
              </w:rPr>
              <w:t>the</w:t>
            </w:r>
            <w:proofErr w:type="spellEnd"/>
            <w:r w:rsidRPr="001A560F">
              <w:rPr>
                <w:rFonts w:cs="Arial"/>
                <w:color w:val="000000"/>
                <w:sz w:val="22"/>
                <w:szCs w:val="22"/>
              </w:rPr>
              <w:t xml:space="preserve"> future</w:t>
            </w:r>
          </w:p>
        </w:tc>
        <w:tc>
          <w:tcPr>
            <w:tcW w:w="1152" w:type="dxa"/>
            <w:noWrap/>
            <w:hideMark/>
          </w:tcPr>
          <w:p w14:paraId="0CA10CE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w:t>
            </w:r>
          </w:p>
        </w:tc>
      </w:tr>
      <w:tr w:rsidR="003B3ACB" w:rsidRPr="001A560F" w14:paraId="71C6A806" w14:textId="77777777" w:rsidTr="002C1103">
        <w:trPr>
          <w:trHeight w:val="300"/>
        </w:trPr>
        <w:tc>
          <w:tcPr>
            <w:tcW w:w="3122" w:type="dxa"/>
            <w:noWrap/>
            <w:hideMark/>
          </w:tcPr>
          <w:p w14:paraId="4FC4789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et al., 2006)</w:t>
            </w:r>
            <w:r>
              <w:rPr>
                <w:rFonts w:cs="Arial"/>
                <w:color w:val="000000"/>
                <w:sz w:val="22"/>
                <w:szCs w:val="22"/>
                <w:lang w:val="en-US"/>
              </w:rPr>
              <w:fldChar w:fldCharType="end"/>
            </w:r>
          </w:p>
        </w:tc>
        <w:tc>
          <w:tcPr>
            <w:tcW w:w="2260" w:type="dxa"/>
            <w:noWrap/>
            <w:hideMark/>
          </w:tcPr>
          <w:p w14:paraId="3F52C57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656D6DA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A General, Analytic Method for Generating Robust Strategies and Narrative Scenarios</w:t>
            </w:r>
          </w:p>
        </w:tc>
        <w:tc>
          <w:tcPr>
            <w:tcW w:w="1152" w:type="dxa"/>
            <w:noWrap/>
            <w:hideMark/>
          </w:tcPr>
          <w:p w14:paraId="32152F5C"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w:t>
            </w:r>
          </w:p>
        </w:tc>
      </w:tr>
      <w:tr w:rsidR="003B3ACB" w:rsidRPr="001A560F" w14:paraId="3716A6B3" w14:textId="77777777" w:rsidTr="002C1103">
        <w:trPr>
          <w:trHeight w:val="300"/>
        </w:trPr>
        <w:tc>
          <w:tcPr>
            <w:tcW w:w="3122" w:type="dxa"/>
            <w:noWrap/>
            <w:hideMark/>
          </w:tcPr>
          <w:p w14:paraId="6D28D295"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"uris" : [ "http://www.mendeley.com/documents/?uuid=5b37398b-23b0-4af8-8cfa-bf26dd1a1732" ] } ], "mendeley" : { "formattedCitation" : "(GROVES, 2006)", "plainTextFormattedCitation" : "(GROVES, 2006)", "previouslyFormattedCitation" : "(GROVES, 2006)"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(GROVES, 2006)</w:t>
            </w:r>
            <w:r>
              <w:rPr>
                <w:rFonts w:cs="Arial"/>
                <w:color w:val="000000"/>
                <w:sz w:val="22"/>
                <w:szCs w:val="22"/>
              </w:rPr>
              <w:fldChar w:fldCharType="end"/>
            </w:r>
          </w:p>
        </w:tc>
        <w:tc>
          <w:tcPr>
            <w:tcW w:w="2260" w:type="dxa"/>
            <w:noWrap/>
            <w:hideMark/>
          </w:tcPr>
          <w:p w14:paraId="5223874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8089C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New Methods for Identifying Robust Long-Term Water Resources Management Strategies for California</w:t>
            </w:r>
          </w:p>
        </w:tc>
        <w:tc>
          <w:tcPr>
            <w:tcW w:w="1152" w:type="dxa"/>
            <w:noWrap/>
            <w:hideMark/>
          </w:tcPr>
          <w:p w14:paraId="3D67182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217</w:t>
            </w:r>
          </w:p>
        </w:tc>
      </w:tr>
      <w:tr w:rsidR="003B3ACB" w:rsidRPr="001A560F" w14:paraId="6427ACF6" w14:textId="77777777" w:rsidTr="002C1103">
        <w:trPr>
          <w:trHeight w:val="300"/>
        </w:trPr>
        <w:tc>
          <w:tcPr>
            <w:tcW w:w="3122" w:type="dxa"/>
            <w:noWrap/>
            <w:hideMark/>
          </w:tcPr>
          <w:p w14:paraId="7B05F7A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"uris" : [ "http://www.mendeley.com/documents/?uuid=8ba7beae-d914-4d85-b1a6-9c8bb86ac4b6" ] } ], "mendeley" : { "formattedCitation" : "(LEMPERT; COLLINS, 2007)", "plainTextFormattedCitation" : "(LEMPERT; COLLINS, 2007)", "previouslyFormattedCitation" : "(LEMPERT; COLLINS,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(LEMPERT; COLLINS, 2007)</w:t>
            </w:r>
            <w:r>
              <w:rPr>
                <w:rFonts w:cs="Arial"/>
                <w:color w:val="000000"/>
                <w:sz w:val="22"/>
                <w:szCs w:val="22"/>
                <w:lang w:val="en-US"/>
              </w:rPr>
              <w:fldChar w:fldCharType="end"/>
            </w:r>
          </w:p>
        </w:tc>
        <w:tc>
          <w:tcPr>
            <w:tcW w:w="2260" w:type="dxa"/>
            <w:noWrap/>
            <w:hideMark/>
          </w:tcPr>
          <w:p w14:paraId="2EFA4DE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538AA1F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the risk of uncertain threshold responses: Comparison of robust, optimum, and precautionary approaches</w:t>
            </w:r>
          </w:p>
        </w:tc>
        <w:tc>
          <w:tcPr>
            <w:tcW w:w="1152" w:type="dxa"/>
            <w:noWrap/>
            <w:hideMark/>
          </w:tcPr>
          <w:p w14:paraId="0873F91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18</w:t>
            </w:r>
          </w:p>
        </w:tc>
      </w:tr>
      <w:tr w:rsidR="003B3ACB" w:rsidRPr="001A560F" w14:paraId="6E2BF7A1" w14:textId="77777777" w:rsidTr="002C1103">
        <w:trPr>
          <w:trHeight w:val="300"/>
        </w:trPr>
        <w:tc>
          <w:tcPr>
            <w:tcW w:w="3122" w:type="dxa"/>
            <w:noWrap/>
          </w:tcPr>
          <w:p w14:paraId="61234FC1"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"ISBN" : "9780833052612", "abstract" : "This dissertation assesses the prospects for private sector investment in hydrogen and fuel cell technologies using an innovative application of real options analysis. Specifically, the dissertation considers the decision faced by natural gas utilities over whether, how and to what extent they should invest in projects that could be of value if a hydrogen energy market develops in the future. This is a problem of investment under uncertainty when there is little prior information available and where the investment itself could affect the future development of this market. The ultimate goal of the dissertation is to identify investment strategies that are robust against alternative futures and assess the tradeoffs of various policy instruments.", "author" : [ { "dropping-particle" : "", "family" : "Mahnovski", "given" : "Sergej", "non-dropping-particle" : "", "parse-names" : false, "suffix" : "" } ], "container-title" : "Pardee Rand Graduate School", "id" : "ITEM-1", "issued" : { "date-parts" : [ [ "2007" ] ] }, "number-of-pages" : "1-130", "title" : "Robust Decisions and Deep Uncetainty - An Application of Real Options to Public and Private Investment in Hydrogen and Fuel Cell Technologies", "type" : "thesis" }, "uris" : [ "http://www.mendeley.com/documents/?uuid=12011e6d-5e01-4f73-b465-1a777f3f3d5d" ] } ], "mendeley" : { "formattedCitation" : "(MAHNOVSKI, 2007)", "plainTextFormattedCitation" : "(MAHNOVSKI, 2007)", "previouslyFormattedCitation" : "(MAHNOVSKI, 2007)" }, "properties" : { "noteIndex" : 0 }, "schema" : "https://github.com/citation-style-language/schema/raw/master/csl-citation.json" }</w:instrText>
            </w:r>
            <w:r>
              <w:rPr>
                <w:rFonts w:cs="Arial"/>
                <w:color w:val="000000"/>
                <w:sz w:val="22"/>
                <w:szCs w:val="22"/>
              </w:rPr>
              <w:fldChar w:fldCharType="separate"/>
            </w:r>
            <w:r w:rsidRPr="001A560F">
              <w:rPr>
                <w:rFonts w:cs="Arial"/>
                <w:noProof/>
                <w:color w:val="000000"/>
                <w:sz w:val="22"/>
                <w:szCs w:val="22"/>
              </w:rPr>
              <w:t>(MAHNOVSKI, 2007)</w:t>
            </w:r>
            <w:r>
              <w:rPr>
                <w:rFonts w:cs="Arial"/>
                <w:color w:val="000000"/>
                <w:sz w:val="22"/>
                <w:szCs w:val="22"/>
              </w:rPr>
              <w:fldChar w:fldCharType="end"/>
            </w:r>
          </w:p>
        </w:tc>
        <w:tc>
          <w:tcPr>
            <w:tcW w:w="2260" w:type="dxa"/>
            <w:noWrap/>
            <w:hideMark/>
          </w:tcPr>
          <w:p w14:paraId="22B778A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Investimento em novas Tecnologias</w:t>
            </w:r>
          </w:p>
        </w:tc>
        <w:tc>
          <w:tcPr>
            <w:tcW w:w="7459" w:type="dxa"/>
            <w:noWrap/>
            <w:hideMark/>
          </w:tcPr>
          <w:p w14:paraId="739C7AD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 xml:space="preserve">Robust Decisions and Deep </w:t>
            </w:r>
            <w:proofErr w:type="spellStart"/>
            <w:r w:rsidRPr="001A560F">
              <w:rPr>
                <w:rFonts w:cs="Arial"/>
                <w:color w:val="000000"/>
                <w:sz w:val="22"/>
                <w:szCs w:val="22"/>
                <w:lang w:val="en-US"/>
              </w:rPr>
              <w:t>Uncetainty</w:t>
            </w:r>
            <w:proofErr w:type="spellEnd"/>
            <w:r w:rsidRPr="001A560F">
              <w:rPr>
                <w:rFonts w:cs="Arial"/>
                <w:color w:val="000000"/>
                <w:sz w:val="22"/>
                <w:szCs w:val="22"/>
                <w:lang w:val="en-US"/>
              </w:rPr>
              <w:t xml:space="preserve"> - An Application of Real Options to Public and Private Investment in Hydrogen and Fuel Cell Technologies</w:t>
            </w:r>
          </w:p>
        </w:tc>
        <w:tc>
          <w:tcPr>
            <w:tcW w:w="1152" w:type="dxa"/>
            <w:noWrap/>
            <w:hideMark/>
          </w:tcPr>
          <w:p w14:paraId="552100E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130</w:t>
            </w:r>
          </w:p>
        </w:tc>
      </w:tr>
      <w:tr w:rsidR="003B3ACB" w:rsidRPr="001A560F" w14:paraId="114261AC" w14:textId="77777777" w:rsidTr="002C1103">
        <w:trPr>
          <w:trHeight w:val="300"/>
        </w:trPr>
        <w:tc>
          <w:tcPr>
            <w:tcW w:w="3122" w:type="dxa"/>
            <w:noWrap/>
            <w:hideMark/>
          </w:tcPr>
          <w:p w14:paraId="27C7BC4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"9780833042354", "abstract" : "Concerned that the unavailability of terrorism insurance would impede economic recovery and hinder growth after the 9/11 attacks, Congress passed the Terrorism Risk Insurance Act of 2002 (TRIA). TRIA will sunset at the end of 2007 unless Congress takes further action. This book examines the implications of allowing TRIA to expire and of enhancements aimed at improving the availability and affordability of insurance for nuclear, biological, chemical, and radiological (NBCR) attacks. The analysis takes a systematic approach to addressing the deep uncertainties that underlie the market for terrorism insurance and is the first study of TRIA to consider not just taxpayer payments through the program but also the cost of government compensation and assistance following a terrorist attack when analyzing the program\u2019s effect on government spending. The authors conclude that taxpayer cost is lower with TRIA than without TRIA across a broad range of assumptions about attack frequency and the proportion of uninsured losses that are compensated postattack. The analysis also cautions policymakers to be careful when modifying the program to better address NBCR attacks: Simply expanding the program to require insurers to offer NBCR coverage may not achieve the desired outcomes. The authors identify program changes that will produce positive results for both NBCR and conventional attacks that are robust to key underlying uncertainties.", "author" : [ { "dropping-particle" : "", "family" : "Dixon", "given" : "Lloyd", "non-dropping-particle" : "", "parse-names" : false, "suffix" : "" }, { "dropping-particle" : "", "family" : "Lempert", "given" : "Robert J.", "non-dropping-particle" : "", "parse-names" : false, "suffix" : "" }, { "dropping-particle" : "", "family" : "LaTourrette", "given" : "Tom", "non-dropping-particle" : "", "parse-names" : false, "suffix" : "" }, { "dropping-particle" : "", "family" : "Reville", "given" : "Robert T", "non-dropping-particle" : "", "parse-names" : false, "suffix" : "" } ], "id" : "ITEM-1", "issue" : "MG-679", "issued" : { "date-parts" : [ [ "2007" ] ] }, "number-of-pages" : "1-150", "title" : "The Federal Role in Terrorism Insurance: Evaluating Alternatives in an Uncertain World", "type" : "report" }, "uris" : [ "http://www.mendeley.com/documents/?uuid=475a45cd-1d6f-432e-86c4-11dab10088d4" ] } ], "mendeley" : { "formattedCitation" : "(DIXON et al., 2007)", "plainTextFormattedCitation" : "(DIXON et al., 2007)", "previouslyFormattedCitation" : "(DIXON et al., 2007)"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(DIXON et al., 2007)</w:t>
            </w:r>
            <w:r>
              <w:rPr>
                <w:rFonts w:cs="Arial"/>
                <w:color w:val="000000"/>
                <w:sz w:val="22"/>
                <w:szCs w:val="22"/>
                <w:lang w:val="en-US"/>
              </w:rPr>
              <w:fldChar w:fldCharType="end"/>
            </w:r>
          </w:p>
        </w:tc>
        <w:tc>
          <w:tcPr>
            <w:tcW w:w="2260" w:type="dxa"/>
            <w:noWrap/>
            <w:hideMark/>
          </w:tcPr>
          <w:p w14:paraId="348F7D29"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Terrorismo</w:t>
            </w:r>
          </w:p>
        </w:tc>
        <w:tc>
          <w:tcPr>
            <w:tcW w:w="7459" w:type="dxa"/>
            <w:noWrap/>
            <w:hideMark/>
          </w:tcPr>
          <w:p w14:paraId="7FC167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The Federal Role in Terrorism Insurance: Evaluating Alternatives in an Uncertain World</w:t>
            </w:r>
          </w:p>
        </w:tc>
        <w:tc>
          <w:tcPr>
            <w:tcW w:w="1152" w:type="dxa"/>
            <w:noWrap/>
            <w:hideMark/>
          </w:tcPr>
          <w:p w14:paraId="39B28919"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150</w:t>
            </w:r>
          </w:p>
        </w:tc>
      </w:tr>
      <w:tr w:rsidR="003B3ACB" w:rsidRPr="009E2FF1" w14:paraId="7B2749CF" w14:textId="77777777" w:rsidTr="002C1103">
        <w:trPr>
          <w:trHeight w:val="300"/>
        </w:trPr>
        <w:tc>
          <w:tcPr>
            <w:tcW w:w="3122" w:type="dxa"/>
            <w:noWrap/>
            <w:hideMark/>
          </w:tcPr>
          <w:p w14:paraId="3AA9B1F1"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"9780833040213", "abstract" : "Policy makers at the federal and state levels of government are debating actions to reduce U.S. greenhouse gas emissions and dependence on oil as an energy source. Several concerns drive this debate: sharp rises in energy prices, increasing unease about the risks of climate change, energy security, and interest in expanding the domestic renewable energy industry. Renewable energy requirements are frequently proposed to address these concerns, and are currently in place, in various forms, at the federal and state levels of government. These policies specify that a certain portion of the energy supply come from renewable energy sources. This dissertation focuses on a specific proposal, known as 25 x 25, which requires 25% of electricity and motor vehicle transportation fuels supplied to U.S. consumers to come from renewable energy sources, such as wind power and ethanol, by 2025. This dissertation builds on prior energy policy analysis, and more specifically analyses of renewable energy requirements, by assessing the social welfare implications of a 25 x 25 policy and applying new methods of uncertainty analysis to multiple policy options decision makers can use to implement the policy. These methods identify policy options that can improve the cost-effectiveness and reduce the risks of renewable energy requirements. While the dissertation focuses on a specific policy, the research methods and findings are applicable to other renewable energy requirement policies. In the dissertation, I analyze six strategies for implementing a 25 x 25 policy across se</w:instrText>
            </w:r>
            <w:r w:rsidRPr="0026667F">
              <w:rPr>
                <w:rFonts w:cs="Arial"/>
                <w:color w:val="000000"/>
                <w:sz w:val="22"/>
                <w:szCs w:val="22"/>
                <w:lang w:val="en-US"/>
              </w:rPr>
              <w:instrText>veral hundred scenarios that represent plausible futures for uncertainties in energy markets, such as renewable energy costs, energy demand, and fossil fuel prices. The strategies vary in the availability of resources that qualify towards the policy requirement and the use of a \u201csafety valve\u201d that allows refiners and utilities to pay a constant fee after renewable energy costs reach a predetermined threshold. I test each strategy across the set of scenarios and conclude that an \u201call-combined\u201d strategy\u2014one that allows greater corn ethanol production and energy efficiency to qualify towards the requirement and includes a safety valve\u2014is the most robust strategy to address future uncertainties in energy markets.", "author" : [ { "dropping-particle" : "", "family" : "Griffin", "given" : "James", "non-dropping-particle" : "", "parse-names" : false, "suffix" : "" } ], "id" : "ITEM-1", "issued" : { "date-parts" : [ [ "2008" ] ] }, "number-of-pages" : "1-250", "title" : "Improving Cost-Effectiveness and Mitigating Risks of Renewable Energy Requirements", "type" : "thesis" }, "uris" : [ "http://www.mendeley.com/documents/?uuid=ffedc01c-99b6-401b-be20-fd5e21137ba7" ] } ], "mendeley" : { "formattedCitation" : "(GRIFFIN, 2008)", "plainTextFormattedCitation" : "(GRIFFIN, 2008)", "previouslyFormattedCitation" : "(GRIFFIN, 2008)" }, "properties" : { "noteIndex" : 0 }, "schema" : "https://github.com/citation-style-language/schema/raw/master/csl-citation.json" }</w:instrText>
            </w:r>
            <w:r>
              <w:rPr>
                <w:rFonts w:cs="Arial"/>
                <w:color w:val="000000"/>
                <w:sz w:val="22"/>
                <w:szCs w:val="22"/>
              </w:rPr>
              <w:fldChar w:fldCharType="separate"/>
            </w:r>
            <w:r w:rsidRPr="0026667F">
              <w:rPr>
                <w:rFonts w:cs="Arial"/>
                <w:noProof/>
                <w:color w:val="000000"/>
                <w:sz w:val="22"/>
                <w:szCs w:val="22"/>
                <w:lang w:val="en-US"/>
              </w:rPr>
              <w:t>(GRIFFIN, 2008)</w:t>
            </w:r>
            <w:r>
              <w:rPr>
                <w:rFonts w:cs="Arial"/>
                <w:color w:val="000000"/>
                <w:sz w:val="22"/>
                <w:szCs w:val="22"/>
              </w:rPr>
              <w:fldChar w:fldCharType="end"/>
            </w:r>
          </w:p>
        </w:tc>
        <w:tc>
          <w:tcPr>
            <w:tcW w:w="2260" w:type="dxa"/>
            <w:noWrap/>
            <w:hideMark/>
          </w:tcPr>
          <w:p w14:paraId="1B1C35B5"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proofErr w:type="spellStart"/>
            <w:r w:rsidRPr="0026667F">
              <w:rPr>
                <w:rFonts w:cs="Arial"/>
                <w:color w:val="000000"/>
                <w:sz w:val="22"/>
                <w:szCs w:val="22"/>
                <w:lang w:val="en-US"/>
              </w:rPr>
              <w:t>Energia</w:t>
            </w:r>
            <w:proofErr w:type="spellEnd"/>
          </w:p>
        </w:tc>
        <w:tc>
          <w:tcPr>
            <w:tcW w:w="7459" w:type="dxa"/>
            <w:noWrap/>
            <w:hideMark/>
          </w:tcPr>
          <w:p w14:paraId="24451B5A" w14:textId="77777777" w:rsidR="003B3ACB" w:rsidRPr="0026667F" w:rsidRDefault="003B3ACB" w:rsidP="002C1103">
            <w:pPr>
              <w:autoSpaceDE/>
              <w:autoSpaceDN/>
              <w:adjustRightInd/>
              <w:spacing w:line="240" w:lineRule="auto"/>
              <w:ind w:firstLine="0"/>
              <w:jc w:val="left"/>
              <w:rPr>
                <w:rFonts w:cs="Arial"/>
                <w:color w:val="000000"/>
                <w:sz w:val="22"/>
                <w:szCs w:val="22"/>
                <w:lang w:val="en-US"/>
              </w:rPr>
            </w:pPr>
            <w:r w:rsidRPr="0026667F">
              <w:rPr>
                <w:rFonts w:cs="Arial"/>
                <w:color w:val="000000"/>
                <w:sz w:val="22"/>
                <w:szCs w:val="22"/>
                <w:lang w:val="en-US"/>
              </w:rPr>
              <w:t>Improving Cost-Effectiveness and Mitigating Risks of Renewable Energy Requirements</w:t>
            </w:r>
          </w:p>
        </w:tc>
        <w:tc>
          <w:tcPr>
            <w:tcW w:w="1152" w:type="dxa"/>
            <w:noWrap/>
            <w:hideMark/>
          </w:tcPr>
          <w:p w14:paraId="0A3700D3" w14:textId="77777777" w:rsidR="003B3ACB" w:rsidRPr="0026667F" w:rsidRDefault="003B3ACB" w:rsidP="002C1103">
            <w:pPr>
              <w:autoSpaceDE/>
              <w:autoSpaceDN/>
              <w:adjustRightInd/>
              <w:spacing w:line="240" w:lineRule="auto"/>
              <w:ind w:firstLine="0"/>
              <w:jc w:val="right"/>
              <w:rPr>
                <w:rFonts w:cs="Arial"/>
                <w:color w:val="000000"/>
                <w:sz w:val="22"/>
                <w:szCs w:val="22"/>
                <w:lang w:val="en-US"/>
              </w:rPr>
            </w:pPr>
            <w:r w:rsidRPr="0026667F">
              <w:rPr>
                <w:rFonts w:cs="Arial"/>
                <w:color w:val="000000"/>
                <w:sz w:val="22"/>
                <w:szCs w:val="22"/>
                <w:lang w:val="en-US"/>
              </w:rPr>
              <w:t>250</w:t>
            </w:r>
          </w:p>
        </w:tc>
      </w:tr>
      <w:tr w:rsidR="003B3ACB" w:rsidRPr="001A560F" w14:paraId="13768725" w14:textId="77777777" w:rsidTr="002C1103">
        <w:trPr>
          <w:trHeight w:val="300"/>
        </w:trPr>
        <w:tc>
          <w:tcPr>
            <w:tcW w:w="3122" w:type="dxa"/>
            <w:noWrap/>
            <w:hideMark/>
          </w:tcPr>
          <w:p w14:paraId="2D477C0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26667F">
              <w:rPr>
                <w:rFonts w:cs="Arial"/>
                <w:color w:val="000000"/>
                <w:sz w:val="22"/>
                <w:szCs w:val="22"/>
                <w:lang w:val="en-US"/>
              </w:rPr>
              <w:instrText xml:space="preserve">ADDIN CSL_CITATION { "citationItems" : [ { "id" : "ITEM-1", "itemData" : { "abstract" : "Water managers grapple with how to address climate change in their near-term and long-term plans. With growing recognition of climate change, water managers in Southern California are beginning to seek methods for incorporating such changes in their planning processes.", "author" : [ { "dropping-particle" : "", "family" : "Groves", "given" : "DG", "non-dropping-particle" : "", "parse-names" : false, "suffix" : "" }, { "dropping-particle" : "", "family" : "Davis", "given" : "Martha", "non-dropping-particle" : "", "parse-names" : false, "suffix" : "" } ], "container-title" : "Water Resources Impact", "id" : "ITEM-1", "issue" : "4", "issued" : { "date-parts" : [ [ "2008" ] ] }, "page" : "14-17", "title" : "Planning for Climate Change in the Inland Empire: Southern California", "type" : "article-journal", "volume" : "10" }, "uris" : [ "http://www.mendeley.com/documents/?uuid=99cf8096-2a86-4479-939b-66e87913d90d" ] } ], "mendeley" : { "formattedCitation" : "(GROVES; DAVIS, 2008)", "plainTextFormattedCitation" </w:instrText>
            </w:r>
            <w:r>
              <w:rPr>
                <w:rFonts w:cs="Arial"/>
                <w:color w:val="000000"/>
                <w:sz w:val="22"/>
                <w:szCs w:val="22"/>
                <w:lang w:val="en-US"/>
              </w:rPr>
              <w:instrText>: "(GROVES; DAVIS, 2008)", "previouslyFormattedCitation" : "(GROVES; DAVIS, 2008)" }, "properties" : { "noteIndex" : 0 }, "schema" : "https://github.com/citation-style-language/schema/raw/master/csl-citation.json" }</w:instrText>
            </w:r>
            <w:r>
              <w:rPr>
                <w:rFonts w:cs="Arial"/>
                <w:color w:val="000000"/>
                <w:sz w:val="22"/>
                <w:szCs w:val="22"/>
                <w:lang w:val="en-US"/>
              </w:rPr>
              <w:fldChar w:fldCharType="separate"/>
            </w:r>
            <w:r w:rsidRPr="001A560F">
              <w:rPr>
                <w:rFonts w:cs="Arial"/>
                <w:noProof/>
                <w:color w:val="000000"/>
                <w:sz w:val="22"/>
                <w:szCs w:val="22"/>
                <w:lang w:val="en-US"/>
              </w:rPr>
              <w:t>(GROVES; DAVIS, 2008)</w:t>
            </w:r>
            <w:r>
              <w:rPr>
                <w:rFonts w:cs="Arial"/>
                <w:color w:val="000000"/>
                <w:sz w:val="22"/>
                <w:szCs w:val="22"/>
                <w:lang w:val="en-US"/>
              </w:rPr>
              <w:fldChar w:fldCharType="end"/>
            </w:r>
          </w:p>
        </w:tc>
        <w:tc>
          <w:tcPr>
            <w:tcW w:w="2260" w:type="dxa"/>
            <w:noWrap/>
            <w:hideMark/>
          </w:tcPr>
          <w:p w14:paraId="2A6D7BF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proofErr w:type="spellStart"/>
            <w:r w:rsidRPr="001A560F">
              <w:rPr>
                <w:rFonts w:cs="Arial"/>
                <w:color w:val="000000"/>
                <w:sz w:val="22"/>
                <w:szCs w:val="22"/>
                <w:lang w:val="en-US"/>
              </w:rPr>
              <w:t>Mudanças</w:t>
            </w:r>
            <w:proofErr w:type="spellEnd"/>
            <w:r w:rsidRPr="001A560F">
              <w:rPr>
                <w:rFonts w:cs="Arial"/>
                <w:color w:val="000000"/>
                <w:sz w:val="22"/>
                <w:szCs w:val="22"/>
                <w:lang w:val="en-US"/>
              </w:rPr>
              <w:t xml:space="preserve"> </w:t>
            </w:r>
            <w:proofErr w:type="spellStart"/>
            <w:r w:rsidRPr="001A560F">
              <w:rPr>
                <w:rFonts w:cs="Arial"/>
                <w:color w:val="000000"/>
                <w:sz w:val="22"/>
                <w:szCs w:val="22"/>
                <w:lang w:val="en-US"/>
              </w:rPr>
              <w:t>Climáticas</w:t>
            </w:r>
            <w:proofErr w:type="spellEnd"/>
          </w:p>
        </w:tc>
        <w:tc>
          <w:tcPr>
            <w:tcW w:w="7459" w:type="dxa"/>
            <w:noWrap/>
            <w:hideMark/>
          </w:tcPr>
          <w:p w14:paraId="453AB79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for Climate Change in the Inland Empire: Southern California</w:t>
            </w:r>
          </w:p>
        </w:tc>
        <w:tc>
          <w:tcPr>
            <w:tcW w:w="1152" w:type="dxa"/>
            <w:noWrap/>
            <w:hideMark/>
          </w:tcPr>
          <w:p w14:paraId="78A2AA9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w:t>
            </w:r>
          </w:p>
        </w:tc>
      </w:tr>
      <w:tr w:rsidR="003B3ACB" w:rsidRPr="001A560F" w14:paraId="266A9B7D" w14:textId="77777777" w:rsidTr="002C1103">
        <w:trPr>
          <w:trHeight w:val="300"/>
        </w:trPr>
        <w:tc>
          <w:tcPr>
            <w:tcW w:w="3122" w:type="dxa"/>
            <w:noWrap/>
            <w:hideMark/>
          </w:tcPr>
          <w:p w14:paraId="452B63B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"978-0-8330-4405-1", "abstract" : "This documented briefing reports on the fourth in a series of workshops, which was held on September 17, 2007, at the Chino, California, headquarters of the Inland Empire Utilities Agency (IEUA). It presents the slides from the workshop, along with supporting information. The primary purpose of this fourth workshop was to present follow-up analysis of water-man- agement options for the IEUA service area to accommodate uncertain but potentially signifi- cant climate change and other management uncertainties.", "author" : [ { "dropping-particle" : "", "family" : "Groves", "given" : "David G", "non-dropping-particle" : "", "parse-names" : false, "suffix" : "" }, { "dropping-particle" : "", "family" : "Lempert", "given" : "Robert J.", "non-dropping-particle" : "", "parse-names" : false, "suffix" : "" }, { "dropping-particle" : "", "family" : "Knopman", "given" : "Debra", "non-dropping-particle" : "", "parse-names" : false, "suffix" : "" }, { "dropping-particle" : "", "family" : "Berry", "given" : "Sandra H", "non-dropping-particle" : "", "parse-names" : false, "suffix" : "" } ], "id" : "ITEM-1", "issued" : { "date-parts" : [ [ "2008" ] ] }, "number-of-pages" : "1-100", "title" : "Preparing for an Uncertain Future Climate in the Inland Empire: Identifying Robust Water Management Strategies", "type" : "report" }, "uris" : [ "http://www.mendeley.com/documents/?uuid=62406639-10b7-40fe-8cd2-9fa1b2f95a77" ] } ], "mendeley" : { "formattedCitation" : "(GROVES et al., 2008)", "plainTextFormattedCitation" : "(GROVES et al., 2008)", "previouslyFormattedCitation" : "(GROVES et al., 2008)"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2008)</w:t>
            </w:r>
            <w:r>
              <w:rPr>
                <w:rFonts w:cs="Arial"/>
                <w:color w:val="000000"/>
                <w:sz w:val="22"/>
                <w:szCs w:val="22"/>
                <w:lang w:val="en-US"/>
              </w:rPr>
              <w:fldChar w:fldCharType="end"/>
            </w:r>
          </w:p>
        </w:tc>
        <w:tc>
          <w:tcPr>
            <w:tcW w:w="2260" w:type="dxa"/>
            <w:noWrap/>
            <w:hideMark/>
          </w:tcPr>
          <w:p w14:paraId="2C9C618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proofErr w:type="spellStart"/>
            <w:r w:rsidRPr="001A560F">
              <w:rPr>
                <w:rFonts w:cs="Arial"/>
                <w:color w:val="000000"/>
                <w:sz w:val="22"/>
                <w:szCs w:val="22"/>
                <w:lang w:val="en-US"/>
              </w:rPr>
              <w:t>Recursos</w:t>
            </w:r>
            <w:proofErr w:type="spellEnd"/>
            <w:r w:rsidRPr="001A560F">
              <w:rPr>
                <w:rFonts w:cs="Arial"/>
                <w:color w:val="000000"/>
                <w:sz w:val="22"/>
                <w:szCs w:val="22"/>
                <w:lang w:val="en-US"/>
              </w:rPr>
              <w:t xml:space="preserve"> </w:t>
            </w:r>
            <w:proofErr w:type="spellStart"/>
            <w:r w:rsidRPr="001A560F">
              <w:rPr>
                <w:rFonts w:cs="Arial"/>
                <w:color w:val="000000"/>
                <w:sz w:val="22"/>
                <w:szCs w:val="22"/>
                <w:lang w:val="en-US"/>
              </w:rPr>
              <w:t>Hídricos</w:t>
            </w:r>
            <w:proofErr w:type="spellEnd"/>
          </w:p>
        </w:tc>
        <w:tc>
          <w:tcPr>
            <w:tcW w:w="7459" w:type="dxa"/>
            <w:noWrap/>
            <w:hideMark/>
          </w:tcPr>
          <w:p w14:paraId="06575FC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Preparing for an Uncertain Future Climate in the Inland Empire: Identifying Robust Water Management Strategies</w:t>
            </w:r>
          </w:p>
        </w:tc>
        <w:tc>
          <w:tcPr>
            <w:tcW w:w="1152" w:type="dxa"/>
            <w:noWrap/>
            <w:hideMark/>
          </w:tcPr>
          <w:p w14:paraId="61020AF1"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100</w:t>
            </w:r>
          </w:p>
        </w:tc>
      </w:tr>
      <w:tr w:rsidR="003B3ACB" w:rsidRPr="009E2FF1" w14:paraId="47D8B7F7" w14:textId="77777777" w:rsidTr="002C1103">
        <w:trPr>
          <w:trHeight w:val="300"/>
        </w:trPr>
        <w:tc>
          <w:tcPr>
            <w:tcW w:w="3122" w:type="dxa"/>
            <w:noWrap/>
            <w:hideMark/>
          </w:tcPr>
          <w:p w14:paraId="62DBDF6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"9780833048868", "abstract" : "Israel's electric-power system needs new capacity to meet the demands of its growing economy. Israel must make major decisions on investing in new base-load generating capacity in the near future. Planners and policymakers need to consider likely future levels of demand, the costs and availability of sources of supply, security of supply, reliability, environmental effects, and land use. Decisions have to be made under conditions of deep uncertainty about what the future may have in store. This monograph discusses the opportunities and risks the government of Israel faces in shifting to a greater reliance on domestic and imported natural gas. The analysis seeks to help the Israeli government engage in managed change by choosing robust strategies that minimize potential consequences of relying more heavily on natural gas. It does so by applying to these assessments newly developed methods for strategic planning and decisionmaking under deep uncertainty. In particular, the study applies an innovative, quantitative robust decisionmaking (RDM) approach to the central question of how large a role natural gas should play in Israel's energy balance. Rather than relying on the typical planning method of trying to develop plans around a small number of \u201cmost likely\u201d scenarios, RDM helps planners discover strategies that are robust \u2014 i.e., strategies that perform well across a large range of plausible futures. Given that we cannot predict the future, we use RDM to examine the available alternatives and ask which would be best to choose.", "author" : [ { "dropping-particle" : "", "family" : "Popper", "given" : "Steven W.", "non-dropping-particle" : "", "parse-names" : false, "suffix" : "" }, { "dropping-particle" : "", "family" : "Berrebi", "given" : "Claude", "non-dropping-particle" : "", "parse-names" : false, "suffix" : "" }, { "dropping-particle" : "", "family" : "Griffin", "given" : "James", "non-dropping-particle" : "", "parse-names" : false, "suffix" : "" }, { "dropping-particle" : "", "family" : "Light", "given" : "Thomas", "non-dropping-particle" : "", "parse-names" : false, "suffix" : "" }, { "dropping-particle" : "", "family" : "Min", "given" : "Endy Y.", "non-dropping-particle" : "", "parse-names" : false, "suffix" : "" }, { "dropping-particle" : "", "family" : "Crane", "given" : "Keith", "non-dropping-particle" : "", "parse-names" : false, "suffix" : "" } ], "id" : "ITEM-1", "issued" : { "date-parts" : [ [ "2009" ] ] }, "number-of-pages" : "1-96", "title" : "Natural Gas and Israel's Energy Future: Near Term Decisions from a Strategic Perspective", "type" : "book" }, "uris" : [ "http://www.mendeley.com/documents/?uuid=bdfedd61-57b4-4734-a2d1-1009a95751c7" ] } ], "mendeley" : { "formattedCitation" : "(POPPER et al., 2009)", "plainTextFormattedCitation" : "(POPPER et al., 2009)", "previouslyFormattedCitation" : "(POPPER et al., 2009)"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(POPPER et al., 2009)</w:t>
            </w:r>
            <w:r>
              <w:rPr>
                <w:rFonts w:cs="Arial"/>
                <w:color w:val="000000"/>
                <w:sz w:val="22"/>
                <w:szCs w:val="22"/>
                <w:lang w:val="en-US"/>
              </w:rPr>
              <w:fldChar w:fldCharType="end"/>
            </w:r>
          </w:p>
        </w:tc>
        <w:tc>
          <w:tcPr>
            <w:tcW w:w="2260" w:type="dxa"/>
            <w:noWrap/>
            <w:hideMark/>
          </w:tcPr>
          <w:p w14:paraId="2815655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proofErr w:type="spellStart"/>
            <w:r w:rsidRPr="001A560F">
              <w:rPr>
                <w:rFonts w:cs="Arial"/>
                <w:color w:val="000000"/>
                <w:sz w:val="22"/>
                <w:szCs w:val="22"/>
                <w:lang w:val="en-US"/>
              </w:rPr>
              <w:t>Energia</w:t>
            </w:r>
            <w:proofErr w:type="spellEnd"/>
          </w:p>
        </w:tc>
        <w:tc>
          <w:tcPr>
            <w:tcW w:w="7459" w:type="dxa"/>
            <w:noWrap/>
            <w:hideMark/>
          </w:tcPr>
          <w:p w14:paraId="57DD20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Natural Gas and Israel's Energy Future: Near Term Decisions from a Strategic Perspective</w:t>
            </w:r>
          </w:p>
        </w:tc>
        <w:tc>
          <w:tcPr>
            <w:tcW w:w="1152" w:type="dxa"/>
            <w:noWrap/>
            <w:hideMark/>
          </w:tcPr>
          <w:p w14:paraId="592A53AB"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96</w:t>
            </w:r>
          </w:p>
        </w:tc>
      </w:tr>
      <w:tr w:rsidR="003B3ACB" w:rsidRPr="009E2FF1" w14:paraId="26F3DD07" w14:textId="77777777" w:rsidTr="002C1103">
        <w:trPr>
          <w:trHeight w:val="300"/>
        </w:trPr>
        <w:tc>
          <w:tcPr>
            <w:tcW w:w="3122" w:type="dxa"/>
            <w:noWrap/>
            <w:hideMark/>
          </w:tcPr>
          <w:p w14:paraId="6016475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"10.1016/j.techfore.2010.04.007", "ISBN" : "0040-1625", "ISSN" : "00401625", "abstract" : "Climate change presents a significant planning challenge for water management agencies in the western United States. Changing precipitation and temperature patterns will disrupt their supply and extensive distribution systems over the coming decades, but the precise timing and extent of these impacts remain deeply uncertain, complicating decisions on needed investments in infrastructure and other system improvements. Adaptive strategies represent an obvious solution in principle, but are often difficult to develop and implement in practice. This paper describes work helping the Inland Empire Utilities Agency (IEUA) explicitly develop adaptive policies to respond to climate change and integrating these policies into the organizations' long-range planning processes. The analysis employs Robust Decision Making (RDM), a quantitative decision- analytic approach for supporting decisions under conditions of deep uncertainty. RDM studies use simulation models to assess the performance of agency plans over thousands of plausible futures, use statistical \"scenario discovery\" algorithms to concisely summarize those futures where the plans fail to perform adequately, and use these resulting scenarios to help decisionmakers understand the vulnerabilities of their plans and assess the options for ameliorating these vulnerabilities. This paper demonstrates the particular value of RDM in helping decisionmakers to design and evaluate adaptive strategies. For IEUA, the RDM analysis suggests the agency's current plan could perform poorly and lead to high shortage and water provisioning costs under conditions of: (1) large declines in precipitation, (2) larger-than-expected impacts of climate change on the availability of imported supplies, and (3) reductions in percolation of precipitation into the region's groundwater basin. Including adaptivity in the current plan eliminates 72% of the high-cost outcomes. Accelerating efforts in expanding the size of one of the agency's groundwater banking programs and implementing its recycling program, while monitoring the region's supply and demand balance and making additional investments in efficiency and storm-water capture if shortages are projected provides one promising robust adaptive strategy - it eliminates more than 80% of the initially-identified high-cost outcomes. ?? 2010 Elsevier Inc.", "author" : [ { "dropping-particle" : "", "family" : "Lempert", "given" : "Robert J.", "non-dropping-particle" : "", "parse-names" : false, "suffix" : "" }, { "dropping-particle" : "", "family" : "Groves", "given" : "David G.", "non-dropping-particle" : "", "parse-names" : false, "suffix" : "" } ], "container-title" : "Technological Forecasting and Social Change", "id" : "ITEM-1", "issue" : "6", "issued" : { "date-parts" : [ [ "2010" ] ] }, "page" : "960-974", "publisher" : "Elsevier Inc.", "title" : "Identifying and evaluating robust adaptive policy responses to climate change for water management agencies in the American west", "type" : "article-journal", "volume" : "77" }, "uris" : [ "http://www.mendeley.com/documents/?uuid=260b0c04-03ec-49ea-83f3-cfb09dd94329" ] } ], "mendeley" : { "formattedCitation" : "(LEMPERT; GROVES, 2010)", "plainTextFormattedCitation" : "(LEMPERT; GROVES, 2010)", "previouslyFormattedCitation" : "(LEMPERT; GROVES,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2010)</w:t>
            </w:r>
            <w:r>
              <w:rPr>
                <w:rFonts w:cs="Arial"/>
                <w:color w:val="000000"/>
                <w:sz w:val="22"/>
                <w:szCs w:val="22"/>
                <w:lang w:val="en-US"/>
              </w:rPr>
              <w:fldChar w:fldCharType="end"/>
            </w:r>
          </w:p>
        </w:tc>
        <w:tc>
          <w:tcPr>
            <w:tcW w:w="2260" w:type="dxa"/>
            <w:noWrap/>
            <w:hideMark/>
          </w:tcPr>
          <w:p w14:paraId="51BB8875"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proofErr w:type="spellStart"/>
            <w:r w:rsidRPr="001A560F">
              <w:rPr>
                <w:rFonts w:cs="Arial"/>
                <w:color w:val="000000"/>
                <w:sz w:val="22"/>
                <w:szCs w:val="22"/>
                <w:lang w:val="en-US"/>
              </w:rPr>
              <w:t>Recursos</w:t>
            </w:r>
            <w:proofErr w:type="spellEnd"/>
            <w:r w:rsidRPr="001A560F">
              <w:rPr>
                <w:rFonts w:cs="Arial"/>
                <w:color w:val="000000"/>
                <w:sz w:val="22"/>
                <w:szCs w:val="22"/>
                <w:lang w:val="en-US"/>
              </w:rPr>
              <w:t xml:space="preserve"> </w:t>
            </w:r>
            <w:proofErr w:type="spellStart"/>
            <w:r w:rsidRPr="001A560F">
              <w:rPr>
                <w:rFonts w:cs="Arial"/>
                <w:color w:val="000000"/>
                <w:sz w:val="22"/>
                <w:szCs w:val="22"/>
                <w:lang w:val="en-US"/>
              </w:rPr>
              <w:t>Hídricos</w:t>
            </w:r>
            <w:proofErr w:type="spellEnd"/>
          </w:p>
        </w:tc>
        <w:tc>
          <w:tcPr>
            <w:tcW w:w="7459" w:type="dxa"/>
            <w:noWrap/>
            <w:hideMark/>
          </w:tcPr>
          <w:p w14:paraId="226EBEA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Identifying and evaluating robust adaptive policy responses to climate change for water management agencies in the American west</w:t>
            </w:r>
          </w:p>
        </w:tc>
        <w:tc>
          <w:tcPr>
            <w:tcW w:w="1152" w:type="dxa"/>
            <w:noWrap/>
            <w:hideMark/>
          </w:tcPr>
          <w:p w14:paraId="0D94F7D2"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15</w:t>
            </w:r>
          </w:p>
        </w:tc>
      </w:tr>
      <w:tr w:rsidR="003B3ACB" w:rsidRPr="009E2FF1" w14:paraId="5233D862" w14:textId="77777777" w:rsidTr="002C1103">
        <w:trPr>
          <w:trHeight w:val="300"/>
        </w:trPr>
        <w:tc>
          <w:tcPr>
            <w:tcW w:w="3122" w:type="dxa"/>
            <w:noWrap/>
            <w:hideMark/>
          </w:tcPr>
          <w:p w14:paraId="74730FAF"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"ISSN" : "04194209", "abstract" : "Over four years after Hurricane Katrina devastated the Gulf Coast, the long-term future of the City of New Orleans remains uncertain. This dissertation addresses one of New Orleans\u2019 most critical challenges: how to make the city more resilient and less vulnerable to future flood damages. Despite recent upgrades to the protection system surrounding the city designed to protect against floods with a 1-in-100 (1%) annual chance of occurrence,NewOrleans remains vulnerable to lower-frequency, high-damage events. In addition, uncertain factors that influence flood risk, including coastal land loss and subsidence, rising sea levels, and population recovery and growth, may lead to increasing risk over time. Current proposals for risk reduction in New Orleans and South Louisiana, however, have not fully accounted for these key uncertain drivers. Rather than focus on additional large-scale structural infrastructure investments, this dissertation con- siders proposals to augment the existing protection system with \u201cnon-structural\" risk mitigation programs. Non-structural risk mitigation includes incentives for elevating existing or new structures, revised build- ing codes, incentives for relocation to lower risk areas, and land use restrictions designed to curtail future growth in the floodplain. This research estimates the risk reduction benefits and implementation costs of non- structural risk mitigation strategies focused on single-family homes in New Orleans. I draw from existing risk models to develop a low-resolution scenario generator, NOLArisk, designed to produce first-order esti- mates of property risk from 2011-2060 across a range of uncertain future scenarios. I then apply exploratory modeling and Robust Decision Making (RDM) methods to a) suggest strategies that balance risk reduction and implementation costs across many or most plausible futures, and b) identify scenarios in which current alternatives yield negative net economic benefits or excessive levels of residual risk. Analysis results reveal that flood risk estimates vary considerably by scenario and across different loca- tions within the city. Non-structural risk mitigation strategies appear to provide cost-effective risk reduction iii in high-risk neighborhoods and help to hedge against futures in which damages from 1% annual recurrence (or more frequent) events are greater than expected. However, substantial residual risk remains from lower frequency (1-in-400 or 1-in-1,000 annual chance) \u2026", "author" : [ { "dropping-particle" : "", "family" : "Fischbach", "given" : "Jordan R.", "non-dropping-particle" : "", "parse-names" : false, "suffix" : "" } ], "id" : "ITEM-1", "issued" : { "date-parts" : [ [ "2010" ] ] }, "number-of-pages" : "1-283", "title" : "Managing New Orleans Flood Risk in an Uncertain Future Using Non-Structural Risk Mitigation", "type" : "thesis" }, "uris" : [ "http://www.mendeley.com/documents/?uuid=ec5749c7-81b4-402a-a846-c1fa6d468c7b" ] } ], "mendeley" : { "formattedCitation" : "(FISCHBACH, 2010)", "plainTextFormattedCitation" : "(FISCHBACH, 2010)", "previouslyFormattedCitation" : "(FISCHBACH, 2010)"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(FISCHBACH, 2010)</w:t>
            </w:r>
            <w:r>
              <w:rPr>
                <w:rFonts w:cs="Arial"/>
                <w:color w:val="000000"/>
                <w:sz w:val="22"/>
                <w:szCs w:val="22"/>
                <w:lang w:val="en-US"/>
              </w:rPr>
              <w:fldChar w:fldCharType="end"/>
            </w:r>
          </w:p>
        </w:tc>
        <w:tc>
          <w:tcPr>
            <w:tcW w:w="2260" w:type="dxa"/>
            <w:noWrap/>
            <w:hideMark/>
          </w:tcPr>
          <w:p w14:paraId="7D2DAAFA"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proofErr w:type="spellStart"/>
            <w:r w:rsidRPr="001A560F">
              <w:rPr>
                <w:rFonts w:cs="Arial"/>
                <w:color w:val="000000"/>
                <w:sz w:val="22"/>
                <w:szCs w:val="22"/>
                <w:lang w:val="en-US"/>
              </w:rPr>
              <w:t>Infraestrutura</w:t>
            </w:r>
            <w:proofErr w:type="spellEnd"/>
            <w:r w:rsidRPr="001A560F">
              <w:rPr>
                <w:rFonts w:cs="Arial"/>
                <w:color w:val="000000"/>
                <w:sz w:val="22"/>
                <w:szCs w:val="22"/>
                <w:lang w:val="en-US"/>
              </w:rPr>
              <w:t xml:space="preserve"> e </w:t>
            </w:r>
            <w:proofErr w:type="spellStart"/>
            <w:r w:rsidRPr="001A560F">
              <w:rPr>
                <w:rFonts w:cs="Arial"/>
                <w:color w:val="000000"/>
                <w:sz w:val="22"/>
                <w:szCs w:val="22"/>
                <w:lang w:val="en-US"/>
              </w:rPr>
              <w:t>Desastres</w:t>
            </w:r>
            <w:proofErr w:type="spellEnd"/>
            <w:r w:rsidRPr="001A560F">
              <w:rPr>
                <w:rFonts w:cs="Arial"/>
                <w:color w:val="000000"/>
                <w:sz w:val="22"/>
                <w:szCs w:val="22"/>
                <w:lang w:val="en-US"/>
              </w:rPr>
              <w:t xml:space="preserve"> </w:t>
            </w:r>
            <w:proofErr w:type="spellStart"/>
            <w:r w:rsidRPr="001A560F">
              <w:rPr>
                <w:rFonts w:cs="Arial"/>
                <w:color w:val="000000"/>
                <w:sz w:val="22"/>
                <w:szCs w:val="22"/>
                <w:lang w:val="en-US"/>
              </w:rPr>
              <w:t>Naturais</w:t>
            </w:r>
            <w:proofErr w:type="spellEnd"/>
          </w:p>
        </w:tc>
        <w:tc>
          <w:tcPr>
            <w:tcW w:w="7459" w:type="dxa"/>
            <w:noWrap/>
            <w:hideMark/>
          </w:tcPr>
          <w:p w14:paraId="5C05232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New Orleans Flood Risk in an Uncertain Future Using Non-Structural Risk Mitigation</w:t>
            </w:r>
          </w:p>
        </w:tc>
        <w:tc>
          <w:tcPr>
            <w:tcW w:w="1152" w:type="dxa"/>
            <w:noWrap/>
            <w:hideMark/>
          </w:tcPr>
          <w:p w14:paraId="4C2212B0"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283</w:t>
            </w:r>
          </w:p>
        </w:tc>
      </w:tr>
      <w:tr w:rsidR="003B3ACB" w:rsidRPr="001A560F" w14:paraId="592A4E82" w14:textId="77777777" w:rsidTr="002C1103">
        <w:trPr>
          <w:trHeight w:val="300"/>
        </w:trPr>
        <w:tc>
          <w:tcPr>
            <w:tcW w:w="3122" w:type="dxa"/>
            <w:noWrap/>
            <w:hideMark/>
          </w:tcPr>
          <w:p w14:paraId="2A00F76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"9780833051783", "abstract" : "Geoengineering, the deliberate altering of the earth's climate, represents a risky and, for many, a frightening proposition. But the concept has attracted increasing interest in recent years because of its potential ability to transform the portfolio of options for limiting the magnitude of future climate change. In contrast to most approaches for reducing greenhouse gas emissions, some geoengineering approaches could prove fast acting and inexpensive and could be deployed by one or a few nations without global cooperation. These characteristics present significant challenges for risk management, national security, and international governance that have only just begun to be seriously considered. This report provides an initial examination and comparison of the risks associated with alternative international approaches the United States might pursue to govern solar radiation management geoengineering research and deployment. To handle the extensive, wide-ranging uncertainties, the authors employ a multiscenario vulnerability and response option analysis specifically designed to identify scenarios in which alternative U.S. government policies toward geoengineering governance might fail to meet their goals. In particular, the study used a simple simulation model to conduct the first steps of a robust decisionmaking analysis in order to identify some of the risks of three commonly debated near-term approaches to managing geoengineering: establishing strong norms for research, banning research entirely, or leaving research unregulated.", "author" : [ { "dropping-particle" : "", "family" : "Lempert", "given" : "Robert J.", "non-dropping-particle" : "", "parse-names" : false, "suffix" : "" }, { "dropping-particle" : "", "family" : "Prosnitz", "given" : "Don", "non-dropping-particle" : "", "parse-names" : false, "suffix" : "" } ], "id" : "ITEM-1", "issued" : { "date-parts" : [ [ "2011" ] ] }, "number-of-pages" : "1-95", "title" : "Governing Geoengineering Research: A Political and Technical Vulnerability Analysis of Potential Near-Term Options", "type" : "report" }, "uris" : [ "http://www.mendeley.com/documents/?uuid=789d9673-cf61-404b-bd35-aebdb874cfc6" ] } ], "mendeley" : { "formattedCitation" : "(LEMPERT; PROSNITZ, 2011)", "plainTextFormattedCitation" : "(LEMPERT; PROSNITZ, 2011)", "previouslyFormattedCitation" : "(LEMPERT; PROSNITZ,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PROSNITZ, 2011)</w:t>
            </w:r>
            <w:r>
              <w:rPr>
                <w:rFonts w:cs="Arial"/>
                <w:color w:val="000000"/>
                <w:sz w:val="22"/>
                <w:szCs w:val="22"/>
                <w:lang w:val="en-US"/>
              </w:rPr>
              <w:fldChar w:fldCharType="end"/>
            </w:r>
          </w:p>
        </w:tc>
        <w:tc>
          <w:tcPr>
            <w:tcW w:w="2260" w:type="dxa"/>
            <w:noWrap/>
            <w:hideMark/>
          </w:tcPr>
          <w:p w14:paraId="021FEF0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proofErr w:type="spellStart"/>
            <w:r w:rsidRPr="001A560F">
              <w:rPr>
                <w:rFonts w:cs="Arial"/>
                <w:color w:val="000000"/>
                <w:sz w:val="22"/>
                <w:szCs w:val="22"/>
                <w:lang w:val="en-US"/>
              </w:rPr>
              <w:t>Investimento</w:t>
            </w:r>
            <w:proofErr w:type="spellEnd"/>
            <w:r w:rsidRPr="001A560F">
              <w:rPr>
                <w:rFonts w:cs="Arial"/>
                <w:color w:val="000000"/>
                <w:sz w:val="22"/>
                <w:szCs w:val="22"/>
                <w:lang w:val="en-US"/>
              </w:rPr>
              <w:t xml:space="preserve"> em </w:t>
            </w:r>
            <w:proofErr w:type="spellStart"/>
            <w:r w:rsidRPr="001A560F">
              <w:rPr>
                <w:rFonts w:cs="Arial"/>
                <w:color w:val="000000"/>
                <w:sz w:val="22"/>
                <w:szCs w:val="22"/>
                <w:lang w:val="en-US"/>
              </w:rPr>
              <w:t>novas</w:t>
            </w:r>
            <w:proofErr w:type="spellEnd"/>
            <w:r w:rsidRPr="001A560F">
              <w:rPr>
                <w:rFonts w:cs="Arial"/>
                <w:color w:val="000000"/>
                <w:sz w:val="22"/>
                <w:szCs w:val="22"/>
                <w:lang w:val="en-US"/>
              </w:rPr>
              <w:t xml:space="preserve"> </w:t>
            </w:r>
            <w:proofErr w:type="spellStart"/>
            <w:r w:rsidRPr="001A560F">
              <w:rPr>
                <w:rFonts w:cs="Arial"/>
                <w:color w:val="000000"/>
                <w:sz w:val="22"/>
                <w:szCs w:val="22"/>
                <w:lang w:val="en-US"/>
              </w:rPr>
              <w:t>Tecnologias</w:t>
            </w:r>
            <w:proofErr w:type="spellEnd"/>
          </w:p>
        </w:tc>
        <w:tc>
          <w:tcPr>
            <w:tcW w:w="7459" w:type="dxa"/>
            <w:noWrap/>
            <w:hideMark/>
          </w:tcPr>
          <w:p w14:paraId="1E22AE40"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Governing Geoengineering Research: A Political and Technical Vulnerability Analysis of Potential Near-Term Options</w:t>
            </w:r>
          </w:p>
        </w:tc>
        <w:tc>
          <w:tcPr>
            <w:tcW w:w="1152" w:type="dxa"/>
            <w:noWrap/>
            <w:hideMark/>
          </w:tcPr>
          <w:p w14:paraId="33838FA4"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95</w:t>
            </w:r>
          </w:p>
        </w:tc>
      </w:tr>
      <w:tr w:rsidR="003B3ACB" w:rsidRPr="001A560F" w14:paraId="24A7556D" w14:textId="77777777" w:rsidTr="002C1103">
        <w:trPr>
          <w:trHeight w:val="300"/>
        </w:trPr>
        <w:tc>
          <w:tcPr>
            <w:tcW w:w="3122" w:type="dxa"/>
            <w:noWrap/>
            <w:hideMark/>
          </w:tcPr>
          <w:p w14:paraId="4712B97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"abstract" : "The state of California has set aggressive greenhouse gas emissions targets across all sectors of the economy over the next 40 years. The first of these targets occurs in 2020, when California plans to have reduced statewide greenhouse gas emission from their current levels to 1990 levels. As the largest single contributor to emissions, and the sector with the fastest growing emissions, transportation has been targeted for steep reductions. In particular, the state's policies concentrate on passenger travel, the sector's largest source of emissions. This dissertation applies robust decision methods to evaluate California's policies within a framework that considers multiple views of the future, and identifies strategies that consistently reduce emissions at acceptable costs regardless of future conditions. Rather than preferring policies that are \"optimal\" under a narrow set of assumptions, the methodology identifies strategies which instead perform reasonably well over a wide range of potential future conditions. The study finds that California's current set of policies is vulnerable to high emissions and cost overruns in a large set of plausible scenarios, and suggests adaptive strategies that can be used to improve policy performance when challenging conditions arise. In particular, efforts to control the growth of vehicle miles traveled are a key component of all adaptive strategies, but have been largely absent from the state's plan so far.", "author" : [ { "dropping-particle" : "", "family" : "Keefe", "given" : "Ryan", "non-dropping-particle" : "", "parse-names" : false, "suffix" : "" } ], "id" : "ITEM-1", "issued" : { "date-parts" : [ [ "2011" ] ] }, "number-of-pages" : "1-322", "title" : "Reconsidering California Transport Policies: Reducing Greenhouse Gas Emissions in an Uncertain Future", "type" : "thesis" }, "uris" : [ "http://www.mendeley.com/documents/?uuid=61e4a576-7c6a-4beb-9443-63ad06aee755" ] } ], "mendeley" : { "formattedCitation" : "(KEEFE, 2011)", "plainTextFormattedCitation" : "(KEEFE, 2011)", "previouslyFormattedCitation" : "(KEEFE, 2011)"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(KEEFE, 2011)</w:t>
            </w:r>
            <w:r>
              <w:rPr>
                <w:rFonts w:cs="Arial"/>
                <w:color w:val="000000"/>
                <w:sz w:val="22"/>
                <w:szCs w:val="22"/>
                <w:lang w:val="en-US"/>
              </w:rPr>
              <w:fldChar w:fldCharType="end"/>
            </w:r>
          </w:p>
        </w:tc>
        <w:tc>
          <w:tcPr>
            <w:tcW w:w="2260" w:type="dxa"/>
            <w:noWrap/>
            <w:hideMark/>
          </w:tcPr>
          <w:p w14:paraId="34616405" w14:textId="77777777" w:rsidR="003B3ACB" w:rsidRPr="0030541D" w:rsidRDefault="003B3ACB" w:rsidP="002C1103">
            <w:pPr>
              <w:autoSpaceDE/>
              <w:autoSpaceDN/>
              <w:adjustRightInd/>
              <w:spacing w:line="240" w:lineRule="auto"/>
              <w:ind w:firstLine="0"/>
              <w:jc w:val="left"/>
              <w:rPr>
                <w:rFonts w:cs="Arial"/>
                <w:color w:val="000000"/>
                <w:sz w:val="22"/>
                <w:szCs w:val="22"/>
              </w:rPr>
            </w:pPr>
            <w:r w:rsidRPr="0030541D">
              <w:rPr>
                <w:rFonts w:cs="Arial"/>
                <w:color w:val="000000"/>
                <w:sz w:val="22"/>
                <w:szCs w:val="22"/>
              </w:rPr>
              <w:t>Transporte e Emissões de Poluentes</w:t>
            </w:r>
          </w:p>
        </w:tc>
        <w:tc>
          <w:tcPr>
            <w:tcW w:w="7459" w:type="dxa"/>
            <w:noWrap/>
            <w:hideMark/>
          </w:tcPr>
          <w:p w14:paraId="1746D53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Reconsidering California Transport Policies: Reducing Greenhouse Gas Emissions in an Uncertain Future</w:t>
            </w:r>
          </w:p>
        </w:tc>
        <w:tc>
          <w:tcPr>
            <w:tcW w:w="1152" w:type="dxa"/>
            <w:noWrap/>
            <w:hideMark/>
          </w:tcPr>
          <w:p w14:paraId="136F01DE"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322</w:t>
            </w:r>
          </w:p>
        </w:tc>
      </w:tr>
      <w:tr w:rsidR="003B3ACB" w:rsidRPr="009E2FF1" w14:paraId="4C226642" w14:textId="77777777" w:rsidTr="002C1103">
        <w:trPr>
          <w:trHeight w:val="300"/>
        </w:trPr>
        <w:tc>
          <w:tcPr>
            <w:tcW w:w="3122" w:type="dxa"/>
            <w:noWrap/>
            <w:hideMark/>
          </w:tcPr>
          <w:p w14:paraId="4284FDC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"abstract" : "Many institutions worldwide are considering how to include expectations about future sea level rise into their investment decisions regarding large capital infrastructures. This paper examines how to characterize deeply uncertain climate change projections to support such decision by examining a question facing the Port of Los Angeles: how to address the potential for presumably low probability but large impact levels of extreme sea level rise in its investment plans? Such extreme events\u2014for instance, increased storm frequency and/or a rapid increase in the rate of sea level rise\u2014can affect investments in infrastructure but have proved difficult to consider in such decisions because of the deep uncertainty surrounding them. This study uses a robust decision making (RDM) analysis to address two questions: (1) under what future conditions would a Port of Los Angeles decision to harden its facilities against extreme sea level rise at the next upgrade pass a cost-benefit test, and (2) does current science and other available information suggest such conditions are sufficiently likely to justify such an investment? A decision to harden at the next upgrade would merit serious consideration for only one of the four Port facilities considered and hardening costs would have to be 5 to 250 times smaller than current estimates to warrant consideration for the other three facilities. This study also compares and contrasts a robust decision making analysis with a full probabilistic analysis. These two analysis frameworks result in similar investment recommendations but provide different information to decision makers and envision different types of engagement with stakeholders. In particular, the full probabilistic analysis begins by aggregating the best scientific information into a single set of joint probability distributions, while the robust decision making analysis identifies scenarios where a decision to invest in near-term response to extreme sea level rise passes a cost-benefit test, and then assembles scientific information of differing levels of confidence to help decision makers judge whether or not these scenarios are sufficiently likely to justify making such investments. Keywords:", "author" : [ { "dropping-particle" : "", "family" : "Lempert", "given" : "Robert J.", "non-dropping-particle" : "", "parse-names" : false, "suffix" : "" }, { "dropping-particle" : "", "family" : "Sriver", "given" : "Ryan", "non-dropping-particle" : "", "parse-names" : false, "suffix" : "" }, { "dropping-particle" : "", "family" : "Keller", "given" : "Klaus", "non-dropping-particle" : "", "parse-names" : false, "suffix" : "" } ], "container-title" : "California Climate Change Center", "id" : "ITEM-1", "issued" : { "date-parts" : [ [ "2012" ] ] }, "page" : "1-44", "title" : "Characterizing Uncertain Sea Level Rise Projections To Support Investment Decisions", "type" : "article-journal" }, "uris" : [ "http://www.mendeley.com/documents/?uuid=ed41a93f-0228-4f43-879f-525e3ea42e09" ] } ], "mendeley" : { "formattedCitation" : "(LEMPERT; SRIVER; KELLER, 2012)", "plainTextFormattedCitation" : "(LEMPERT; SRIVER; KELLER, 2012)", "previouslyFormattedCitation" : "(LEMPERT; SRIVER; KELLER,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SRIVER; KELLER, 2012)</w:t>
            </w:r>
            <w:r>
              <w:rPr>
                <w:rFonts w:cs="Arial"/>
                <w:color w:val="000000"/>
                <w:sz w:val="22"/>
                <w:szCs w:val="22"/>
                <w:lang w:val="en-US"/>
              </w:rPr>
              <w:fldChar w:fldCharType="end"/>
            </w:r>
          </w:p>
        </w:tc>
        <w:tc>
          <w:tcPr>
            <w:tcW w:w="2260" w:type="dxa"/>
            <w:noWrap/>
            <w:hideMark/>
          </w:tcPr>
          <w:p w14:paraId="0308AA9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proofErr w:type="spellStart"/>
            <w:r w:rsidRPr="001A560F">
              <w:rPr>
                <w:rFonts w:cs="Arial"/>
                <w:color w:val="000000"/>
                <w:sz w:val="22"/>
                <w:szCs w:val="22"/>
                <w:lang w:val="en-US"/>
              </w:rPr>
              <w:t>Infraestrutura</w:t>
            </w:r>
            <w:proofErr w:type="spellEnd"/>
            <w:r w:rsidRPr="001A560F">
              <w:rPr>
                <w:rFonts w:cs="Arial"/>
                <w:color w:val="000000"/>
                <w:sz w:val="22"/>
                <w:szCs w:val="22"/>
                <w:lang w:val="en-US"/>
              </w:rPr>
              <w:t xml:space="preserve"> e </w:t>
            </w:r>
            <w:proofErr w:type="spellStart"/>
            <w:r w:rsidRPr="001A560F">
              <w:rPr>
                <w:rFonts w:cs="Arial"/>
                <w:color w:val="000000"/>
                <w:sz w:val="22"/>
                <w:szCs w:val="22"/>
                <w:lang w:val="en-US"/>
              </w:rPr>
              <w:t>Desastres</w:t>
            </w:r>
            <w:proofErr w:type="spellEnd"/>
            <w:r w:rsidRPr="001A560F">
              <w:rPr>
                <w:rFonts w:cs="Arial"/>
                <w:color w:val="000000"/>
                <w:sz w:val="22"/>
                <w:szCs w:val="22"/>
                <w:lang w:val="en-US"/>
              </w:rPr>
              <w:t xml:space="preserve"> </w:t>
            </w:r>
            <w:proofErr w:type="spellStart"/>
            <w:r w:rsidRPr="001A560F">
              <w:rPr>
                <w:rFonts w:cs="Arial"/>
                <w:color w:val="000000"/>
                <w:sz w:val="22"/>
                <w:szCs w:val="22"/>
                <w:lang w:val="en-US"/>
              </w:rPr>
              <w:t>Naturais</w:t>
            </w:r>
            <w:proofErr w:type="spellEnd"/>
          </w:p>
        </w:tc>
        <w:tc>
          <w:tcPr>
            <w:tcW w:w="7459" w:type="dxa"/>
            <w:noWrap/>
            <w:hideMark/>
          </w:tcPr>
          <w:p w14:paraId="7E842608"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Characterizing Uncertain Sea Level Rise Projections To Support Investment Decisions</w:t>
            </w:r>
          </w:p>
        </w:tc>
        <w:tc>
          <w:tcPr>
            <w:tcW w:w="1152" w:type="dxa"/>
            <w:noWrap/>
            <w:hideMark/>
          </w:tcPr>
          <w:p w14:paraId="2EB40B4D" w14:textId="77777777" w:rsidR="003B3ACB" w:rsidRPr="001A560F" w:rsidRDefault="003B3ACB" w:rsidP="002C1103">
            <w:pPr>
              <w:autoSpaceDE/>
              <w:autoSpaceDN/>
              <w:adjustRightInd/>
              <w:spacing w:line="240" w:lineRule="auto"/>
              <w:ind w:firstLine="0"/>
              <w:jc w:val="right"/>
              <w:rPr>
                <w:rFonts w:cs="Arial"/>
                <w:color w:val="000000"/>
                <w:sz w:val="22"/>
                <w:szCs w:val="22"/>
                <w:lang w:val="en-US"/>
              </w:rPr>
            </w:pPr>
            <w:r w:rsidRPr="001A560F">
              <w:rPr>
                <w:rFonts w:cs="Arial"/>
                <w:color w:val="000000"/>
                <w:sz w:val="22"/>
                <w:szCs w:val="22"/>
                <w:lang w:val="en-US"/>
              </w:rPr>
              <w:t>44</w:t>
            </w:r>
          </w:p>
        </w:tc>
      </w:tr>
      <w:tr w:rsidR="003B3ACB" w:rsidRPr="009E2FF1" w14:paraId="15823557" w14:textId="77777777" w:rsidTr="002C1103">
        <w:trPr>
          <w:trHeight w:val="300"/>
        </w:trPr>
        <w:tc>
          <w:tcPr>
            <w:tcW w:w="3122" w:type="dxa"/>
            <w:noWrap/>
            <w:hideMark/>
          </w:tcPr>
          <w:p w14:paraId="5EB9D14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(HALL et al., 2012)</w:t>
            </w:r>
            <w:r>
              <w:rPr>
                <w:rFonts w:cs="Arial"/>
                <w:color w:val="000000"/>
                <w:sz w:val="22"/>
                <w:szCs w:val="22"/>
                <w:lang w:val="en-US"/>
              </w:rPr>
              <w:fldChar w:fldCharType="end"/>
            </w:r>
          </w:p>
        </w:tc>
        <w:tc>
          <w:tcPr>
            <w:tcW w:w="2260" w:type="dxa"/>
            <w:noWrap/>
            <w:hideMark/>
          </w:tcPr>
          <w:p w14:paraId="199EB929" w14:textId="77777777" w:rsidR="003B3ACB" w:rsidRPr="0030541D" w:rsidRDefault="003B3ACB" w:rsidP="002C1103">
            <w:pPr>
              <w:autoSpaceDE/>
              <w:autoSpaceDN/>
              <w:adjustRightInd/>
              <w:spacing w:line="240" w:lineRule="auto"/>
              <w:ind w:firstLine="0"/>
              <w:jc w:val="left"/>
              <w:rPr>
                <w:rFonts w:cs="Arial"/>
                <w:color w:val="000000"/>
                <w:sz w:val="22"/>
                <w:szCs w:val="22"/>
                <w:lang w:val="en-US"/>
              </w:rPr>
            </w:pPr>
            <w:proofErr w:type="spellStart"/>
            <w:r w:rsidRPr="0030541D">
              <w:rPr>
                <w:rFonts w:cs="Arial"/>
                <w:color w:val="000000"/>
                <w:sz w:val="22"/>
                <w:szCs w:val="22"/>
                <w:lang w:val="en-US"/>
              </w:rPr>
              <w:t>Mudanças</w:t>
            </w:r>
            <w:proofErr w:type="spellEnd"/>
            <w:r w:rsidRPr="0030541D">
              <w:rPr>
                <w:rFonts w:cs="Arial"/>
                <w:color w:val="000000"/>
                <w:sz w:val="22"/>
                <w:szCs w:val="22"/>
                <w:lang w:val="en-US"/>
              </w:rPr>
              <w:t xml:space="preserve"> </w:t>
            </w:r>
            <w:proofErr w:type="spellStart"/>
            <w:r w:rsidRPr="0030541D">
              <w:rPr>
                <w:rFonts w:cs="Arial"/>
                <w:color w:val="000000"/>
                <w:sz w:val="22"/>
                <w:szCs w:val="22"/>
                <w:lang w:val="en-US"/>
              </w:rPr>
              <w:t>Climáticas</w:t>
            </w:r>
            <w:proofErr w:type="spellEnd"/>
          </w:p>
        </w:tc>
        <w:tc>
          <w:tcPr>
            <w:tcW w:w="7459" w:type="dxa"/>
            <w:noWrap/>
            <w:hideMark/>
          </w:tcPr>
          <w:p w14:paraId="793212FD"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Climate Policies Under Uncertainty: A Comparison of Robust Decision Making and Info-Gap Methods</w:t>
            </w:r>
          </w:p>
        </w:tc>
        <w:tc>
          <w:tcPr>
            <w:tcW w:w="1152" w:type="dxa"/>
            <w:noWrap/>
            <w:hideMark/>
          </w:tcPr>
          <w:p w14:paraId="110F5D7D" w14:textId="77777777" w:rsidR="003B3ACB" w:rsidRPr="0030541D" w:rsidRDefault="003B3ACB" w:rsidP="002C1103">
            <w:pPr>
              <w:autoSpaceDE/>
              <w:autoSpaceDN/>
              <w:adjustRightInd/>
              <w:spacing w:line="240" w:lineRule="auto"/>
              <w:ind w:firstLine="0"/>
              <w:jc w:val="right"/>
              <w:rPr>
                <w:rFonts w:cs="Arial"/>
                <w:color w:val="000000"/>
                <w:sz w:val="22"/>
                <w:szCs w:val="22"/>
                <w:lang w:val="en-US"/>
              </w:rPr>
            </w:pPr>
            <w:r w:rsidRPr="0030541D">
              <w:rPr>
                <w:rFonts w:cs="Arial"/>
                <w:color w:val="000000"/>
                <w:sz w:val="22"/>
                <w:szCs w:val="22"/>
                <w:lang w:val="en-US"/>
              </w:rPr>
              <w:t>16</w:t>
            </w:r>
          </w:p>
        </w:tc>
      </w:tr>
      <w:tr w:rsidR="003B3ACB" w:rsidRPr="009E2FF1" w14:paraId="69A98356" w14:textId="77777777" w:rsidTr="002C1103">
        <w:trPr>
          <w:trHeight w:val="300"/>
        </w:trPr>
        <w:tc>
          <w:tcPr>
            <w:tcW w:w="3122" w:type="dxa"/>
            <w:noWrap/>
            <w:hideMark/>
          </w:tcPr>
          <w:p w14:paraId="3F451589"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"10.1214/07-EJS057", "ISBN" : "978-0-8330-8179-7", "abstract" : "Criminal activities in cyberspace are increasingly facilitated by burgeoning black markets for both tools (e.g., exploit kits) and take (e.g., credit card information). This report, part of a multiphase study on the future security environment, describes the fundamental characteristics of these markets and how they have grown into their current state to explain how their existence can harm the information security environment. Understanding the current and predicted landscape for these markets lays the groundwork for follow-on exploration of options to minimize the potentially harmful influence these markets impart. Experts agree that the coming years will bring more activity in darknets, more use of crypto-currencies, greater anonymity capabilities in malware, and more attention to encrypting and protecting communications and transactions; that the ability to stage cyberattacks will likely outpace the ability to defend against them; that crime will increasingly have a networked or cyber component, creating a wider range of opportunities for black markets; and that there will be more hacking for hire, as-a-service offerings, and brokers. Experts disagree, however, on who will be most affected by the growth of the black market (e.g., small or large businesses, individuals), what products will be on the rise (e.g., fungible goods, such as data records and credit card information; non-fungible goods, such as intellectual property), or which types of attacks will be most prevalent (e.g., persistent, targeted attacks; opportunistic, mass \"smash-and-grab\" attacks). Key Findings The Hacking Community and Cyber Black Markets Are Growing and Maturing The cyber black market has evolved from a varied landscape of discrete, ad hoc individuals into a network of highly organized groups, often connected with traditional crime groups (e.g., drug cartels, mafias, terrorist cells) and nation-states. The cyber black market does not differ much from a traditional market or other typical criminal enterprises; participants communicate through various channels, place their orders, and get products. Its evolution mirrors the normal evolution of markets with both innovation and growth. For many, the cyber black market can be more profitable than the illegal drug trade. These Cyber Black Markets Respond to Outside Forces As suspicion and \"paranoia\" spike b</w:instrText>
            </w:r>
            <w:r w:rsidRPr="003B3ACB">
              <w:rPr>
                <w:rFonts w:cs="Arial"/>
                <w:color w:val="000000"/>
                <w:sz w:val="22"/>
                <w:szCs w:val="22"/>
                <w:lang w:val="en-US"/>
              </w:rPr>
              <w:instrText>ecause of an increase in recent takedowns, more transactions move to darknets; stronger vetting takes place; and greater encr\u2026", "author" : [ { "dropping-particle" : "", "family" : "Groves", "given" : "David G.", "non-dropping-particle" : "", "parse-names" : false, "suffix" : "" }, { "dropping-particle" : "", "family" : "Fischbach", "given" : "Jordan R.", "non-dropping-particle" : "", "parse-names" : false, "suffix" : "" }, { "dropping-particle" : "", "family" : "Bloom", "given" : "Evan", "non-dropping-particle" : "", "parse-names" : false, "suffix" : "" }, { "dropping-particle" : "", "family" : "Knopman", "given" : "Debra", "non-dropping-particle" : "", "parse-names" : false, "suffix" : "" }, { "dropping-particle" : "", "family" : "Keefe", "given" : "Ryan", "non-dropping-particle" : "", "parse-names" : false, "suffix" : "" } ], "id" : "ITEM-1", "issued" : { "date-parts" : [ [ "2013" ] ] }, "number-of-pages" : "1-102", "title" : "Adapting to a Changing Colorado River Making Future Water Deliveries More Reliable Throught Robust Management Strategies", "type" : "report" }, "uris" : [ "http://www.mendeley.com/documents/?uuid=249d8cd4-2c17-40b0-b81a-a43c8c7bdfac" ] } ], "mendeley" : { "formattedCitation" : "(GROVES et al., 2013a)", "plainTextFormattedCitation" : "(GROVES et al., 2013a)", "previouslyFormattedCitation" : "(GROVES et al., 2013a)"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2013a)</w:t>
            </w:r>
            <w:r>
              <w:rPr>
                <w:rFonts w:cs="Arial"/>
                <w:color w:val="000000"/>
                <w:sz w:val="22"/>
                <w:szCs w:val="22"/>
                <w:lang w:val="en-US"/>
              </w:rPr>
              <w:fldChar w:fldCharType="end"/>
            </w:r>
          </w:p>
        </w:tc>
        <w:tc>
          <w:tcPr>
            <w:tcW w:w="2260" w:type="dxa"/>
            <w:noWrap/>
            <w:hideMark/>
          </w:tcPr>
          <w:p w14:paraId="5857F4D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proofErr w:type="spellStart"/>
            <w:r w:rsidRPr="003B3ACB">
              <w:rPr>
                <w:rFonts w:cs="Arial"/>
                <w:color w:val="000000"/>
                <w:sz w:val="22"/>
                <w:szCs w:val="22"/>
                <w:lang w:val="en-US"/>
              </w:rPr>
              <w:t>Recursos</w:t>
            </w:r>
            <w:proofErr w:type="spellEnd"/>
            <w:r w:rsidRPr="003B3ACB">
              <w:rPr>
                <w:rFonts w:cs="Arial"/>
                <w:color w:val="000000"/>
                <w:sz w:val="22"/>
                <w:szCs w:val="22"/>
                <w:lang w:val="en-US"/>
              </w:rPr>
              <w:t xml:space="preserve"> </w:t>
            </w:r>
            <w:proofErr w:type="spellStart"/>
            <w:r w:rsidRPr="003B3ACB">
              <w:rPr>
                <w:rFonts w:cs="Arial"/>
                <w:color w:val="000000"/>
                <w:sz w:val="22"/>
                <w:szCs w:val="22"/>
                <w:lang w:val="en-US"/>
              </w:rPr>
              <w:t>Hídricos</w:t>
            </w:r>
            <w:proofErr w:type="spellEnd"/>
          </w:p>
        </w:tc>
        <w:tc>
          <w:tcPr>
            <w:tcW w:w="7459" w:type="dxa"/>
            <w:noWrap/>
            <w:hideMark/>
          </w:tcPr>
          <w:p w14:paraId="41580424"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 xml:space="preserve">Adapting to a Changing Colorado River Making Future Water Deliveries More Reliable </w:t>
            </w:r>
            <w:proofErr w:type="spellStart"/>
            <w:r w:rsidRPr="003B3ACB">
              <w:rPr>
                <w:rFonts w:cs="Arial"/>
                <w:color w:val="000000"/>
                <w:sz w:val="22"/>
                <w:szCs w:val="22"/>
                <w:lang w:val="en-US"/>
              </w:rPr>
              <w:t>Throught</w:t>
            </w:r>
            <w:proofErr w:type="spellEnd"/>
            <w:r w:rsidRPr="003B3ACB">
              <w:rPr>
                <w:rFonts w:cs="Arial"/>
                <w:color w:val="000000"/>
                <w:sz w:val="22"/>
                <w:szCs w:val="22"/>
                <w:lang w:val="en-US"/>
              </w:rPr>
              <w:t xml:space="preserve"> Robust Management Strategies</w:t>
            </w:r>
          </w:p>
        </w:tc>
        <w:tc>
          <w:tcPr>
            <w:tcW w:w="1152" w:type="dxa"/>
            <w:noWrap/>
            <w:hideMark/>
          </w:tcPr>
          <w:p w14:paraId="68A3A979"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102</w:t>
            </w:r>
          </w:p>
        </w:tc>
      </w:tr>
      <w:tr w:rsidR="003B3ACB" w:rsidRPr="009E2FF1" w14:paraId="090EDDBD" w14:textId="77777777" w:rsidTr="002C1103">
        <w:trPr>
          <w:trHeight w:val="300"/>
        </w:trPr>
        <w:tc>
          <w:tcPr>
            <w:tcW w:w="3122" w:type="dxa"/>
            <w:noWrap/>
            <w:hideMark/>
          </w:tcPr>
          <w:p w14:paraId="272068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"Water agencies are increasingly seeking to address climate change in their long-term planning. Doing so, however, requires moving beyond traditional planning approaches to ones that can i</w:instrText>
            </w:r>
            <w:r>
              <w:rPr>
                <w:rFonts w:cs="Arial"/>
                <w:color w:val="000000"/>
                <w:sz w:val="22"/>
                <w:szCs w:val="22"/>
                <w:lang w:val="en-US"/>
              </w:rPr>
              <w:instrText>ncorporate information about future hydrologic conditions, demographic changes, and other management conditions that are deeply uncertain or not statistically well characterized. This report describes an approach for planning under deep uncertainty, called Robust Decision Making (RDM), and demonstrates its application in a research study with the El Dorado Irrigation District (EID), a water agency located in the California Sierra Nevada Mountains. Using RDM, the authors, in collaboration with EID, tested the robustness of their current long-term plan across more than 50 futures reflecting different assumptions about future climate, urban growth, and the availability of important new supplies. The analysis finds that, although the system is highly reliable under traditional assumptions of historical climate and successful implementation of its long-term plan, significant vulnerabilities arise under climate change and uncertainty about the availability of new supplies. RDM structures an analysis of additional strategies and shows how additional urban water use efficiency and surface storage could mitigate some of these vulnerabilities. The report concludes by presenting key trade-offs among the strategies and showing how EID's expecta</w:instrText>
            </w:r>
            <w:r w:rsidRPr="003B3ACB">
              <w:rPr>
                <w:rFonts w:cs="Arial"/>
                <w:color w:val="000000"/>
                <w:sz w:val="22"/>
                <w:szCs w:val="22"/>
                <w:lang w:val="en-US"/>
              </w:rPr>
              <w:instrText>tions for future vulnerable conditions can guide decisions to augment its long-term plan", "author" : [ { "dropping-particle" : "", "family" : "Groves", "given" : "David G.", "non-dropping-particle" : "", "parse-names" : false, "suffix" : "" }, { "dropping-particle" : "", "family" : "Bloom", "given" : "Evan", "non-dropping-particle" : "", "parse-names" : false, "suffix" : "" }, { "dropping-particle" : "", "family" : "Johnson", "given" : "David R.", "non-dropping-particle" : "", "parse-names" : false, "suffix" : "" }, { "dropping-particle" : "", "family" : "Yates", "given" : "David", "non-dropping-particle" : "", "parse-names" : false, "suffix" : "" }, { "dropping-particle" : "", "family" : "Mehta", "given" : "Vishal K.", "non-dropping-particle" : "", "parse-names" : false, "suffix" : "" } ], "id" : "ITEM-1", "issued" : { "date-parts" : [ [ "2013" ] ] }, "page" : "1-78", "title" : "Addressing Climate Change in Local Water Agency Plans: Demonstrating a Simplified Robust Decision Making Approach in the California Sierra Foothills. Santa Monica, CA", "type" : "article-journal" }, "uris" : [ "http://www.mendeley.com/documents/?uuid=af9b616b-d559-49f0-96eb-e08aa679d367" ] } ], "mendeley" : { "formattedCitation" : "(GROVES et al., 2013b)", "plainTextFormattedCitation" : "(GROVES et al., 2013b)", "previouslyFormattedCitation" : "(GROVES et al., 2013b)"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(GROVES et al., 2013b)</w:t>
            </w:r>
            <w:r>
              <w:rPr>
                <w:rFonts w:cs="Arial"/>
                <w:color w:val="000000"/>
                <w:sz w:val="22"/>
                <w:szCs w:val="22"/>
                <w:lang w:val="en-US"/>
              </w:rPr>
              <w:fldChar w:fldCharType="end"/>
            </w:r>
          </w:p>
        </w:tc>
        <w:tc>
          <w:tcPr>
            <w:tcW w:w="2260" w:type="dxa"/>
            <w:noWrap/>
            <w:hideMark/>
          </w:tcPr>
          <w:p w14:paraId="2148D8A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proofErr w:type="spellStart"/>
            <w:r w:rsidRPr="003B3ACB">
              <w:rPr>
                <w:rFonts w:cs="Arial"/>
                <w:color w:val="000000"/>
                <w:sz w:val="22"/>
                <w:szCs w:val="22"/>
                <w:lang w:val="en-US"/>
              </w:rPr>
              <w:t>Recursos</w:t>
            </w:r>
            <w:proofErr w:type="spellEnd"/>
            <w:r w:rsidRPr="003B3ACB">
              <w:rPr>
                <w:rFonts w:cs="Arial"/>
                <w:color w:val="000000"/>
                <w:sz w:val="22"/>
                <w:szCs w:val="22"/>
                <w:lang w:val="en-US"/>
              </w:rPr>
              <w:t xml:space="preserve"> </w:t>
            </w:r>
            <w:proofErr w:type="spellStart"/>
            <w:r w:rsidRPr="003B3ACB">
              <w:rPr>
                <w:rFonts w:cs="Arial"/>
                <w:color w:val="000000"/>
                <w:sz w:val="22"/>
                <w:szCs w:val="22"/>
                <w:lang w:val="en-US"/>
              </w:rPr>
              <w:t>Hídricos</w:t>
            </w:r>
            <w:proofErr w:type="spellEnd"/>
          </w:p>
        </w:tc>
        <w:tc>
          <w:tcPr>
            <w:tcW w:w="7459" w:type="dxa"/>
            <w:noWrap/>
            <w:hideMark/>
          </w:tcPr>
          <w:p w14:paraId="02ABED10"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Addressing Climate Change in Local Water Agency Plans: Demonstrating a Simplified Robust Decision Making Approach in the California Sierra Foothills. Santa Monica, CA</w:t>
            </w:r>
          </w:p>
        </w:tc>
        <w:tc>
          <w:tcPr>
            <w:tcW w:w="1152" w:type="dxa"/>
            <w:noWrap/>
            <w:hideMark/>
          </w:tcPr>
          <w:p w14:paraId="18B23E5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78</w:t>
            </w:r>
          </w:p>
        </w:tc>
      </w:tr>
      <w:tr w:rsidR="003B3ACB" w:rsidRPr="009E2FF1" w14:paraId="5177309F" w14:textId="77777777" w:rsidTr="002C1103">
        <w:trPr>
          <w:trHeight w:val="300"/>
        </w:trPr>
        <w:tc>
          <w:tcPr>
            <w:tcW w:w="3122" w:type="dxa"/>
            <w:noWrap/>
            <w:hideMark/>
          </w:tcPr>
          <w:p w14:paraId="1A5D5A61"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3B3ACB">
              <w:rPr>
                <w:rFonts w:cs="Arial"/>
                <w:color w:val="000000"/>
                <w:sz w:val="22"/>
                <w:szCs w:val="22"/>
                <w:lang w:val="en-US"/>
              </w:rPr>
              <w:instrText>ADDIN CSL_CITATION { "citationItems" : [ { "id" : "ITEM-1", "itemData" : { "DOI" : "10.1596/1813-9450-6465", "abstract" : "Ho Chi Minh City faces significant and growing flood risk. Recent risk reduction efforts may be insufficient</w:instrText>
            </w:r>
            <w:r w:rsidRPr="009A2A28">
              <w:rPr>
                <w:rFonts w:cs="Arial"/>
                <w:color w:val="000000"/>
                <w:sz w:val="22"/>
                <w:szCs w:val="22"/>
                <w:lang w:val="en-US"/>
              </w:rPr>
              <w:instrText xml:space="preserve">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w:instrText>
            </w:r>
            <w:r w:rsidRPr="0026667F">
              <w:rPr>
                <w:rFonts w:cs="Arial"/>
                <w:color w:val="000000"/>
                <w:sz w:val="22"/>
                <w:szCs w:val="22"/>
                <w:lang w:val="en-US"/>
              </w:rPr>
              <w:instrText xml:space="preserve">ce risk in best estimates of future conditions, but it may not keep risk low in many other plausible futures. Tus, the infrastructure may not be sufficiently robust. Te analysis further suggests that adaptation and retreat measures, particularly when used adaptively, can play </w:instrText>
            </w:r>
            <w:r>
              <w:rPr>
                <w:rFonts w:cs="Arial"/>
                <w:color w:val="000000"/>
                <w:sz w:val="22"/>
                <w:szCs w:val="22"/>
              </w:rPr>
              <w:instrText>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w:instrText>
            </w:r>
            <w:r w:rsidRPr="003B3ACB">
              <w:rPr>
                <w:rFonts w:cs="Arial"/>
                <w:color w:val="000000"/>
                <w:sz w:val="22"/>
                <w:szCs w:val="22"/>
                <w:lang w:val="en-US"/>
              </w:rPr>
              <w:instrText>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"uris" : [ "http://www.mendeley.com/documents/?uuid=492418df-3024-4b23-858a-36eb76a91bd5" ] } ], "mendeley" : { "formattedCitation" : "(LEMPERT et al., 2013)", "plainTextFormattedCitation" : "(LEMPERT et al., 2013)", "previouslyFormattedCitation" : "(LEMPERT et al., 2013)" }, "properties" : { "noteIndex" : 0 }, "schema" : "https://github.com/citation-style-language/schema/raw/master/csl-citation.json" }</w:instrText>
            </w:r>
            <w:r>
              <w:rPr>
                <w:rFonts w:cs="Arial"/>
                <w:color w:val="000000"/>
                <w:sz w:val="22"/>
                <w:szCs w:val="22"/>
              </w:rPr>
              <w:fldChar w:fldCharType="separate"/>
            </w:r>
            <w:r w:rsidRPr="003B3ACB">
              <w:rPr>
                <w:rFonts w:cs="Arial"/>
                <w:noProof/>
                <w:color w:val="000000"/>
                <w:sz w:val="22"/>
                <w:szCs w:val="22"/>
                <w:lang w:val="en-US"/>
              </w:rPr>
              <w:t>(LEMPERT et al., 2013)</w:t>
            </w:r>
            <w:r>
              <w:rPr>
                <w:rFonts w:cs="Arial"/>
                <w:color w:val="000000"/>
                <w:sz w:val="22"/>
                <w:szCs w:val="22"/>
              </w:rPr>
              <w:fldChar w:fldCharType="end"/>
            </w:r>
          </w:p>
        </w:tc>
        <w:tc>
          <w:tcPr>
            <w:tcW w:w="2260" w:type="dxa"/>
            <w:noWrap/>
            <w:hideMark/>
          </w:tcPr>
          <w:p w14:paraId="0A60EFFE"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proofErr w:type="spellStart"/>
            <w:r w:rsidRPr="003B3ACB">
              <w:rPr>
                <w:rFonts w:cs="Arial"/>
                <w:color w:val="000000"/>
                <w:sz w:val="22"/>
                <w:szCs w:val="22"/>
                <w:lang w:val="en-US"/>
              </w:rPr>
              <w:t>Infraestrutura</w:t>
            </w:r>
            <w:proofErr w:type="spellEnd"/>
            <w:r w:rsidRPr="003B3ACB">
              <w:rPr>
                <w:rFonts w:cs="Arial"/>
                <w:color w:val="000000"/>
                <w:sz w:val="22"/>
                <w:szCs w:val="22"/>
                <w:lang w:val="en-US"/>
              </w:rPr>
              <w:t xml:space="preserve"> e </w:t>
            </w:r>
            <w:proofErr w:type="spellStart"/>
            <w:r w:rsidRPr="003B3ACB">
              <w:rPr>
                <w:rFonts w:cs="Arial"/>
                <w:color w:val="000000"/>
                <w:sz w:val="22"/>
                <w:szCs w:val="22"/>
                <w:lang w:val="en-US"/>
              </w:rPr>
              <w:t>Desastres</w:t>
            </w:r>
            <w:proofErr w:type="spellEnd"/>
            <w:r w:rsidRPr="003B3ACB">
              <w:rPr>
                <w:rFonts w:cs="Arial"/>
                <w:color w:val="000000"/>
                <w:sz w:val="22"/>
                <w:szCs w:val="22"/>
                <w:lang w:val="en-US"/>
              </w:rPr>
              <w:t xml:space="preserve"> </w:t>
            </w:r>
            <w:proofErr w:type="spellStart"/>
            <w:r w:rsidRPr="003B3ACB">
              <w:rPr>
                <w:rFonts w:cs="Arial"/>
                <w:color w:val="000000"/>
                <w:sz w:val="22"/>
                <w:szCs w:val="22"/>
                <w:lang w:val="en-US"/>
              </w:rPr>
              <w:t>Naturais</w:t>
            </w:r>
            <w:proofErr w:type="spellEnd"/>
          </w:p>
        </w:tc>
        <w:tc>
          <w:tcPr>
            <w:tcW w:w="7459" w:type="dxa"/>
            <w:noWrap/>
            <w:hideMark/>
          </w:tcPr>
          <w:p w14:paraId="43E391F4"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Ensuring Robust Flood Risk Management in Ho Chi Minh City</w:t>
            </w:r>
          </w:p>
        </w:tc>
        <w:tc>
          <w:tcPr>
            <w:tcW w:w="1152" w:type="dxa"/>
            <w:noWrap/>
            <w:hideMark/>
          </w:tcPr>
          <w:p w14:paraId="0C631DB4"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63</w:t>
            </w:r>
          </w:p>
        </w:tc>
      </w:tr>
      <w:tr w:rsidR="003B3ACB" w:rsidRPr="009E2FF1" w14:paraId="03359028" w14:textId="77777777" w:rsidTr="002C1103">
        <w:trPr>
          <w:trHeight w:val="300"/>
        </w:trPr>
        <w:tc>
          <w:tcPr>
            <w:tcW w:w="3122" w:type="dxa"/>
            <w:noWrap/>
            <w:hideMark/>
          </w:tcPr>
          <w:p w14:paraId="6491205F"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w:instrText>
            </w:r>
            <w:r>
              <w:rPr>
                <w:rFonts w:cs="Arial"/>
                <w:color w:val="000000"/>
                <w:sz w:val="22"/>
                <w:szCs w:val="22"/>
                <w:lang w:val="en-US"/>
              </w:rPr>
              <w:instrText>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w:instrText>
            </w:r>
            <w:r w:rsidRPr="003B3ACB">
              <w:rPr>
                <w:rFonts w:cs="Arial"/>
                <w:color w:val="000000"/>
                <w:sz w:val="22"/>
                <w:szCs w:val="22"/>
                <w:lang w:val="en-US"/>
              </w:rPr>
              <w:instrText>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"Johnson", "given" : "David R.", "non-dropping-particle" : "", "parse-names" : false, "suffix" : "" }, { "dropping-particle" : "", "family" : "Fischbach", "given" : "Jordan R.", "non-dropping-particle" : "", "parse-names" : false, "suffix" : "" }, { "dropping-particle" : "", "family" : "Ortiz", "given" : "David S.", "non-dropping-particle" : "", "parse-names" : false, "suffix" : "" } ], "container-title" : "Journal of Coastal Research", "id" : "ITEM-1", "issue" : "10062", "issued" : { "date-parts" : [ [ "2013" ] ] }, "page" : "29-50", "title" : "Estimating Surge-Based Flood Risk with the Coastal Louisiana Risk Assessment Model", "type" : "article-journal", "volume" : "Sp.Issue 6" }, "uris" : [ "http://www.mendeley.com/documents/?uuid=3c7d5462-b6ad-4633-ad26-f5a7d5be0e80" ] } ], "mendeley" : { "formattedCitation" : "(JOHNSON; FISCHBACH; ORTIZ, 2013)", "plainTextFormattedCitation" : "(JOHNSON; FISCHBACH; ORTIZ, 2013)", "previouslyFormattedCitation" : "(JOHNSON; FISCHBACH; ORTIZ,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(JOHNSON; FISCHBACH; ORTIZ, 2013)</w:t>
            </w:r>
            <w:r>
              <w:rPr>
                <w:rFonts w:cs="Arial"/>
                <w:color w:val="000000"/>
                <w:sz w:val="22"/>
                <w:szCs w:val="22"/>
                <w:lang w:val="en-US"/>
              </w:rPr>
              <w:fldChar w:fldCharType="end"/>
            </w:r>
          </w:p>
        </w:tc>
        <w:tc>
          <w:tcPr>
            <w:tcW w:w="2260" w:type="dxa"/>
            <w:noWrap/>
            <w:hideMark/>
          </w:tcPr>
          <w:p w14:paraId="2E93C9D5"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proofErr w:type="spellStart"/>
            <w:r w:rsidRPr="003B3ACB">
              <w:rPr>
                <w:rFonts w:cs="Arial"/>
                <w:color w:val="000000"/>
                <w:sz w:val="22"/>
                <w:szCs w:val="22"/>
                <w:lang w:val="en-US"/>
              </w:rPr>
              <w:t>Infraestrutura</w:t>
            </w:r>
            <w:proofErr w:type="spellEnd"/>
            <w:r w:rsidRPr="003B3ACB">
              <w:rPr>
                <w:rFonts w:cs="Arial"/>
                <w:color w:val="000000"/>
                <w:sz w:val="22"/>
                <w:szCs w:val="22"/>
                <w:lang w:val="en-US"/>
              </w:rPr>
              <w:t xml:space="preserve"> e </w:t>
            </w:r>
            <w:proofErr w:type="spellStart"/>
            <w:r w:rsidRPr="003B3ACB">
              <w:rPr>
                <w:rFonts w:cs="Arial"/>
                <w:color w:val="000000"/>
                <w:sz w:val="22"/>
                <w:szCs w:val="22"/>
                <w:lang w:val="en-US"/>
              </w:rPr>
              <w:t>Desastres</w:t>
            </w:r>
            <w:proofErr w:type="spellEnd"/>
            <w:r w:rsidRPr="003B3ACB">
              <w:rPr>
                <w:rFonts w:cs="Arial"/>
                <w:color w:val="000000"/>
                <w:sz w:val="22"/>
                <w:szCs w:val="22"/>
                <w:lang w:val="en-US"/>
              </w:rPr>
              <w:t xml:space="preserve"> </w:t>
            </w:r>
            <w:proofErr w:type="spellStart"/>
            <w:r w:rsidRPr="003B3ACB">
              <w:rPr>
                <w:rFonts w:cs="Arial"/>
                <w:color w:val="000000"/>
                <w:sz w:val="22"/>
                <w:szCs w:val="22"/>
                <w:lang w:val="en-US"/>
              </w:rPr>
              <w:t>Naturais</w:t>
            </w:r>
            <w:proofErr w:type="spellEnd"/>
          </w:p>
        </w:tc>
        <w:tc>
          <w:tcPr>
            <w:tcW w:w="7459" w:type="dxa"/>
            <w:noWrap/>
            <w:hideMark/>
          </w:tcPr>
          <w:p w14:paraId="76B2CABD"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Estimating Surge-Based Flood Risk with the Coastal Louisiana Risk Assessment Model</w:t>
            </w:r>
          </w:p>
        </w:tc>
        <w:tc>
          <w:tcPr>
            <w:tcW w:w="1152" w:type="dxa"/>
            <w:noWrap/>
            <w:hideMark/>
          </w:tcPr>
          <w:p w14:paraId="4418B71C"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1A560F" w14:paraId="6B4705CD" w14:textId="77777777" w:rsidTr="002C1103">
        <w:trPr>
          <w:trHeight w:val="300"/>
        </w:trPr>
        <w:tc>
          <w:tcPr>
            <w:tcW w:w="3122" w:type="dxa"/>
            <w:noWrap/>
            <w:hideMark/>
          </w:tcPr>
          <w:p w14:paraId="38E7FFFC"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"abstract" : "Addressing climate change requires both quantitative analysis and ethical reasoning. But the character of many climate-related decisions \u2013 in particular deep uncertainty, competing values, and</w:instrText>
            </w:r>
            <w:r>
              <w:rPr>
                <w:rFonts w:cs="Arial"/>
                <w:color w:val="000000"/>
                <w:sz w:val="22"/>
                <w:szCs w:val="22"/>
                <w:lang w:val="en-US"/>
              </w:rPr>
              <w:instrText xml:space="preserve"> complex relationships among actions and consequences \u2013 can make it difficult to use the most common types of quantitative analysis to support appropriate ethical reasoning. This essay will describe Robust Decision Making (RDM), one of a new class of methods for quantitative analysis that can help resolve some of these difficulties, and situate RDM in the framework for ethical reasoning and deliberation laid out in Amartya Sen\u2019s Idea of Justice. Two example applications will illustrate these ideas: one examining how greenhouse gas mitigation policies might appropriately address the threat of abrupt climate change and the other addressing management of the Colorado River in the face of climate change and other changing conditions", "author" : [ { "dropping-particle" : "", "family" : "Lempert", "given" : "Robert J.", "non-dropping-particle" : "", "parse-names" : false, "suffix" : "" }, { "dropping-particle" : "", "family" : "Groves", "given" : "David G.", "non-dropping-particle" : "", "parse-names" : false, "suffix" : "" }, { "dropping-particle" : "", "family" : "Fischbach", "given" : "Jordan R.", "non-dropping-particle" : "", "parse-names" : false, "suffix" : "" } ], "id" : "ITEM-1", "issued" : { "date-parts" : [ [ "2013" ] ] }, "page" : "1-26", "title" : "Is it ethical to use a single probability density function ?", "type" : "article-journal" }, "uris" : [ "http://www.mendeley.com/documents/?uuid=84f02bec-e874-4172-b465-06739dab5f62" ] } ], "mendeley" : { "formattedCitation" : "(LEMPERT; GROVES; FISCHBACH, 2013)", "plainTextFormattedCitation" : "(LEMPERT; GROVES; FISCHBACH, 2013)", "previouslyFormattedCitation" : "(LEMPERT; GROVES; FISCHBACH,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(LEMPERT; GROVES; FISCHBACH, 2013)</w:t>
            </w:r>
            <w:r>
              <w:rPr>
                <w:rFonts w:cs="Arial"/>
                <w:color w:val="000000"/>
                <w:sz w:val="22"/>
                <w:szCs w:val="22"/>
                <w:lang w:val="en-US"/>
              </w:rPr>
              <w:fldChar w:fldCharType="end"/>
            </w:r>
          </w:p>
        </w:tc>
        <w:tc>
          <w:tcPr>
            <w:tcW w:w="2260" w:type="dxa"/>
            <w:noWrap/>
            <w:hideMark/>
          </w:tcPr>
          <w:p w14:paraId="37543BE5"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358A866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Is it ethical to use a single probability density function ?</w:t>
            </w:r>
          </w:p>
        </w:tc>
        <w:tc>
          <w:tcPr>
            <w:tcW w:w="1152" w:type="dxa"/>
            <w:noWrap/>
            <w:hideMark/>
          </w:tcPr>
          <w:p w14:paraId="1E52D877"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26</w:t>
            </w:r>
          </w:p>
        </w:tc>
      </w:tr>
      <w:tr w:rsidR="003B3ACB" w:rsidRPr="009E2FF1" w14:paraId="0464EE9E" w14:textId="77777777" w:rsidTr="002C1103">
        <w:trPr>
          <w:trHeight w:val="300"/>
        </w:trPr>
        <w:tc>
          <w:tcPr>
            <w:tcW w:w="3122" w:type="dxa"/>
            <w:noWrap/>
            <w:hideMark/>
          </w:tcPr>
          <w:p w14:paraId="1EB668A2"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"DOI" : "10.2112/SI",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"Peyronnin", "given" : "Natalie", "non-dropping-particle" : "", "parse-names" : false, "suffix" : "" }, { "dropping-particle" : "", "family" : "Green", "given" : "Mandy", "non-dropping-particle" : "", "parse-names" : false, "suffix" : "" }, { "dropping-particle" : "", "family" : "Richards", "given" : "Carol Parsons", "non-dropping-particle" : "", "parse-names" : false, "suffix" : "" }, { "dropping-particle" : "", "family" : "Owens", "given" : "Alaina", "non-dropping-particle" : "", "</w:instrText>
            </w:r>
            <w:r w:rsidRPr="003B3ACB">
              <w:rPr>
                <w:rFonts w:cs="Arial"/>
                <w:color w:val="000000"/>
                <w:sz w:val="22"/>
                <w:szCs w:val="22"/>
                <w:lang w:val="en-US"/>
              </w:rPr>
              <w:instrText>parse-names" : false, "suffix" : "" }, { "dropping-particle" : "", "family" : "Reed", "given" : "Denise", "non-dropping-particle" : "", "parse-names" : false, "suffix" : "" }, { "dropping-particle" : "", "family" : "Chamberlain", "given" : "Joanne", "non-dropping-particle" : "", "parse-names" : false, "suffix" : "" }, { "dropping-particle" : "", "family" : "Groves", "given" : "David G.", "non-dropping-particle" : "", "parse-names" : false, "suffix" : "" }, { "dropping-particle" : "", "family" : "Rhinehart", "given" : "William K.", "non-dropping-particle" : "", "parse-names" : false, "suffix" : "" }, { "dropping-particle" : "", "family" : "Belhadjali", "given" : "Karim", "non-dropping-particle" : "", "parse-names" : false, "suffix" : "" } ], "container-title" : "Journal of Coastal Research", "id" : "ITEM-1", "issue" : "10062", "issued" : { "date-parts" : [ [ "2013" ] ] }, "page" : "29-50", "title" : "Louisiana\u2019s 2012 Coastal Master Plan: Overview of a Science-Based and Publicly Informed Decision-Making Process", "type" : "article-journal", "volume" : "Sp.Issue 6" }, "uris" : [ "http://www.mendeley.com/documents/?uuid=ef9dc5ac-23c8-4b66-b28c-bbb406b61198" ] } ], "mendeley" : { "formattedCitation" : "(PEYRONNIN et al., 2013)", "plainTextFormattedCitation" : "(PEYRONNIN et al., 2013)", "previouslyFormattedCitation" : "(PEYRONNIN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(PEYRONNIN et al., 2013)</w:t>
            </w:r>
            <w:r>
              <w:rPr>
                <w:rFonts w:cs="Arial"/>
                <w:color w:val="000000"/>
                <w:sz w:val="22"/>
                <w:szCs w:val="22"/>
                <w:lang w:val="en-US"/>
              </w:rPr>
              <w:fldChar w:fldCharType="end"/>
            </w:r>
          </w:p>
        </w:tc>
        <w:tc>
          <w:tcPr>
            <w:tcW w:w="2260" w:type="dxa"/>
            <w:noWrap/>
            <w:hideMark/>
          </w:tcPr>
          <w:p w14:paraId="56D8DCB3"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proofErr w:type="spellStart"/>
            <w:r w:rsidRPr="003B3ACB">
              <w:rPr>
                <w:rFonts w:cs="Arial"/>
                <w:color w:val="000000"/>
                <w:sz w:val="22"/>
                <w:szCs w:val="22"/>
                <w:lang w:val="en-US"/>
              </w:rPr>
              <w:t>Infraestrutura</w:t>
            </w:r>
            <w:proofErr w:type="spellEnd"/>
            <w:r w:rsidRPr="003B3ACB">
              <w:rPr>
                <w:rFonts w:cs="Arial"/>
                <w:color w:val="000000"/>
                <w:sz w:val="22"/>
                <w:szCs w:val="22"/>
                <w:lang w:val="en-US"/>
              </w:rPr>
              <w:t xml:space="preserve"> e </w:t>
            </w:r>
            <w:proofErr w:type="spellStart"/>
            <w:r w:rsidRPr="003B3ACB">
              <w:rPr>
                <w:rFonts w:cs="Arial"/>
                <w:color w:val="000000"/>
                <w:sz w:val="22"/>
                <w:szCs w:val="22"/>
                <w:lang w:val="en-US"/>
              </w:rPr>
              <w:t>Desastres</w:t>
            </w:r>
            <w:proofErr w:type="spellEnd"/>
            <w:r w:rsidRPr="003B3ACB">
              <w:rPr>
                <w:rFonts w:cs="Arial"/>
                <w:color w:val="000000"/>
                <w:sz w:val="22"/>
                <w:szCs w:val="22"/>
                <w:lang w:val="en-US"/>
              </w:rPr>
              <w:t xml:space="preserve"> </w:t>
            </w:r>
            <w:proofErr w:type="spellStart"/>
            <w:r w:rsidRPr="003B3ACB">
              <w:rPr>
                <w:rFonts w:cs="Arial"/>
                <w:color w:val="000000"/>
                <w:sz w:val="22"/>
                <w:szCs w:val="22"/>
                <w:lang w:val="en-US"/>
              </w:rPr>
              <w:t>Naturais</w:t>
            </w:r>
            <w:proofErr w:type="spellEnd"/>
          </w:p>
        </w:tc>
        <w:tc>
          <w:tcPr>
            <w:tcW w:w="7459" w:type="dxa"/>
            <w:noWrap/>
            <w:hideMark/>
          </w:tcPr>
          <w:p w14:paraId="5897B4A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Louisiana's 2012 Coastal Master Plan: Overview of a Science-Based and Publicly Informed Decision-Making Process</w:t>
            </w:r>
          </w:p>
        </w:tc>
        <w:tc>
          <w:tcPr>
            <w:tcW w:w="1152" w:type="dxa"/>
            <w:noWrap/>
            <w:hideMark/>
          </w:tcPr>
          <w:p w14:paraId="4EFABE57"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22</w:t>
            </w:r>
          </w:p>
        </w:tc>
      </w:tr>
      <w:tr w:rsidR="003B3ACB" w:rsidRPr="009E2FF1" w14:paraId="2B43D417" w14:textId="77777777" w:rsidTr="002C1103">
        <w:trPr>
          <w:trHeight w:val="300"/>
        </w:trPr>
        <w:tc>
          <w:tcPr>
            <w:tcW w:w="3122" w:type="dxa"/>
            <w:noWrap/>
            <w:hideMark/>
          </w:tcPr>
          <w:p w14:paraId="2F22E32A"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 xml:space="preserve">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w:instrText>
            </w:r>
            <w:r>
              <w:rPr>
                <w:rFonts w:cs="Arial"/>
                <w:color w:val="000000"/>
                <w:sz w:val="22"/>
                <w:szCs w:val="22"/>
                <w:lang w:val="en-US"/>
              </w:rPr>
              <w:instrText>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w:instrText>
            </w:r>
            <w:r w:rsidRPr="003B3ACB">
              <w:rPr>
                <w:rFonts w:cs="Arial"/>
                <w:color w:val="000000"/>
                <w:sz w:val="22"/>
                <w:szCs w:val="22"/>
                <w:lang w:val="en-US"/>
              </w:rPr>
              <w:instrTex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Pr>
                <w:rFonts w:cs="Arial"/>
                <w:color w:val="000000"/>
                <w:sz w:val="22"/>
                <w:szCs w:val="22"/>
                <w:lang w:val="en-US"/>
              </w:rPr>
              <w:fldChar w:fldCharType="separate"/>
            </w:r>
            <w:r w:rsidRPr="003B3ACB">
              <w:rPr>
                <w:rFonts w:cs="Arial"/>
                <w:noProof/>
                <w:color w:val="000000"/>
                <w:sz w:val="22"/>
                <w:szCs w:val="22"/>
                <w:lang w:val="en-US"/>
              </w:rPr>
              <w:t>(KASPRZYK et al., 2013)</w:t>
            </w:r>
            <w:r>
              <w:rPr>
                <w:rFonts w:cs="Arial"/>
                <w:color w:val="000000"/>
                <w:sz w:val="22"/>
                <w:szCs w:val="22"/>
                <w:lang w:val="en-US"/>
              </w:rPr>
              <w:fldChar w:fldCharType="end"/>
            </w:r>
          </w:p>
        </w:tc>
        <w:tc>
          <w:tcPr>
            <w:tcW w:w="2260" w:type="dxa"/>
            <w:noWrap/>
            <w:hideMark/>
          </w:tcPr>
          <w:p w14:paraId="68718BD6"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proofErr w:type="spellStart"/>
            <w:r w:rsidRPr="003B3ACB">
              <w:rPr>
                <w:rFonts w:cs="Arial"/>
                <w:color w:val="000000"/>
                <w:sz w:val="22"/>
                <w:szCs w:val="22"/>
                <w:lang w:val="en-US"/>
              </w:rPr>
              <w:t>Recursos</w:t>
            </w:r>
            <w:proofErr w:type="spellEnd"/>
            <w:r w:rsidRPr="003B3ACB">
              <w:rPr>
                <w:rFonts w:cs="Arial"/>
                <w:color w:val="000000"/>
                <w:sz w:val="22"/>
                <w:szCs w:val="22"/>
                <w:lang w:val="en-US"/>
              </w:rPr>
              <w:t xml:space="preserve"> </w:t>
            </w:r>
            <w:proofErr w:type="spellStart"/>
            <w:r w:rsidRPr="003B3ACB">
              <w:rPr>
                <w:rFonts w:cs="Arial"/>
                <w:color w:val="000000"/>
                <w:sz w:val="22"/>
                <w:szCs w:val="22"/>
                <w:lang w:val="en-US"/>
              </w:rPr>
              <w:t>Hídricos</w:t>
            </w:r>
            <w:proofErr w:type="spellEnd"/>
          </w:p>
        </w:tc>
        <w:tc>
          <w:tcPr>
            <w:tcW w:w="7459" w:type="dxa"/>
            <w:noWrap/>
            <w:hideMark/>
          </w:tcPr>
          <w:p w14:paraId="670E78D1" w14:textId="77777777" w:rsidR="003B3ACB" w:rsidRPr="003B3ACB" w:rsidRDefault="003B3ACB" w:rsidP="002C1103">
            <w:pPr>
              <w:autoSpaceDE/>
              <w:autoSpaceDN/>
              <w:adjustRightInd/>
              <w:spacing w:line="240" w:lineRule="auto"/>
              <w:ind w:firstLine="0"/>
              <w:jc w:val="left"/>
              <w:rPr>
                <w:rFonts w:cs="Arial"/>
                <w:color w:val="000000"/>
                <w:sz w:val="22"/>
                <w:szCs w:val="22"/>
                <w:lang w:val="en-US"/>
              </w:rPr>
            </w:pPr>
            <w:r w:rsidRPr="003B3ACB">
              <w:rPr>
                <w:rFonts w:cs="Arial"/>
                <w:color w:val="000000"/>
                <w:sz w:val="22"/>
                <w:szCs w:val="22"/>
                <w:lang w:val="en-US"/>
              </w:rPr>
              <w:t>Many objective robust decision making for complex environmental systems undergoing change*</w:t>
            </w:r>
          </w:p>
        </w:tc>
        <w:tc>
          <w:tcPr>
            <w:tcW w:w="1152" w:type="dxa"/>
            <w:noWrap/>
            <w:hideMark/>
          </w:tcPr>
          <w:p w14:paraId="313DCF3B" w14:textId="77777777" w:rsidR="003B3ACB" w:rsidRPr="003B3ACB" w:rsidRDefault="003B3ACB" w:rsidP="002C1103">
            <w:pPr>
              <w:autoSpaceDE/>
              <w:autoSpaceDN/>
              <w:adjustRightInd/>
              <w:spacing w:line="240" w:lineRule="auto"/>
              <w:ind w:firstLine="0"/>
              <w:jc w:val="right"/>
              <w:rPr>
                <w:rFonts w:cs="Arial"/>
                <w:color w:val="000000"/>
                <w:sz w:val="22"/>
                <w:szCs w:val="22"/>
                <w:lang w:val="en-US"/>
              </w:rPr>
            </w:pPr>
            <w:r w:rsidRPr="003B3ACB">
              <w:rPr>
                <w:rFonts w:cs="Arial"/>
                <w:color w:val="000000"/>
                <w:sz w:val="22"/>
                <w:szCs w:val="22"/>
                <w:lang w:val="en-US"/>
              </w:rPr>
              <w:t>17</w:t>
            </w:r>
          </w:p>
        </w:tc>
      </w:tr>
      <w:tr w:rsidR="003B3ACB" w:rsidRPr="001A560F" w14:paraId="1E253E05" w14:textId="77777777" w:rsidTr="002C1103">
        <w:trPr>
          <w:trHeight w:val="300"/>
        </w:trPr>
        <w:tc>
          <w:tcPr>
            <w:tcW w:w="3122" w:type="dxa"/>
            <w:noWrap/>
            <w:hideMark/>
          </w:tcPr>
          <w:p w14:paraId="642C3F09"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sidRPr="003B3ACB">
              <w:rPr>
                <w:rFonts w:cs="Arial"/>
                <w:color w:val="000000"/>
                <w:sz w:val="22"/>
                <w:szCs w:val="22"/>
                <w:lang w:val="en-US"/>
              </w:rPr>
              <w:instrText>ADDIN CSL_CITATION { "citationItems" : [ { "id" : "ITEM-1", "itemData" : { "DOI" : "http://dx.doi.org/10.2112/SI_67_10", "ISBN" : "0749-0208", "ISSN" : "0749-0208", "PMID" : "865336694", "abstract" : "Louisiana is in the midst of a land loss crisis that has claimed more than 4800 km2 since the 1930s. Unless aggressive, large-scale action is taken, Louisiana could lose an additional 4500 km2 in the next 50 years, resulting in a projected increase in annual damages from hurricane storm surge flooding of more than $23 billion. Louisiana\u2019s 2012 Coastal Master Plan is a long-term plan with clear economic, social, and environmental benefits, such as decreasing potential damages from storm surge by $5.3 billion to $18 billion. Implementation of projects in themaster plan should result in no net loss of land after 20 years and an annual net gain of land after 30 years. To develop the plan, the Coastal Protection and Restoration Authority (CPRA) utilized a state-of-the-art systems approach to coastal planning and a science-based decision-maki</w:instrText>
            </w:r>
            <w:r>
              <w:rPr>
                <w:rFonts w:cs="Arial"/>
                <w:color w:val="000000"/>
                <w:sz w:val="22"/>
                <w:szCs w:val="22"/>
                <w:lang w:val="en-US"/>
              </w:rPr>
              <w:instrText>ng process that resulted in a funding- and resource-constrained plan that makes the greatest progress toward achieving a sustainable coast. A series of integrated, coastwide predictive models were developed to provide data for a new planning tool used to identify the suite of projects that would make the greatest progress toward meeting the master plan objectives while considering uncertainties in future environmental conditions. Recognizing that the success of the plan hinges on stakeholder support, as well as science, the CPRA also implemented a comprehensive outreach plan to obtain input and feedback from key stakeholders and the public. The resulting plan recommends a specific list of restoration and protection projects and has achieved widespread support.", "author" : [ { "dropping-particle" : "", "family" : "Groves", "given" : "David G.", "non-dropping-particle" : "", "parse-names" : false, "suffix" : "" }, { "dropping-particle" : "", "family" : "Sharon", "given" : "Christopher", "non-dropping-particle" : "", "parse-names" : false, "suffix" : "" } ], "container-title" : "Journal of Coastal Research", "id" : "ITEM-1", "issue" : "10062", "issued" : { "date-parts" : [ [ "2013" ] ] }, "page" : "29-50", "title" : "Planning Tool to Support Planning the Future of Coastal Louisiana", "type" : "article-journal", "volume" : "Sp.Issue 6" }, "uris" : [ "http://www.mendeley.com/documents/?uuid=1477c212-a3c8-476e-8ad4-de9b4e594fc8" ] } ], "mendeley" : { "formattedCitation" : "(GROVES; SHARON, 2013)", "plainTextFormattedCitation" : "(GROVES; SHARON, 2013)", "previouslyFormattedCitation" : "(GROVES; SHARON, 2013)"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SHARON, 2013)</w:t>
            </w:r>
            <w:r>
              <w:rPr>
                <w:rFonts w:cs="Arial"/>
                <w:color w:val="000000"/>
                <w:sz w:val="22"/>
                <w:szCs w:val="22"/>
                <w:lang w:val="en-US"/>
              </w:rPr>
              <w:fldChar w:fldCharType="end"/>
            </w:r>
          </w:p>
        </w:tc>
        <w:tc>
          <w:tcPr>
            <w:tcW w:w="2260" w:type="dxa"/>
            <w:noWrap/>
            <w:hideMark/>
          </w:tcPr>
          <w:p w14:paraId="107B1D74"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Infraestrutura e Desastres Naturais</w:t>
            </w:r>
          </w:p>
        </w:tc>
        <w:tc>
          <w:tcPr>
            <w:tcW w:w="7459" w:type="dxa"/>
            <w:noWrap/>
            <w:hideMark/>
          </w:tcPr>
          <w:p w14:paraId="5E25B52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Planning Tool to Support Planning the Future of Coastal Louisiana</w:t>
            </w:r>
          </w:p>
        </w:tc>
        <w:tc>
          <w:tcPr>
            <w:tcW w:w="1152" w:type="dxa"/>
            <w:noWrap/>
            <w:hideMark/>
          </w:tcPr>
          <w:p w14:paraId="67A41E24"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22</w:t>
            </w:r>
          </w:p>
        </w:tc>
      </w:tr>
      <w:tr w:rsidR="003B3ACB" w:rsidRPr="001A560F" w14:paraId="0D674439" w14:textId="77777777" w:rsidTr="002C1103">
        <w:trPr>
          <w:trHeight w:val="300"/>
        </w:trPr>
        <w:tc>
          <w:tcPr>
            <w:tcW w:w="3122" w:type="dxa"/>
            <w:noWrap/>
            <w:hideMark/>
          </w:tcPr>
          <w:p w14:paraId="15C911B9"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Pr>
                <w:rFonts w:cs="Arial"/>
                <w:color w:val="000000"/>
                <w:sz w:val="22"/>
                <w:szCs w:val="22"/>
              </w:rPr>
              <w:instrText>ADDIN CSL_CITATION { "citationItems" : [ { "id" : "ITEM-1", "itemData" : { "abstract" : "California faces significant challenges in ensuring that its water resources successfully meet diverse needs across the state in the coming decades. Increasing needs due to population and economic growth, increasing agricultural irrigation requirements, and growing desires to dedicate more water to the environment will strain a system nearing or exceeding capacity. These challenges are exacerbated by potential declines in available water supply due to natural variability and climatic changes. How these long-term changes will unfold and affect California's water system is highly uncertain. Addressing the future uncertainty and diversity of needs requires a planning approach that is flexible and can support deliberations for different approaches, rather than a single prescription for how to move forward. The California Department of Water Resources' (DWR's) California Water Plan Update 2013 will describe current water management conditions, evaluate future challenges facing the California water sector, and discuss potential solutions. A technical analysis of water management response packages will also be developed. This report describes a proof-of-concept analysis using Robust Decision Making to evaluate water resource management response packages for California's Central Valley (the Sacramento River, San Joaquin River, and Tulare Lake hydrologic regions) under future uncertainty using models developed within the Water Evaluation And Planning environment. This analytic approach will be used to develop a more comprehensive analysis for the California Water Plan Update 2013. The analysis described in this report was presented to DWR's Statewide Water Analysis Network in May 2011.", "author" : [ { "dropping-particle" : "", "family" : "Groves", "given" : "David G.", "non-dropping-particle" : "", "parse-names" : false, "suffix" : "" }, { "dropping-particle" : "", "family" : "Bloom", "given" : "Evan", "non-dropping-particle" : "", "parse-names" : false, "suffix" : "" } ], "id" : "ITEM-1", "issued" : { "date-parts" : [ [ "2013" ] ] }, "page" : "1-72", "title" : "Robust Water-Management Strategies for the California Water Plan Update 2013 Proof-of-Concept Analysis", "type" : "article-journal" }, "uris" : [ "http://www.mendeley.com/documents/?uuid=fa25fbe2-3244-47e5-a6a3-b8f4d1e72115" ] } ], "mendeley" : { "formattedCitation" : "(GROVES; BLOOM, 2013)", "plainTextFormattedCitation" : "(GROVES; BLOOM, 2013)", "previouslyFormattedCitation" : "(GROVES; BLOOM, 2013)"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(GROVES; BLOOM, 2013)</w:t>
            </w:r>
            <w:r>
              <w:rPr>
                <w:rFonts w:cs="Arial"/>
                <w:color w:val="000000"/>
                <w:sz w:val="22"/>
                <w:szCs w:val="22"/>
              </w:rPr>
              <w:fldChar w:fldCharType="end"/>
            </w:r>
          </w:p>
        </w:tc>
        <w:tc>
          <w:tcPr>
            <w:tcW w:w="2260" w:type="dxa"/>
            <w:noWrap/>
            <w:hideMark/>
          </w:tcPr>
          <w:p w14:paraId="5DB999C2"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Recursos Hídricos</w:t>
            </w:r>
          </w:p>
        </w:tc>
        <w:tc>
          <w:tcPr>
            <w:tcW w:w="7459" w:type="dxa"/>
            <w:noWrap/>
            <w:hideMark/>
          </w:tcPr>
          <w:p w14:paraId="344C801E"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Robust Water-Management Strategies for the California Water Plan Update 2013 Proof-of-Concept Analysis</w:t>
            </w:r>
          </w:p>
        </w:tc>
        <w:tc>
          <w:tcPr>
            <w:tcW w:w="1152" w:type="dxa"/>
            <w:noWrap/>
            <w:hideMark/>
          </w:tcPr>
          <w:p w14:paraId="75DBD42A"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72</w:t>
            </w:r>
          </w:p>
        </w:tc>
      </w:tr>
      <w:tr w:rsidR="003B3ACB" w:rsidRPr="009E2FF1" w14:paraId="3744D0A7" w14:textId="77777777" w:rsidTr="002C1103">
        <w:trPr>
          <w:trHeight w:val="300"/>
        </w:trPr>
        <w:tc>
          <w:tcPr>
            <w:tcW w:w="3122" w:type="dxa"/>
            <w:noWrap/>
            <w:hideMark/>
          </w:tcPr>
          <w:p w14:paraId="4DB10703"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Pr>
                <w:rFonts w:cs="Arial"/>
                <w:color w:val="000000"/>
                <w:sz w:val="22"/>
                <w:szCs w:val="22"/>
              </w:rPr>
              <w:instrText>ADDIN CSL_CITATION { "citationItems" : [ { "id" : "ITEM-1", "itemData" : { "ISBN" : "9780833081483", "abstract" : "Climate change in the American West, including the Colorado River Basin, presents a new policy problem for natural resource planners (Groves, Davis et al. 2008). A wide range of conditions may unfold over an extended time horizon (Brekke, Dettinger et al. 2008) but scientists, stakeholders, and planners have not formed consensus regarding what the future may hold (Deser, Knutti et al. 2012). Increasingly, water agencies recognize that adaptive strategies, designed to evolve in response to new information, may yield better solutions for climate change than strategies not designed to take advantage of learning (National Academy of Sciences 2011). Such strategies can also allow stakeholders to reach consensus by deferring some contentious decisions until later when more is known (Lempert, Popper et al. 2003). However, adaptive strategies are complex. Planners still must make choices among near-term actions, contingencies, and responses to new information (Walker, Rahman et al. 2001). As many choices are deferred until later, these strategies require a framework in which planners can integrate new information into an analytic process that supports on-going deliberations (National Research Council 2009, Swanson, Barg et al. 2010). Effective decision support is thus necessary to support the development of adaptive strategies, as planners consider near-term actions and prepare for future deliberations. In this dissertation, I examine how Robust Decision Making (RDM) [Lempert, Popper et al. 2003] can provide decision support to planners as they create, evaluate, and deliberate about adaptive strategies. I provide a discussion of the structure of adaptive strategies, the choices that planners face when crafting an adaptive strategy, and the role that RDM can play in supporting planner</w:instrText>
            </w:r>
            <w:r w:rsidRPr="009A2A28">
              <w:rPr>
                <w:rFonts w:cs="Arial"/>
                <w:color w:val="000000"/>
                <w:sz w:val="22"/>
                <w:szCs w:val="22"/>
                <w:lang w:val="en-US"/>
              </w:rPr>
              <w:instrText>s' decisionmaking. I present a model describing RDM's application to policy contexts with multiple time-periods for decisionmaking and a mathematical definition of adaptive strategies. I then provide a policy application, extending a recent analysis for the Colorado River Basin Study (U.S. Bureau of Reclamation 2012f, Groves, Fischbach et al. 2013). This analysis first explores choices that planners may make when considering how to respond to new information and tradeoffs between alternative responses. I also generate planning scenarios, identifying the conditions under which specific near-term actions or contingencies are necessary and long-term implementation schedules perform wel\u2026", "author" : [ { "dropping-particle" : "", "family" : "Bloom", "given" : "Evan W.", "non-dropping-particle" : "", "parse-names" : false, "suffix" : "" } ], "id" : "ITEM-1", "issued" : { "date-parts" : [ [ "2014" ] ] }, "page" : "1-273", "title" : "Changing Midstream -Providing Decision Support for Adaptive Strategies using Robust Decision Making: Applications in the Colorado River Basin", "type" : "article-journal" }, "uris" : [ "http://www.mendeley.com/documents/?uuid=444fcd4d-e2db-49cf-9240-e69cf58a242f" ] } ], "mendeley" : { "formattedCitation" : "(BLOOM, 2014)", "plainTextFormattedCitation" : "(BLOOM, 2014)", "previouslyFormattedCitation" : "(BLOOM, 2014)"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(BLOOM, 2014)</w:t>
            </w:r>
            <w:r>
              <w:rPr>
                <w:rFonts w:cs="Arial"/>
                <w:color w:val="000000"/>
                <w:sz w:val="22"/>
                <w:szCs w:val="22"/>
              </w:rPr>
              <w:fldChar w:fldCharType="end"/>
            </w:r>
          </w:p>
        </w:tc>
        <w:tc>
          <w:tcPr>
            <w:tcW w:w="2260" w:type="dxa"/>
            <w:noWrap/>
            <w:hideMark/>
          </w:tcPr>
          <w:p w14:paraId="1B66E2CC"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proofErr w:type="spellStart"/>
            <w:r w:rsidRPr="009A2A28">
              <w:rPr>
                <w:rFonts w:cs="Arial"/>
                <w:color w:val="000000"/>
                <w:sz w:val="22"/>
                <w:szCs w:val="22"/>
                <w:lang w:val="en-US"/>
              </w:rPr>
              <w:t>Recursos</w:t>
            </w:r>
            <w:proofErr w:type="spellEnd"/>
            <w:r w:rsidRPr="009A2A28">
              <w:rPr>
                <w:rFonts w:cs="Arial"/>
                <w:color w:val="000000"/>
                <w:sz w:val="22"/>
                <w:szCs w:val="22"/>
                <w:lang w:val="en-US"/>
              </w:rPr>
              <w:t xml:space="preserve"> </w:t>
            </w:r>
            <w:proofErr w:type="spellStart"/>
            <w:r w:rsidRPr="009A2A28">
              <w:rPr>
                <w:rFonts w:cs="Arial"/>
                <w:color w:val="000000"/>
                <w:sz w:val="22"/>
                <w:szCs w:val="22"/>
                <w:lang w:val="en-US"/>
              </w:rPr>
              <w:t>Hídricos</w:t>
            </w:r>
            <w:proofErr w:type="spellEnd"/>
          </w:p>
        </w:tc>
        <w:tc>
          <w:tcPr>
            <w:tcW w:w="7459" w:type="dxa"/>
            <w:noWrap/>
            <w:hideMark/>
          </w:tcPr>
          <w:p w14:paraId="55176461"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Changing Midstream -Providing Decision Support for Adaptive Strategies using Robust Decision Making: Applications in the Colorado River Basin</w:t>
            </w:r>
          </w:p>
        </w:tc>
        <w:tc>
          <w:tcPr>
            <w:tcW w:w="1152" w:type="dxa"/>
            <w:noWrap/>
            <w:hideMark/>
          </w:tcPr>
          <w:p w14:paraId="7D72C6E2"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273</w:t>
            </w:r>
          </w:p>
        </w:tc>
      </w:tr>
      <w:tr w:rsidR="003B3ACB" w:rsidRPr="009E2FF1" w14:paraId="26E94108" w14:textId="77777777" w:rsidTr="002C1103">
        <w:trPr>
          <w:trHeight w:val="300"/>
        </w:trPr>
        <w:tc>
          <w:tcPr>
            <w:tcW w:w="3122" w:type="dxa"/>
            <w:noWrap/>
            <w:hideMark/>
          </w:tcPr>
          <w:p w14:paraId="6605569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fldChar w:fldCharType="begin" w:fldLock="1"/>
            </w:r>
            <w:r>
              <w:rPr>
                <w:rFonts w:cs="Arial"/>
                <w:color w:val="000000"/>
                <w:sz w:val="22"/>
                <w:szCs w:val="22"/>
                <w:lang w:val="en-US"/>
              </w:rPr>
              <w:instrText>ADDIN CSL_CITATION { "citationItems" : [ { "id" : "ITEM-1", "itemData" : { "ISBN" : "9781605732107", "abstract" : "The Water Research Foundation (WRF) is a member-supported, international, 501(c)3 nonprofit organization that sponsors research that enables water utilities, public health agencies, and other professionals to provide safe and affordable drinking water to consumers. WRF's mission is to advance the science of water to improve the quality of life. To achieve this mission, WRF sponsors studies on all aspects of drinking water, including resources, treatment, and distribution. Nearly 1,000 water utilities, consulting firms, and manufacturers in North America and abroad contribute subscription payments to support WRF's work. Additional funding comes from collaborative partnerships with other national and international organizations and the U.S. federal government, allowing for resources to be leveraged, expertise to be shared, and broad-based knowledge to be developed and disseminated. From its headquarters in Denver, Colorado, WRF's staff directs and supports the efforts of more than 800 volunteers who serve on the board of trustees and various committees. These volunteers represent many facets of the water industry, and contribute their expertise to select and monitor research studies that benefit the entire drinking water community. Research results are disseminated through a number of channels, including reports, the Website, Webcasts, workshops, and periodicals.", "author" : [ { "dropping-particle" : "", "family" : "Groves", "given" : "David G.", "non-dropping-particle" : "", "parse-names" : false, "suffix" : "" }, { "dropping-particle" : "", "family" : "Fischbach", "given" : "J.", "non-dropping-particle" : "", "parse-names" : false, "suffix" : "" }, { "dropping-particle" : "", "family" : "Kalra", "given" : "N.", "non-dropping-particle" : "", "parse-names" : false, "suffix" : "" }, { "dropping-particle" : "", "family" : "Yates", "given" : "D.", "non-dropping-particle" : "", "parse-names" : false, "suffix" : "" }, { "dropping-particle" : "", "family" : "Wright", "given" : "B.", "non-dropping-particle" : "", "parse-names" : false, "suffix" : "" }, { "dropping-particle" : "", "family" : "Pyke", "given" : "G.", "non-dropping-particle" : "", "parse-names" : false, "suffix" : "" } ], "id" : "ITEM-1", "issued" : { "date-parts" : [ [ "2014" ] ] }, "number-of-pages" : "1-142", "title" : "Developing Robust Strategies for Climate Change and Other Risks: A Water Utility Framework About the Water Research Foundation", "type" : "book" }, "uris" : [ "http://www.mendeley.com/documents/?uuid=7666bead-e88a-4f76-9be7-1078c101cf9d" ] } ], "mendeley" : { "formattedCitation" : "(GROVES et al., 2014)", "plainTextFormattedCitation" : "(GROVES et al., 2014)", "previouslyFormattedCitation" : "(GROVES et al.,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et al., 2014)</w:t>
            </w:r>
            <w:r>
              <w:rPr>
                <w:rFonts w:cs="Arial"/>
                <w:color w:val="000000"/>
                <w:sz w:val="22"/>
                <w:szCs w:val="22"/>
                <w:lang w:val="en-US"/>
              </w:rPr>
              <w:fldChar w:fldCharType="end"/>
            </w:r>
          </w:p>
        </w:tc>
        <w:tc>
          <w:tcPr>
            <w:tcW w:w="2260" w:type="dxa"/>
            <w:noWrap/>
            <w:hideMark/>
          </w:tcPr>
          <w:p w14:paraId="75D769A4"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proofErr w:type="spellStart"/>
            <w:r w:rsidRPr="009A2A28">
              <w:rPr>
                <w:rFonts w:cs="Arial"/>
                <w:color w:val="000000"/>
                <w:sz w:val="22"/>
                <w:szCs w:val="22"/>
                <w:lang w:val="en-US"/>
              </w:rPr>
              <w:t>Recursos</w:t>
            </w:r>
            <w:proofErr w:type="spellEnd"/>
            <w:r w:rsidRPr="009A2A28">
              <w:rPr>
                <w:rFonts w:cs="Arial"/>
                <w:color w:val="000000"/>
                <w:sz w:val="22"/>
                <w:szCs w:val="22"/>
                <w:lang w:val="en-US"/>
              </w:rPr>
              <w:t xml:space="preserve"> </w:t>
            </w:r>
            <w:proofErr w:type="spellStart"/>
            <w:r w:rsidRPr="009A2A28">
              <w:rPr>
                <w:rFonts w:cs="Arial"/>
                <w:color w:val="000000"/>
                <w:sz w:val="22"/>
                <w:szCs w:val="22"/>
                <w:lang w:val="en-US"/>
              </w:rPr>
              <w:t>Hídricos</w:t>
            </w:r>
            <w:proofErr w:type="spellEnd"/>
          </w:p>
        </w:tc>
        <w:tc>
          <w:tcPr>
            <w:tcW w:w="7459" w:type="dxa"/>
            <w:noWrap/>
            <w:hideMark/>
          </w:tcPr>
          <w:p w14:paraId="63FCBEC6"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Developing Robust Strategies for Climate Change and Other Risks: A Water Utility Framework About the Water Research Foundation</w:t>
            </w:r>
          </w:p>
        </w:tc>
        <w:tc>
          <w:tcPr>
            <w:tcW w:w="1152" w:type="dxa"/>
            <w:noWrap/>
            <w:hideMark/>
          </w:tcPr>
          <w:p w14:paraId="722F980E"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142</w:t>
            </w:r>
          </w:p>
        </w:tc>
      </w:tr>
      <w:tr w:rsidR="003B3ACB" w:rsidRPr="001A560F" w14:paraId="73ED868D" w14:textId="77777777" w:rsidTr="002C1103">
        <w:trPr>
          <w:trHeight w:val="300"/>
        </w:trPr>
        <w:tc>
          <w:tcPr>
            <w:tcW w:w="3122" w:type="dxa"/>
            <w:noWrap/>
            <w:hideMark/>
          </w:tcPr>
          <w:p w14:paraId="5D7091C4"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"9780833081483", "abstract" : "Sovereign debt portfolios are affected by financial and economic factors that are themselves deeply uncertain. Building on methodological developments for policy making under deep uncertainty, this dissertation examines and demonstrates how the Robust Decision Making (RDM) methodology could be applied to the problem of selecting the government\u2019s debt portfolio. Using a large set of non-probabilistic simulations coupled with data mining tools, the analysis identifies and characterizes bond issuance strategies that appear to perform well across a large set of possible assumptions and scenarios. This approach introduces a new framework for assessing funding strategies based on varying assumptions regarding the government\u2019s liquidity buffer. This proof-of-principle analysis illustrates possible improvements to debt management practices, both in government and in the private sector.", "author" : [ { "dropping-particle" : "", "family" : "Abramzon", "given" : "Shmauel", "non-dropping-particle" : "", "parse-names" : false, "suffix" : "" } ], "id" : "ITEM-1", "issued" : { "date-parts" : [ [ "2014" ] ] }, "page" : "1-83", "title" : "Strategies for Managing Sovereign Debt, A Robust Decision Ma</w:instrText>
            </w:r>
            <w:r>
              <w:rPr>
                <w:rFonts w:cs="Arial"/>
                <w:color w:val="000000"/>
                <w:sz w:val="22"/>
                <w:szCs w:val="22"/>
              </w:rPr>
              <w:instrText>king Approach", "type" : "article-journal" }, "uris" : [ "http://www.mendeley.com/documents/?uuid=22624b39-eea4-4af8-a5a6-bf6fa6ec6b8d" ] } ], "mendeley" : { "formattedCitation" : "(ABRAMZON, 2014)", "plainTextFormattedCitation" : "(ABRAMZON, 2014)", "previouslyFormattedCitation" : "(ABRAMZON, 2014)" }, "properties" : { "noteIndex" : 0 }, "schema" : "https://github.com/citation-style-language/schema/raw/master/csl-citation.json" }</w:instrText>
            </w:r>
            <w:r>
              <w:rPr>
                <w:rFonts w:cs="Arial"/>
                <w:color w:val="000000"/>
                <w:sz w:val="22"/>
                <w:szCs w:val="22"/>
              </w:rPr>
              <w:fldChar w:fldCharType="separate"/>
            </w:r>
            <w:r w:rsidRPr="0030541D">
              <w:rPr>
                <w:rFonts w:cs="Arial"/>
                <w:noProof/>
                <w:color w:val="000000"/>
                <w:sz w:val="22"/>
                <w:szCs w:val="22"/>
              </w:rPr>
              <w:t>(ABRAMZON, 2014)</w:t>
            </w:r>
            <w:r>
              <w:rPr>
                <w:rFonts w:cs="Arial"/>
                <w:color w:val="000000"/>
                <w:sz w:val="22"/>
                <w:szCs w:val="22"/>
              </w:rPr>
              <w:fldChar w:fldCharType="end"/>
            </w:r>
          </w:p>
        </w:tc>
        <w:tc>
          <w:tcPr>
            <w:tcW w:w="2260" w:type="dxa"/>
            <w:noWrap/>
            <w:hideMark/>
          </w:tcPr>
          <w:p w14:paraId="4294FF71"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Política Tributária / Econômica</w:t>
            </w:r>
          </w:p>
        </w:tc>
        <w:tc>
          <w:tcPr>
            <w:tcW w:w="7459" w:type="dxa"/>
            <w:noWrap/>
            <w:hideMark/>
          </w:tcPr>
          <w:p w14:paraId="691879D3"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Strategies for Managing Sovereign Debt, A Robust Decision Making Approach</w:t>
            </w:r>
          </w:p>
        </w:tc>
        <w:tc>
          <w:tcPr>
            <w:tcW w:w="1152" w:type="dxa"/>
            <w:noWrap/>
            <w:hideMark/>
          </w:tcPr>
          <w:p w14:paraId="6B068371"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83</w:t>
            </w:r>
          </w:p>
        </w:tc>
      </w:tr>
      <w:tr w:rsidR="003B3ACB" w:rsidRPr="009E2FF1" w14:paraId="79D39844" w14:textId="77777777" w:rsidTr="002C1103">
        <w:trPr>
          <w:trHeight w:val="300"/>
        </w:trPr>
        <w:tc>
          <w:tcPr>
            <w:tcW w:w="3122" w:type="dxa"/>
            <w:noWrap/>
            <w:hideMark/>
          </w:tcPr>
          <w:p w14:paraId="7A4FBCD7"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lang w:val="en-US"/>
              </w:rPr>
              <w:lastRenderedPageBreak/>
              <w:fldChar w:fldCharType="begin" w:fldLock="1"/>
            </w:r>
            <w:r>
              <w:rPr>
                <w:rFonts w:cs="Arial"/>
                <w:color w:val="000000"/>
                <w:sz w:val="22"/>
                <w:szCs w:val="22"/>
                <w:lang w:val="en-US"/>
              </w:rPr>
              <w:instrText>ADDIN CSL_CITATION { "citationItems" : [ { "id" : "ITEM-1", "itemData" : { "ISBN" : "9780833084552", "abstract" : "Like many coastal regions, Louisiana faces significant risks from storms and resulting storm surge and flooding, as well as coastal land loss. Furthermore, these risks are likely to be exac- erbated by continued development and climate change. Louisiana\u2019s Coastal Protection and Restoration Authority (CPRA) took a major step forward to confront these risks in its ground- breaking 2012 report, Louisiana\u2019s Comprehensive Master Plan for a Sustainable Coast, a 50-year, $50 billion coast-wide strategy for reducing flood risk and coastal land loss. RAND researchers supported CPRA\u2019s efforts by developing (1) a structured and analytical approach to support CPRA\u2019s decisionmaking, called the Planning Tool, and (2) a computer simulation model of coastal conditions to estimate property and other damages associated with storm surge and flooding, called the Coastal Louisiana Risk Assessment (CLARA) model. This report highlights RAND\u2019s contributions to CPRA\u2019s Master Plan, with the goal of helping policymakers in other coastal regions understand the value of a solid technical foun- dation to support decisionmaking on strategies to reduce flood risks, rebuild or restore coastal environments, and increase the resilience of developed coastlines. It brings together and makes accessible previously published RAND technical descriptions of both the Planning Tool and the CLARA model. Like Louisiana, other coastal states and their communities are facing the need to rethink and redesign current policy approaches to deal with increasing risk and other coastal planning challenges. And like Louisiana policymakers, many leaders are faced with the task of weigh- ing multiple strategies while faced with substantial uncertainty about how coastal conditions will unfold in the future. This report is intended to serve as a guide to foster new conversations among policymakers, stakeholders, and residents concerned with the well-being of coastal regions across the United States. The planning approach described in this report offers a way to compare many options in a rigorous manner while accounting for a wide range of future uncertainties, including those emerging from a changing climate. This volume was prepared as part of our RAND-Initiated Research program and was funded by the generosity of RAND\u2019s donors and by fees earned on client-funded research. The original research behind this work was sponsored by CPRA and documented in Planning Tool to Support Louisiana\u2019s Decisionmaking on Coasta\u2026", "author" : [ { "dropping-particle" : "", "family" : "Groves", "given" : "DG", "non-dropping-particle" : "", "parse-names" : false, "suffix" : "" }, { "dropping-particle" : "", "family" : "Fischbach", "given" : "JR", "non-dropping-particle" : "", "parse-names" : false, "suffix" : "" }, { "dropping-particle" : "", "family" : "Knopman", "given" : "D", "non-dropping-particle" : "", "parse-names" : false, "suffix" : "" } ], "id" : "ITEM-1", "issued" : { "date-parts" : [ [ "2014" ] ] }, "number-of-pages" : "1-68", "title" : "Strengthening Coastal Planning How Coastal Regions Could Benefit from Louisiana\u2019s Planning and Analysis Framework", "type" : "book" }, "uris" : [ "http://www.mendeley.com/documents/?uuid=acc32f62-d9dc-4678-b007-2ad7efc4b81b" ] } ], "mendeley" : { "formattedCitation" : "(GROVES; FISCHBACH; KNOPMAN, 2014)", "plainTextFormattedCitation" : "(GROVES; FISCHBACH; KNOPMAN, 2014)", "previouslyFormattedCitation" : "(GROVES; FISCHBACH; KNOPMAN, 2014)" }, "properties" : { "noteIndex" : 0 }, "schema" : "https://github.com/citation-style-language/schema/raw/master/csl-citation.json" }</w:instrText>
            </w:r>
            <w:r>
              <w:rPr>
                <w:rFonts w:cs="Arial"/>
                <w:color w:val="000000"/>
                <w:sz w:val="22"/>
                <w:szCs w:val="22"/>
                <w:lang w:val="en-US"/>
              </w:rPr>
              <w:fldChar w:fldCharType="separate"/>
            </w:r>
            <w:r w:rsidRPr="0030541D">
              <w:rPr>
                <w:rFonts w:cs="Arial"/>
                <w:noProof/>
                <w:color w:val="000000"/>
                <w:sz w:val="22"/>
                <w:szCs w:val="22"/>
                <w:lang w:val="en-US"/>
              </w:rPr>
              <w:t>(GROVES; FISCHBACH; KNOPMAN, 2014)</w:t>
            </w:r>
            <w:r>
              <w:rPr>
                <w:rFonts w:cs="Arial"/>
                <w:color w:val="000000"/>
                <w:sz w:val="22"/>
                <w:szCs w:val="22"/>
                <w:lang w:val="en-US"/>
              </w:rPr>
              <w:fldChar w:fldCharType="end"/>
            </w:r>
          </w:p>
        </w:tc>
        <w:tc>
          <w:tcPr>
            <w:tcW w:w="2260" w:type="dxa"/>
            <w:noWrap/>
            <w:hideMark/>
          </w:tcPr>
          <w:p w14:paraId="600C7A6A"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proofErr w:type="spellStart"/>
            <w:r w:rsidRPr="009A2A28">
              <w:rPr>
                <w:rFonts w:cs="Arial"/>
                <w:color w:val="000000"/>
                <w:sz w:val="22"/>
                <w:szCs w:val="22"/>
                <w:lang w:val="en-US"/>
              </w:rPr>
              <w:t>Infraestrutura</w:t>
            </w:r>
            <w:proofErr w:type="spellEnd"/>
            <w:r w:rsidRPr="009A2A28">
              <w:rPr>
                <w:rFonts w:cs="Arial"/>
                <w:color w:val="000000"/>
                <w:sz w:val="22"/>
                <w:szCs w:val="22"/>
                <w:lang w:val="en-US"/>
              </w:rPr>
              <w:t xml:space="preserve"> e </w:t>
            </w:r>
            <w:proofErr w:type="spellStart"/>
            <w:r w:rsidRPr="009A2A28">
              <w:rPr>
                <w:rFonts w:cs="Arial"/>
                <w:color w:val="000000"/>
                <w:sz w:val="22"/>
                <w:szCs w:val="22"/>
                <w:lang w:val="en-US"/>
              </w:rPr>
              <w:t>Desastres</w:t>
            </w:r>
            <w:proofErr w:type="spellEnd"/>
            <w:r w:rsidRPr="009A2A28">
              <w:rPr>
                <w:rFonts w:cs="Arial"/>
                <w:color w:val="000000"/>
                <w:sz w:val="22"/>
                <w:szCs w:val="22"/>
                <w:lang w:val="en-US"/>
              </w:rPr>
              <w:t xml:space="preserve"> </w:t>
            </w:r>
            <w:proofErr w:type="spellStart"/>
            <w:r w:rsidRPr="009A2A28">
              <w:rPr>
                <w:rFonts w:cs="Arial"/>
                <w:color w:val="000000"/>
                <w:sz w:val="22"/>
                <w:szCs w:val="22"/>
                <w:lang w:val="en-US"/>
              </w:rPr>
              <w:t>Naturais</w:t>
            </w:r>
            <w:proofErr w:type="spellEnd"/>
          </w:p>
        </w:tc>
        <w:tc>
          <w:tcPr>
            <w:tcW w:w="7459" w:type="dxa"/>
            <w:noWrap/>
            <w:hideMark/>
          </w:tcPr>
          <w:p w14:paraId="59C12D84"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Strengthening Coastal Planning How Coastal Regions Could Benefit from Louisiana's Planning and Analysis Framework</w:t>
            </w:r>
          </w:p>
        </w:tc>
        <w:tc>
          <w:tcPr>
            <w:tcW w:w="1152" w:type="dxa"/>
            <w:noWrap/>
            <w:hideMark/>
          </w:tcPr>
          <w:p w14:paraId="62FC0834"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68</w:t>
            </w:r>
          </w:p>
        </w:tc>
      </w:tr>
      <w:tr w:rsidR="003B3ACB" w:rsidRPr="009E2FF1" w14:paraId="312CD1B8" w14:textId="77777777" w:rsidTr="002C1103">
        <w:trPr>
          <w:trHeight w:val="300"/>
        </w:trPr>
        <w:tc>
          <w:tcPr>
            <w:tcW w:w="3122" w:type="dxa"/>
            <w:noWrap/>
            <w:hideMark/>
          </w:tcPr>
          <w:p w14:paraId="45855FB0"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"ISBN" : "9780833090669", "abstract" : "The U.S. Environmental Protection Agency (USEPA), together with its state and local partners, develops watershed implementation plans designed to meet total maximum daily load (TMDL) water quality standards. Uncertainty regarding the impacts of climate change, future land use, the effectiveness of best management practices, and other drivers may make it difficult for these implementation plans to meet water quality goals. But the methods and processes used to develop implementation plans typically do not address uncertainty in these key drivers of change. In this study, RAND researchers explored how Robust Decision Making (RDM) methods could help USEPA and its partners develop implementation plans that are more robust to such uncertainty. Through two pilot case studies \u2014 one on the Patuxent River in Maryland and one on the North Farm Creek tributary of the Illinois River \u2014 this study shows how analytic RDM methods can be used to identify future vulnerabilities in TMDL implementation plans and suggest appropriate responses. In both case studies, proposed plans meet their water quality goals under current assumptions, but do not meet water quality goals in many climat</w:instrText>
            </w:r>
            <w:r>
              <w:rPr>
                <w:rFonts w:cs="Arial"/>
                <w:color w:val="000000"/>
                <w:sz w:val="22"/>
                <w:szCs w:val="22"/>
              </w:rPr>
              <w:instrText>e and other futures. The study finds that modified plans and adaptive management approaches can often reduce these vulnerabilities. Moving forward, USEPA and its partners can better manage future uncertainty by employing iterative risk management processes and adopting TMDL implementation plans that are robust and flexible.", "author" : [ { "dropping-particle</w:instrText>
            </w:r>
            <w:r w:rsidRPr="009A2A28">
              <w:rPr>
                <w:rFonts w:cs="Arial"/>
                <w:color w:val="000000"/>
                <w:sz w:val="22"/>
                <w:szCs w:val="22"/>
                <w:lang w:val="en-US"/>
              </w:rPr>
              <w:instrText>" : "", "family" : "Fischbach", "given" : "Jordan R.", "non-dropping-particle" : "", "parse-names" : false, "suffix" : "" }, { "dropping-particle" : "", "family" : "Lempert", "given" : "Robert J.", "non-dropping-particle" : "", "parse-names" : false, "suffix" : "" }, { "dropping-particle" : "", "family" : "Molina-Perez", "given" : "Edmundo", "non-dropping-particle" : "", "parse-names" : false, "suffix" : "" }, { "dropping-particle" : "", "family" : "Tariq", "given" : "Abdul Ahad", "non-dropping-particle" : "", "parse-names" : false, "suffix" : "" }, { "dropping-particle" : "", "family" : "Finucane", "given" : "Melissa L.", "non-dropping-particle" : "", "parse-names" : false, "suffix" : "" }, { "dropping-particle" : "", "family" : "Hoss", "given" : "Frauke", "non-dropping-particle" : "", "parse-names" : false, "suffix" : "" } ], "id" : "ITEM-1", "issued" : { "date-parts" : [ [ "2015" ] ] }, "number-of-pages" : "1-135", "title" : "Managing Water Quality in the Face of Uncertainty: A Robust Decision Making Demonstration for EPA's National Water Program", "type" : "book" }, "uris" : [ "http://www.mendeley.com/documents/?uuid=776d2e52-6a1c-4589-b48b-ecc0585161b8" ] } ], "mendeley" : { "formattedCitation" : "(FISCHBACH et al., 2015)", "plainTextFormattedCitation" : "(FISCHBACH et al., 2015)", "previouslyFormattedCitation" : "(FISCHBACH et al., 2015)" }, "properties" : { "noteIndex" : 0 }, "schema" : "https://github.com/citation-style-language/schema/raw/master/csl-citation.json" }</w:instrText>
            </w:r>
            <w:r>
              <w:rPr>
                <w:rFonts w:cs="Arial"/>
                <w:color w:val="000000"/>
                <w:sz w:val="22"/>
                <w:szCs w:val="22"/>
              </w:rPr>
              <w:fldChar w:fldCharType="separate"/>
            </w:r>
            <w:r w:rsidRPr="009A2A28">
              <w:rPr>
                <w:rFonts w:cs="Arial"/>
                <w:noProof/>
                <w:color w:val="000000"/>
                <w:sz w:val="22"/>
                <w:szCs w:val="22"/>
                <w:lang w:val="en-US"/>
              </w:rPr>
              <w:t>(FISCHBACH et al., 2015)</w:t>
            </w:r>
            <w:r>
              <w:rPr>
                <w:rFonts w:cs="Arial"/>
                <w:color w:val="000000"/>
                <w:sz w:val="22"/>
                <w:szCs w:val="22"/>
              </w:rPr>
              <w:fldChar w:fldCharType="end"/>
            </w:r>
          </w:p>
        </w:tc>
        <w:tc>
          <w:tcPr>
            <w:tcW w:w="2260" w:type="dxa"/>
            <w:noWrap/>
            <w:hideMark/>
          </w:tcPr>
          <w:p w14:paraId="28B4CDDD" w14:textId="77777777" w:rsidR="003B3ACB" w:rsidRPr="009A2A28" w:rsidRDefault="003B3ACB" w:rsidP="002C1103">
            <w:pPr>
              <w:autoSpaceDE/>
              <w:autoSpaceDN/>
              <w:adjustRightInd/>
              <w:spacing w:line="240" w:lineRule="auto"/>
              <w:ind w:firstLine="0"/>
              <w:jc w:val="left"/>
              <w:rPr>
                <w:rFonts w:cs="Arial"/>
                <w:color w:val="000000"/>
                <w:sz w:val="22"/>
                <w:szCs w:val="22"/>
                <w:lang w:val="en-US"/>
              </w:rPr>
            </w:pPr>
            <w:proofErr w:type="spellStart"/>
            <w:r w:rsidRPr="009A2A28">
              <w:rPr>
                <w:rFonts w:cs="Arial"/>
                <w:color w:val="000000"/>
                <w:sz w:val="22"/>
                <w:szCs w:val="22"/>
                <w:lang w:val="en-US"/>
              </w:rPr>
              <w:t>Recursos</w:t>
            </w:r>
            <w:proofErr w:type="spellEnd"/>
            <w:r w:rsidRPr="009A2A28">
              <w:rPr>
                <w:rFonts w:cs="Arial"/>
                <w:color w:val="000000"/>
                <w:sz w:val="22"/>
                <w:szCs w:val="22"/>
                <w:lang w:val="en-US"/>
              </w:rPr>
              <w:t xml:space="preserve"> </w:t>
            </w:r>
            <w:proofErr w:type="spellStart"/>
            <w:r w:rsidRPr="009A2A28">
              <w:rPr>
                <w:rFonts w:cs="Arial"/>
                <w:color w:val="000000"/>
                <w:sz w:val="22"/>
                <w:szCs w:val="22"/>
                <w:lang w:val="en-US"/>
              </w:rPr>
              <w:t>Hídricos</w:t>
            </w:r>
            <w:proofErr w:type="spellEnd"/>
          </w:p>
        </w:tc>
        <w:tc>
          <w:tcPr>
            <w:tcW w:w="7459" w:type="dxa"/>
            <w:noWrap/>
            <w:hideMark/>
          </w:tcPr>
          <w:p w14:paraId="3B4A527B" w14:textId="77777777" w:rsidR="003B3ACB" w:rsidRPr="001A560F" w:rsidRDefault="003B3ACB" w:rsidP="002C1103">
            <w:pPr>
              <w:autoSpaceDE/>
              <w:autoSpaceDN/>
              <w:adjustRightInd/>
              <w:spacing w:line="240" w:lineRule="auto"/>
              <w:ind w:firstLine="0"/>
              <w:jc w:val="left"/>
              <w:rPr>
                <w:rFonts w:cs="Arial"/>
                <w:color w:val="000000"/>
                <w:sz w:val="22"/>
                <w:szCs w:val="22"/>
                <w:lang w:val="en-US"/>
              </w:rPr>
            </w:pPr>
            <w:r w:rsidRPr="001A560F">
              <w:rPr>
                <w:rFonts w:cs="Arial"/>
                <w:color w:val="000000"/>
                <w:sz w:val="22"/>
                <w:szCs w:val="22"/>
                <w:lang w:val="en-US"/>
              </w:rPr>
              <w:t>Managing Water Quality in the Face of Uncertainty: A Robust Decision Making Demonstration for EPA's National Water Program</w:t>
            </w:r>
          </w:p>
        </w:tc>
        <w:tc>
          <w:tcPr>
            <w:tcW w:w="1152" w:type="dxa"/>
            <w:noWrap/>
            <w:hideMark/>
          </w:tcPr>
          <w:p w14:paraId="2D4AFF31" w14:textId="77777777" w:rsidR="003B3ACB" w:rsidRPr="009A2A28" w:rsidRDefault="003B3ACB" w:rsidP="002C1103">
            <w:pPr>
              <w:autoSpaceDE/>
              <w:autoSpaceDN/>
              <w:adjustRightInd/>
              <w:spacing w:line="240" w:lineRule="auto"/>
              <w:ind w:firstLine="0"/>
              <w:jc w:val="right"/>
              <w:rPr>
                <w:rFonts w:cs="Arial"/>
                <w:color w:val="000000"/>
                <w:sz w:val="22"/>
                <w:szCs w:val="22"/>
                <w:lang w:val="en-US"/>
              </w:rPr>
            </w:pPr>
            <w:r w:rsidRPr="009A2A28">
              <w:rPr>
                <w:rFonts w:cs="Arial"/>
                <w:color w:val="000000"/>
                <w:sz w:val="22"/>
                <w:szCs w:val="22"/>
                <w:lang w:val="en-US"/>
              </w:rPr>
              <w:t>162</w:t>
            </w:r>
          </w:p>
        </w:tc>
      </w:tr>
      <w:tr w:rsidR="003B3ACB" w:rsidRPr="001A560F" w14:paraId="73E90F7B" w14:textId="77777777" w:rsidTr="002C1103">
        <w:trPr>
          <w:trHeight w:val="300"/>
        </w:trPr>
        <w:tc>
          <w:tcPr>
            <w:tcW w:w="3122" w:type="dxa"/>
            <w:noWrap/>
            <w:hideMark/>
          </w:tcPr>
          <w:p w14:paraId="1F764E4C" w14:textId="77777777" w:rsidR="003B3ACB" w:rsidRPr="001A560F" w:rsidRDefault="003B3ACB" w:rsidP="002C1103">
            <w:pPr>
              <w:autoSpaceDE/>
              <w:autoSpaceDN/>
              <w:adjustRightInd/>
              <w:spacing w:line="240" w:lineRule="auto"/>
              <w:ind w:firstLine="0"/>
              <w:jc w:val="left"/>
              <w:rPr>
                <w:rFonts w:cs="Arial"/>
                <w:color w:val="000000"/>
                <w:sz w:val="22"/>
                <w:szCs w:val="22"/>
              </w:rPr>
            </w:pPr>
            <w:r>
              <w:rPr>
                <w:rFonts w:cs="Arial"/>
                <w:color w:val="000000"/>
                <w:sz w:val="22"/>
                <w:szCs w:val="22"/>
              </w:rPr>
              <w:fldChar w:fldCharType="begin" w:fldLock="1"/>
            </w:r>
            <w:r w:rsidRPr="009A2A28">
              <w:rPr>
                <w:rFonts w:cs="Arial"/>
                <w:color w:val="000000"/>
                <w:sz w:val="22"/>
                <w:szCs w:val="22"/>
                <w:lang w:val="en-US"/>
              </w:rPr>
              <w:instrText>ADDIN CSL_CITATION { "citationItems" : [ { "id" : "ITEM-1", "itemData" : { "abstract" : "The landmark climate agreement reached at the 2015 Paris Conference of the Parties has signaled an important shift in international mitigation and adaptation efforts. This agreement establishes the foundations of a new institutional arrangement for adaptive cooperation based on flexible participation and common aspirations for substantially reducing greenhouse gas emissions. The Paris climate agreement is by any measure a historical step in climate change negotiations. However, after the initial excitement for the agreement, the international community is beginning to realize that in order to meet its aspirations it will be necessary to direct vast amount of resources towards efforts that can successfully triggered international decarbonization. In this context, climate financing institutions such as the Green Climate Fund have emerged as key enablers of the Paris aspirations. The challenges faced by these institutions are exacerbated by the complex technological and economic environment prevailing today. The rapid rate of improvement of solar and wind energy technologies over the last decade support optimism about the future of renewable energy. Yet, the substantial decline in oil prices and the strong technological c</w:instrText>
            </w:r>
            <w:r>
              <w:rPr>
                <w:rFonts w:cs="Arial"/>
                <w:color w:val="000000"/>
                <w:sz w:val="22"/>
                <w:szCs w:val="22"/>
              </w:rPr>
              <w:instrText>apabilities of the American fracking industry create serious doubts about the feasibility of decarbonization. The research reported here explores how Robust Decision Making (RDM) methods can be integrated with Integrated Assessment Models (IAMs) to systematically study which forms of international technological cooperation are more robust to technological, economic and climate uncertainties. This is an initial attempt at developing the decision support tools and analysis framework that can support the work of climate financing institutions such as the Green Climate Fund. An interactive decision support tool accompanies this dissertation. This tool provides an example of the modeling and analytical tools developed for this research project. The tool is available online at https://public.tableau.com/profile/edmundo.molina#!/", "author" : [ { "dropping-particle" : "", "family" : "Molina-perez", "given" : "Edmundo", "non-dropping-particle" : "", "parse-names" : false, "suffix" : "" } ], "id" : "ITEM-1", "issue" : "February", "issued" : { "date-parts" : [ [ "2016" ] ] }, "page" : "1-193", "title" : "Directed International Technological Change and Climate Policy New Methods for Identifying Robust Policies Under Conditions of Deep Uncertainty", "type" : "article-journal" }, "uris" : [ "http://www.mendeley.com/documents/?uuid=eb7d32e6-f950-4d02-aab1-c0ed37be8ae5" ] } ], "mendeley" : { "formattedCitation" : "(MOLINA-PEREZ, 2016)", "plainTextFormattedCitation" : "(MOLINA-PEREZ, 2016)", "previouslyFormattedCitation" : "(MOLINA-PEREZ, 2016)" }, "properties" : { "noteIndex" : 0 }, "schema" : "https://github.com/citation-style-language/schema/raw/master/csl-citation.json" }</w:instrText>
            </w:r>
            <w:r>
              <w:rPr>
                <w:rFonts w:cs="Arial"/>
                <w:color w:val="000000"/>
                <w:sz w:val="22"/>
                <w:szCs w:val="22"/>
              </w:rPr>
              <w:fldChar w:fldCharType="separate"/>
            </w:r>
            <w:r w:rsidRPr="00B1341B">
              <w:rPr>
                <w:rFonts w:cs="Arial"/>
                <w:noProof/>
                <w:color w:val="000000"/>
                <w:sz w:val="22"/>
                <w:szCs w:val="22"/>
              </w:rPr>
              <w:t>(MOLINA-PEREZ, 2016)</w:t>
            </w:r>
            <w:r>
              <w:rPr>
                <w:rFonts w:cs="Arial"/>
                <w:color w:val="000000"/>
                <w:sz w:val="22"/>
                <w:szCs w:val="22"/>
              </w:rPr>
              <w:fldChar w:fldCharType="end"/>
            </w:r>
          </w:p>
        </w:tc>
        <w:tc>
          <w:tcPr>
            <w:tcW w:w="2260" w:type="dxa"/>
            <w:noWrap/>
            <w:hideMark/>
          </w:tcPr>
          <w:p w14:paraId="18A673E8" w14:textId="77777777" w:rsidR="003B3ACB" w:rsidRPr="001A560F" w:rsidRDefault="003B3ACB" w:rsidP="002C1103">
            <w:pPr>
              <w:autoSpaceDE/>
              <w:autoSpaceDN/>
              <w:adjustRightInd/>
              <w:spacing w:line="240" w:lineRule="auto"/>
              <w:ind w:firstLine="0"/>
              <w:jc w:val="left"/>
              <w:rPr>
                <w:rFonts w:cs="Arial"/>
                <w:color w:val="000000"/>
                <w:sz w:val="22"/>
                <w:szCs w:val="22"/>
              </w:rPr>
            </w:pPr>
            <w:r w:rsidRPr="001A560F">
              <w:rPr>
                <w:rFonts w:cs="Arial"/>
                <w:color w:val="000000"/>
                <w:sz w:val="22"/>
                <w:szCs w:val="22"/>
              </w:rPr>
              <w:t>Mudanças Climáticas</w:t>
            </w:r>
          </w:p>
        </w:tc>
        <w:tc>
          <w:tcPr>
            <w:tcW w:w="7459" w:type="dxa"/>
            <w:noWrap/>
            <w:hideMark/>
          </w:tcPr>
          <w:p w14:paraId="44B94AE5" w14:textId="77777777" w:rsidR="003B3ACB" w:rsidRPr="009A2A28" w:rsidRDefault="003B3ACB" w:rsidP="002C1103">
            <w:pPr>
              <w:autoSpaceDE/>
              <w:autoSpaceDN/>
              <w:adjustRightInd/>
              <w:spacing w:line="240" w:lineRule="auto"/>
              <w:ind w:firstLine="0"/>
              <w:jc w:val="left"/>
              <w:rPr>
                <w:rFonts w:cs="Arial"/>
                <w:color w:val="000000"/>
                <w:sz w:val="22"/>
                <w:szCs w:val="22"/>
              </w:rPr>
            </w:pPr>
            <w:proofErr w:type="spellStart"/>
            <w:r w:rsidRPr="009A2A28">
              <w:rPr>
                <w:rFonts w:cs="Arial"/>
                <w:color w:val="000000"/>
                <w:sz w:val="22"/>
                <w:szCs w:val="22"/>
              </w:rPr>
              <w:t>Directed</w:t>
            </w:r>
            <w:proofErr w:type="spellEnd"/>
            <w:r w:rsidRPr="009A2A28">
              <w:rPr>
                <w:rFonts w:cs="Arial"/>
                <w:color w:val="000000"/>
                <w:sz w:val="22"/>
                <w:szCs w:val="22"/>
              </w:rPr>
              <w:t xml:space="preserve"> </w:t>
            </w:r>
            <w:proofErr w:type="spellStart"/>
            <w:r w:rsidRPr="009A2A28">
              <w:rPr>
                <w:rFonts w:cs="Arial"/>
                <w:color w:val="000000"/>
                <w:sz w:val="22"/>
                <w:szCs w:val="22"/>
              </w:rPr>
              <w:t>International</w:t>
            </w:r>
            <w:proofErr w:type="spellEnd"/>
            <w:r w:rsidRPr="009A2A28">
              <w:rPr>
                <w:rFonts w:cs="Arial"/>
                <w:color w:val="000000"/>
                <w:sz w:val="22"/>
                <w:szCs w:val="22"/>
              </w:rPr>
              <w:t xml:space="preserve"> </w:t>
            </w:r>
            <w:proofErr w:type="spellStart"/>
            <w:r w:rsidRPr="009A2A28">
              <w:rPr>
                <w:rFonts w:cs="Arial"/>
                <w:color w:val="000000"/>
                <w:sz w:val="22"/>
                <w:szCs w:val="22"/>
              </w:rPr>
              <w:t>Technological</w:t>
            </w:r>
            <w:proofErr w:type="spellEnd"/>
            <w:r w:rsidRPr="009A2A28">
              <w:rPr>
                <w:rFonts w:cs="Arial"/>
                <w:color w:val="000000"/>
                <w:sz w:val="22"/>
                <w:szCs w:val="22"/>
              </w:rPr>
              <w:t xml:space="preserve"> </w:t>
            </w:r>
            <w:proofErr w:type="spellStart"/>
            <w:r w:rsidRPr="009A2A28">
              <w:rPr>
                <w:rFonts w:cs="Arial"/>
                <w:color w:val="000000"/>
                <w:sz w:val="22"/>
                <w:szCs w:val="22"/>
              </w:rPr>
              <w:t>Change</w:t>
            </w:r>
            <w:proofErr w:type="spellEnd"/>
            <w:r w:rsidRPr="009A2A28">
              <w:rPr>
                <w:rFonts w:cs="Arial"/>
                <w:color w:val="000000"/>
                <w:sz w:val="22"/>
                <w:szCs w:val="22"/>
              </w:rPr>
              <w:t xml:space="preserve"> and </w:t>
            </w:r>
            <w:proofErr w:type="spellStart"/>
            <w:r w:rsidRPr="009A2A28">
              <w:rPr>
                <w:rFonts w:cs="Arial"/>
                <w:color w:val="000000"/>
                <w:sz w:val="22"/>
                <w:szCs w:val="22"/>
              </w:rPr>
              <w:t>Climate</w:t>
            </w:r>
            <w:proofErr w:type="spellEnd"/>
            <w:r w:rsidRPr="009A2A28">
              <w:rPr>
                <w:rFonts w:cs="Arial"/>
                <w:color w:val="000000"/>
                <w:sz w:val="22"/>
                <w:szCs w:val="22"/>
              </w:rPr>
              <w:t xml:space="preserve"> </w:t>
            </w:r>
            <w:proofErr w:type="spellStart"/>
            <w:r w:rsidRPr="009A2A28">
              <w:rPr>
                <w:rFonts w:cs="Arial"/>
                <w:color w:val="000000"/>
                <w:sz w:val="22"/>
                <w:szCs w:val="22"/>
              </w:rPr>
              <w:t>Policy</w:t>
            </w:r>
            <w:proofErr w:type="spellEnd"/>
            <w:r w:rsidRPr="009A2A28">
              <w:rPr>
                <w:rFonts w:cs="Arial"/>
                <w:color w:val="000000"/>
                <w:sz w:val="22"/>
                <w:szCs w:val="22"/>
              </w:rPr>
              <w:t xml:space="preserve"> New </w:t>
            </w:r>
            <w:proofErr w:type="spellStart"/>
            <w:r w:rsidRPr="009A2A28">
              <w:rPr>
                <w:rFonts w:cs="Arial"/>
                <w:color w:val="000000"/>
                <w:sz w:val="22"/>
                <w:szCs w:val="22"/>
              </w:rPr>
              <w:t>Methods</w:t>
            </w:r>
            <w:proofErr w:type="spellEnd"/>
            <w:r w:rsidRPr="009A2A28">
              <w:rPr>
                <w:rFonts w:cs="Arial"/>
                <w:color w:val="000000"/>
                <w:sz w:val="22"/>
                <w:szCs w:val="22"/>
              </w:rPr>
              <w:t xml:space="preserve"> for </w:t>
            </w:r>
            <w:proofErr w:type="spellStart"/>
            <w:r w:rsidRPr="009A2A28">
              <w:rPr>
                <w:rFonts w:cs="Arial"/>
                <w:color w:val="000000"/>
                <w:sz w:val="22"/>
                <w:szCs w:val="22"/>
              </w:rPr>
              <w:t>Identifying</w:t>
            </w:r>
            <w:proofErr w:type="spellEnd"/>
            <w:r w:rsidRPr="009A2A28">
              <w:rPr>
                <w:rFonts w:cs="Arial"/>
                <w:color w:val="000000"/>
                <w:sz w:val="22"/>
                <w:szCs w:val="22"/>
              </w:rPr>
              <w:t xml:space="preserve"> </w:t>
            </w:r>
            <w:proofErr w:type="spellStart"/>
            <w:r w:rsidRPr="009A2A28">
              <w:rPr>
                <w:rFonts w:cs="Arial"/>
                <w:color w:val="000000"/>
                <w:sz w:val="22"/>
                <w:szCs w:val="22"/>
              </w:rPr>
              <w:t>Robust</w:t>
            </w:r>
            <w:proofErr w:type="spellEnd"/>
            <w:r w:rsidRPr="009A2A28">
              <w:rPr>
                <w:rFonts w:cs="Arial"/>
                <w:color w:val="000000"/>
                <w:sz w:val="22"/>
                <w:szCs w:val="22"/>
              </w:rPr>
              <w:t xml:space="preserve"> Policies </w:t>
            </w:r>
            <w:proofErr w:type="spellStart"/>
            <w:r w:rsidRPr="009A2A28">
              <w:rPr>
                <w:rFonts w:cs="Arial"/>
                <w:color w:val="000000"/>
                <w:sz w:val="22"/>
                <w:szCs w:val="22"/>
              </w:rPr>
              <w:t>Under</w:t>
            </w:r>
            <w:proofErr w:type="spellEnd"/>
            <w:r w:rsidRPr="009A2A28">
              <w:rPr>
                <w:rFonts w:cs="Arial"/>
                <w:color w:val="000000"/>
                <w:sz w:val="22"/>
                <w:szCs w:val="22"/>
              </w:rPr>
              <w:t xml:space="preserve"> </w:t>
            </w:r>
            <w:proofErr w:type="spellStart"/>
            <w:r w:rsidRPr="009A2A28">
              <w:rPr>
                <w:rFonts w:cs="Arial"/>
                <w:color w:val="000000"/>
                <w:sz w:val="22"/>
                <w:szCs w:val="22"/>
              </w:rPr>
              <w:t>Conditions</w:t>
            </w:r>
            <w:proofErr w:type="spellEnd"/>
            <w:r w:rsidRPr="009A2A28">
              <w:rPr>
                <w:rFonts w:cs="Arial"/>
                <w:color w:val="000000"/>
                <w:sz w:val="22"/>
                <w:szCs w:val="22"/>
              </w:rPr>
              <w:t xml:space="preserve"> </w:t>
            </w:r>
            <w:proofErr w:type="spellStart"/>
            <w:r w:rsidRPr="009A2A28">
              <w:rPr>
                <w:rFonts w:cs="Arial"/>
                <w:color w:val="000000"/>
                <w:sz w:val="22"/>
                <w:szCs w:val="22"/>
              </w:rPr>
              <w:t>of</w:t>
            </w:r>
            <w:proofErr w:type="spellEnd"/>
            <w:r w:rsidRPr="009A2A28">
              <w:rPr>
                <w:rFonts w:cs="Arial"/>
                <w:color w:val="000000"/>
                <w:sz w:val="22"/>
                <w:szCs w:val="22"/>
              </w:rPr>
              <w:t xml:space="preserve"> </w:t>
            </w:r>
            <w:proofErr w:type="spellStart"/>
            <w:r w:rsidRPr="009A2A28">
              <w:rPr>
                <w:rFonts w:cs="Arial"/>
                <w:color w:val="000000"/>
                <w:sz w:val="22"/>
                <w:szCs w:val="22"/>
              </w:rPr>
              <w:t>Deep</w:t>
            </w:r>
            <w:proofErr w:type="spellEnd"/>
            <w:r w:rsidRPr="009A2A28">
              <w:rPr>
                <w:rFonts w:cs="Arial"/>
                <w:color w:val="000000"/>
                <w:sz w:val="22"/>
                <w:szCs w:val="22"/>
              </w:rPr>
              <w:t xml:space="preserve"> </w:t>
            </w:r>
            <w:proofErr w:type="spellStart"/>
            <w:r w:rsidRPr="009A2A28">
              <w:rPr>
                <w:rFonts w:cs="Arial"/>
                <w:color w:val="000000"/>
                <w:sz w:val="22"/>
                <w:szCs w:val="22"/>
              </w:rPr>
              <w:t>Uncertainty</w:t>
            </w:r>
            <w:proofErr w:type="spellEnd"/>
          </w:p>
        </w:tc>
        <w:tc>
          <w:tcPr>
            <w:tcW w:w="1152" w:type="dxa"/>
            <w:noWrap/>
            <w:hideMark/>
          </w:tcPr>
          <w:p w14:paraId="137B1533" w14:textId="77777777" w:rsidR="003B3ACB" w:rsidRPr="001A560F" w:rsidRDefault="003B3ACB" w:rsidP="002C1103">
            <w:pPr>
              <w:autoSpaceDE/>
              <w:autoSpaceDN/>
              <w:adjustRightInd/>
              <w:spacing w:line="240" w:lineRule="auto"/>
              <w:ind w:firstLine="0"/>
              <w:jc w:val="right"/>
              <w:rPr>
                <w:rFonts w:cs="Arial"/>
                <w:color w:val="000000"/>
                <w:sz w:val="22"/>
                <w:szCs w:val="22"/>
              </w:rPr>
            </w:pPr>
            <w:r w:rsidRPr="001A560F">
              <w:rPr>
                <w:rFonts w:cs="Arial"/>
                <w:color w:val="000000"/>
                <w:sz w:val="22"/>
                <w:szCs w:val="22"/>
              </w:rPr>
              <w:t>193</w:t>
            </w:r>
          </w:p>
        </w:tc>
      </w:tr>
    </w:tbl>
    <w:p w14:paraId="4F03C63D" w14:textId="77777777" w:rsidR="003B3ACB" w:rsidRPr="0004189D" w:rsidRDefault="003B3ACB" w:rsidP="003B3ACB">
      <w:pPr>
        <w:autoSpaceDE/>
        <w:autoSpaceDN/>
        <w:adjustRightInd/>
        <w:spacing w:after="160" w:line="259" w:lineRule="auto"/>
        <w:ind w:firstLine="0"/>
      </w:pPr>
      <w:r>
        <w:t>*Aplicação do MORDM, entendida como uma derivação do RDM.</w:t>
      </w:r>
    </w:p>
    <w:p w14:paraId="5ED8E302" w14:textId="77777777" w:rsidR="003B3ACB" w:rsidRPr="001A560F" w:rsidRDefault="003B3ACB" w:rsidP="003B3ACB">
      <w:pPr>
        <w:ind w:firstLine="0"/>
        <w:jc w:val="center"/>
      </w:pPr>
      <w:r>
        <w:t>Fonte: Elaborado pelo Autor.</w:t>
      </w:r>
    </w:p>
    <w:p w14:paraId="6F48C290" w14:textId="71D4DBD3" w:rsidR="00753B67" w:rsidRPr="00B31CAE" w:rsidRDefault="003B3ACB" w:rsidP="00753B67">
      <w:pPr>
        <w:pStyle w:val="Ttulo1"/>
        <w:numPr>
          <w:ilvl w:val="0"/>
          <w:numId w:val="0"/>
        </w:numPr>
        <w:ind w:left="737" w:hanging="737"/>
        <w:jc w:val="center"/>
      </w:pPr>
      <w:r>
        <w:br w:type="page"/>
      </w:r>
      <w:bookmarkStart w:id="843" w:name="_Toc481590693"/>
      <w:r w:rsidR="00753B67" w:rsidRPr="00B31CAE">
        <w:lastRenderedPageBreak/>
        <w:t>A</w:t>
      </w:r>
      <w:r w:rsidR="00753B67" w:rsidRPr="00B31CAE">
        <w:rPr>
          <w:rStyle w:val="TtuloApendAnexoChar"/>
          <w:rFonts w:cs="Arial"/>
          <w:kern w:val="32"/>
          <w:szCs w:val="32"/>
        </w:rPr>
        <w:t>PÊNDIC</w:t>
      </w:r>
      <w:r w:rsidR="00753B67">
        <w:t>E E</w:t>
      </w:r>
      <w:r w:rsidR="00753B67" w:rsidRPr="00B31CAE">
        <w:t xml:space="preserve"> </w:t>
      </w:r>
      <w:r w:rsidR="00753B67">
        <w:t>–</w:t>
      </w:r>
      <w:r w:rsidR="00753B67" w:rsidRPr="00B31CAE">
        <w:t xml:space="preserve"> </w:t>
      </w:r>
      <w:r w:rsidR="00753B67">
        <w:t>Protocolo de Pesquisa – Pré-Instanciação</w:t>
      </w:r>
      <w:bookmarkEnd w:id="843"/>
    </w:p>
    <w:p w14:paraId="06AA9820" w14:textId="7C555445" w:rsidR="00563ECC" w:rsidRDefault="00563ECC" w:rsidP="00563ECC">
      <w:pPr>
        <w:pStyle w:val="Legenda"/>
      </w:pPr>
      <w:bookmarkStart w:id="844" w:name="_Toc481594529"/>
      <w:commentRangeStart w:id="845"/>
      <w:r>
        <w:t xml:space="preserve">Quadro </w:t>
      </w:r>
      <w:fldSimple w:instr=" SEQ Quadro \* ARABIC ">
        <w:r w:rsidR="00B7483F">
          <w:rPr>
            <w:noProof/>
          </w:rPr>
          <w:t>15</w:t>
        </w:r>
      </w:fldSimple>
      <w:r>
        <w:t xml:space="preserve"> – </w:t>
      </w:r>
      <w:r w:rsidR="00D1632E">
        <w:t>Avaliação da Situação Pré-Instanciação</w:t>
      </w:r>
      <w:r w:rsidR="00684127">
        <w:t xml:space="preserve"> – Roteiro</w:t>
      </w:r>
      <w:commentRangeEnd w:id="845"/>
      <w:r w:rsidR="00833E68">
        <w:rPr>
          <w:rStyle w:val="Refdecomentrio"/>
          <w:bCs w:val="0"/>
          <w:color w:val="auto"/>
        </w:rPr>
        <w:commentReference w:id="845"/>
      </w:r>
      <w:bookmarkEnd w:id="844"/>
    </w:p>
    <w:tbl>
      <w:tblPr>
        <w:tblStyle w:val="Tabelacomgrade"/>
        <w:tblW w:w="14029" w:type="dxa"/>
        <w:tblLook w:val="04A0" w:firstRow="1" w:lastRow="0" w:firstColumn="1" w:lastColumn="0" w:noHBand="0" w:noVBand="1"/>
      </w:tblPr>
      <w:tblGrid>
        <w:gridCol w:w="3114"/>
        <w:gridCol w:w="8080"/>
        <w:gridCol w:w="2835"/>
      </w:tblGrid>
      <w:tr w:rsidR="00563ECC" w14:paraId="7E160E0E" w14:textId="77777777" w:rsidTr="00563ECC">
        <w:tc>
          <w:tcPr>
            <w:tcW w:w="3114" w:type="dxa"/>
          </w:tcPr>
          <w:p w14:paraId="599AAAE3" w14:textId="77777777" w:rsidR="00563ECC" w:rsidRPr="002F6C9C" w:rsidRDefault="00563ECC" w:rsidP="00563ECC">
            <w:pPr>
              <w:ind w:firstLine="0"/>
              <w:rPr>
                <w:b/>
              </w:rPr>
            </w:pPr>
            <w:r w:rsidRPr="002F6C9C">
              <w:rPr>
                <w:b/>
              </w:rPr>
              <w:t>Característica</w:t>
            </w:r>
          </w:p>
        </w:tc>
        <w:tc>
          <w:tcPr>
            <w:tcW w:w="8080" w:type="dxa"/>
          </w:tcPr>
          <w:p w14:paraId="1D9AA733" w14:textId="77777777" w:rsidR="00563ECC" w:rsidRPr="002F6C9C" w:rsidRDefault="00563ECC" w:rsidP="00563ECC">
            <w:pPr>
              <w:ind w:firstLine="0"/>
              <w:rPr>
                <w:b/>
              </w:rPr>
            </w:pPr>
            <w:r w:rsidRPr="002F6C9C">
              <w:rPr>
                <w:b/>
              </w:rPr>
              <w:t>Descrição</w:t>
            </w:r>
          </w:p>
        </w:tc>
        <w:tc>
          <w:tcPr>
            <w:tcW w:w="2835" w:type="dxa"/>
          </w:tcPr>
          <w:p w14:paraId="510D161C" w14:textId="77777777" w:rsidR="00563ECC" w:rsidRPr="002F6C9C" w:rsidRDefault="00563ECC" w:rsidP="00563ECC">
            <w:pPr>
              <w:ind w:firstLine="0"/>
              <w:rPr>
                <w:b/>
              </w:rPr>
            </w:pPr>
            <w:r w:rsidRPr="002F6C9C">
              <w:rPr>
                <w:b/>
              </w:rPr>
              <w:t>Fonte</w:t>
            </w:r>
          </w:p>
        </w:tc>
      </w:tr>
      <w:tr w:rsidR="00D2653E" w14:paraId="5C0D2CE0" w14:textId="77777777" w:rsidTr="00D2653E">
        <w:tc>
          <w:tcPr>
            <w:tcW w:w="14029" w:type="dxa"/>
            <w:gridSpan w:val="3"/>
          </w:tcPr>
          <w:p w14:paraId="27C8C3D3" w14:textId="2FCE178F" w:rsidR="00D2653E" w:rsidRPr="00D2653E" w:rsidRDefault="00D2653E" w:rsidP="00563ECC">
            <w:pPr>
              <w:ind w:firstLine="0"/>
              <w:rPr>
                <w:b/>
              </w:rPr>
            </w:pPr>
            <w:r w:rsidRPr="00D2653E">
              <w:rPr>
                <w:b/>
              </w:rPr>
              <w:t>Parte 1 – Avaliação das Condições Necessárias para a Instanciação</w:t>
            </w:r>
          </w:p>
        </w:tc>
      </w:tr>
      <w:tr w:rsidR="00563ECC" w14:paraId="5E271E12" w14:textId="77777777" w:rsidTr="00563ECC">
        <w:tc>
          <w:tcPr>
            <w:tcW w:w="3114" w:type="dxa"/>
          </w:tcPr>
          <w:p w14:paraId="2F261FC8" w14:textId="77777777" w:rsidR="00563ECC" w:rsidRPr="00D1632E" w:rsidRDefault="00563ECC" w:rsidP="00563ECC">
            <w:pPr>
              <w:ind w:firstLine="0"/>
              <w:rPr>
                <w:b/>
              </w:rPr>
            </w:pPr>
            <w:r w:rsidRPr="00D1632E">
              <w:rPr>
                <w:b/>
              </w:rPr>
              <w:t>1 - A situação é complexa</w:t>
            </w:r>
          </w:p>
        </w:tc>
        <w:tc>
          <w:tcPr>
            <w:tcW w:w="8080" w:type="dxa"/>
          </w:tcPr>
          <w:p w14:paraId="649DF653" w14:textId="77777777" w:rsidR="00563ECC" w:rsidRDefault="00563ECC" w:rsidP="00563ECC">
            <w:pPr>
              <w:ind w:firstLine="0"/>
            </w:pPr>
            <w:r>
              <w:t>A situação é complexa o suficiente para demandar o suporte de um tratamento analítico. Apenas a intuição não pode ser utilizada para avaliar as opções.</w:t>
            </w:r>
          </w:p>
        </w:tc>
        <w:tc>
          <w:tcPr>
            <w:tcW w:w="2835" w:type="dxa"/>
          </w:tcPr>
          <w:p w14:paraId="1AFFB09C" w14:textId="77777777" w:rsidR="00563ECC" w:rsidRDefault="00563ECC" w:rsidP="00563ECC">
            <w:pPr>
              <w:ind w:firstLine="0"/>
            </w:pPr>
            <w:r>
              <w:fldChar w:fldCharType="begin" w:fldLock="1"/>
            </w:r>
            <w:r>
              <w:instrText>ADDIN CSL_CITATION { "citationItems" : [ { "id" : "ITEM-1", "itemData" : { "DOI" : "10.1596/1813-9450-6465", "abstract" : "Ho Chi Minh City faces significant and growing flood risk. Recent risk reduction efforts may be insufficient as climate and socio-economic conditions diverge from projections made when those efforts were initially planned. Tis study demonstrates how robust decision making can help Ho Chi Minh City develop integrated flood risk management strategies in the face of such deep uncertainty. Robust decision making is an iterative, quantitative, decision support methodology designed to help policy makers identify strategies that are robust, that is, satisfying decision makers\u2019 objectives in many plausible futures, rather than being optimal in any single estimate of the future. Tis project used robust decision making to analyze flood risk management in Ho Chi Minh City\u2019s Nhieu Loc-Ti Nghe canal catchment area. It found that the soon-to-be-completed infrastructure may reduce risk in best estimates of future conditions, but it may not keep risk low in many other plausible futures. Tus, the infrastructure may not be sufficiently robust. Te analysis further suggests that adaptation and retreat measures, particularly when used adaptively, can play an important role in reducing this risk. Te study examines the conditions under which robust decision making concepts and full robust decision making analyses may prove useful in developing countries. It finds that planning efforts in developing countries should at minimum use models and data to evaluate their decisions under a wide range of conditions. Full robust decision making analyses can also augment existing planning efforts in numerous ways.", "author" : [ { "dropping-particle" : "", "family" : "Lempert", "given" : "Robert J.", "non-dropping-particle" : "", "parse-names" : false, "suffix" : "" }, { "dropping-particle" : "", "family" : "Kalra", "given" : "Nidhi", "non-dropping-particle" : "", "parse-names" : false, "suffix" : "" }, { "dropping-particle" : "", "family" : "Peyraud", "given" : "Suzanne", "non-dropping-particle" : "", "parse-names" : false, "suffix" : "" }, { "dropping-particle" : "", "family" : "Mao", "given" : "Zhimin", "non-dropping-particle" : "", "parse-names" : false, "suffix" : "" }, { "dropping-particle" : "", "family" : "Tan", "given" : "Sinh Bach", "non-dropping-particle" : "", "parse-names" : false, "suffix" : "" }, { "dropping-particle" : "", "family" : "Cira", "given" : "Dean", "non-dropping-particle" : "", "parse-names" : false, "suffix" : "" }, { "dropping-particle" : "", "family" : "Lotsch", "given" : "Alexander", "non-dropping-particle" : "", "parse-names" : false, "suffix" : "" } ], "container-title" : "World Bank", "id" : "ITEM-1", "issue" : "May", "issued" : { "date-parts" : [ [ "2013" ] ] }, "page" : "1-63", "title" : "Ensuring Robust Flood Risk Management in Ho Chi Minh City", "type" : "article-journal" }, "locator" : "9", "uris" : [ "http://www.mendeley.com/documents/?uuid=492418df-3024-4b23-858a-36eb76a91bd5" ] } ], "mendeley" : { "formattedCitation" : "(LEMPERT et al., 2013, p. 9)", "plainTextFormattedCitation" : "(LEMPERT et al., 2013, p. 9)", "previouslyFormattedCitation" : "(LEMPERT et al., 2013, p. 9)" }, "properties" : { "noteIndex" : 0 }, "schema" : "https://github.com/citation-style-language/schema/raw/master/csl-citation.json" }</w:instrText>
            </w:r>
            <w:r>
              <w:fldChar w:fldCharType="separate"/>
            </w:r>
            <w:r w:rsidRPr="002664FF">
              <w:rPr>
                <w:noProof/>
              </w:rPr>
              <w:t>(LEMPERT et al., 2013, p. 9)</w:t>
            </w:r>
            <w:r>
              <w:fldChar w:fldCharType="end"/>
            </w:r>
          </w:p>
        </w:tc>
      </w:tr>
      <w:tr w:rsidR="00563ECC" w14:paraId="0096E18F" w14:textId="77777777" w:rsidTr="00563ECC">
        <w:tc>
          <w:tcPr>
            <w:tcW w:w="14029" w:type="dxa"/>
            <w:gridSpan w:val="3"/>
          </w:tcPr>
          <w:p w14:paraId="5714F66F" w14:textId="6C506207" w:rsidR="00D1632E" w:rsidRDefault="00D1632E" w:rsidP="00563ECC">
            <w:pPr>
              <w:ind w:firstLine="0"/>
            </w:pPr>
            <w:r>
              <w:t>Perguntas:</w:t>
            </w:r>
          </w:p>
          <w:p w14:paraId="1DB98ABB" w14:textId="4D0BC1C1" w:rsidR="00563ECC" w:rsidRDefault="00563ECC" w:rsidP="00563ECC">
            <w:pPr>
              <w:ind w:firstLine="0"/>
            </w:pPr>
            <w:r>
              <w:t>1.a) São Necessários Modelos computacionais para a avaliação da decisão sob consideração?</w:t>
            </w:r>
          </w:p>
          <w:p w14:paraId="720BFAE0" w14:textId="77777777" w:rsidR="00563ECC" w:rsidRDefault="00563ECC" w:rsidP="00563ECC">
            <w:pPr>
              <w:ind w:firstLine="0"/>
            </w:pPr>
            <w:r>
              <w:t>1.b) Pode-se caracterizar a situação como possuindo complexidade combinatória?</w:t>
            </w:r>
          </w:p>
          <w:p w14:paraId="50A46680" w14:textId="4673D50F" w:rsidR="00563ECC" w:rsidRDefault="00563ECC" w:rsidP="00563ECC">
            <w:pPr>
              <w:ind w:firstLine="0"/>
            </w:pPr>
            <w:r>
              <w:t xml:space="preserve">1.c) Pode-se caracterizar a situação como possuindo complexidade dinâmica </w:t>
            </w:r>
            <w:r>
              <w:fldChar w:fldCharType="begin" w:fldLock="1"/>
            </w:r>
            <w:r w:rsidR="0049164D">
              <w:instrText>ADDIN CSL_CITATION { "citationItems" : [ { "id" : "ITEM-1", "itemData" : { "ISBN" : "9780072311358", "author" : [ { "dropping-particle" : "", "family" : "Sterman", "given" : "J", "non-dropping-particle" : "", "parse-names" : false, "suffix" : "" } ], "collection-title" : "McGraw-Hill Higher Education", "id" : "ITEM-1", "issued" : { "date-parts" : [ [ "2000" ] ] }, "publisher" : "Irwin/McGraw-Hill", "title" : "Business Dynamics: Systems Thinking and Modeling for a Complex World", "type" : "book" }, "uris" : [ "http://www.mendeley.com/documents/?uuid=88f28a50-f9a8-4e90-b3ac-7a4c7fa4c3cf" ] } ], "mendeley" : { "formattedCitation" : "(STERMAN, 2000)", "plainTextFormattedCitation" : "(STERMAN, 2000)", "previouslyFormattedCitation" : "(STERMAN, 2000)" }, "properties" : { "noteIndex" : 0 }, "schema" : "https://github.com/citation-style-language/schema/raw/master/csl-citation.json" }</w:instrText>
            </w:r>
            <w:r>
              <w:fldChar w:fldCharType="separate"/>
            </w:r>
            <w:r w:rsidRPr="00563ECC">
              <w:rPr>
                <w:noProof/>
              </w:rPr>
              <w:t>(STERMAN, 2000)</w:t>
            </w:r>
            <w:r>
              <w:fldChar w:fldCharType="end"/>
            </w:r>
            <w:r>
              <w:t>?</w:t>
            </w:r>
          </w:p>
          <w:p w14:paraId="4DFD118B" w14:textId="2565F717" w:rsidR="00563ECC" w:rsidRDefault="00563ECC" w:rsidP="00563ECC">
            <w:pPr>
              <w:ind w:firstLine="0"/>
            </w:pPr>
            <w:r>
              <w:t>1.d) Quantas variáveis impactam sobre o sucesso da decisão?</w:t>
            </w:r>
          </w:p>
        </w:tc>
      </w:tr>
      <w:tr w:rsidR="00563ECC" w:rsidRPr="009E2FF1" w14:paraId="1B5A99C0" w14:textId="77777777" w:rsidTr="00563ECC">
        <w:tc>
          <w:tcPr>
            <w:tcW w:w="3114" w:type="dxa"/>
          </w:tcPr>
          <w:p w14:paraId="3757D92E" w14:textId="77777777" w:rsidR="00563ECC" w:rsidRPr="00D1632E" w:rsidRDefault="00563ECC" w:rsidP="00563ECC">
            <w:pPr>
              <w:ind w:firstLine="0"/>
              <w:rPr>
                <w:b/>
              </w:rPr>
            </w:pPr>
            <w:r w:rsidRPr="00D1632E">
              <w:rPr>
                <w:b/>
              </w:rPr>
              <w:t>2 - Há Incerteza Profunda</w:t>
            </w:r>
          </w:p>
        </w:tc>
        <w:tc>
          <w:tcPr>
            <w:tcW w:w="8080" w:type="dxa"/>
          </w:tcPr>
          <w:p w14:paraId="40339653" w14:textId="77777777" w:rsidR="00563ECC" w:rsidRDefault="00563ECC" w:rsidP="00563ECC">
            <w:pPr>
              <w:ind w:firstLine="0"/>
            </w:pPr>
            <w:r>
              <w:t xml:space="preserve">Não há consenso sobre: i) os modelos que descrevem as relações entre as principais relações que irão moldar o futuro, </w:t>
            </w:r>
            <w:proofErr w:type="spellStart"/>
            <w:r>
              <w:t>ii</w:t>
            </w:r>
            <w:proofErr w:type="spellEnd"/>
            <w:r>
              <w:t xml:space="preserve">) as distribuições de probabilidade utilizadas para representar incertezas de variáveis chave e parâmetros destes modelos, e/ou </w:t>
            </w:r>
            <w:proofErr w:type="spellStart"/>
            <w:r>
              <w:t>iii</w:t>
            </w:r>
            <w:proofErr w:type="spellEnd"/>
            <w:r>
              <w:t xml:space="preserve">) como avaliar a utilidade (traduzido de </w:t>
            </w:r>
            <w:proofErr w:type="spellStart"/>
            <w:r w:rsidRPr="00BC5B27">
              <w:rPr>
                <w:i/>
              </w:rPr>
              <w:t>desirability</w:t>
            </w:r>
            <w:proofErr w:type="spellEnd"/>
            <w:r>
              <w:t xml:space="preserve">) </w:t>
            </w:r>
            <w:r w:rsidRPr="00142309">
              <w:t>de</w:t>
            </w:r>
            <w:r>
              <w:t xml:space="preserve"> diferentes </w:t>
            </w:r>
            <w:proofErr w:type="spellStart"/>
            <w:r w:rsidRPr="00142309">
              <w:rPr>
                <w:i/>
              </w:rPr>
              <w:t>outcomes</w:t>
            </w:r>
            <w:proofErr w:type="spellEnd"/>
            <w:r>
              <w:t>.</w:t>
            </w:r>
          </w:p>
        </w:tc>
        <w:tc>
          <w:tcPr>
            <w:tcW w:w="2835" w:type="dxa"/>
          </w:tcPr>
          <w:p w14:paraId="161AC094" w14:textId="77777777" w:rsidR="00563ECC" w:rsidRPr="005509C6" w:rsidRDefault="00563ECC" w:rsidP="00563ECC">
            <w:pPr>
              <w:ind w:firstLine="0"/>
              <w:rPr>
                <w:lang w:val="en-US"/>
              </w:rPr>
            </w:pPr>
            <w:r>
              <w:fldChar w:fldCharType="begin" w:fldLock="1"/>
            </w:r>
            <w:r w:rsidRPr="00684127">
              <w:rPr>
                <w:lang w:val="en-US"/>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w:instrText>
            </w:r>
            <w:r w:rsidRPr="00474914">
              <w:rPr>
                <w:lang w:val="en-US"/>
              </w:rPr>
              <w:instrText>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w:instrText>
            </w:r>
            <w:r w:rsidRPr="005509C6">
              <w:rPr>
                <w:lang w:val="en-US"/>
              </w:rPr>
              <w:instrText>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"xii", "uris" : [ "http://www.mendeley.com/documents/?uuid=fc7eef92-8664-499e-ab2a-e8053d5b7ae4" ] } ], "mendeley" : { "formattedCitation" : "(LEMPERT; POPPER; BANKES, 2003, p. xii)", "plainTextFormattedCitation" : "(LEMPERT; POPPER; BANKES, 2003, p. xii)", "previouslyFormattedCitation" : "(LEMPERT; POPPER; BANKES, 2003, p. xii)" }, "properties" : { "noteIndex" : 0 }, "schema" : "https://github.com/citation-style-language/schema/raw/master/csl-citation.json" }</w:instrText>
            </w:r>
            <w:r>
              <w:fldChar w:fldCharType="separate"/>
            </w:r>
            <w:r w:rsidRPr="005509C6">
              <w:rPr>
                <w:noProof/>
                <w:lang w:val="en-US"/>
              </w:rPr>
              <w:t>(LEMPERT; POPPER; BANKES, 2003, p. xii)</w:t>
            </w:r>
            <w:r>
              <w:fldChar w:fldCharType="end"/>
            </w:r>
          </w:p>
        </w:tc>
      </w:tr>
      <w:tr w:rsidR="00563ECC" w:rsidRPr="00EA2039" w14:paraId="28C88F7D" w14:textId="77777777" w:rsidTr="00563ECC">
        <w:tc>
          <w:tcPr>
            <w:tcW w:w="14029" w:type="dxa"/>
            <w:gridSpan w:val="3"/>
          </w:tcPr>
          <w:p w14:paraId="64D50405" w14:textId="12E201A8" w:rsidR="00D1632E" w:rsidRDefault="00D1632E" w:rsidP="00563ECC">
            <w:pPr>
              <w:ind w:firstLine="0"/>
            </w:pPr>
            <w:r>
              <w:t>Perguntas:</w:t>
            </w:r>
          </w:p>
          <w:p w14:paraId="639A9DEA" w14:textId="77647B24" w:rsidR="00563ECC" w:rsidRDefault="00391F44" w:rsidP="00563ECC">
            <w:pPr>
              <w:ind w:firstLine="0"/>
            </w:pPr>
            <w:r w:rsidRPr="00EA2039">
              <w:t xml:space="preserve">2.a) </w:t>
            </w:r>
            <w:r w:rsidR="00EA2039" w:rsidRPr="00EA2039">
              <w:t>Pelo menos uma das seguintes condiç</w:t>
            </w:r>
            <w:r w:rsidR="00EA2039">
              <w:t>ões é observada:</w:t>
            </w:r>
          </w:p>
          <w:p w14:paraId="1C8F4640" w14:textId="77777777" w:rsidR="00EA2039" w:rsidRDefault="00EA2039" w:rsidP="00563ECC">
            <w:pPr>
              <w:ind w:firstLine="0"/>
            </w:pPr>
            <w:r>
              <w:t xml:space="preserve">      (i) Não há consenso sobre como modelar o impacto das decisões sob questão em relação aos seus resultados;</w:t>
            </w:r>
          </w:p>
          <w:p w14:paraId="777EBFCD" w14:textId="77777777" w:rsidR="00EA2039" w:rsidRDefault="00EA2039" w:rsidP="00563ECC">
            <w:pPr>
              <w:ind w:firstLine="0"/>
            </w:pPr>
            <w:r>
              <w:lastRenderedPageBreak/>
              <w:t xml:space="preserve">      (</w:t>
            </w:r>
            <w:proofErr w:type="spellStart"/>
            <w:r>
              <w:t>ii</w:t>
            </w:r>
            <w:proofErr w:type="spellEnd"/>
            <w:r>
              <w:t>) Não há consenso sobre como atribuir probabilidades aos parâmetros de um modelo que represente a situação;</w:t>
            </w:r>
          </w:p>
          <w:p w14:paraId="7DC92620" w14:textId="30AE9C3E" w:rsidR="00EA2039" w:rsidRPr="00EA2039" w:rsidRDefault="00EA2039" w:rsidP="00563ECC">
            <w:pPr>
              <w:ind w:firstLine="0"/>
            </w:pPr>
            <w:r>
              <w:t xml:space="preserve">    (</w:t>
            </w:r>
            <w:proofErr w:type="spellStart"/>
            <w:r>
              <w:t>iii</w:t>
            </w:r>
            <w:proofErr w:type="spellEnd"/>
            <w:r>
              <w:t>) Não há consenso sobre uma maneira única de avaliar a utilidade das decisões.</w:t>
            </w:r>
          </w:p>
        </w:tc>
      </w:tr>
      <w:tr w:rsidR="00563ECC" w14:paraId="17166823" w14:textId="77777777" w:rsidTr="00563ECC">
        <w:tc>
          <w:tcPr>
            <w:tcW w:w="3114" w:type="dxa"/>
          </w:tcPr>
          <w:p w14:paraId="31357D9C" w14:textId="608E5418" w:rsidR="00563ECC" w:rsidRPr="00D1632E" w:rsidRDefault="00563ECC" w:rsidP="00563ECC">
            <w:pPr>
              <w:ind w:firstLine="0"/>
              <w:rPr>
                <w:b/>
              </w:rPr>
            </w:pPr>
            <w:r w:rsidRPr="00D1632E">
              <w:rPr>
                <w:b/>
              </w:rPr>
              <w:lastRenderedPageBreak/>
              <w:t>3 - A situação pode ser modelada</w:t>
            </w:r>
          </w:p>
        </w:tc>
        <w:tc>
          <w:tcPr>
            <w:tcW w:w="8080" w:type="dxa"/>
          </w:tcPr>
          <w:p w14:paraId="6C20A349" w14:textId="77777777" w:rsidR="00563ECC" w:rsidRDefault="00563ECC" w:rsidP="00563ECC">
            <w:pPr>
              <w:ind w:firstLine="0"/>
            </w:pPr>
            <w:r>
              <w:t>É possível reunir o conhecimento existente sobre a situação na forma de um modelo, calculando o resultado da decisão dado um conjunto de pressupostos.</w:t>
            </w:r>
          </w:p>
        </w:tc>
        <w:tc>
          <w:tcPr>
            <w:tcW w:w="2835" w:type="dxa"/>
          </w:tcPr>
          <w:p w14:paraId="3B250AA6" w14:textId="77777777" w:rsidR="00563ECC" w:rsidRDefault="00563ECC" w:rsidP="00563ECC">
            <w:pPr>
              <w:ind w:firstLine="0"/>
            </w:pP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5509C6">
              <w:rPr>
                <w:noProof/>
              </w:rPr>
              <w:t>(LEMPERT et al., 2006)</w:t>
            </w:r>
            <w:r>
              <w:fldChar w:fldCharType="end"/>
            </w:r>
          </w:p>
        </w:tc>
      </w:tr>
      <w:tr w:rsidR="00EA2039" w14:paraId="3FDABD7A" w14:textId="77777777" w:rsidTr="00FF0365">
        <w:tc>
          <w:tcPr>
            <w:tcW w:w="14029" w:type="dxa"/>
            <w:gridSpan w:val="3"/>
          </w:tcPr>
          <w:p w14:paraId="02BF1DCF" w14:textId="794060B0" w:rsidR="00D1632E" w:rsidRDefault="00D1632E" w:rsidP="00563ECC">
            <w:pPr>
              <w:ind w:firstLine="0"/>
            </w:pPr>
            <w:r>
              <w:t>Perguntas:</w:t>
            </w:r>
          </w:p>
          <w:p w14:paraId="27BB208D" w14:textId="5CF3743D" w:rsidR="00EA2039" w:rsidRDefault="00EA2039" w:rsidP="00563ECC">
            <w:pPr>
              <w:ind w:firstLine="0"/>
            </w:pPr>
            <w:r>
              <w:t xml:space="preserve">3.a) Esta decisão foi modelada em momentos anteriores? </w:t>
            </w:r>
          </w:p>
          <w:p w14:paraId="2F762901" w14:textId="77777777" w:rsidR="00EA2039" w:rsidRDefault="00EA2039" w:rsidP="00563ECC">
            <w:pPr>
              <w:ind w:firstLine="0"/>
            </w:pPr>
            <w:r>
              <w:t xml:space="preserve">     3.a.i)Se sim, Como? </w:t>
            </w:r>
          </w:p>
          <w:p w14:paraId="76B2AE6F" w14:textId="17317C18" w:rsidR="00EA2039" w:rsidRDefault="00EA2039" w:rsidP="00563ECC">
            <w:pPr>
              <w:ind w:firstLine="0"/>
            </w:pPr>
            <w:r>
              <w:t xml:space="preserve">     3.a.ii)Se não, por quê?</w:t>
            </w:r>
          </w:p>
        </w:tc>
      </w:tr>
      <w:tr w:rsidR="00563ECC" w14:paraId="2C4F06F2" w14:textId="77777777" w:rsidTr="00563ECC">
        <w:tc>
          <w:tcPr>
            <w:tcW w:w="3114" w:type="dxa"/>
          </w:tcPr>
          <w:p w14:paraId="51A5B46C" w14:textId="0DC8C683" w:rsidR="00563ECC" w:rsidRPr="00D1632E" w:rsidRDefault="00391F44" w:rsidP="00563ECC">
            <w:pPr>
              <w:ind w:firstLine="0"/>
              <w:rPr>
                <w:b/>
              </w:rPr>
            </w:pPr>
            <w:r w:rsidRPr="00D1632E">
              <w:rPr>
                <w:b/>
              </w:rPr>
              <w:t xml:space="preserve">4 - </w:t>
            </w:r>
            <w:r w:rsidR="00563ECC" w:rsidRPr="00D1632E">
              <w:rPr>
                <w:b/>
              </w:rPr>
              <w:t>Há uma diversidade de opções a analisar</w:t>
            </w:r>
          </w:p>
        </w:tc>
        <w:tc>
          <w:tcPr>
            <w:tcW w:w="8080" w:type="dxa"/>
          </w:tcPr>
          <w:p w14:paraId="5D07656E" w14:textId="77777777" w:rsidR="00563ECC" w:rsidRDefault="00563ECC" w:rsidP="00563ECC">
            <w:pPr>
              <w:ind w:firstLine="0"/>
            </w:pPr>
            <w:r>
              <w:t>Há um conjunto rico de opções a avaliar de modo a ser plausível a existência de soluções robustas.</w:t>
            </w:r>
          </w:p>
        </w:tc>
        <w:tc>
          <w:tcPr>
            <w:tcW w:w="2835" w:type="dxa"/>
          </w:tcPr>
          <w:p w14:paraId="7FCB10C3" w14:textId="77777777" w:rsidR="00563ECC" w:rsidRDefault="00563ECC" w:rsidP="00563ECC">
            <w:pPr>
              <w:ind w:firstLine="0"/>
            </w:pPr>
            <w:r>
              <w:fldChar w:fldCharType="begin" w:fldLock="1"/>
            </w:r>
            <w: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fldChar w:fldCharType="separate"/>
            </w:r>
            <w:r w:rsidRPr="005509C6">
              <w:rPr>
                <w:noProof/>
              </w:rPr>
              <w:t>(LEMPERT et al., 2006)</w:t>
            </w:r>
            <w:r>
              <w:fldChar w:fldCharType="end"/>
            </w:r>
          </w:p>
        </w:tc>
      </w:tr>
      <w:tr w:rsidR="00391F44" w14:paraId="28BF0246" w14:textId="77777777" w:rsidTr="00FF0365">
        <w:tc>
          <w:tcPr>
            <w:tcW w:w="14029" w:type="dxa"/>
            <w:gridSpan w:val="3"/>
          </w:tcPr>
          <w:p w14:paraId="383C44C1" w14:textId="6146551B" w:rsidR="00D1632E" w:rsidRDefault="00D1632E" w:rsidP="00563ECC">
            <w:pPr>
              <w:ind w:firstLine="0"/>
            </w:pPr>
            <w:r>
              <w:t>Perguntas:</w:t>
            </w:r>
          </w:p>
          <w:p w14:paraId="021C7A21" w14:textId="2554909B" w:rsidR="00391F44" w:rsidRDefault="00D1632E" w:rsidP="00563ECC">
            <w:pPr>
              <w:ind w:firstLine="0"/>
            </w:pPr>
            <w:r>
              <w:t>4.a) Quais são as opções a avaliar em relação à decisão envolvida?</w:t>
            </w:r>
          </w:p>
          <w:p w14:paraId="03E8E3F0" w14:textId="77777777" w:rsidR="00D1632E" w:rsidRDefault="00D1632E" w:rsidP="00563ECC">
            <w:pPr>
              <w:ind w:firstLine="0"/>
            </w:pPr>
            <w:r>
              <w:t xml:space="preserve">4.b) Quais são os </w:t>
            </w:r>
            <w:proofErr w:type="spellStart"/>
            <w:r>
              <w:t>tradeoffs</w:t>
            </w:r>
            <w:proofErr w:type="spellEnd"/>
            <w:r>
              <w:t xml:space="preserve"> envolvidos nesta decisão?</w:t>
            </w:r>
          </w:p>
          <w:p w14:paraId="420A85E2" w14:textId="39D2E684" w:rsidR="00D1632E" w:rsidRDefault="00D1632E" w:rsidP="00563ECC">
            <w:pPr>
              <w:ind w:firstLine="0"/>
            </w:pPr>
            <w:r>
              <w:t>4.c) Parece haver uma solução mais robusta que as demais?</w:t>
            </w:r>
          </w:p>
        </w:tc>
      </w:tr>
    </w:tbl>
    <w:p w14:paraId="6ECA405D" w14:textId="77777777" w:rsidR="00563ECC" w:rsidRDefault="00563ECC" w:rsidP="00563ECC">
      <w:pPr>
        <w:ind w:firstLine="0"/>
        <w:jc w:val="center"/>
      </w:pPr>
      <w:r>
        <w:t>Fonte: Consolidado pelo Autor.</w:t>
      </w:r>
    </w:p>
    <w:p w14:paraId="7F2E0FCE" w14:textId="19F74FE8" w:rsidR="00B5179E" w:rsidRDefault="00B5179E" w:rsidP="00B5179E"/>
    <w:p w14:paraId="1F2105A0" w14:textId="75DA43AD" w:rsidR="003B3ACB" w:rsidRDefault="003B3ACB" w:rsidP="003B3ACB">
      <w:pPr>
        <w:autoSpaceDE/>
        <w:autoSpaceDN/>
        <w:adjustRightInd/>
        <w:spacing w:after="160" w:line="259" w:lineRule="auto"/>
        <w:ind w:firstLine="0"/>
        <w:jc w:val="left"/>
        <w:rPr>
          <w:b/>
        </w:rPr>
      </w:pPr>
    </w:p>
    <w:p w14:paraId="51634AF1" w14:textId="77777777" w:rsidR="00D1632E" w:rsidRDefault="00D1632E" w:rsidP="003B3ACB">
      <w:pPr>
        <w:autoSpaceDE/>
        <w:autoSpaceDN/>
        <w:adjustRightInd/>
        <w:spacing w:after="160" w:line="259" w:lineRule="auto"/>
        <w:ind w:firstLine="0"/>
        <w:jc w:val="left"/>
        <w:rPr>
          <w:b/>
        </w:rPr>
      </w:pPr>
    </w:p>
    <w:p w14:paraId="18BC8C8D" w14:textId="77777777" w:rsidR="007D0B73" w:rsidRDefault="007D0B73">
      <w:pPr>
        <w:autoSpaceDE/>
        <w:autoSpaceDN/>
        <w:adjustRightInd/>
        <w:spacing w:after="160" w:line="259" w:lineRule="auto"/>
        <w:ind w:firstLine="0"/>
        <w:jc w:val="left"/>
        <w:rPr>
          <w:b/>
        </w:rPr>
      </w:pPr>
      <w:r>
        <w:br w:type="page"/>
      </w:r>
    </w:p>
    <w:p w14:paraId="576035FE" w14:textId="098C838F" w:rsidR="00BB306F" w:rsidRPr="00B31CAE" w:rsidRDefault="00BB306F" w:rsidP="00BB306F">
      <w:pPr>
        <w:pStyle w:val="Ttulo1"/>
        <w:numPr>
          <w:ilvl w:val="0"/>
          <w:numId w:val="0"/>
        </w:numPr>
        <w:ind w:left="737"/>
        <w:jc w:val="center"/>
      </w:pPr>
      <w:bookmarkStart w:id="846" w:name="_Toc481590694"/>
      <w:r w:rsidRPr="00B31CAE">
        <w:lastRenderedPageBreak/>
        <w:t>A</w:t>
      </w:r>
      <w:r w:rsidRPr="00B31CAE">
        <w:rPr>
          <w:rStyle w:val="TtuloApendAnexoChar"/>
          <w:rFonts w:cs="Arial"/>
          <w:kern w:val="32"/>
          <w:szCs w:val="32"/>
        </w:rPr>
        <w:t>PÊNDIC</w:t>
      </w:r>
      <w:r>
        <w:t xml:space="preserve">E </w:t>
      </w:r>
      <w:r w:rsidR="00D25807">
        <w:t>F</w:t>
      </w:r>
      <w:r w:rsidRPr="00B31CAE">
        <w:t xml:space="preserve"> </w:t>
      </w:r>
      <w:r>
        <w:t>–</w:t>
      </w:r>
      <w:r w:rsidRPr="00B31CAE">
        <w:t xml:space="preserve"> </w:t>
      </w:r>
      <w:r w:rsidR="00753B67">
        <w:t>Protocolo de</w:t>
      </w:r>
      <w:r>
        <w:t xml:space="preserve"> Pesquisa</w:t>
      </w:r>
      <w:r w:rsidR="00753B67">
        <w:t xml:space="preserve"> </w:t>
      </w:r>
      <w:r w:rsidR="007D0B73">
        <w:t>–</w:t>
      </w:r>
      <w:r w:rsidR="00753B67">
        <w:t xml:space="preserve"> </w:t>
      </w:r>
      <w:r w:rsidR="007D0B73">
        <w:t>Pós-Instanciação</w:t>
      </w:r>
      <w:bookmarkEnd w:id="846"/>
    </w:p>
    <w:p w14:paraId="7A4DC268" w14:textId="2EA4634B" w:rsidR="00517188" w:rsidRDefault="00BB306F" w:rsidP="00F7696F">
      <w:pPr>
        <w:pStyle w:val="Legenda"/>
      </w:pPr>
      <w:bookmarkStart w:id="847" w:name="_Toc481594530"/>
      <w:commentRangeStart w:id="848"/>
      <w:r>
        <w:t xml:space="preserve">Quadro </w:t>
      </w:r>
      <w:fldSimple w:instr=" SEQ Quadro \* ARABIC ">
        <w:r w:rsidR="00B7483F">
          <w:rPr>
            <w:noProof/>
          </w:rPr>
          <w:t>16</w:t>
        </w:r>
      </w:fldSimple>
      <w:r>
        <w:t xml:space="preserve"> – Protocolo da Pesquisa</w:t>
      </w:r>
      <w:r w:rsidR="007D0B73">
        <w:t xml:space="preserve"> Pós-Instanciação</w:t>
      </w:r>
      <w:r w:rsidR="00F7696F">
        <w:t xml:space="preserve"> – Questões para Discussão no Grupo Focal</w:t>
      </w:r>
      <w:r w:rsidR="00D25807">
        <w:t xml:space="preserve"> Confirmatório</w:t>
      </w:r>
      <w:commentRangeEnd w:id="848"/>
      <w:r w:rsidR="00833E68">
        <w:rPr>
          <w:rStyle w:val="Refdecomentrio"/>
          <w:bCs w:val="0"/>
          <w:color w:val="auto"/>
        </w:rPr>
        <w:commentReference w:id="848"/>
      </w:r>
      <w:bookmarkEnd w:id="847"/>
    </w:p>
    <w:tbl>
      <w:tblPr>
        <w:tblStyle w:val="Tabelacomgrade"/>
        <w:tblW w:w="13745" w:type="dxa"/>
        <w:tblLook w:val="04A0" w:firstRow="1" w:lastRow="0" w:firstColumn="1" w:lastColumn="0" w:noHBand="0" w:noVBand="1"/>
      </w:tblPr>
      <w:tblGrid>
        <w:gridCol w:w="2972"/>
        <w:gridCol w:w="3827"/>
        <w:gridCol w:w="6946"/>
      </w:tblGrid>
      <w:tr w:rsidR="00517188" w:rsidRPr="0049164D" w14:paraId="05217F7B" w14:textId="58E5250B" w:rsidTr="00033D49">
        <w:trPr>
          <w:tblHeader/>
        </w:trPr>
        <w:tc>
          <w:tcPr>
            <w:tcW w:w="2972" w:type="dxa"/>
          </w:tcPr>
          <w:p w14:paraId="5CFD6AB1" w14:textId="77777777" w:rsidR="00517188" w:rsidRPr="002F6C9C" w:rsidRDefault="00517188" w:rsidP="00D25577">
            <w:pPr>
              <w:ind w:firstLine="0"/>
              <w:rPr>
                <w:b/>
              </w:rPr>
            </w:pPr>
            <w:r>
              <w:rPr>
                <w:b/>
              </w:rPr>
              <w:t>Resultado Esperado</w:t>
            </w:r>
          </w:p>
        </w:tc>
        <w:tc>
          <w:tcPr>
            <w:tcW w:w="3827" w:type="dxa"/>
          </w:tcPr>
          <w:p w14:paraId="00F2FEB1" w14:textId="77777777" w:rsidR="00517188" w:rsidRPr="0049164D" w:rsidRDefault="00517188" w:rsidP="00D25577">
            <w:pPr>
              <w:ind w:firstLine="0"/>
              <w:rPr>
                <w:b/>
                <w:lang w:val="es-ES_tradnl"/>
              </w:rPr>
            </w:pPr>
            <w:r w:rsidRPr="0049164D">
              <w:rPr>
                <w:b/>
                <w:lang w:val="es-ES_tradnl"/>
              </w:rPr>
              <w:t xml:space="preserve">Frase em </w:t>
            </w:r>
            <w:proofErr w:type="spellStart"/>
            <w:r w:rsidRPr="0049164D">
              <w:rPr>
                <w:b/>
                <w:lang w:val="es-ES_tradnl"/>
              </w:rPr>
              <w:t>Lempert</w:t>
            </w:r>
            <w:proofErr w:type="spellEnd"/>
            <w:r w:rsidRPr="0049164D">
              <w:rPr>
                <w:b/>
                <w:lang w:val="es-ES_tradnl"/>
              </w:rPr>
              <w:t xml:space="preserve"> et. </w:t>
            </w:r>
            <w:r>
              <w:rPr>
                <w:b/>
                <w:lang w:val="es-ES_tradnl"/>
              </w:rPr>
              <w:t>al</w:t>
            </w:r>
            <w:r>
              <w:rPr>
                <w:b/>
              </w:rPr>
              <w:t xml:space="preserve"> (2006)</w:t>
            </w:r>
          </w:p>
        </w:tc>
        <w:tc>
          <w:tcPr>
            <w:tcW w:w="6946" w:type="dxa"/>
          </w:tcPr>
          <w:p w14:paraId="69CAF51B" w14:textId="30563829" w:rsidR="00517188" w:rsidRPr="0049164D" w:rsidRDefault="00F7696F" w:rsidP="00D25577">
            <w:pPr>
              <w:ind w:firstLine="0"/>
              <w:rPr>
                <w:b/>
                <w:lang w:val="es-ES_tradnl"/>
              </w:rPr>
            </w:pPr>
            <w:proofErr w:type="spellStart"/>
            <w:r>
              <w:rPr>
                <w:b/>
                <w:lang w:val="es-ES_tradnl"/>
              </w:rPr>
              <w:t>Questões</w:t>
            </w:r>
            <w:proofErr w:type="spellEnd"/>
            <w:r>
              <w:rPr>
                <w:b/>
                <w:lang w:val="es-ES_tradnl"/>
              </w:rPr>
              <w:t xml:space="preserve"> para </w:t>
            </w:r>
            <w:proofErr w:type="spellStart"/>
            <w:r>
              <w:rPr>
                <w:b/>
                <w:lang w:val="es-ES_tradnl"/>
              </w:rPr>
              <w:t>Discussão</w:t>
            </w:r>
            <w:proofErr w:type="spellEnd"/>
          </w:p>
        </w:tc>
      </w:tr>
      <w:tr w:rsidR="00F7696F" w14:paraId="3534FFEF" w14:textId="2A29EC0B" w:rsidTr="00033D49">
        <w:tc>
          <w:tcPr>
            <w:tcW w:w="13745" w:type="dxa"/>
            <w:gridSpan w:val="3"/>
          </w:tcPr>
          <w:p w14:paraId="255136AB" w14:textId="79918562" w:rsidR="00F7696F" w:rsidRPr="00EA2058" w:rsidRDefault="00F7696F" w:rsidP="00D25577">
            <w:pPr>
              <w:ind w:firstLine="0"/>
              <w:rPr>
                <w:b/>
              </w:rPr>
            </w:pPr>
            <w:r>
              <w:rPr>
                <w:b/>
              </w:rPr>
              <w:t xml:space="preserve">Avaliação das Etapas com Outputs </w:t>
            </w:r>
            <w:r w:rsidR="00D25807">
              <w:rPr>
                <w:b/>
              </w:rPr>
              <w:t>Relevantes</w:t>
            </w:r>
          </w:p>
        </w:tc>
      </w:tr>
      <w:tr w:rsidR="00517188" w:rsidRPr="00C7063D" w14:paraId="3FDD32AB" w14:textId="37AAFB57" w:rsidTr="00033D49">
        <w:tc>
          <w:tcPr>
            <w:tcW w:w="2972" w:type="dxa"/>
          </w:tcPr>
          <w:p w14:paraId="58A815B4" w14:textId="02FB0F4D" w:rsidR="00517188" w:rsidRDefault="00F7696F" w:rsidP="00517188">
            <w:pPr>
              <w:ind w:firstLine="0"/>
              <w:jc w:val="left"/>
            </w:pPr>
            <w:r>
              <w:t>1</w:t>
            </w:r>
            <w:r w:rsidR="00517188">
              <w:t>) Identificação de Vulnerabilidades</w:t>
            </w:r>
          </w:p>
        </w:tc>
        <w:tc>
          <w:tcPr>
            <w:tcW w:w="3827" w:type="dxa"/>
          </w:tcPr>
          <w:p w14:paraId="43557102" w14:textId="77777777" w:rsidR="00517188" w:rsidRDefault="00517188" w:rsidP="00D25577">
            <w:pPr>
              <w:ind w:firstLine="0"/>
            </w:pPr>
            <w:r>
              <w:t xml:space="preserve"> “Identificar vulnerabilidades das estratégias atuais.” (p. 514)</w:t>
            </w:r>
          </w:p>
        </w:tc>
        <w:tc>
          <w:tcPr>
            <w:tcW w:w="6946" w:type="dxa"/>
          </w:tcPr>
          <w:p w14:paraId="11AA2C7C" w14:textId="5D3175ED" w:rsidR="00517188" w:rsidRDefault="00517188" w:rsidP="00D25577">
            <w:pPr>
              <w:ind w:firstLine="0"/>
            </w:pPr>
            <w:r>
              <w:t>1.a)</w:t>
            </w:r>
            <w:r w:rsidR="00382770">
              <w:t xml:space="preserve"> </w:t>
            </w:r>
            <w:r>
              <w:t>Na sua opinião, qual foi utilidade da identificação de vulnerabilidades para a avaliação de decisões estratégicas?</w:t>
            </w:r>
            <w:r w:rsidR="00DA6C9B">
              <w:t xml:space="preserve"> Por quê?</w:t>
            </w:r>
          </w:p>
          <w:p w14:paraId="3B18570C" w14:textId="77777777" w:rsidR="00382770" w:rsidRDefault="00382770" w:rsidP="00D25577">
            <w:pPr>
              <w:ind w:firstLine="0"/>
            </w:pPr>
          </w:p>
          <w:p w14:paraId="3578FB71" w14:textId="320F8933" w:rsidR="00517188" w:rsidRDefault="00517188" w:rsidP="00D25577">
            <w:pPr>
              <w:ind w:firstLine="0"/>
            </w:pPr>
            <w:r>
              <w:t xml:space="preserve">1.b) Na sua opinião, sua empresa teria a intenção de utilizar a análise de vulnerabilidades para a avaliação de decisões estratégicas? </w:t>
            </w:r>
            <w:r w:rsidR="00DA6C9B">
              <w:t>Por quê?</w:t>
            </w:r>
          </w:p>
        </w:tc>
      </w:tr>
      <w:tr w:rsidR="00517188" w14:paraId="13B8C50B" w14:textId="0F6579BB" w:rsidTr="00033D49">
        <w:tc>
          <w:tcPr>
            <w:tcW w:w="2972" w:type="dxa"/>
          </w:tcPr>
          <w:p w14:paraId="33AEDF8E" w14:textId="64B4DC03" w:rsidR="00517188" w:rsidRDefault="00F7696F" w:rsidP="00D25577">
            <w:pPr>
              <w:ind w:firstLine="0"/>
            </w:pPr>
            <w:r>
              <w:t xml:space="preserve">2) </w:t>
            </w:r>
            <w:r w:rsidR="00517188">
              <w:t xml:space="preserve">Caracterização de </w:t>
            </w:r>
            <w:proofErr w:type="spellStart"/>
            <w:r w:rsidR="00517188">
              <w:t>Tradeoffs</w:t>
            </w:r>
            <w:proofErr w:type="spellEnd"/>
          </w:p>
        </w:tc>
        <w:tc>
          <w:tcPr>
            <w:tcW w:w="3827" w:type="dxa"/>
          </w:tcPr>
          <w:p w14:paraId="56C30C39" w14:textId="77777777" w:rsidR="00517188" w:rsidRDefault="00517188" w:rsidP="00D25577">
            <w:pPr>
              <w:ind w:firstLine="0"/>
            </w:pPr>
            <w:r>
              <w:t xml:space="preserve">“Avaliar os </w:t>
            </w:r>
            <w:proofErr w:type="spellStart"/>
            <w:r>
              <w:t>tradeoffs</w:t>
            </w:r>
            <w:proofErr w:type="spellEnd"/>
            <w:r>
              <w:t xml:space="preserve"> envolvidos na decisão” (p. 514)</w:t>
            </w:r>
          </w:p>
        </w:tc>
        <w:tc>
          <w:tcPr>
            <w:tcW w:w="6946" w:type="dxa"/>
          </w:tcPr>
          <w:p w14:paraId="16843652" w14:textId="3AEB2C9F" w:rsidR="00F7696F" w:rsidRDefault="00F7696F" w:rsidP="00F7696F">
            <w:pPr>
              <w:ind w:firstLine="0"/>
            </w:pPr>
            <w:r>
              <w:t>2.a) Na sua opinião, qual foi utilidade da identificação de vulnerabilidades para a avaliação de decisões estratégicas?</w:t>
            </w:r>
            <w:r w:rsidR="00DA6C9B">
              <w:t xml:space="preserve"> Por quê?</w:t>
            </w:r>
          </w:p>
          <w:p w14:paraId="69249C63" w14:textId="77777777" w:rsidR="00F7696F" w:rsidRDefault="00F7696F" w:rsidP="00F7696F">
            <w:pPr>
              <w:ind w:firstLine="0"/>
            </w:pPr>
          </w:p>
          <w:p w14:paraId="42FBB54E" w14:textId="02F6D318" w:rsidR="00517188" w:rsidRDefault="00F7696F" w:rsidP="00F7696F">
            <w:pPr>
              <w:ind w:firstLine="0"/>
            </w:pPr>
            <w:r>
              <w:t xml:space="preserve">2.b) Na sua opinião, sua empresa teria a intenção de utilizar a análise de vulnerabilidades para a avaliação de decisões estratégicas? </w:t>
            </w:r>
            <w:r w:rsidR="00DA6C9B">
              <w:t>Por quê?</w:t>
            </w:r>
          </w:p>
        </w:tc>
      </w:tr>
      <w:tr w:rsidR="00D1737E" w14:paraId="187D2A81" w14:textId="4D6737EB" w:rsidTr="00033D49">
        <w:tc>
          <w:tcPr>
            <w:tcW w:w="13745" w:type="dxa"/>
            <w:gridSpan w:val="3"/>
          </w:tcPr>
          <w:p w14:paraId="0BD91042" w14:textId="6078E1AB" w:rsidR="00D1737E" w:rsidRPr="00EA2058" w:rsidRDefault="00D1737E" w:rsidP="00D25577">
            <w:pPr>
              <w:ind w:firstLine="0"/>
              <w:rPr>
                <w:b/>
              </w:rPr>
            </w:pPr>
            <w:proofErr w:type="spellStart"/>
            <w:r w:rsidRPr="00EA2058">
              <w:rPr>
                <w:b/>
              </w:rPr>
              <w:t>Outcomes</w:t>
            </w:r>
            <w:proofErr w:type="spellEnd"/>
            <w:r w:rsidRPr="00EA2058">
              <w:rPr>
                <w:b/>
              </w:rPr>
              <w:t xml:space="preserve"> Previstos do Processo</w:t>
            </w:r>
          </w:p>
        </w:tc>
      </w:tr>
      <w:tr w:rsidR="00517188" w14:paraId="452FB447" w14:textId="21517E4F" w:rsidTr="00033D49">
        <w:tc>
          <w:tcPr>
            <w:tcW w:w="2972" w:type="dxa"/>
          </w:tcPr>
          <w:p w14:paraId="2FECB500" w14:textId="48E81F53" w:rsidR="00517188" w:rsidRDefault="00F7696F" w:rsidP="00D25577">
            <w:pPr>
              <w:ind w:firstLine="0"/>
            </w:pPr>
            <w:r>
              <w:lastRenderedPageBreak/>
              <w:t xml:space="preserve">3) </w:t>
            </w:r>
            <w:r w:rsidR="00517188">
              <w:t>Redução da Confiança em Excesso</w:t>
            </w:r>
          </w:p>
        </w:tc>
        <w:tc>
          <w:tcPr>
            <w:tcW w:w="3827" w:type="dxa"/>
          </w:tcPr>
          <w:p w14:paraId="26E89F30" w14:textId="77777777" w:rsidR="00517188" w:rsidRDefault="00517188" w:rsidP="00D25577">
            <w:pPr>
              <w:ind w:firstLine="0"/>
            </w:pPr>
            <w:r>
              <w:t>“O RDM é projetado para reduzir problemas com “</w:t>
            </w:r>
            <w:proofErr w:type="spellStart"/>
            <w:r>
              <w:t>overconfidence</w:t>
            </w:r>
            <w:proofErr w:type="spellEnd"/>
            <w:r>
              <w:t>” desafiando analistas e decisores a explorar uma faixa ampla de futuros plausíveis” (p. 515)</w:t>
            </w:r>
          </w:p>
        </w:tc>
        <w:tc>
          <w:tcPr>
            <w:tcW w:w="6946" w:type="dxa"/>
          </w:tcPr>
          <w:p w14:paraId="4E67575E" w14:textId="2DE1B2BE" w:rsidR="00517188" w:rsidRDefault="00F7696F" w:rsidP="00D25577">
            <w:pPr>
              <w:ind w:firstLine="0"/>
            </w:pPr>
            <w:r>
              <w:t>3.a) Na sua opinião, o RDM contribuiu para a redução da confiança em excesso</w:t>
            </w:r>
            <w:r w:rsidR="00522DE2">
              <w:t xml:space="preserve"> na avaliação da decisão estratégica</w:t>
            </w:r>
            <w:r>
              <w:t xml:space="preserve">? </w:t>
            </w:r>
            <w:r w:rsidR="00DA6C9B">
              <w:t>Por quê?</w:t>
            </w:r>
          </w:p>
        </w:tc>
      </w:tr>
      <w:tr w:rsidR="00517188" w14:paraId="70B65A9E" w14:textId="6D8F939A" w:rsidTr="00033D49">
        <w:tc>
          <w:tcPr>
            <w:tcW w:w="2972" w:type="dxa"/>
          </w:tcPr>
          <w:p w14:paraId="442F658F" w14:textId="36D9410B" w:rsidR="00517188" w:rsidRDefault="00F7696F" w:rsidP="00D25577">
            <w:pPr>
              <w:ind w:firstLine="0"/>
            </w:pPr>
            <w:r>
              <w:t xml:space="preserve">4) </w:t>
            </w:r>
            <w:r w:rsidR="00517188">
              <w:t xml:space="preserve">Consenso sobre Decisão </w:t>
            </w:r>
            <w:proofErr w:type="spellStart"/>
            <w:r w:rsidR="00517188">
              <w:t>vs</w:t>
            </w:r>
            <w:proofErr w:type="spellEnd"/>
            <w:r w:rsidR="00517188">
              <w:t xml:space="preserve"> Consenso sobre Pressupostos</w:t>
            </w:r>
          </w:p>
        </w:tc>
        <w:tc>
          <w:tcPr>
            <w:tcW w:w="3827" w:type="dxa"/>
          </w:tcPr>
          <w:p w14:paraId="695804A0" w14:textId="77777777" w:rsidR="00517188" w:rsidRDefault="00517188" w:rsidP="00D25577">
            <w:pPr>
              <w:ind w:firstLine="0"/>
            </w:pPr>
            <w:r>
              <w:t>“O RDM é projetado para facilitar o “</w:t>
            </w:r>
            <w:proofErr w:type="spellStart"/>
            <w:r>
              <w:t>agreement</w:t>
            </w:r>
            <w:proofErr w:type="spellEnd"/>
            <w:r>
              <w:t xml:space="preserve">” (consenso?) fornecendo um framework analítico nos </w:t>
            </w:r>
            <w:proofErr w:type="spellStart"/>
            <w:r>
              <w:t>quas</w:t>
            </w:r>
            <w:proofErr w:type="spellEnd"/>
            <w:r>
              <w:t xml:space="preserve"> as partes podem concordar em ações de curto prazo robustas de acordo com diversas expectativas e valores” (p. 515).</w:t>
            </w:r>
          </w:p>
        </w:tc>
        <w:tc>
          <w:tcPr>
            <w:tcW w:w="6946" w:type="dxa"/>
          </w:tcPr>
          <w:p w14:paraId="381E6EB6" w14:textId="6BA26D5D" w:rsidR="00517188" w:rsidRDefault="00F7696F" w:rsidP="00D25577">
            <w:pPr>
              <w:ind w:firstLine="0"/>
            </w:pPr>
            <w:r>
              <w:t xml:space="preserve">4.a) Na sua opinião, o RDM contribuiu para estabelecer consenso sobre a </w:t>
            </w:r>
            <w:r w:rsidR="00522DE2">
              <w:t>na avaliação da decisão estratégica</w:t>
            </w:r>
            <w:r>
              <w:t xml:space="preserve">? </w:t>
            </w:r>
            <w:r w:rsidR="00DA6C9B">
              <w:t>Por quê?</w:t>
            </w:r>
          </w:p>
        </w:tc>
      </w:tr>
      <w:tr w:rsidR="00F7696F" w14:paraId="229B5C95" w14:textId="028A0806" w:rsidTr="00033D49">
        <w:tc>
          <w:tcPr>
            <w:tcW w:w="2972" w:type="dxa"/>
          </w:tcPr>
          <w:p w14:paraId="0BC77DCA" w14:textId="46134AB9" w:rsidR="00F7696F" w:rsidRDefault="00F7696F" w:rsidP="00F7696F">
            <w:pPr>
              <w:ind w:firstLine="0"/>
            </w:pPr>
            <w:r>
              <w:t>5) Favorecimento de Estratégias Adaptativas</w:t>
            </w:r>
          </w:p>
        </w:tc>
        <w:tc>
          <w:tcPr>
            <w:tcW w:w="3827" w:type="dxa"/>
          </w:tcPr>
          <w:p w14:paraId="7F31551E" w14:textId="77777777" w:rsidR="00F7696F" w:rsidRDefault="00F7696F" w:rsidP="00F7696F">
            <w:pPr>
              <w:ind w:firstLine="0"/>
            </w:pPr>
            <w:r>
              <w:t xml:space="preserve">“[...] RDM pode ajudar a projetar estratégias robustas cujos componentes podem não ser óbvios no início da análise. Por exemplo, Estratégias robustas são frequentemente adaptativas. Elas evoluem com o tempo em </w:t>
            </w:r>
            <w:r>
              <w:lastRenderedPageBreak/>
              <w:t>resposta a novas informações”. (p. 515).</w:t>
            </w:r>
          </w:p>
        </w:tc>
        <w:tc>
          <w:tcPr>
            <w:tcW w:w="6946" w:type="dxa"/>
          </w:tcPr>
          <w:p w14:paraId="046281BC" w14:textId="1CA6B565" w:rsidR="00F7696F" w:rsidRDefault="00F7696F" w:rsidP="00F7696F">
            <w:pPr>
              <w:ind w:firstLine="0"/>
            </w:pPr>
            <w:r>
              <w:lastRenderedPageBreak/>
              <w:t xml:space="preserve">5.a) Na sua opinião, houve contribuição do RDM em relação </w:t>
            </w:r>
            <w:r w:rsidR="00522DE2">
              <w:t xml:space="preserve">ao favorecimento de </w:t>
            </w:r>
            <w:r>
              <w:t>estratégias adaptativas</w:t>
            </w:r>
            <w:r w:rsidR="00522DE2">
              <w:t xml:space="preserve"> na avaliação de decisão</w:t>
            </w:r>
            <w:r>
              <w:t xml:space="preserve">? </w:t>
            </w:r>
            <w:r w:rsidR="00DA6C9B">
              <w:t>Por quê?</w:t>
            </w:r>
          </w:p>
        </w:tc>
      </w:tr>
      <w:tr w:rsidR="00F7696F" w14:paraId="2D90AF95" w14:textId="5217BB93" w:rsidTr="00033D49">
        <w:tc>
          <w:tcPr>
            <w:tcW w:w="2972" w:type="dxa"/>
          </w:tcPr>
          <w:p w14:paraId="2E3EC26E" w14:textId="40A5AA63" w:rsidR="00F7696F" w:rsidRDefault="00F7696F" w:rsidP="00F7696F">
            <w:pPr>
              <w:ind w:firstLine="0"/>
            </w:pPr>
            <w:r>
              <w:t>6) Identificação de Estratégias Robustas</w:t>
            </w:r>
          </w:p>
        </w:tc>
        <w:tc>
          <w:tcPr>
            <w:tcW w:w="3827" w:type="dxa"/>
          </w:tcPr>
          <w:p w14:paraId="38B5B294" w14:textId="77777777" w:rsidR="00F7696F" w:rsidRDefault="00F7696F" w:rsidP="00F7696F">
            <w:pPr>
              <w:ind w:firstLine="0"/>
            </w:pPr>
            <w:r>
              <w:t>“Projetar e Encontrar estratégias robustas usando modelos e dados disponíveis aos decisores” (p. 514)</w:t>
            </w:r>
          </w:p>
        </w:tc>
        <w:tc>
          <w:tcPr>
            <w:tcW w:w="6946" w:type="dxa"/>
          </w:tcPr>
          <w:p w14:paraId="7383E2A9" w14:textId="27AF7261" w:rsidR="00F7696F" w:rsidRDefault="00F7696F" w:rsidP="00F7696F">
            <w:pPr>
              <w:ind w:firstLine="0"/>
            </w:pPr>
            <w:r>
              <w:t xml:space="preserve">6.a) Na sua opinião, houve contribuição do RDM em relação </w:t>
            </w:r>
            <w:r w:rsidR="00522DE2">
              <w:t>ao favorecimento de estratégias robustas</w:t>
            </w:r>
            <w:r>
              <w:t>?</w:t>
            </w:r>
            <w:r w:rsidR="00522DE2">
              <w:t xml:space="preserve"> </w:t>
            </w:r>
            <w:r w:rsidR="00DA6C9B">
              <w:t>Por quê?</w:t>
            </w:r>
          </w:p>
        </w:tc>
      </w:tr>
      <w:tr w:rsidR="00F7696F" w14:paraId="60D3F447" w14:textId="259B705F" w:rsidTr="00033D49">
        <w:tc>
          <w:tcPr>
            <w:tcW w:w="2972" w:type="dxa"/>
          </w:tcPr>
          <w:p w14:paraId="57C74386" w14:textId="71252D85" w:rsidR="00F7696F" w:rsidRDefault="00F7696F" w:rsidP="00F7696F">
            <w:pPr>
              <w:ind w:firstLine="0"/>
            </w:pPr>
            <w:r>
              <w:t xml:space="preserve">7) </w:t>
            </w:r>
            <w:r w:rsidR="00D25807">
              <w:t>Qualidade das Decisões</w:t>
            </w:r>
          </w:p>
        </w:tc>
        <w:tc>
          <w:tcPr>
            <w:tcW w:w="3827" w:type="dxa"/>
          </w:tcPr>
          <w:p w14:paraId="12765628" w14:textId="77777777" w:rsidR="00F7696F" w:rsidRDefault="00F7696F" w:rsidP="00F7696F">
            <w:pPr>
              <w:ind w:firstLine="0"/>
            </w:pPr>
            <w:r>
              <w:t>“A proposição de que o RDM irá ajudar decisores a tomar melhores decisões em situações importantes em comparação à abordagens tradicionais precisa ser testada.” (p. 518)</w:t>
            </w:r>
          </w:p>
        </w:tc>
        <w:tc>
          <w:tcPr>
            <w:tcW w:w="6946" w:type="dxa"/>
          </w:tcPr>
          <w:p w14:paraId="5732B378" w14:textId="3ED06DB1" w:rsidR="00F7696F" w:rsidRDefault="00F7696F" w:rsidP="00F7696F">
            <w:pPr>
              <w:ind w:firstLine="0"/>
            </w:pPr>
            <w:r>
              <w:t>7.a) Na sua opinião</w:t>
            </w:r>
            <w:r w:rsidR="00522DE2">
              <w:t>, houve contribuição do RDM em relação à qualidade da decisão estratégica</w:t>
            </w:r>
            <w:r>
              <w:t>? Por</w:t>
            </w:r>
            <w:r w:rsidR="00DA6C9B">
              <w:t xml:space="preserve"> </w:t>
            </w:r>
            <w:r>
              <w:t>quê?</w:t>
            </w:r>
          </w:p>
        </w:tc>
      </w:tr>
      <w:tr w:rsidR="00F7696F" w14:paraId="1DFC0271" w14:textId="4F1BDCF5" w:rsidTr="00033D49">
        <w:tc>
          <w:tcPr>
            <w:tcW w:w="2972" w:type="dxa"/>
          </w:tcPr>
          <w:p w14:paraId="7D990C35" w14:textId="261DF4AC" w:rsidR="00F7696F" w:rsidRDefault="00F7696F" w:rsidP="00F7696F">
            <w:pPr>
              <w:ind w:firstLine="0"/>
            </w:pPr>
            <w:r>
              <w:t>8) Utilidade da Abordagem de Decisões Robustas</w:t>
            </w:r>
          </w:p>
        </w:tc>
        <w:tc>
          <w:tcPr>
            <w:tcW w:w="3827" w:type="dxa"/>
          </w:tcPr>
          <w:p w14:paraId="73765732" w14:textId="77777777" w:rsidR="00F7696F" w:rsidRDefault="00F7696F" w:rsidP="00F7696F">
            <w:pPr>
              <w:ind w:firstLine="0"/>
            </w:pPr>
            <w:r>
              <w:t>“[...] para testar a proposição de que decisores em algumas circunstâncias irão considerar ferramentas de suporte à decisão que identifiquem estratégias robustas mais úteis do que ferramentas baseadas em abordagens tradicionais”. (p. 518)</w:t>
            </w:r>
          </w:p>
        </w:tc>
        <w:tc>
          <w:tcPr>
            <w:tcW w:w="6946" w:type="dxa"/>
          </w:tcPr>
          <w:p w14:paraId="7AF87F16" w14:textId="6E01D1FD" w:rsidR="00F7696F" w:rsidRDefault="00B641CD" w:rsidP="00F7696F">
            <w:pPr>
              <w:ind w:firstLine="0"/>
            </w:pPr>
            <w:r>
              <w:t xml:space="preserve">8. a) Na sua </w:t>
            </w:r>
            <w:r w:rsidR="00A95069">
              <w:t>o</w:t>
            </w:r>
            <w:r>
              <w:t xml:space="preserve">pinião, a procura por estratégias robustas </w:t>
            </w:r>
            <w:r w:rsidR="00A95069">
              <w:t xml:space="preserve">por meio de métodos como o RDM é mais útil do que as busca por outros métodos conhecidos? </w:t>
            </w:r>
            <w:r w:rsidR="00DA6C9B">
              <w:t>Por quê?</w:t>
            </w:r>
          </w:p>
        </w:tc>
      </w:tr>
    </w:tbl>
    <w:p w14:paraId="5EB3B4D0" w14:textId="68B9AD98" w:rsidR="00770CFD" w:rsidRPr="009410EB" w:rsidRDefault="00517188" w:rsidP="009410EB">
      <w:pPr>
        <w:ind w:firstLine="0"/>
        <w:jc w:val="center"/>
      </w:pPr>
      <w:r>
        <w:t>Fonte: Consolidado pelo Autor.</w:t>
      </w:r>
      <w:r w:rsidR="00770CFD">
        <w:rPr>
          <w:b/>
        </w:rPr>
        <w:br w:type="page"/>
      </w:r>
    </w:p>
    <w:p w14:paraId="2F2C6FC6" w14:textId="33FD76FB" w:rsidR="00770CFD" w:rsidRDefault="0004189D" w:rsidP="0004189D">
      <w:pPr>
        <w:pStyle w:val="Ttulo1"/>
        <w:numPr>
          <w:ilvl w:val="0"/>
          <w:numId w:val="0"/>
        </w:numPr>
        <w:ind w:left="737"/>
        <w:jc w:val="center"/>
      </w:pPr>
      <w:bookmarkStart w:id="849" w:name="_Toc481590695"/>
      <w:r w:rsidRPr="00B31CAE">
        <w:lastRenderedPageBreak/>
        <w:t>A</w:t>
      </w:r>
      <w:r w:rsidRPr="00B31CAE">
        <w:rPr>
          <w:rStyle w:val="TtuloApendAnexoChar"/>
          <w:rFonts w:cs="Arial"/>
          <w:kern w:val="32"/>
          <w:szCs w:val="32"/>
        </w:rPr>
        <w:t>PÊNDIC</w:t>
      </w:r>
      <w:r>
        <w:t xml:space="preserve">E </w:t>
      </w:r>
      <w:r w:rsidR="00D25807">
        <w:t>G</w:t>
      </w:r>
      <w:r w:rsidRPr="00B31CAE">
        <w:t xml:space="preserve"> </w:t>
      </w:r>
      <w:r>
        <w:t>–</w:t>
      </w:r>
      <w:r w:rsidRPr="00B31CAE">
        <w:t xml:space="preserve"> </w:t>
      </w:r>
      <w:r>
        <w:t>Equações relacionadas ao RDM e Fontes</w:t>
      </w:r>
      <w:bookmarkEnd w:id="849"/>
    </w:p>
    <w:p w14:paraId="56C8BB19" w14:textId="72AE9BDF" w:rsidR="0004189D" w:rsidRDefault="0004189D" w:rsidP="0004189D">
      <w:pPr>
        <w:pStyle w:val="Legenda"/>
      </w:pPr>
      <w:bookmarkStart w:id="850" w:name="_Toc481594531"/>
      <w:r>
        <w:t xml:space="preserve">Quadro </w:t>
      </w:r>
      <w:fldSimple w:instr=" SEQ Quadro \* ARABIC ">
        <w:r w:rsidR="00B7483F">
          <w:rPr>
            <w:noProof/>
          </w:rPr>
          <w:t>17</w:t>
        </w:r>
      </w:fldSimple>
      <w:r>
        <w:t xml:space="preserve"> – Equações para Aplicação do RDM e Fontes</w:t>
      </w:r>
      <w:bookmarkEnd w:id="850"/>
    </w:p>
    <w:tbl>
      <w:tblPr>
        <w:tblStyle w:val="Tabelacomgrade"/>
        <w:tblW w:w="0" w:type="auto"/>
        <w:tblLook w:val="04A0" w:firstRow="1" w:lastRow="0" w:firstColumn="1" w:lastColumn="0" w:noHBand="0" w:noVBand="1"/>
      </w:tblPr>
      <w:tblGrid>
        <w:gridCol w:w="4390"/>
        <w:gridCol w:w="6804"/>
        <w:gridCol w:w="2693"/>
      </w:tblGrid>
      <w:tr w:rsidR="00770CFD" w14:paraId="7BDA4446" w14:textId="77777777" w:rsidTr="0004189D">
        <w:trPr>
          <w:tblHeader/>
        </w:trPr>
        <w:tc>
          <w:tcPr>
            <w:tcW w:w="4390" w:type="dxa"/>
            <w:shd w:val="clear" w:color="auto" w:fill="D9D9D9" w:themeFill="background1" w:themeFillShade="D9"/>
            <w:vAlign w:val="center"/>
          </w:tcPr>
          <w:p w14:paraId="6DBE8273" w14:textId="77777777" w:rsidR="00770CFD" w:rsidRPr="0004189D" w:rsidRDefault="00770CFD" w:rsidP="00432BD8">
            <w:pPr>
              <w:spacing w:line="240" w:lineRule="auto"/>
              <w:ind w:firstLine="0"/>
              <w:jc w:val="center"/>
              <w:rPr>
                <w:b/>
              </w:rPr>
            </w:pPr>
            <w:r w:rsidRPr="0004189D">
              <w:rPr>
                <w:b/>
              </w:rPr>
              <w:t>Incógnitas e Equações</w:t>
            </w:r>
          </w:p>
        </w:tc>
        <w:tc>
          <w:tcPr>
            <w:tcW w:w="6804" w:type="dxa"/>
            <w:shd w:val="clear" w:color="auto" w:fill="D9D9D9" w:themeFill="background1" w:themeFillShade="D9"/>
            <w:vAlign w:val="center"/>
          </w:tcPr>
          <w:p w14:paraId="409F63D9" w14:textId="77777777" w:rsidR="00770CFD" w:rsidRPr="0004189D" w:rsidRDefault="00770CFD" w:rsidP="00603326">
            <w:pPr>
              <w:spacing w:line="240" w:lineRule="auto"/>
              <w:ind w:firstLine="0"/>
              <w:jc w:val="left"/>
              <w:rPr>
                <w:b/>
              </w:rPr>
            </w:pPr>
            <w:r w:rsidRPr="0004189D">
              <w:rPr>
                <w:b/>
              </w:rPr>
              <w:t>Significado</w:t>
            </w:r>
          </w:p>
        </w:tc>
        <w:tc>
          <w:tcPr>
            <w:tcW w:w="2693" w:type="dxa"/>
            <w:shd w:val="clear" w:color="auto" w:fill="D9D9D9" w:themeFill="background1" w:themeFillShade="D9"/>
          </w:tcPr>
          <w:p w14:paraId="3DC64F3A" w14:textId="77777777" w:rsidR="00770CFD" w:rsidRPr="0004189D" w:rsidRDefault="00770CFD" w:rsidP="00603326">
            <w:pPr>
              <w:spacing w:line="240" w:lineRule="auto"/>
              <w:ind w:firstLine="0"/>
              <w:jc w:val="left"/>
              <w:rPr>
                <w:b/>
              </w:rPr>
            </w:pPr>
            <w:r w:rsidRPr="0004189D">
              <w:rPr>
                <w:b/>
              </w:rPr>
              <w:t>Fonte</w:t>
            </w:r>
          </w:p>
        </w:tc>
      </w:tr>
      <w:tr w:rsidR="00770CFD" w14:paraId="37BA650C" w14:textId="77777777" w:rsidTr="00603326">
        <w:tc>
          <w:tcPr>
            <w:tcW w:w="4390" w:type="dxa"/>
            <w:vAlign w:val="center"/>
          </w:tcPr>
          <w:p w14:paraId="7F7A3A52" w14:textId="77777777" w:rsidR="00770CFD" w:rsidRDefault="00770CFD" w:rsidP="00603326">
            <w:pPr>
              <w:ind w:firstLine="0"/>
              <w:jc w:val="left"/>
            </w:pPr>
            <m:oMathPara>
              <m:oMath>
                <m:r>
                  <w:rPr>
                    <w:rFonts w:ascii="Cambria Math" w:hAnsi="Cambria Math"/>
                  </w:rPr>
                  <m:t xml:space="preserve">s ∈ </m:t>
                </m:r>
                <m:acc>
                  <m:accPr>
                    <m:chr m:val="⃗"/>
                    <m:ctrlPr>
                      <w:rPr>
                        <w:rFonts w:ascii="Cambria Math" w:hAnsi="Cambria Math"/>
                        <w:i/>
                      </w:rPr>
                    </m:ctrlPr>
                  </m:accPr>
                  <m:e>
                    <m:r>
                      <w:rPr>
                        <w:rFonts w:ascii="Cambria Math" w:hAnsi="Cambria Math"/>
                      </w:rPr>
                      <m:t>S</m:t>
                    </m:r>
                  </m:e>
                </m:acc>
              </m:oMath>
            </m:oMathPara>
          </w:p>
        </w:tc>
        <w:tc>
          <w:tcPr>
            <w:tcW w:w="6804" w:type="dxa"/>
            <w:vAlign w:val="center"/>
          </w:tcPr>
          <w:p w14:paraId="0F1C569A" w14:textId="77777777" w:rsidR="00770CFD" w:rsidRPr="00D14BEF" w:rsidRDefault="00770CFD" w:rsidP="00603326">
            <w:pPr>
              <w:spacing w:line="240" w:lineRule="auto"/>
              <w:ind w:firstLine="0"/>
              <w:jc w:val="left"/>
            </w:pPr>
            <w:r>
              <w:t xml:space="preserve">Estratégia </w:t>
            </w:r>
            <m:oMath>
              <m:r>
                <w:rPr>
                  <w:rFonts w:ascii="Cambria Math" w:hAnsi="Cambria Math"/>
                </w:rPr>
                <m:t>s</m:t>
              </m:r>
            </m:oMath>
            <w:r>
              <w:t xml:space="preserve"> pertence ao conjunto de estratégias </w:t>
            </w:r>
            <m:oMath>
              <m:acc>
                <m:accPr>
                  <m:chr m:val="⃗"/>
                  <m:ctrlPr>
                    <w:rPr>
                      <w:rFonts w:ascii="Cambria Math" w:hAnsi="Cambria Math"/>
                      <w:i/>
                    </w:rPr>
                  </m:ctrlPr>
                </m:accPr>
                <m:e>
                  <m:r>
                    <w:rPr>
                      <w:rFonts w:ascii="Cambria Math" w:hAnsi="Cambria Math"/>
                    </w:rPr>
                    <m:t>S</m:t>
                  </m:r>
                </m:e>
              </m:acc>
            </m:oMath>
            <w:r>
              <w:t>.</w:t>
            </w:r>
          </w:p>
        </w:tc>
        <w:tc>
          <w:tcPr>
            <w:tcW w:w="2693" w:type="dxa"/>
          </w:tcPr>
          <w:p w14:paraId="4D32FA55" w14:textId="77777777" w:rsidR="00770CFD" w:rsidRPr="002F15FD" w:rsidRDefault="008B4330"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rsidRPr="00F54A86" w14:paraId="0DDC9BD7" w14:textId="77777777" w:rsidTr="00603326">
        <w:tc>
          <w:tcPr>
            <w:tcW w:w="4390" w:type="dxa"/>
            <w:vAlign w:val="center"/>
          </w:tcPr>
          <w:p w14:paraId="04C352DB" w14:textId="77777777" w:rsidR="00770CFD" w:rsidRDefault="009E2FF1"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6804" w:type="dxa"/>
            <w:vAlign w:val="center"/>
          </w:tcPr>
          <w:p w14:paraId="544E58B3" w14:textId="77777777" w:rsidR="00770CFD" w:rsidRPr="00D547CB" w:rsidRDefault="00770CFD" w:rsidP="00603326">
            <w:pPr>
              <w:spacing w:line="240" w:lineRule="auto"/>
              <w:ind w:firstLine="0"/>
              <w:jc w:val="left"/>
              <w:rPr>
                <w:rFonts w:ascii="Cambria Math" w:hAnsi="Cambria Math" w:cs="Arial"/>
                <w:i/>
              </w:rPr>
            </w:pPr>
            <w:r>
              <w:t xml:space="preserve">Espaço de incertezas onde </w:t>
            </w:r>
            <m:oMath>
              <m:bar>
                <m:barPr>
                  <m:pos m:val="top"/>
                  <m:ctrlPr>
                    <w:rPr>
                      <w:rFonts w:ascii="Cambria Math" w:hAnsi="Cambria Math"/>
                      <w:i/>
                    </w:rPr>
                  </m:ctrlPr>
                </m:barPr>
                <m:e>
                  <m:r>
                    <w:rPr>
                      <w:rFonts w:ascii="Cambria Math" w:hAnsi="Cambria Math"/>
                    </w:rPr>
                    <m:t>X</m:t>
                  </m:r>
                </m:e>
              </m:bar>
            </m:oMath>
            <w:r>
              <w:t xml:space="preserve"> é o espaço de parâmetros de incerteza e </w:t>
            </w:r>
            <m:oMath>
              <m:r>
                <w:rPr>
                  <w:rFonts w:ascii="Cambria Math" w:hAnsi="Cambria Math"/>
                </w:rPr>
                <m:t>i</m:t>
              </m:r>
            </m:oMath>
            <w:r>
              <w:t xml:space="preserve"> indexa valores plausíveis destes parâmetros.</w:t>
            </w:r>
          </w:p>
        </w:tc>
        <w:tc>
          <w:tcPr>
            <w:tcW w:w="2693" w:type="dxa"/>
          </w:tcPr>
          <w:p w14:paraId="5CADAD42" w14:textId="77777777" w:rsidR="00770CFD" w:rsidRPr="00F54A86"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F54A86">
              <w:rPr>
                <w:sz w:val="22"/>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F54A86">
              <w:rPr>
                <w:noProof/>
                <w:sz w:val="22"/>
              </w:rPr>
              <w:t>(HALL et al., 2012, p. 9)</w:t>
            </w:r>
            <w:r>
              <w:rPr>
                <w:sz w:val="22"/>
              </w:rPr>
              <w:fldChar w:fldCharType="end"/>
            </w:r>
          </w:p>
        </w:tc>
      </w:tr>
      <w:tr w:rsidR="00770CFD" w:rsidRPr="00BB0509" w14:paraId="48D1E40D" w14:textId="77777777" w:rsidTr="00603326">
        <w:tc>
          <w:tcPr>
            <w:tcW w:w="4390" w:type="dxa"/>
            <w:vAlign w:val="center"/>
          </w:tcPr>
          <w:p w14:paraId="635338EE" w14:textId="77777777" w:rsidR="00770CFD" w:rsidRPr="00F54A86" w:rsidRDefault="00770CFD" w:rsidP="00603326">
            <w:pPr>
              <w:ind w:firstLine="0"/>
              <w:jc w:val="left"/>
            </w:pPr>
            <m:oMathPara>
              <m:oMath>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bar>
                  <m:barPr>
                    <m:pos m:val="top"/>
                    <m:ctrlPr>
                      <w:rPr>
                        <w:rFonts w:ascii="Cambria Math" w:hAnsi="Cambria Math"/>
                        <w:i/>
                      </w:rPr>
                    </m:ctrlPr>
                  </m:barPr>
                  <m:e>
                    <m:r>
                      <w:rPr>
                        <w:rFonts w:ascii="Cambria Math" w:hAnsi="Cambria Math"/>
                      </w:rPr>
                      <m:t>X</m:t>
                    </m:r>
                  </m:e>
                </m:bar>
                <m:r>
                  <w:rPr>
                    <w:rFonts w:ascii="Cambria Math" w:hAnsi="Cambria Math"/>
                  </w:rPr>
                  <m:t>}</m:t>
                </m:r>
              </m:oMath>
            </m:oMathPara>
          </w:p>
        </w:tc>
        <w:tc>
          <w:tcPr>
            <w:tcW w:w="6804" w:type="dxa"/>
            <w:vAlign w:val="center"/>
          </w:tcPr>
          <w:p w14:paraId="0ABBFAA6" w14:textId="76D58850" w:rsidR="00770CFD" w:rsidRDefault="00770CFD" w:rsidP="00603326">
            <w:pPr>
              <w:spacing w:line="240" w:lineRule="auto"/>
              <w:ind w:firstLine="0"/>
              <w:jc w:val="left"/>
            </w:pPr>
            <w:r w:rsidRPr="00F54A86">
              <w:t>Espaço de probabilidade on</w:t>
            </w:r>
            <w:r>
              <w:t xml:space="preserve">de </w:t>
            </w:r>
            <m:oMath>
              <m:r>
                <w:rPr>
                  <w:rFonts w:ascii="Cambria Math" w:hAnsi="Cambria Math"/>
                </w:rPr>
                <m:t>i</m:t>
              </m:r>
            </m:oMath>
            <w:r>
              <w:t xml:space="preserve"> indexa pesos de probabilidade alternativos em </w:t>
            </w:r>
            <m:oMath>
              <m:bar>
                <m:barPr>
                  <m:pos m:val="top"/>
                  <m:ctrlPr>
                    <w:rPr>
                      <w:rFonts w:ascii="Cambria Math" w:hAnsi="Cambria Math"/>
                      <w:i/>
                    </w:rPr>
                  </m:ctrlPr>
                </m:barPr>
                <m:e>
                  <m:r>
                    <w:rPr>
                      <w:rFonts w:ascii="Cambria Math" w:hAnsi="Cambria Math"/>
                    </w:rPr>
                    <m:t>X</m:t>
                  </m:r>
                </m:e>
              </m:bar>
            </m:oMath>
            <w:r w:rsidR="00466CA4">
              <w:t>.</w:t>
            </w:r>
          </w:p>
        </w:tc>
        <w:tc>
          <w:tcPr>
            <w:tcW w:w="2693" w:type="dxa"/>
          </w:tcPr>
          <w:p w14:paraId="688B7344" w14:textId="77777777" w:rsidR="00770CFD" w:rsidRPr="00B8029F"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w:instrText>
            </w:r>
            <w:r w:rsidRPr="00B8029F">
              <w:rPr>
                <w:sz w:val="22"/>
              </w:rPr>
              <w:instrText>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"locator" : "9", "uris" : [ "http://www.mendeley.com/documents/?uuid=26d3abd2-e487-4410-ba78-e5d64543f85f" ] } ], "mendeley" : { "formattedCitation" : "(HALL et al., 2012, p. 9)", "plainTextFormattedCitation" : "(HALL et al., 2012, p. 9)", "previouslyFormattedCitation" : "(HALL et al., 2012, p. 9)" }, "properties" : { "noteIndex" : 0 }, "schema" : "https://github.com/citation-style-language/schema/raw/master/csl-citation.json" }</w:instrText>
            </w:r>
            <w:r>
              <w:rPr>
                <w:sz w:val="22"/>
              </w:rPr>
              <w:fldChar w:fldCharType="separate"/>
            </w:r>
            <w:r w:rsidRPr="00B8029F">
              <w:rPr>
                <w:noProof/>
                <w:sz w:val="22"/>
              </w:rPr>
              <w:t>(HALL et al., 2012, p. 9)</w:t>
            </w:r>
            <w:r>
              <w:rPr>
                <w:sz w:val="22"/>
              </w:rPr>
              <w:fldChar w:fldCharType="end"/>
            </w:r>
          </w:p>
        </w:tc>
      </w:tr>
      <w:tr w:rsidR="00770CFD" w14:paraId="62FF1A52" w14:textId="77777777" w:rsidTr="00603326">
        <w:tc>
          <w:tcPr>
            <w:tcW w:w="4390" w:type="dxa"/>
            <w:vAlign w:val="center"/>
          </w:tcPr>
          <w:p w14:paraId="3726933A" w14:textId="77777777" w:rsidR="00770CFD" w:rsidRPr="00B8029F" w:rsidRDefault="00770CFD" w:rsidP="00603326">
            <w:pPr>
              <w:ind w:firstLine="0"/>
              <w:jc w:val="left"/>
            </w:pPr>
            <m:oMathPara>
              <m:oMath>
                <m:r>
                  <w:rPr>
                    <w:rFonts w:ascii="Cambria Math" w:hAnsi="Cambria Math"/>
                  </w:rPr>
                  <m:t xml:space="preserve">x∈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5DEADD01" w14:textId="77777777" w:rsidR="00770CFD" w:rsidRPr="00D14BEF" w:rsidRDefault="00770CFD" w:rsidP="00603326">
            <w:pPr>
              <w:spacing w:line="240" w:lineRule="auto"/>
              <w:ind w:firstLine="0"/>
              <w:jc w:val="left"/>
            </w:pPr>
            <w:r w:rsidRPr="00BB0509">
              <w:t xml:space="preserve">Futuro </w:t>
            </w:r>
            <m:oMath>
              <m:r>
                <w:rPr>
                  <w:rFonts w:ascii="Cambria Math" w:hAnsi="Cambria Math"/>
                </w:rPr>
                <m:t>x</m:t>
              </m:r>
            </m:oMath>
            <w:r w:rsidRPr="00BB0509">
              <w:t xml:space="preserve"> pertence ao conjunto de </w:t>
            </w:r>
            <w:r>
              <w:t xml:space="preserve">futuros plausíveis </w:t>
            </w:r>
            <m:oMath>
              <m:acc>
                <m:accPr>
                  <m:chr m:val="⃗"/>
                  <m:ctrlPr>
                    <w:rPr>
                      <w:rFonts w:ascii="Cambria Math" w:hAnsi="Cambria Math"/>
                      <w:i/>
                    </w:rPr>
                  </m:ctrlPr>
                </m:accPr>
                <m:e>
                  <m:r>
                    <w:rPr>
                      <w:rFonts w:ascii="Cambria Math" w:hAnsi="Cambria Math"/>
                    </w:rPr>
                    <m:t>F</m:t>
                  </m:r>
                </m:e>
              </m:acc>
            </m:oMath>
            <w:r>
              <w:t>.</w:t>
            </w:r>
          </w:p>
        </w:tc>
        <w:tc>
          <w:tcPr>
            <w:tcW w:w="2693" w:type="dxa"/>
          </w:tcPr>
          <w:p w14:paraId="162D4D67"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72C18CE7" w14:textId="77777777" w:rsidTr="00603326">
        <w:tc>
          <w:tcPr>
            <w:tcW w:w="4390" w:type="dxa"/>
            <w:vAlign w:val="center"/>
          </w:tcPr>
          <w:p w14:paraId="6FA19494" w14:textId="77777777" w:rsidR="00770CFD" w:rsidRDefault="009E2FF1" w:rsidP="00603326">
            <w:pPr>
              <w:ind w:firstLine="0"/>
              <w:jc w:val="left"/>
            </w:pPr>
            <m:oMathPara>
              <m:oMath>
                <m:acc>
                  <m:accPr>
                    <m:chr m:val="⃗"/>
                    <m:ctrlPr>
                      <w:rPr>
                        <w:rFonts w:ascii="Cambria Math" w:hAnsi="Cambria Math"/>
                        <w:i/>
                      </w:rPr>
                    </m:ctrlPr>
                  </m:accPr>
                  <m:e>
                    <m:r>
                      <w:rPr>
                        <w:rFonts w:ascii="Cambria Math" w:hAnsi="Cambria Math"/>
                      </w:rPr>
                      <m:t>E</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F</m:t>
                    </m:r>
                  </m:e>
                </m:acc>
              </m:oMath>
            </m:oMathPara>
          </w:p>
        </w:tc>
        <w:tc>
          <w:tcPr>
            <w:tcW w:w="6804" w:type="dxa"/>
            <w:vAlign w:val="center"/>
          </w:tcPr>
          <w:p w14:paraId="24CDD4F9" w14:textId="77777777" w:rsidR="00770CFD" w:rsidRPr="002F15FD" w:rsidRDefault="00770CFD" w:rsidP="00603326">
            <w:pPr>
              <w:spacing w:line="240" w:lineRule="auto"/>
              <w:ind w:firstLine="0"/>
              <w:jc w:val="left"/>
            </w:pPr>
            <w:r>
              <w:t>Conjunto de “Casos” (</w:t>
            </w:r>
            <w:r>
              <w:rPr>
                <w:i/>
              </w:rPr>
              <w:t>Ensemble</w:t>
            </w:r>
            <w:r>
              <w:t>) dad</w:t>
            </w:r>
            <w:r w:rsidR="00432BD8">
              <w:t>o</w:t>
            </w:r>
            <w:r>
              <w:t xml:space="preserve"> pela combinação de estratégias e futuros.</w:t>
            </w:r>
          </w:p>
        </w:tc>
        <w:tc>
          <w:tcPr>
            <w:tcW w:w="2693" w:type="dxa"/>
          </w:tcPr>
          <w:p w14:paraId="07701AD2" w14:textId="77777777" w:rsidR="00770CFD" w:rsidRPr="002F15FD" w:rsidRDefault="00770CFD" w:rsidP="00603326">
            <w:pPr>
              <w:spacing w:line="240" w:lineRule="auto"/>
              <w:ind w:firstLine="0"/>
              <w:jc w:val="left"/>
              <w:rPr>
                <w:sz w:val="22"/>
              </w:rPr>
            </w:pPr>
            <w:r w:rsidRPr="002F15FD">
              <w:rPr>
                <w:sz w:val="22"/>
              </w:rPr>
              <w:fldChar w:fldCharType="begin" w:fldLock="1"/>
            </w:r>
            <w:r>
              <w:rPr>
                <w:sz w:val="22"/>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"locator" : "517", "uris" : [ "http://www.mendeley.com/documents/?uuid=4a76305e-bf08-4fcd-b85b-18bd106f7fb5" ] } ], "mendeley" : { "formattedCitation" : "(LEMPERT et al., 2006, p. 517)", "plainTextFormattedCitation" : "(LEMPERT et al., 2006, p. 517)", "previouslyFormattedCitation" : "(LEMPERT et al., 2006, p. 517)" }, "properties" : { "noteIndex" : 0 }, "schema" : "https://github.com/citation-style-language/schema/raw/master/csl-citation.json" }</w:instrText>
            </w:r>
            <w:r w:rsidRPr="002F15FD">
              <w:rPr>
                <w:sz w:val="22"/>
              </w:rPr>
              <w:fldChar w:fldCharType="separate"/>
            </w:r>
            <w:r w:rsidRPr="002F15FD">
              <w:rPr>
                <w:noProof/>
                <w:sz w:val="22"/>
              </w:rPr>
              <w:t>(LEMPERT et al., 2006, p. 517)</w:t>
            </w:r>
            <w:r w:rsidRPr="002F15FD">
              <w:rPr>
                <w:sz w:val="22"/>
              </w:rPr>
              <w:fldChar w:fldCharType="end"/>
            </w:r>
          </w:p>
        </w:tc>
      </w:tr>
      <w:tr w:rsidR="00770CFD" w14:paraId="4C491794" w14:textId="77777777" w:rsidTr="00603326">
        <w:tc>
          <w:tcPr>
            <w:tcW w:w="4390" w:type="dxa"/>
            <w:vAlign w:val="center"/>
          </w:tcPr>
          <w:p w14:paraId="064776FA" w14:textId="77777777" w:rsidR="00770CFD" w:rsidRDefault="009E2FF1" w:rsidP="00603326">
            <w:pPr>
              <w:ind w:firstLine="0"/>
              <w:jc w:val="left"/>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7EAC0E70" w14:textId="77777777" w:rsidR="00770CFD" w:rsidRPr="002723AC" w:rsidRDefault="00770CFD" w:rsidP="00603326">
            <w:pPr>
              <w:spacing w:line="240" w:lineRule="auto"/>
              <w:ind w:firstLine="0"/>
              <w:jc w:val="left"/>
            </w:pPr>
            <w:r>
              <w:t xml:space="preserve">Performance da estratégia </w:t>
            </w:r>
            <m:oMath>
              <m:r>
                <w:rPr>
                  <w:rFonts w:ascii="Cambria Math" w:hAnsi="Cambria Math"/>
                </w:rPr>
                <m:t>s</m:t>
              </m:r>
            </m:oMath>
            <w:r>
              <w:t xml:space="preserve"> no futuro </w:t>
            </w:r>
            <m:oMath>
              <m:r>
                <w:rPr>
                  <w:rFonts w:ascii="Cambria Math" w:hAnsi="Cambria Math"/>
                </w:rPr>
                <m:t>x</m:t>
              </m:r>
            </m:oMath>
            <w:r>
              <w:t xml:space="preserve"> calculada pelo gerador de cenários.</w:t>
            </w:r>
          </w:p>
        </w:tc>
        <w:tc>
          <w:tcPr>
            <w:tcW w:w="2693" w:type="dxa"/>
          </w:tcPr>
          <w:p w14:paraId="29B2D2AE" w14:textId="77777777" w:rsidR="00770CFD" w:rsidRPr="002F15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1D7F2456" w14:textId="77777777" w:rsidTr="00603326">
        <w:tc>
          <w:tcPr>
            <w:tcW w:w="4390" w:type="dxa"/>
            <w:vAlign w:val="center"/>
          </w:tcPr>
          <w:p w14:paraId="2B1A75B7" w14:textId="77777777" w:rsidR="00770CFD" w:rsidRPr="001D40FB" w:rsidRDefault="009E2FF1" w:rsidP="00603326">
            <w:pPr>
              <w:ind w:firstLine="0"/>
              <w:jc w:val="left"/>
            </w:pPr>
            <m:oMathPara>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(x)∈ </m:t>
                </m:r>
                <m:acc>
                  <m:accPr>
                    <m:chr m:val="⃗"/>
                    <m:ctrlPr>
                      <w:rPr>
                        <w:rFonts w:ascii="Cambria Math" w:hAnsi="Cambria Math"/>
                        <w:i/>
                      </w:rPr>
                    </m:ctrlPr>
                  </m:accPr>
                  <m:e>
                    <m:r>
                      <w:rPr>
                        <w:rFonts w:ascii="Cambria Math" w:hAnsi="Cambria Math"/>
                      </w:rPr>
                      <m:t>D</m:t>
                    </m:r>
                  </m:e>
                </m:acc>
              </m:oMath>
            </m:oMathPara>
          </w:p>
        </w:tc>
        <w:tc>
          <w:tcPr>
            <w:tcW w:w="6804" w:type="dxa"/>
            <w:vAlign w:val="center"/>
          </w:tcPr>
          <w:p w14:paraId="3122A501" w14:textId="77777777" w:rsidR="00770CFD" w:rsidRDefault="00770CFD" w:rsidP="00603326">
            <w:pPr>
              <w:spacing w:line="240" w:lineRule="auto"/>
              <w:ind w:firstLine="0"/>
              <w:jc w:val="left"/>
            </w:pPr>
            <w:r>
              <w:t xml:space="preserve">Conjunto de distribuições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oMath>
            <w:r>
              <w:t>.</w:t>
            </w:r>
          </w:p>
        </w:tc>
        <w:tc>
          <w:tcPr>
            <w:tcW w:w="2693" w:type="dxa"/>
          </w:tcPr>
          <w:p w14:paraId="1920E1B2"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5B2972">
              <w:rPr>
                <w:noProof/>
                <w:sz w:val="22"/>
              </w:rPr>
              <w:t>(LEMPERT; COLLINS, 2007, p. 1018)</w:t>
            </w:r>
            <w:r>
              <w:rPr>
                <w:sz w:val="22"/>
              </w:rPr>
              <w:fldChar w:fldCharType="end"/>
            </w:r>
          </w:p>
        </w:tc>
      </w:tr>
      <w:tr w:rsidR="00770CFD" w14:paraId="6CA55882" w14:textId="77777777" w:rsidTr="00603326">
        <w:tc>
          <w:tcPr>
            <w:tcW w:w="4390" w:type="dxa"/>
            <w:vAlign w:val="center"/>
          </w:tcPr>
          <w:p w14:paraId="31A1B356" w14:textId="77777777" w:rsidR="00770CFD" w:rsidRPr="00A70523" w:rsidRDefault="009E2FF1" w:rsidP="00603326">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oMath>
            </m:oMathPara>
          </w:p>
        </w:tc>
        <w:tc>
          <w:tcPr>
            <w:tcW w:w="6804" w:type="dxa"/>
            <w:vAlign w:val="center"/>
          </w:tcPr>
          <w:p w14:paraId="2369B7A5" w14:textId="77777777" w:rsidR="00770CFD" w:rsidRDefault="00770CFD" w:rsidP="00603326">
            <w:pPr>
              <w:spacing w:line="240" w:lineRule="auto"/>
              <w:ind w:firstLine="0"/>
              <w:jc w:val="left"/>
            </w:pPr>
            <w:r>
              <w:t xml:space="preserve">Arrependimento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29B700C5"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"55", "uris" : [ "http://www.mendeley.com/documents/?uuid=fc7eef92-8664-499e-ab2a-e8053d5b7ae4" ] } ], "mendeley" : { "formattedCitation" : "(LEMPERT; POPPER; BANKES, 2003, p. 55)", "plainTextFormattedCitation" : "(LEMPERT; POPPER; BANKES, 2003, p. 55)", "previouslyFormattedCitation" : "(LEMPERT; POPPER; BANKES, 2003, p. 55)" }, "properties" : { "noteIndex" : 0 }, "schema" : "https://github.com/citation-style-language/schema/raw/master/csl-citation.json" }</w:instrText>
            </w:r>
            <w:r>
              <w:rPr>
                <w:sz w:val="22"/>
              </w:rPr>
              <w:fldChar w:fldCharType="separate"/>
            </w:r>
            <w:r w:rsidRPr="006E1018">
              <w:rPr>
                <w:noProof/>
                <w:sz w:val="22"/>
              </w:rPr>
              <w:t>(LEMPERT; POPPER; BANKES, 2003, p. 55)</w:t>
            </w:r>
            <w:r>
              <w:rPr>
                <w:sz w:val="22"/>
              </w:rPr>
              <w:fldChar w:fldCharType="end"/>
            </w:r>
          </w:p>
        </w:tc>
      </w:tr>
      <w:tr w:rsidR="00770CFD" w14:paraId="38797870" w14:textId="77777777" w:rsidTr="00603326">
        <w:tc>
          <w:tcPr>
            <w:tcW w:w="4390" w:type="dxa"/>
            <w:vAlign w:val="center"/>
          </w:tcPr>
          <w:p w14:paraId="1E41765A" w14:textId="77777777" w:rsidR="00770CFD" w:rsidRPr="00EB7A87" w:rsidRDefault="009E2FF1" w:rsidP="00603326">
            <w:pPr>
              <w:ind w:firstLine="0"/>
              <w:jc w:val="left"/>
            </w:pPr>
            <m:oMathPara>
              <m:oMath>
                <m:sSub>
                  <m:sSubPr>
                    <m:ctrlPr>
                      <w:rPr>
                        <w:rFonts w:ascii="Cambria Math" w:hAnsi="Cambria Math"/>
                        <w:i/>
                      </w:rPr>
                    </m:ctrlPr>
                  </m:sSubPr>
                  <m:e>
                    <m:r>
                      <w:rPr>
                        <w:rFonts w:ascii="Cambria Math" w:hAnsi="Cambria Math"/>
                      </w:rPr>
                      <m:t>RR</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(x)</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ctrlPr>
                                  <w:rPr>
                                    <w:rFonts w:ascii="Cambria Math" w:hAnsi="Cambria Math"/>
                                    <w:i/>
                                  </w:rPr>
                                </m:ctrlPr>
                              </m:dPr>
                              <m:e>
                                <m:r>
                                  <w:rPr>
                                    <w:rFonts w:ascii="Cambria Math" w:hAnsi="Cambria Math"/>
                                  </w:rPr>
                                  <m:t>x</m:t>
                                </m:r>
                              </m:e>
                            </m:d>
                          </m:e>
                        </m:d>
                        <m:r>
                          <w:rPr>
                            <w:rFonts w:ascii="Cambria Math" w:hAnsi="Cambria Math"/>
                          </w:rPr>
                          <m:t xml:space="preserve"> </m:t>
                        </m:r>
                      </m:e>
                    </m:func>
                  </m:den>
                </m:f>
              </m:oMath>
            </m:oMathPara>
          </w:p>
        </w:tc>
        <w:tc>
          <w:tcPr>
            <w:tcW w:w="6804" w:type="dxa"/>
            <w:vAlign w:val="center"/>
          </w:tcPr>
          <w:p w14:paraId="50662FBD" w14:textId="77777777" w:rsidR="00770CFD" w:rsidRDefault="00770CFD" w:rsidP="00603326">
            <w:pPr>
              <w:spacing w:line="240" w:lineRule="auto"/>
              <w:ind w:firstLine="0"/>
              <w:jc w:val="left"/>
            </w:pPr>
            <w:r>
              <w:t xml:space="preserve">Arrependimento relativo da estratégia </w:t>
            </w:r>
            <m:oMath>
              <m:r>
                <w:rPr>
                  <w:rFonts w:ascii="Cambria Math" w:hAnsi="Cambria Math"/>
                </w:rPr>
                <m:t>s</m:t>
              </m:r>
            </m:oMath>
            <w:r>
              <w:t xml:space="preserve">, em comparação às demais estratégias </w:t>
            </w:r>
            <m:oMath>
              <m:r>
                <w:rPr>
                  <w:rFonts w:ascii="Cambria Math" w:hAnsi="Cambria Math"/>
                </w:rPr>
                <m:t>s'</m:t>
              </m:r>
            </m:oMath>
            <w:r>
              <w:t xml:space="preserve"> analisadas.</w:t>
            </w:r>
          </w:p>
        </w:tc>
        <w:tc>
          <w:tcPr>
            <w:tcW w:w="2693" w:type="dxa"/>
          </w:tcPr>
          <w:p w14:paraId="7B4245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"56", "uris" : [ "http://www.mendeley.com/documents/?uuid=fc7eef92-8664-499e-ab2a-e8053d5b7ae4" ] } ], "mendeley" : { "formattedCitation" : "(LEMPERT; POPPER; BANKES, 2003, p. 56)", "plainTextFormattedCitation" : "(LEMPERT; POPPER; BANKES, 2003, p. 56)", "previouslyFormattedCitation" : "(LEMPERT; POPPER; BANKES, 2003, p. 56)" }, "properties" : { "noteIndex" : 0 }, "schema" : "https://github.com/citation-style-language/schema/raw/master/csl-citation.json" }</w:instrText>
            </w:r>
            <w:r>
              <w:rPr>
                <w:sz w:val="22"/>
              </w:rPr>
              <w:fldChar w:fldCharType="separate"/>
            </w:r>
            <w:r w:rsidRPr="006E1018">
              <w:rPr>
                <w:noProof/>
                <w:sz w:val="22"/>
              </w:rPr>
              <w:t>(LEMPERT; POPPER; BANKES, 2003, p. 56)</w:t>
            </w:r>
            <w:r>
              <w:rPr>
                <w:sz w:val="22"/>
              </w:rPr>
              <w:fldChar w:fldCharType="end"/>
            </w:r>
          </w:p>
        </w:tc>
      </w:tr>
      <w:tr w:rsidR="00770CFD" w14:paraId="45C6BFF1" w14:textId="77777777" w:rsidTr="00603326">
        <w:tc>
          <w:tcPr>
            <w:tcW w:w="4390" w:type="dxa"/>
            <w:vAlign w:val="center"/>
          </w:tcPr>
          <w:p w14:paraId="270E3D60" w14:textId="77777777" w:rsidR="00770CFD" w:rsidRPr="00EB7A87" w:rsidRDefault="009E2FF1"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s,i</m:t>
                        </m:r>
                      </m:sub>
                    </m:sSub>
                  </m:e>
                </m:bar>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min</m:t>
                        </m:r>
                      </m:sub>
                    </m:sSub>
                  </m:sub>
                  <m:sup>
                    <m:sSub>
                      <m:sSubPr>
                        <m:ctrlPr>
                          <w:rPr>
                            <w:rFonts w:ascii="Cambria Math" w:hAnsi="Cambria Math"/>
                            <w:i/>
                          </w:rPr>
                        </m:ctrlPr>
                      </m:sSubPr>
                      <m:e>
                        <m:r>
                          <w:rPr>
                            <w:rFonts w:ascii="Cambria Math" w:hAnsi="Cambria Math"/>
                          </w:rPr>
                          <m:t>x</m:t>
                        </m:r>
                      </m:e>
                      <m:sub>
                        <m:r>
                          <w:rPr>
                            <w:rFonts w:ascii="Cambria Math" w:hAnsi="Cambria Math"/>
                          </w:rPr>
                          <m:t>max</m:t>
                        </m:r>
                      </m:sub>
                    </m:sSub>
                  </m:sup>
                  <m:e>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(x)</m:t>
                    </m:r>
                    <m:box>
                      <m:boxPr>
                        <m:diff m:val="1"/>
                        <m:ctrlPr>
                          <w:rPr>
                            <w:rFonts w:ascii="Cambria Math" w:hAnsi="Cambria Math"/>
                            <w:i/>
                          </w:rPr>
                        </m:ctrlPr>
                      </m:boxPr>
                      <m:e>
                        <m:r>
                          <w:rPr>
                            <w:rFonts w:ascii="Cambria Math" w:hAnsi="Cambria Math"/>
                          </w:rPr>
                          <m:t>dx</m:t>
                        </m:r>
                      </m:e>
                    </m:box>
                  </m:e>
                </m:nary>
              </m:oMath>
            </m:oMathPara>
          </w:p>
        </w:tc>
        <w:tc>
          <w:tcPr>
            <w:tcW w:w="6804" w:type="dxa"/>
            <w:vAlign w:val="center"/>
          </w:tcPr>
          <w:p w14:paraId="685559CC"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 uma distribuição de probabilidade </w:t>
            </w:r>
            <m:oMath>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x</m:t>
                  </m:r>
                </m:e>
              </m:d>
            </m:oMath>
            <w:r>
              <w:t xml:space="preserve"> e ao futuro </w:t>
            </w:r>
            <m:oMath>
              <m:r>
                <w:rPr>
                  <w:rFonts w:ascii="Cambria Math" w:hAnsi="Cambria Math"/>
                </w:rPr>
                <m:t>x</m:t>
              </m:r>
            </m:oMath>
            <w:r>
              <w:t>.</w:t>
            </w:r>
          </w:p>
        </w:tc>
        <w:tc>
          <w:tcPr>
            <w:tcW w:w="2693" w:type="dxa"/>
          </w:tcPr>
          <w:p w14:paraId="2D62E3B7"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"10.1111/j.1539-6924.2007.00940.x", "ISBN" : "02724332", "ISSN" : "02724332", "PMID" : "17958508", "abstract" : "Many commentators have suggested the need for new decision analysis approaches to better manage systems with deeply uncertain, poorly characterized risks. Most notably, policy challenges such as abrupt climate change involve potential nonlinear or threshold responses where both the triggering level and subsequent system response are poorly understood. This study uses a simple computer simulation model to compare several alternative frameworks for decision making under uncertainty -- optimal expected utility, the precautionary principle, and three different approaches to robust decision making -- for addressing the challenge of adding pollution to a lake without triggering unwanted and potentially irreversible eutrophication. The three robust decision approaches -- trading some optimal performance for less sensitivity to assumptions, satisficing over a wide range of futures, and keeping options open -- are found to identify similar strategies as the most robust choice. This study also suggests that these robust decision approaches offer a quantitative, decision analytic framework that captures the spirit of the precautionary principle while addressing some of its shortcomings. Finally, this study finds that robust strategies may be preferable to optimum strategies when the uncertainty is sufficiently deep and the set of alternative policy options is sufficiently rich.", "author" : [ { "dropping-particle" : "", "family" : "Lempert", "given" : "Robert J.", "non-dropping-particle" : "", "parse-names" : false, "suffix" : "" }, { "dropping-particle" : "", "family" : "Collins", "given" : "Myles T.", "non-dropping-particle" : "", "parse-names" : false, "suffix" : "" } ], "container-title" : "Risk Analysis", "id" : "ITEM-1", "issue" : "4", "issued" : { "date-parts" : [ [ "2007" ] ] }, "page" : "1009-1026", "title" : "Managing the risk of uncertain threshold responses: Comparison of robust, optimum, and precautionary approaches", "type" : "article-journal", "volume" : "27" }, "locator" : "1018", "uris" : [ "http://www.mendeley.com/documents/?uuid=8ba7beae-d914-4d85-b1a6-9c8bb86ac4b6" ] } ], "mendeley" : { "formattedCitation" : "(LEMPERT; COLLINS, 2007, p. 1018)", "plainTextFormattedCitation" : "(LEMPERT; COLLINS, 2007, p. 1018)", "previouslyFormattedCitation" : "(LEMPERT; COLLINS, 2007, p. 1018)" }, "properties" : { "noteIndex" : 0 }, "schema" : "https://github.com/citation-style-language/schema/raw/master/csl-citation.json" }</w:instrText>
            </w:r>
            <w:r>
              <w:rPr>
                <w:sz w:val="22"/>
              </w:rPr>
              <w:fldChar w:fldCharType="separate"/>
            </w:r>
            <w:r w:rsidRPr="00275CB4">
              <w:rPr>
                <w:noProof/>
                <w:sz w:val="22"/>
              </w:rPr>
              <w:t>(LEMPERT; COLLINS, 2007, p. 1018)</w:t>
            </w:r>
            <w:r>
              <w:rPr>
                <w:sz w:val="22"/>
              </w:rPr>
              <w:fldChar w:fldCharType="end"/>
            </w:r>
          </w:p>
        </w:tc>
      </w:tr>
      <w:tr w:rsidR="00770CFD" w14:paraId="78FE4E8E" w14:textId="77777777" w:rsidTr="00603326">
        <w:tc>
          <w:tcPr>
            <w:tcW w:w="4390" w:type="dxa"/>
            <w:vAlign w:val="center"/>
          </w:tcPr>
          <w:p w14:paraId="74BE5FEE" w14:textId="77777777" w:rsidR="00770CFD" w:rsidRPr="00EB7A87" w:rsidRDefault="009E2FF1" w:rsidP="00603326">
            <w:pPr>
              <w:ind w:firstLine="0"/>
              <w:jc w:val="left"/>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m:t>
                        </m:r>
                      </m:sub>
                    </m:sSub>
                  </m:e>
                </m:ba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Sucesso</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num>
                  <m:den>
                    <m:r>
                      <w:rPr>
                        <w:rFonts w:ascii="Cambria Math" w:hAnsi="Cambria Math"/>
                      </w:rPr>
                      <m:t>ϕ</m:t>
                    </m:r>
                    <m:sSub>
                      <m:sSubPr>
                        <m:ctrlPr>
                          <w:rPr>
                            <w:rFonts w:ascii="Cambria Math" w:hAnsi="Cambria Math"/>
                            <w:i/>
                          </w:rPr>
                        </m:ctrlPr>
                      </m:sSubPr>
                      <m:e>
                        <m:r>
                          <w:rPr>
                            <w:rFonts w:ascii="Cambria Math" w:hAnsi="Cambria Math"/>
                          </w:rPr>
                          <m:t>N</m:t>
                        </m:r>
                      </m:e>
                      <m:sub>
                        <m:r>
                          <w:rPr>
                            <w:rFonts w:ascii="Cambria Math" w:hAnsi="Cambria Math"/>
                          </w:rPr>
                          <m:t>Falha</m:t>
                        </m:r>
                      </m:sub>
                    </m:sSub>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s,F</m:t>
                            </m:r>
                          </m:sub>
                        </m:sSub>
                      </m:e>
                    </m:bar>
                  </m:den>
                </m:f>
              </m:oMath>
            </m:oMathPara>
          </w:p>
        </w:tc>
        <w:tc>
          <w:tcPr>
            <w:tcW w:w="6804" w:type="dxa"/>
            <w:vAlign w:val="center"/>
          </w:tcPr>
          <w:p w14:paraId="4673366E" w14:textId="77777777" w:rsidR="00770CFD" w:rsidRDefault="00770CFD" w:rsidP="00603326">
            <w:pPr>
              <w:spacing w:line="240" w:lineRule="auto"/>
              <w:ind w:firstLine="0"/>
              <w:jc w:val="left"/>
            </w:pPr>
            <w:r>
              <w:t xml:space="preserve">Arrependimento Esperado da estratégia </w:t>
            </w:r>
            <m:oMath>
              <m:r>
                <w:rPr>
                  <w:rFonts w:ascii="Cambria Math" w:hAnsi="Cambria Math"/>
                </w:rPr>
                <m:t>s</m:t>
              </m:r>
            </m:oMath>
            <w:r>
              <w:t xml:space="preserve"> contingente ao número de casos no qual a estratégia tem sucesso </w:t>
            </w:r>
            <m:oMath>
              <m:sSub>
                <m:sSubPr>
                  <m:ctrlPr>
                    <w:rPr>
                      <w:rFonts w:ascii="Cambria Math" w:hAnsi="Cambria Math"/>
                      <w:i/>
                    </w:rPr>
                  </m:ctrlPr>
                </m:sSubPr>
                <m:e>
                  <m:r>
                    <w:rPr>
                      <w:rFonts w:ascii="Cambria Math" w:hAnsi="Cambria Math"/>
                    </w:rPr>
                    <m:t>N</m:t>
                  </m:r>
                </m:e>
                <m:sub>
                  <m:r>
                    <w:rPr>
                      <w:rFonts w:ascii="Cambria Math" w:hAnsi="Cambria Math"/>
                    </w:rPr>
                    <m:t>Sucesso</m:t>
                  </m:r>
                </m:sub>
              </m:sSub>
            </m:oMath>
            <w:r>
              <w:t>, o ar</w:t>
            </w:r>
            <w:proofErr w:type="spellStart"/>
            <w:r>
              <w:t>rependimento</w:t>
            </w:r>
            <w:proofErr w:type="spellEnd"/>
            <w:r>
              <w:t xml:space="preserve"> esperado destas estratégias nestes casos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R</m:t>
                      </m:r>
                    </m:e>
                    <m:sub>
                      <m:r>
                        <w:rPr>
                          <w:rFonts w:ascii="Cambria Math" w:hAnsi="Cambria Math"/>
                        </w:rPr>
                        <m:t>s,S</m:t>
                      </m:r>
                    </m:sub>
                  </m:sSub>
                </m:e>
              </m:bar>
            </m:oMath>
            <w:r>
              <w:t xml:space="preserve">, </w:t>
            </w:r>
          </w:p>
        </w:tc>
        <w:tc>
          <w:tcPr>
            <w:tcW w:w="2693" w:type="dxa"/>
          </w:tcPr>
          <w:p w14:paraId="4CFBF54C"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"locator" : "119", "uris" : [ "http://www.mendeley.com/documents/?uuid=fc7eef92-8664-499e-ab2a-e8053d5b7ae4" ] } ], "mendeley" : { "formattedCitation" : "(LEMPERT; POPPER; BANKES, 2003, p. 119)", "plainTextFormattedCitation" : "(LEMPERT; POPPER; BANKES, 2003, p. 119)", "previouslyFormattedCitation" : "(LEMPERT; POPPER; BANKES, 2003, p. 119)" }, "properties" : { "noteIndex" : 0 }, "schema" : "https://github.com/citation-style-language/schema/raw/master/csl-citation.json" }</w:instrText>
            </w:r>
            <w:r>
              <w:rPr>
                <w:sz w:val="22"/>
              </w:rPr>
              <w:fldChar w:fldCharType="separate"/>
            </w:r>
            <w:r w:rsidRPr="006E1018">
              <w:rPr>
                <w:noProof/>
                <w:sz w:val="22"/>
              </w:rPr>
              <w:t>(LEMPERT; POPPER; BANKES, 2003, p. 119)</w:t>
            </w:r>
            <w:r>
              <w:rPr>
                <w:sz w:val="22"/>
              </w:rPr>
              <w:fldChar w:fldCharType="end"/>
            </w:r>
          </w:p>
        </w:tc>
      </w:tr>
      <w:tr w:rsidR="00770CFD" w14:paraId="25743DF4" w14:textId="77777777" w:rsidTr="00603326">
        <w:tc>
          <w:tcPr>
            <w:tcW w:w="4390" w:type="dxa"/>
            <w:vAlign w:val="center"/>
          </w:tcPr>
          <w:p w14:paraId="0CF0BAA3" w14:textId="77777777" w:rsidR="00770CFD" w:rsidRDefault="009E2FF1" w:rsidP="00603326">
            <w:pPr>
              <w:ind w:firstLine="0"/>
              <w:jc w:val="left"/>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T</m:t>
                        </m:r>
                      </m:sup>
                    </m:sSup>
                  </m:e>
                </m:d>
              </m:oMath>
            </m:oMathPara>
          </w:p>
        </w:tc>
        <w:tc>
          <w:tcPr>
            <w:tcW w:w="6804" w:type="dxa"/>
            <w:vAlign w:val="center"/>
          </w:tcPr>
          <w:p w14:paraId="0A34A9EE" w14:textId="77777777" w:rsidR="00770CFD" w:rsidRPr="00413C85" w:rsidRDefault="00770CFD" w:rsidP="00603326">
            <w:pPr>
              <w:spacing w:line="240" w:lineRule="auto"/>
              <w:ind w:firstLine="0"/>
              <w:jc w:val="left"/>
            </w:pPr>
            <w:r>
              <w:t xml:space="preserve">O Conjunto de Casos relevantes para a decisão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corresponde a todos os casos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sidRPr="001F49E4">
              <w:rPr>
                <w:b/>
              </w:rPr>
              <w:t xml:space="preserve"> </w:t>
            </w:r>
            <w:r>
              <w:t xml:space="preserve">cuja performance </w:t>
            </w:r>
            <m:oMath>
              <m:r>
                <w:rPr>
                  <w:rFonts w:ascii="Cambria Math" w:hAnsi="Cambria Math"/>
                </w:rPr>
                <m:t>f(</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w:rPr>
                  <w:rFonts w:ascii="Cambria Math" w:hAnsi="Cambria Math"/>
                </w:rPr>
                <m:t>)</m:t>
              </m:r>
            </m:oMath>
            <w:r>
              <w:t xml:space="preserve"> supere um </w:t>
            </w:r>
            <w:proofErr w:type="spellStart"/>
            <w:r>
              <w:rPr>
                <w:i/>
              </w:rPr>
              <w:t>threshold</w:t>
            </w:r>
            <w:proofErr w:type="spellEnd"/>
            <w:r>
              <w:rPr>
                <w:i/>
              </w:rPr>
              <w:t xml:space="preserve"> </w:t>
            </w:r>
            <w:r>
              <w:t xml:space="preserve">de aceitação </w:t>
            </w:r>
            <m:oMath>
              <m:sSup>
                <m:sSupPr>
                  <m:ctrlPr>
                    <w:rPr>
                      <w:rFonts w:ascii="Cambria Math" w:hAnsi="Cambria Math"/>
                      <w:i/>
                    </w:rPr>
                  </m:ctrlPr>
                </m:sSupPr>
                <m:e>
                  <m:r>
                    <w:rPr>
                      <w:rFonts w:ascii="Cambria Math" w:hAnsi="Cambria Math"/>
                    </w:rPr>
                    <m:t>Y</m:t>
                  </m:r>
                </m:e>
                <m:sup>
                  <m:r>
                    <w:rPr>
                      <w:rFonts w:ascii="Cambria Math" w:hAnsi="Cambria Math"/>
                    </w:rPr>
                    <m:t>T</m:t>
                  </m:r>
                </m:sup>
              </m:sSup>
            </m:oMath>
            <w:r>
              <w:t>.</w:t>
            </w:r>
          </w:p>
        </w:tc>
        <w:tc>
          <w:tcPr>
            <w:tcW w:w="2693" w:type="dxa"/>
          </w:tcPr>
          <w:p w14:paraId="2167C81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"6", "uris" : [ "http://www.mendeley.com/documents/?uuid=edc2e9a6-544c-42c3-acf0-dcd5a3eb2587" ] } ], "mendeley" : { "formattedCitation" : "(LEMPERT; BRYANT; BANKES, 2008, p. 6)", "plainTextFormattedCitation" : "(LEMPERT; BRYANT; BANKES, 2008, p. 6)", "previouslyFormattedCitation" : "(LEMPERT; BRYANT; BANKES, 2008, p. 6)" }, "properties" : { "noteIndex" : 0 }, "schema" : "https://github.com/citation-style-language/schema/raw/master/csl-citation.json" }</w:instrText>
            </w:r>
            <w:r>
              <w:rPr>
                <w:sz w:val="22"/>
              </w:rPr>
              <w:fldChar w:fldCharType="separate"/>
            </w:r>
            <w:r w:rsidRPr="00413C85">
              <w:rPr>
                <w:noProof/>
                <w:sz w:val="22"/>
              </w:rPr>
              <w:t>(LEMPERT; BRYANT; BANKES, 2008, p. 6)</w:t>
            </w:r>
            <w:r>
              <w:rPr>
                <w:sz w:val="22"/>
              </w:rPr>
              <w:fldChar w:fldCharType="end"/>
            </w:r>
          </w:p>
        </w:tc>
      </w:tr>
      <w:tr w:rsidR="00770CFD" w14:paraId="17A07767" w14:textId="77777777" w:rsidTr="00603326">
        <w:tc>
          <w:tcPr>
            <w:tcW w:w="4390" w:type="dxa"/>
            <w:vAlign w:val="center"/>
          </w:tcPr>
          <w:p w14:paraId="77798889" w14:textId="77777777" w:rsidR="00770CFD" w:rsidRDefault="00770CFD" w:rsidP="00603326">
            <w:pPr>
              <w:ind w:firstLine="0"/>
              <w:jc w:val="left"/>
            </w:pPr>
            <m:oMathPara>
              <m:oMath>
                <m:r>
                  <w:rPr>
                    <w:rFonts w:ascii="Cambria Math" w:hAnsi="Cambria Math"/>
                  </w:rPr>
                  <m:t>C</m:t>
                </m:r>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ctrlPr>
                                  <w:rPr>
                                    <w:rFonts w:ascii="Cambria Math" w:hAnsi="Cambria Math"/>
                                    <w:b/>
                                    <w:i/>
                                  </w:rPr>
                                </m:ctrlPr>
                              </m:e>
                            </m:d>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den>
                </m:f>
              </m:oMath>
            </m:oMathPara>
          </w:p>
        </w:tc>
        <w:tc>
          <w:tcPr>
            <w:tcW w:w="6804" w:type="dxa"/>
            <w:vAlign w:val="center"/>
          </w:tcPr>
          <w:p w14:paraId="0C77FA3E" w14:textId="77777777" w:rsidR="00770CFD" w:rsidRPr="004345C8" w:rsidRDefault="00770CFD" w:rsidP="00603326">
            <w:pPr>
              <w:spacing w:line="240" w:lineRule="auto"/>
              <w:ind w:firstLine="0"/>
              <w:jc w:val="left"/>
            </w:pPr>
            <w:r>
              <w:t xml:space="preserve">Cobertura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casos relevantes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w:t>
            </w:r>
          </w:p>
        </w:tc>
        <w:tc>
          <w:tcPr>
            <w:tcW w:w="2693" w:type="dxa"/>
          </w:tcPr>
          <w:p w14:paraId="71C7C369"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tc>
      </w:tr>
      <w:tr w:rsidR="00770CFD" w14:paraId="7C6C6567" w14:textId="77777777" w:rsidTr="00603326">
        <w:tc>
          <w:tcPr>
            <w:tcW w:w="4390" w:type="dxa"/>
            <w:vAlign w:val="center"/>
          </w:tcPr>
          <w:p w14:paraId="02115F65" w14:textId="77777777" w:rsidR="00770CFD" w:rsidRDefault="00770CFD" w:rsidP="00603326">
            <w:pPr>
              <w:ind w:firstLine="0"/>
              <w:jc w:val="left"/>
            </w:pPr>
            <m:oMathPara>
              <m:oMath>
                <m:r>
                  <w:rPr>
                    <w:rFonts w:ascii="Cambria Math" w:hAnsi="Cambria Math"/>
                  </w:rPr>
                  <m:t>D</m:t>
                </m:r>
                <m:d>
                  <m:dPr>
                    <m:ctrlPr>
                      <w:rPr>
                        <w:rFonts w:ascii="Cambria Math" w:hAnsi="Cambria Math"/>
                        <w:i/>
                      </w:rPr>
                    </m:ctrlPr>
                  </m:dPr>
                  <m:e>
                    <m:r>
                      <w:rPr>
                        <w:rFonts w:ascii="Cambria Math" w:hAnsi="Cambria Math"/>
                      </w:rPr>
                      <m:t>B;X;</m:t>
                    </m:r>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num>
                  <m:den>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 xml:space="preserve"> </m:t>
                                </m:r>
                                <m:ctrlPr>
                                  <w:rPr>
                                    <w:rFonts w:ascii="Cambria Math" w:hAnsi="Cambria Math"/>
                                    <w:b/>
                                    <w:i/>
                                  </w:rPr>
                                </m:ctrlP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e>
                    </m:d>
                  </m:den>
                </m:f>
              </m:oMath>
            </m:oMathPara>
          </w:p>
        </w:tc>
        <w:tc>
          <w:tcPr>
            <w:tcW w:w="6804" w:type="dxa"/>
            <w:vAlign w:val="center"/>
          </w:tcPr>
          <w:p w14:paraId="6F856946" w14:textId="77777777" w:rsidR="00770CFD" w:rsidRDefault="00770CFD" w:rsidP="00603326">
            <w:pPr>
              <w:spacing w:line="240" w:lineRule="auto"/>
              <w:ind w:firstLine="0"/>
              <w:jc w:val="left"/>
            </w:pPr>
            <w:r>
              <w:t xml:space="preserve">Densidade representa a razão de casos relevantes para a decisão </w:t>
            </w:r>
            <m:oMath>
              <m:sSubSup>
                <m:sSubSupPr>
                  <m:ctrlPr>
                    <w:rPr>
                      <w:rFonts w:ascii="Cambria Math" w:hAnsi="Cambria Math"/>
                      <w:b/>
                      <w:i/>
                    </w:rPr>
                  </m:ctrlPr>
                </m:sSubSupPr>
                <m:e>
                  <m:r>
                    <m:rPr>
                      <m:sty m:val="bi"/>
                    </m:rPr>
                    <w:rPr>
                      <w:rFonts w:ascii="Cambria Math" w:hAnsi="Cambria Math"/>
                    </w:rPr>
                    <m:t>x</m:t>
                  </m:r>
                </m:e>
                <m:sub>
                  <m:r>
                    <m:rPr>
                      <m:sty m:val="bi"/>
                    </m:rPr>
                    <w:rPr>
                      <w:rFonts w:ascii="Cambria Math" w:hAnsi="Cambria Math"/>
                    </w:rPr>
                    <m:t>j</m:t>
                  </m:r>
                </m:sub>
                <m:sup>
                  <m:r>
                    <m:rPr>
                      <m:sty m:val="bi"/>
                    </m:rPr>
                    <w:rPr>
                      <w:rFonts w:ascii="Cambria Math" w:hAnsi="Cambria Math"/>
                    </w:rPr>
                    <m:t>I</m:t>
                  </m:r>
                </m:sup>
              </m:sSubSup>
            </m:oMath>
            <w:r>
              <w:rPr>
                <w:b/>
              </w:rPr>
              <w:t xml:space="preserve">, </w:t>
            </w:r>
            <w:r>
              <w:t xml:space="preserve">formada por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em relação ao número casos contidos no conjunto de clusters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tc>
        <w:tc>
          <w:tcPr>
            <w:tcW w:w="2693" w:type="dxa"/>
          </w:tcPr>
          <w:p w14:paraId="6C249C7D"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"While attractive in many ways, traditional scenarios have lacked an appropriate analytic foundation for inclusion in quantitative decision analyses. In previous work, we have proposed to remedy this situation with a systematic, analytic process we call \"scenario discovery\" that has already proved useful in a wide variety of applications. This study aims to evaluate alternative algorithms needed to implement this novel scenario discovery task, in which users identify concise descriptions of the combinations of input parameters to a simulation model that are strongly predictive of specified policy-relevant results. This study offers three measures of merit -- coverage, density, and interpretability - and uses them to evaluate the capabilities of PRIM, a bump-hunting algorithm, and CART, a classification algorithm. The algorithms are first applied to datasets containing clusters of known and easily visualized shapes, then to datasets with unknown shapes generated by a simulation model used previously in a decision analytic application. We find both algorithms can perform the required task, but often imperfectly. The study proposes statistical tests to help evaluate the algorithms' scenarios and suggests simple modifications to the algorithms and their implementing software that might improve their ability to support decision analysis with this scenario discovery task. 1", "author" : [ { "dropping-particle" : "", "family" : "Lempert", "given" : "Robert J.", "non-dropping-particle" : "", "parse-names" : false, "suffix" : "" }, { "dropping-particle" : "", "family" : "Bryant", "given" : "Benjamin P", "non-dropping-particle" : "", "parse-names" : false, "suffix" : "" }, { "dropping-particle" : "", "family" : "Bankes", "given" : "Steven C", "non-dropping-particle" : "", "parse-names" : false, "suffix" : "" } ], "container-title" : "Working Paper", "id" : "ITEM-1", "issued" : { "date-parts" : [ [ "2008" ] ] }, "page" : "1-35", "title" : "Comparing Algorithms for Scenario Discovery", "type" : "article-journal" }, "locator" : "7", "uris" : [ "http://www.mendeley.com/documents/?uuid=edc2e9a6-544c-42c3-acf0-dcd5a3eb2587" ] } ], "mendeley" : { "formattedCitation" : "(LEMPERT; BRYANT; BANKES, 2008, p. 7)", "plainTextFormattedCitation" : "(LEMPERT; BRYANT; BANKES, 2008, p. 7)", "previouslyFormattedCitation" : "(LEMPERT; BRYANT; BANKES, 2008, p. 7)" }, "properties" : { "noteIndex" : 0 }, "schema" : "https://github.com/citation-style-language/schema/raw/master/csl-citation.json" }</w:instrText>
            </w:r>
            <w:r>
              <w:rPr>
                <w:sz w:val="22"/>
              </w:rPr>
              <w:fldChar w:fldCharType="separate"/>
            </w:r>
            <w:r w:rsidRPr="00014164">
              <w:rPr>
                <w:noProof/>
                <w:sz w:val="22"/>
              </w:rPr>
              <w:t>(LEMPERT; BRYANT; BANKES, 2008, p. 7)</w:t>
            </w:r>
            <w:r>
              <w:rPr>
                <w:sz w:val="22"/>
              </w:rPr>
              <w:fldChar w:fldCharType="end"/>
            </w:r>
          </w:p>
          <w:p w14:paraId="53945421" w14:textId="77777777" w:rsidR="00770CFD" w:rsidRDefault="00770CFD" w:rsidP="00603326">
            <w:pPr>
              <w:spacing w:line="240" w:lineRule="auto"/>
              <w:ind w:firstLine="0"/>
              <w:jc w:val="left"/>
              <w:rPr>
                <w:sz w:val="22"/>
              </w:rPr>
            </w:pPr>
          </w:p>
        </w:tc>
      </w:tr>
      <w:tr w:rsidR="00770CFD" w14:paraId="5EDEE4D4" w14:textId="77777777" w:rsidTr="00603326">
        <w:tc>
          <w:tcPr>
            <w:tcW w:w="4390" w:type="dxa"/>
            <w:vAlign w:val="center"/>
          </w:tcPr>
          <w:p w14:paraId="657B2471" w14:textId="77777777" w:rsidR="00770CFD" w:rsidRDefault="009E2FF1"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r>
                          <w:rPr>
                            <w:rFonts w:ascii="Cambria Math" w:hAnsi="Cambria Math"/>
                          </w:rPr>
                          <m:t>≥ α</m:t>
                        </m:r>
                      </m:e>
                    </m:d>
                  </m:e>
                </m:func>
              </m:oMath>
            </m:oMathPara>
          </w:p>
        </w:tc>
        <w:tc>
          <w:tcPr>
            <w:tcW w:w="6804" w:type="dxa"/>
            <w:vAlign w:val="center"/>
          </w:tcPr>
          <w:p w14:paraId="4031DEFD" w14:textId="50030C7E" w:rsidR="00770CFD" w:rsidRDefault="00466CA4" w:rsidP="00603326">
            <w:pPr>
              <w:spacing w:line="240" w:lineRule="auto"/>
              <w:ind w:firstLine="0"/>
              <w:jc w:val="left"/>
            </w:pPr>
            <w:r>
              <w:t>Escolha da</w:t>
            </w:r>
            <w:r w:rsidR="00770CFD">
              <w:t xml:space="preserve"> estratégia </w:t>
            </w:r>
            <m:oMath>
              <m:r>
                <w:rPr>
                  <w:rFonts w:ascii="Cambria Math" w:hAnsi="Cambria Math"/>
                </w:rPr>
                <m:t>s</m:t>
              </m:r>
            </m:oMath>
            <w:r w:rsidR="00770CFD">
              <w:t xml:space="preserve"> que tem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rsidR="00770CFD">
              <w:t xml:space="preserve"> superior à um </w:t>
            </w:r>
            <w:proofErr w:type="spellStart"/>
            <w:r w:rsidR="00770CFD">
              <w:rPr>
                <w:i/>
              </w:rPr>
              <w:t>threshold</w:t>
            </w:r>
            <w:proofErr w:type="spellEnd"/>
            <w:r w:rsidR="00770CFD">
              <w:rPr>
                <w:i/>
              </w:rPr>
              <w:t xml:space="preserve"> </w:t>
            </w:r>
            <w:r w:rsidR="00770CFD">
              <w:t xml:space="preserve">de performance </w:t>
            </w:r>
            <m:oMath>
              <m:r>
                <w:rPr>
                  <w:rFonts w:ascii="Cambria Math" w:hAnsi="Cambria Math"/>
                </w:rPr>
                <m:t>α</m:t>
              </m:r>
            </m:oMath>
            <w:r w:rsidR="00770CFD">
              <w:t xml:space="preserve"> no maior número possível de futuros</w:t>
            </w:r>
            <w:r>
              <w:t>.</w:t>
            </w:r>
          </w:p>
        </w:tc>
        <w:tc>
          <w:tcPr>
            <w:tcW w:w="2693" w:type="dxa"/>
          </w:tcPr>
          <w:p w14:paraId="544464E1"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"135", "uris" : [ "http://www.mendeley.com/documents/?uuid=5b37398b-23b0-4af8-8cfa-bf26dd1a1732" ] } ], "mendeley" : { "formattedCitation" : "(GROVES, 2006, p. 135)", "plainTextFormattedCitation" : "(GROVES, 2006, p. 135)", "previouslyFormattedCitation" : "(GROVES, 2006, p. 135)" }, "properties" : { "noteIndex" : 0 }, "schema" : "https://github.com/citation-style-language/schema/raw/master/csl-citation.json" }</w:instrText>
            </w:r>
            <w:r>
              <w:rPr>
                <w:sz w:val="22"/>
              </w:rPr>
              <w:fldChar w:fldCharType="separate"/>
            </w:r>
            <w:r w:rsidRPr="00830F00">
              <w:rPr>
                <w:noProof/>
                <w:sz w:val="22"/>
              </w:rPr>
              <w:t>(GROVES, 2006, p. 135)</w:t>
            </w:r>
            <w:r>
              <w:rPr>
                <w:sz w:val="22"/>
              </w:rPr>
              <w:fldChar w:fldCharType="end"/>
            </w:r>
          </w:p>
        </w:tc>
      </w:tr>
      <w:tr w:rsidR="00770CFD" w14:paraId="5CE3DED6" w14:textId="77777777" w:rsidTr="00603326">
        <w:tc>
          <w:tcPr>
            <w:tcW w:w="4390" w:type="dxa"/>
            <w:vAlign w:val="center"/>
          </w:tcPr>
          <w:p w14:paraId="27FD71BC" w14:textId="77777777" w:rsidR="00770CFD" w:rsidRDefault="009E2FF1" w:rsidP="00603326">
            <w:pPr>
              <w:ind w:firstLine="0"/>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lim>
                    </m:limLow>
                  </m:fName>
                  <m:e>
                    <m:r>
                      <w:rPr>
                        <w:rFonts w:ascii="Cambria Math" w:hAnsi="Cambria Math"/>
                      </w:rPr>
                      <m:t xml:space="preserve">Med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e>
                      <m:e>
                        <m:r>
                          <w:rPr>
                            <w:rFonts w:ascii="Cambria Math" w:hAnsi="Cambria Math"/>
                          </w:rPr>
                          <m:t xml:space="preserve"> x=1,…,X</m:t>
                        </m:r>
                      </m:e>
                    </m:d>
                  </m:e>
                </m:func>
              </m:oMath>
            </m:oMathPara>
          </w:p>
        </w:tc>
        <w:tc>
          <w:tcPr>
            <w:tcW w:w="6804" w:type="dxa"/>
            <w:vAlign w:val="center"/>
          </w:tcPr>
          <w:p w14:paraId="4100EF2C" w14:textId="0C2094C3" w:rsidR="00770CFD" w:rsidRDefault="00466CA4" w:rsidP="00603326">
            <w:pPr>
              <w:spacing w:line="240" w:lineRule="auto"/>
              <w:ind w:firstLine="0"/>
              <w:jc w:val="left"/>
            </w:pPr>
            <w:r>
              <w:t xml:space="preserve">Escolha da </w:t>
            </w:r>
            <w:r w:rsidR="00770CFD">
              <w:t xml:space="preserve">estratégia </w:t>
            </w:r>
            <m:oMath>
              <m:r>
                <w:rPr>
                  <w:rFonts w:ascii="Cambria Math" w:hAnsi="Cambria Math"/>
                </w:rPr>
                <m:t>s</m:t>
              </m:r>
            </m:oMath>
            <w:r w:rsidR="00770CFD">
              <w:t xml:space="preserve"> que tem</w:t>
            </w:r>
            <w:r>
              <w:t xml:space="preserve"> maior</w:t>
            </w:r>
            <w:r w:rsidR="00770CFD">
              <w:t xml:space="preserve"> performance </w:t>
            </w: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e>
              </m:d>
            </m:oMath>
            <w:r>
              <w:t xml:space="preserve"> Mediana (</w:t>
            </w:r>
            <w:r w:rsidR="00770CFD">
              <w:t>algum outro quartil</w:t>
            </w:r>
            <w:r>
              <w:t>).</w:t>
            </w:r>
          </w:p>
        </w:tc>
        <w:tc>
          <w:tcPr>
            <w:tcW w:w="2693" w:type="dxa"/>
          </w:tcPr>
          <w:p w14:paraId="5BE43576" w14:textId="77777777" w:rsidR="00770CFD" w:rsidRDefault="00770CFD" w:rsidP="00603326">
            <w:pPr>
              <w:spacing w:line="240" w:lineRule="auto"/>
              <w:ind w:firstLine="0"/>
              <w:jc w:val="left"/>
              <w:rPr>
                <w:sz w:val="22"/>
              </w:rPr>
            </w:pPr>
            <w:r>
              <w:rPr>
                <w:sz w:val="22"/>
              </w:rPr>
              <w:fldChar w:fldCharType="begin" w:fldLock="1"/>
            </w:r>
            <w:r>
              <w:rPr>
                <w:sz w:val="22"/>
              </w:rPr>
              <w:instrText>ADDIN CSL_CITATION { "citationItems" : [ { "id" : "ITEM-1", "itemData" : { "abstract" : "Ensuring sufficient, high-quality water supplies for California over the next several decades will be a great challenge for water resource managers. Choosing an appropriate management response using standard methods will be extremely difficult and contentious because the scope and magnitude of these impacts are highly uncertain and stakeholders have diverse views about desirable outcomes. This dissertation first documents the development and use of a model to generate quantitative scenarios of future water demand in California. It next describes a new analytic method for decisionmaking under deep uncertainty called Robust Decision Making (RDM). To demonstrate how RDM can be a valuable analytic tool for California long-term water planning, the dissertation applies the methodology to a stylized representation of the water supply and demand management challenge facing Southern California.", "author" : [ { "dropping-particle" : "", "family" : "Groves", "given" : "D.", "non-dropping-particle" : "", "parse-names" : false, "suffix" : "" } ], "id" : "ITEM-1", "issued" : { "date-parts" : [ [ "2006" ] ] }, "number-of-pages" : "1-217", "title" : "New Methods for Identifying Robust Long-Term Water Resources Management Strategies for California", "type" : "thesis" }, "locator" : "136", "uris" : [ "http://www.mendeley.com/documents/?uuid=5b37398b-23b0-4af8-8cfa-bf26dd1a1732" ] } ], "mendeley" : { "formattedCitation" : "(GROVES, 2006, p. 136)", "plainTextFormattedCitation" : "(GROVES, 2006, p. 136)", "previouslyFormattedCitation" : "(GROVES, 2006, p. 136)" }, "properties" : { "noteIndex" : 0 }, "schema" : "https://github.com/citation-style-language/schema/raw/master/csl-citation.json" }</w:instrText>
            </w:r>
            <w:r>
              <w:rPr>
                <w:sz w:val="22"/>
              </w:rPr>
              <w:fldChar w:fldCharType="separate"/>
            </w:r>
            <w:r w:rsidRPr="00830F00">
              <w:rPr>
                <w:noProof/>
                <w:sz w:val="22"/>
              </w:rPr>
              <w:t>(GROVES, 2006, p. 136)</w:t>
            </w:r>
            <w:r>
              <w:rPr>
                <w:sz w:val="22"/>
              </w:rPr>
              <w:fldChar w:fldCharType="end"/>
            </w:r>
          </w:p>
        </w:tc>
      </w:tr>
    </w:tbl>
    <w:p w14:paraId="2CE891F5" w14:textId="77777777" w:rsidR="00770CFD" w:rsidRDefault="0004189D" w:rsidP="0004189D">
      <w:pPr>
        <w:autoSpaceDE/>
        <w:autoSpaceDN/>
        <w:adjustRightInd/>
        <w:spacing w:after="160" w:line="259" w:lineRule="auto"/>
        <w:ind w:firstLine="0"/>
        <w:jc w:val="center"/>
      </w:pPr>
      <w:r>
        <w:t>Fonte: Elaborado pelo Autor.</w:t>
      </w:r>
    </w:p>
    <w:p w14:paraId="71343227" w14:textId="77777777" w:rsidR="00350A80" w:rsidRDefault="00350A80">
      <w:pPr>
        <w:autoSpaceDE/>
        <w:autoSpaceDN/>
        <w:adjustRightInd/>
        <w:spacing w:after="160" w:line="259" w:lineRule="auto"/>
        <w:ind w:firstLine="0"/>
        <w:jc w:val="left"/>
      </w:pPr>
      <w:r>
        <w:br w:type="page"/>
      </w:r>
    </w:p>
    <w:p w14:paraId="7A74ED50" w14:textId="66507655" w:rsidR="00350A80" w:rsidRDefault="00350A80" w:rsidP="00350A80">
      <w:pPr>
        <w:pStyle w:val="Ttulo1"/>
        <w:numPr>
          <w:ilvl w:val="0"/>
          <w:numId w:val="0"/>
        </w:numPr>
        <w:ind w:left="737"/>
        <w:jc w:val="center"/>
      </w:pPr>
      <w:bookmarkStart w:id="851" w:name="_Toc481590696"/>
      <w:r w:rsidRPr="00B31CAE">
        <w:lastRenderedPageBreak/>
        <w:t>A</w:t>
      </w:r>
      <w:r w:rsidRPr="00B31CAE">
        <w:rPr>
          <w:rStyle w:val="TtuloApendAnexoChar"/>
          <w:rFonts w:cs="Arial"/>
          <w:kern w:val="32"/>
          <w:szCs w:val="32"/>
        </w:rPr>
        <w:t>PÊNDIC</w:t>
      </w:r>
      <w:r>
        <w:t xml:space="preserve">E </w:t>
      </w:r>
      <w:r w:rsidR="00D25807">
        <w:t>H</w:t>
      </w:r>
      <w:r w:rsidRPr="00B31CAE">
        <w:t xml:space="preserve"> </w:t>
      </w:r>
      <w:r>
        <w:t>–</w:t>
      </w:r>
      <w:r w:rsidRPr="00B31CAE">
        <w:t xml:space="preserve"> </w:t>
      </w:r>
      <w:r>
        <w:t>Quadro Completo de Métodos</w:t>
      </w:r>
      <w:bookmarkEnd w:id="851"/>
    </w:p>
    <w:p w14:paraId="72C10CAC" w14:textId="6202BBC6" w:rsidR="00350A80" w:rsidRDefault="00350A80" w:rsidP="00BF1013">
      <w:pPr>
        <w:pStyle w:val="Legenda"/>
      </w:pPr>
      <w:bookmarkStart w:id="852" w:name="_Toc481594532"/>
      <w:r>
        <w:t xml:space="preserve">Quadro </w:t>
      </w:r>
      <w:fldSimple w:instr=" SEQ Quadro \* ARABIC ">
        <w:r w:rsidR="00B7483F">
          <w:rPr>
            <w:noProof/>
          </w:rPr>
          <w:t>18</w:t>
        </w:r>
      </w:fldSimple>
      <w:r>
        <w:t xml:space="preserve"> – </w:t>
      </w:r>
      <w:r w:rsidR="00E9709B">
        <w:t>Quadro completo de Métodos Relacionados ao RDM</w:t>
      </w:r>
      <w:bookmarkEnd w:id="852"/>
    </w:p>
    <w:tbl>
      <w:tblPr>
        <w:tblW w:w="14596" w:type="dxa"/>
        <w:tblCellMar>
          <w:left w:w="70" w:type="dxa"/>
          <w:right w:w="70" w:type="dxa"/>
        </w:tblCellMar>
        <w:tblLook w:val="04A0" w:firstRow="1" w:lastRow="0" w:firstColumn="1" w:lastColumn="0" w:noHBand="0" w:noVBand="1"/>
      </w:tblPr>
      <w:tblGrid>
        <w:gridCol w:w="1799"/>
        <w:gridCol w:w="1191"/>
        <w:gridCol w:w="1126"/>
        <w:gridCol w:w="1016"/>
        <w:gridCol w:w="1410"/>
        <w:gridCol w:w="1180"/>
        <w:gridCol w:w="1016"/>
        <w:gridCol w:w="1051"/>
        <w:gridCol w:w="1266"/>
        <w:gridCol w:w="1270"/>
        <w:gridCol w:w="1270"/>
        <w:gridCol w:w="1001"/>
      </w:tblGrid>
      <w:tr w:rsidR="00350A80" w:rsidRPr="00263686" w14:paraId="1202491C" w14:textId="77777777" w:rsidTr="00350A80">
        <w:trPr>
          <w:trHeight w:val="510"/>
          <w:tblHeader/>
        </w:trPr>
        <w:tc>
          <w:tcPr>
            <w:tcW w:w="18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101100"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sidRPr="0017535D">
              <w:rPr>
                <w:rFonts w:cs="Arial"/>
                <w:b/>
                <w:bCs/>
                <w:color w:val="000000"/>
                <w:sz w:val="20"/>
                <w:szCs w:val="20"/>
              </w:rPr>
              <w:t>Referência</w:t>
            </w:r>
          </w:p>
        </w:tc>
        <w:tc>
          <w:tcPr>
            <w:tcW w:w="119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A692A34"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"10.1016/j.techfore.2003.09.006", "ISBN" : "0833034855", "ISSN" : "00401625", "abstract" : "A sophisticated reader ought to view with great skepticism the prospect of answering questions about the long-term future. The checkered history of predicting the future-from the famous declarations that humans would never fly to the Limits to Growth study to claims about the \"New Economy\"-has dissuaded policymakers from considering the effects of their decisions more than a few months or years ahead. However, today's choices will significantly influence the course of the twenty-first century. New analytic methods, enabled by modern computers, may transform our ability to reason systematically about the long term. This report reviews traditional methods of grappling with the morrow, from narratives to scenario analysis, which fail to address the multiplicity of plausible long-term futures. The authors demonstrate a quantitative approach to long-term policy analysis (LTPA). Robust decision methods enable decisionmakers to examine a vast range of plausible futures and design near-term, often adaptive, strategies to be robust across them. Reframing the question \"What will the long-term future bring?\" as \"How can we choose actions today that will be consistent with our long-term interests?\" these methods provide powerful analytic support to humans' innate capacity for \"what-if-ing.\" Choosing the challenge of sustainable development as an example, the authors discuss how these methods may be applied to real-world LTPA and a wide range of other challenges of decisionmaking under conditions of deep uncertainty.", "author" : [ { "dropping-particle" : "", "family" : "Lempert", "given" : "Robert J.", "non-dropping-particle" : "", "parse-names" : false, "suffix" : "" }, { "dropping-particle" : "", "family" : "Popper", "given" : "Steven W.", "non-dropping-particle" : "", "parse-names" : false, "suffix" : "" }, { "dropping-particle" : "", "family" : "Bankes", "given" : "Steven C.", "non-dropping-particle" : "", "parse-names" : false, "suffix" : "" } ], "id" : "ITEM-1", "issued" : { "date-parts" : [ [ "2003" ] ] }, "number-of-pages" : "1-208", "title" : "Shaping the Next One Hundred Years: New Methods for Quantitative, Long-Term Policy Analysis", "type" : "book" }, "uris" : [ "http://www.mendeley.com/documents/?uuid=fc7eef92-8664-499e-ab2a-e8053d5b7ae4" ] } ], "mendeley" : { "formattedCitation" : "(LEMPERT; POPPER; BANKES, 2003)", "plainTextFormattedCitation" : "(LEMPERT; POPPER; BANKES, 2003)", "previouslyFormattedCitation" : "(LEMPERT; POPPER; BANKES, 2003)"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POPPER; BANKES, 2003)</w:t>
            </w:r>
            <w:r w:rsidRPr="00E9709B">
              <w:rPr>
                <w:rFonts w:cs="Arial"/>
                <w:b/>
                <w:bCs/>
                <w:color w:val="000000"/>
                <w:sz w:val="18"/>
                <w:szCs w:val="20"/>
              </w:rPr>
              <w:fldChar w:fldCharType="end"/>
            </w:r>
          </w:p>
        </w:tc>
        <w:tc>
          <w:tcPr>
            <w:tcW w:w="112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84FAD0" w14:textId="77777777" w:rsidR="00350A80" w:rsidRPr="00E9709B" w:rsidRDefault="00350A80" w:rsidP="00350A80">
            <w:pPr>
              <w:autoSpaceDE/>
              <w:autoSpaceDN/>
              <w:adjustRightInd/>
              <w:spacing w:line="240" w:lineRule="auto"/>
              <w:ind w:firstLine="0"/>
              <w:jc w:val="center"/>
              <w:rPr>
                <w:rFonts w:cs="Arial"/>
                <w:b/>
                <w:bCs/>
                <w:color w:val="000000"/>
                <w:sz w:val="18"/>
                <w:szCs w:val="20"/>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"10.1287/mnsc.1050.0472", "ISBN" : "0025-1909", "ISSN" : "0025-1909", "PMID" : "20746279", "abstract" : "R obustness is a key criterion for evaluating alternative decisions under conditions of deep uncertainty. How- ever, no systematic, general approach exists for finding robust strategies using the broad range of models and data often available to decision makers. This study demonstrates robust decision making (RDM), an ana- lytic method that helps design robust strategies through an iterative process that first suggests candidate robust strategies, identifies clusters of future states of the world to which they are vulnerable, and then evaluates the trade-offs in hedging against these vulnerabilities. This approach can help decision makers design robust strategies while also systematically generating clusters of key futures interpretable as narrative scenarios. Our study demonstrates the approach by identifying robust, adaptive, near-term pollution-control strategies to help ensure economic growth and environmental quality throughout the 21st century",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"type" : "article-journal", "volume" : "52" }, "uris" : [ "http://www.mendeley.com/documents/?uuid=4a76305e-bf08-4fcd-b85b-18bd106f7fb5" ] } ], "mendeley" : { "formattedCitation" : "(LEMPERT et al., 2006)", "plainTextFormattedCitation" : "(LEMPERT et al., 2006)", "previouslyFormattedCitation" : "(LEMPERT et al., 2006)"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rPr>
              <w:t>(LEMPERT et al., 2006)</w:t>
            </w:r>
            <w:r w:rsidRPr="00E9709B">
              <w:rPr>
                <w:rFonts w:cs="Arial"/>
                <w:b/>
                <w:bCs/>
                <w:color w:val="000000"/>
                <w:sz w:val="18"/>
                <w:szCs w:val="20"/>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96C2F2"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rPr>
              <w:fldChar w:fldCharType="begin" w:fldLock="1"/>
            </w:r>
            <w:r w:rsidRPr="00E9709B">
              <w:rPr>
                <w:rFonts w:cs="Arial"/>
                <w:b/>
                <w:bCs/>
                <w:color w:val="000000"/>
                <w:sz w:val="18"/>
                <w:szCs w:val="20"/>
              </w:rPr>
              <w:instrText>ADDIN CSL_CITATION { "citationItems" : [ { "id" : "ITEM-1", "itemData" : { "DOI" : "10.1111/j.1539-6924.2012.01802.x", "ISBN" : "1539-6924 (Electronic)\\r0272-4332 (Linking)", "ISSN" : "02724332", "PMID" : "22519664", "abstract" : "This study compares two widely used approaches for robustness analysis of decision problems: the info-gap method originally developed by Ben-Haim and the robust decision making (RDM) approach originally developed by Lempert, Popper, and Bankes. The study uses each approach to evaluate alternative paths for climate-altering greenhouse gas emissions given the potential for nonlinear threshold responses in the climate system, significant uncertainty about such a threshold response and a variety of other key parameters, as well as the ability to learn about any threshold responses over time. Info-gap and RDM share many similarities. Both represent uncertainty as sets of multiple plausible futures, and both seek to identify robust strategies whose performance is insensitive to uncertainties. Yet they also exhibit important differences, as they arrange their analyses in different orders, treat losses and gains in different ways, and take different approaches to imprecise probabilistic information. The study finds that the two approaches reach similar but not identical policy recommendations and that their differing attributes raise important questions about their appropriate roles in decision support applications. The comparison not only improves understanding of these specific methods, it also suggests some broader insights into robustness approaches and a framework for comparing them.", "author" : [ { "dropping-particle" : "", "family" : "Hall", "given" : "Jim W.", "non-dropping-particle" : "", "parse-names" : false, "suffix" : "" }, { "dropping-particle" : "", "family" : "Lempert", "given" : "Robert J.", "non-dropping-particle" : "", "parse-names" : false, "suffix" : "" }, { "dropping-particle" : "", "family" : "Keller", "given" : "Klaus", "non-dropping-particle" : "", "parse-names" : false, "suffix" : "" }, { "dropping-particle" : "", "family" : "Hackbarth", "given" : "Andrew", "non-dropping-particle" : "", "parse-names" : false, "suffix" : "" }, { "dropping-particle" : "", "family" : "Mijere", "given" : "Christophe", "non-dropping-particle" : "", "parse-names" : false, "suffix" : "" }, { "dropping-particle" : "", "family" : "Mcinerney", "given" : "David J.", "non-dropping-particle" : "", "parse-names" : false, "suffix" : "" } ], "container-title" : "Risk Analysis", "id" : "ITEM-1", "issue" : "10", "issued" : { "date-parts" : [ [ "2012" ] ] }, "page" : "1657-1672", "title" : "Robust Climate Policies Under Uncertainty: A Comparison of Robust Decision Making and Info-Gap Methods", "type" : "article-journal", "volume" : "32" }, "uris" : [ "http://www.mendeley.com/documents/?uuid=26d3abd2-e487-4410-ba78-e5d64543f85f" ] } ], "mendeley" : { "formattedCitation" : "(HALL et al., 2012)", "plainTextFormattedCitation" : "(HALL et al., 2012)", "previouslyFormattedCitation" : "(HALL et al., 2012)" }, "properties" : { "noteIndex" : 0 }, "schema" : "https://github.com/citation-style-language/schema/raw/master/csl-citation.json" }</w:instrText>
            </w:r>
            <w:r w:rsidRPr="00E9709B">
              <w:rPr>
                <w:rFonts w:cs="Arial"/>
                <w:b/>
                <w:bCs/>
                <w:color w:val="000000"/>
                <w:sz w:val="18"/>
                <w:szCs w:val="20"/>
              </w:rPr>
              <w:fldChar w:fldCharType="separate"/>
            </w:r>
            <w:r w:rsidRPr="00E9709B">
              <w:rPr>
                <w:rFonts w:cs="Arial"/>
                <w:b/>
                <w:bCs/>
                <w:noProof/>
                <w:color w:val="000000"/>
                <w:sz w:val="18"/>
                <w:szCs w:val="20"/>
                <w:lang w:val="en-US"/>
              </w:rPr>
              <w:t>(HALL et al., 2012)</w:t>
            </w:r>
            <w:r w:rsidRPr="00E9709B">
              <w:rPr>
                <w:rFonts w:cs="Arial"/>
                <w:b/>
                <w:bCs/>
                <w:color w:val="000000"/>
                <w:sz w:val="18"/>
                <w:szCs w:val="20"/>
              </w:rPr>
              <w:fldChar w:fldCharType="end"/>
            </w:r>
          </w:p>
        </w:tc>
        <w:tc>
          <w:tcPr>
            <w:tcW w:w="141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1C19F66"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004845FB" w:rsidRPr="00E9709B">
              <w:rPr>
                <w:rFonts w:cs="Arial"/>
                <w:b/>
                <w:bCs/>
                <w:color w:val="000000"/>
                <w:sz w:val="18"/>
                <w:szCs w:val="20"/>
                <w:lang w:val="en-US"/>
              </w:rPr>
              <w:instrText>ADDIN CSL_CITATION { "citationItems" : [ { "id" : "ITEM-1", "itemData" : { "DOI" : "doi:10.1596/1813-9450-6193", "ISBN" : "&lt;null&gt;", "PMID" : "4", "abstract" : "While agreeing on the choice of an optimal investment decision is already difficult for any diverse group of actors, priorities, and world views, the presence of deep uncertainties further challenges the decision-making framework by questioning the robustness of all purportedly optimal solutions. This paper summarizes the additional uncertainty that is created by climate change, and reviews the tools that are available to project climate change (including downscaling techniques) and to assess and quantify the corresponding uncertainty. Assuming that climate change and other deep uncertainties cannot be eliminated over the short term (and probably even over the longer term), it then summarizes existing decision-making methodologies that are able to deal with climate-related uncertainty, namely cost-benefit analysis under uncertainty, cost- benefit analysis with real options, robust decision making, and climate informed decision analysis. It also provides examples of applications of these methodologies, highlighting their pros and cons and their domain of applicability. The paper concludes that it is impossible to define the \u201cbest\u201d solution or to prescribe any particular methodology in general. Instead, a menu of methodologies is required, together with some indications on which strategies are most appropriate in which contexts. This analysis is based on a set of interviews with decision-makers, in particular World Bank project leaders, and on a literature review on decision-making under uncertainty. It aims at helping decision-makers identify which method is more appropriate in a given context, as a function of the project\u2019s lifetime, cost, and vulnerability.", "author" : [ { "dropping-particle" : "", "family" : "Hallegatte", "given" : "St\u00e9phane", "non-dropping-particle" : "", "parse-names" : false, "suffix" : "" }, { "dropping-particle" : "", "family" : "Shah", "given" : "A", "non-dropping-particle" : "", "parse-names" : false, "suffix" : "" }, { "dropping-particle" : "", "family" : "Brown", "given" : "Casey", "non-dropping-particle" : "", "parse-names" : false, "suffix" : "" }, { "dropping-particle" : "", "family" : "Lempert", "given" : "Robert J.", "non-dropping-particle" : "", "parse-names" : false, "suffix" : "" }, { "dropping-particle" : "", "family" : "Gill", "given" : "S", "non-dropping-particle" : "", "parse-names" : false, "suffix" : "" } ], "container-title" : "Policy Research Working Paper", "id" : "ITEM-1", "issue" : "6193", "issued" : { "date-parts" : [ [ "2012" ] ] }, "page" : "1-41", "title" : "Investment Decision Making Under Deep Uncertainty: Application to Climate Change", "type" : "article-journal" }, "uris" : [ "http://www.mendeley.com/documents/?uuid=fb95274c-4103-45cb-a8b5-8c65b85d7a35" ] } ], "mendeley" : { "formattedCitation" : "(HALLEGATTE et al., 2012)", "plainTextFormattedCitation" : "(HALLEGATTE et al., 2012)", "previouslyFormattedCitation" : "(HALLEGATTE et al., 2012)" }, "properties" : { "noteIndex" : 0 }, "schema" : "https://github.com/citation-style-language/schema/raw/master/csl-citation.json" }</w:instrText>
            </w:r>
            <w:r w:rsidRPr="00E9709B">
              <w:rPr>
                <w:rFonts w:cs="Arial"/>
                <w:b/>
                <w:bCs/>
                <w:color w:val="000000"/>
                <w:sz w:val="18"/>
                <w:szCs w:val="20"/>
                <w:lang w:val="en-US"/>
              </w:rPr>
              <w:fldChar w:fldCharType="separate"/>
            </w:r>
            <w:r w:rsidR="003342C9" w:rsidRPr="00E9709B">
              <w:rPr>
                <w:rFonts w:cs="Arial"/>
                <w:b/>
                <w:bCs/>
                <w:noProof/>
                <w:color w:val="000000"/>
                <w:sz w:val="18"/>
                <w:szCs w:val="20"/>
                <w:lang w:val="en-US"/>
              </w:rPr>
              <w:t>(HALLEGATTE et al., 2012)</w:t>
            </w:r>
            <w:r w:rsidRPr="00E9709B">
              <w:rPr>
                <w:rFonts w:cs="Arial"/>
                <w:b/>
                <w:bCs/>
                <w:color w:val="000000"/>
                <w:sz w:val="18"/>
                <w:szCs w:val="20"/>
                <w:lang w:val="en-US"/>
              </w:rPr>
              <w:fldChar w:fldCharType="end"/>
            </w:r>
          </w:p>
        </w:tc>
        <w:tc>
          <w:tcPr>
            <w:tcW w:w="118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0CCBAB"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"10.1007/s10584-012-0574-6", "ISBN" : "0165-0009", "ISSN" : "01650009", "abstract" : "Scenarios exist so that decision makers and those who provide them with infor- mation can make statements about the future that claim less confidence than do predictions, projections, and forecasts. Despite their prevalence, fundamental questions remain about how scenarios should best be developed and used. This paper proposes a particular concep- tualization of scenarios that aims to address many of the challenges faced when using scenarios to inform contentious policy debates. The concept envisions scenarios as illumi- nating the vulnerabilities of proposed policies, that is, as concise summaries of the future states of the world in which a proposed policy would fail to meet its goals. Such scenarios emerge from a decision support process that begins with a proposed policy, seeks to understand the conditions under which it would fail, and then uses this information to identify and evaluate potential alternative policies that are robust over a wide range of future conditions. Statistical cluster analyses applied to databases of simulation model results can help identify scenarios as part of this process. Drawing on themes from the decision support literature, this paper first reviews difficulties faced when using scenarios to inform climate- related decisions, describes the proposed approach to address these challenges, illustrates the approach with applications for three different types of users, and concludes with some thoughts on implications for the provision of climate information and for future scenario processes.", "author" : [ { "dropping-particle" : "", "family" : "Lempert", "given" : "Robert J.", "non-dropping-particle" : "", "parse-names" : false, "suffix" : "" } ], "container-title" : "Climatic Change", "id" : "ITEM-1", "issue" : "4", "issued" : { "date-parts" : [ [ "2013" ] ] }, "page" : "627-646", "title" : "Scenarios that illuminate vulnerabilities and robust responses", "type" : "article-journal", "volume" : "117" }, "uris" : [ "http://www.mendeley.com/documents/?uuid=d920d252-3562-4c27-a892-9a8c0f36f6ef" ] } ], "mendeley" : { "formattedCitation" : "(LEMPERT, 2013)", "plainTextFormattedCitation" : "(LEMPERT, 2013)", "previouslyFormattedCitation" : "(LEMPERT,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(LEMPERT, 2013)</w:t>
            </w:r>
            <w:r w:rsidRPr="00E9709B">
              <w:rPr>
                <w:rFonts w:cs="Arial"/>
                <w:b/>
                <w:bCs/>
                <w:color w:val="000000"/>
                <w:sz w:val="18"/>
                <w:szCs w:val="20"/>
                <w:lang w:val="en-US"/>
              </w:rPr>
              <w:fldChar w:fldCharType="end"/>
            </w:r>
          </w:p>
        </w:tc>
        <w:tc>
          <w:tcPr>
            <w:tcW w:w="101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1EE4121" w14:textId="77777777" w:rsidR="00350A80" w:rsidRPr="00E9709B" w:rsidRDefault="00350A80" w:rsidP="00350A80">
            <w:pPr>
              <w:autoSpaceDE/>
              <w:autoSpaceDN/>
              <w:adjustRightInd/>
              <w:spacing w:line="240" w:lineRule="auto"/>
              <w:ind w:firstLine="0"/>
              <w:jc w:val="center"/>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"doi:10.1596/1813-9450-6906", "abstract" : "Investment decision making is already difficult for any diverse group of actors with different priorities and views. But the presence of deep uncertainties linked to climate change and other future conditions further challenges decision making by questioning the robustness of all purportedly optimal solutions. While decision makers can continue to use the decision metrics they have used in the past (such as net present value), alternative methodologies can improve decision processes, especially those that lead with analysis and end in agreement on decisions. Such \u201cAgree-on-Decision\u201d methods start by stress-testing options under a wide range of plausible conditions, without requiring us to agree ex ante on which conditions are more or less likely, and against a set of objectives or success metrics, without requiring us to agree ex ante on how to aggregate or weight them. As a result, these methods are easier to apply to contexts of large uncertainty or disagreement on values and objectives. This inverted process promotes consensus around better decisions and can help in managing uncertainty. Analyses performed in this way let decision makers make the decision and inform them on (1) the conditions under which an option or project is vulnerable; (2) the tradeoffs between robustness and cost, or between various objectives; and (3) the flexibility of various options to respond to changes in the future. In doing so, they put decision makers back in the driver\u2019s seat. A growing set of case studies shows that these methods can be applied in real-world contexts and do not need to be more costly or complicated than traditional approaches. Finally, while this paper focuses on climate change, a better treatment of uncertainties and disagreement would in general improve decision making and development outcomes.", "author" : [ { "dropping-particle" : "", "family" : "Kalra", "given" : "Nidhi", "non-dropping-particle" : "", "parse-names" : false, "suffix" : "" }, { "dropping-particle" : "", "family" : "Hallegatte", "given" : "Ste\u0301phane", "non-dropping-particle" : "", "parse-names" : false, "suffix" : "" }, { "dropping-particle" : "", "family" : "Lempert", "given" : "Robert J.", "non-dropping-particle" : "", "parse-names" : false, "suffix" : "" }, { "dropping-particle" : "", "family" : "Brown", "given" : "Casey", "non-dropping-particle" : "", "parse-names" : false, "suffix" : "" }, { "dropping-particle" : "", "family" : "Fozzard", "given" : "Adrian", "non-dropping-particle" : "", "parse-names" : false, "suffix" : "" }, { "dropping-particle" : "", "family" : "Gill", "given" : "Stuart", "non-dropping-particle" : "", "parse-names" : false, "suffix" : "" }, { "dropping-particle" : "", "family" : "Shah", "given" : "Ankur", "non-dropping-particle" : "", "parse-names" : false, "suffix" : "" } ], "container-title" : "World Bank Policy Research Working Paper", "id" : "ITEM-1", "issue" : "June", "issued" : { "date-parts" : [ [ "2014" ] ] }, "title" : "Agreeing on Robust Decisions New Processes for Decision Making Under Deep Uncertainty", "type" : "article-journal", "volume" : "No. 6906" }, "uris" : [ "http://www.mendeley.com/documents/?uuid=210db002-188d-43d6-a19e-ff726a9f8ca3" ] } ], "mendeley" : { "formattedCitation" : "(KALRA et al., 2014)", "plainTextFormattedCitation" : "(KALRA et al., 2014)", "previouslyFormattedCitation" : "(KALRA et al., 2014)"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(KALRA et al., 2014)</w:t>
            </w:r>
            <w:r w:rsidRPr="00E9709B">
              <w:rPr>
                <w:rFonts w:cs="Arial"/>
                <w:b/>
                <w:bCs/>
                <w:color w:val="000000"/>
                <w:sz w:val="18"/>
                <w:szCs w:val="20"/>
                <w:lang w:val="en-US"/>
              </w:rPr>
              <w:fldChar w:fldCharType="end"/>
            </w:r>
          </w:p>
        </w:tc>
        <w:tc>
          <w:tcPr>
            <w:tcW w:w="1052"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4558F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"10.1061/(ASCE)WR.1943-5452.0000509", "ISBN" : "0733-9496", "ISSN" : "0733-9496", "abstract" : "Water systems planners have long recognized the need for robust solutions capable of withstanding deviations from the conditions for which they were designed. Robustness analyses have shifted from expected utility to exploratory bottom-up approaches which identify vulnerable scenarios prior to assigning likelihoods. Examples include Robust Decision Making (RDM), Decision Scaling, Info-Gap, and Many-Objective Robust Decision Making (MORDM). We propose a taxonomy of robustness frameworks to compare and contrast these approaches based on their methods of (1) alternative generation, (2) sampling of states of the world, (3) quantification of robustness measures, and (4) sensitivity analysis to identify important uncertainties. Building from the proposed taxonomy, we use a regional urban water supply case study in the Research Triangle region of North Carolina to illustrate the decision-relevant consequences that emerge from each of these choices. Results indicate that the methodological choices in the taxonomy lead to the selection of substantially different planning alternatives, underscoring the importance of an informed definition of robustness. Moreover, the results show that some commonly employed methodological choices and definitions of robustness can have undesired consequences when ranking decision alternatives. For the demonstrated test case, recommendations for overcoming these issues include: (1) decision alternatives should be searched rather than prespecified, (2) dominant uncertainties should be discovered through sensitivity analysis rather than assumed, and (3) a carefully elicited multivariate satisficing measure of robustness allows stakeholders to achieve their problem-specific performance requirements. This work emphasizes the importance of an informed problem formulation for systems facing challenging performance tradeoffs and provides a common vocabulary to link the robustness frameworks widely used in the field of water systems planning.", "author" : [ { "dropping-particle" : "", "family" : "Herman", "given" : "J", "non-dropping-particle" : "", "parse-names" : false, "suffix" : "" }, { "dropping-particle" : "", "family" : "Reed", "given" : "P", "non-dropping-particle" : "", "parse-names" : false, "suffix" : "" }, { "dropping-particle" : "", "family" : "Zeff", "given" : "H", "non-dropping-particle" : "", "parse-names" : false, "suffix" : "" }, { "dropping-particle" : "", "family" : "Characklis", "given" : "G", "non-dropping-particle" : "", "parse-names" : false, "suffix" : "" } ], "container-title" : "Journal of Water Resources Planning and Management", "id" : "ITEM-1", "issue" : "10", "issued" : { "date-parts" : [ [ "2015" ] ] }, "page" : "4015012", "title" : "How Should Robustness Be Defined for Water Systems Planning under Change?", "type" : "article-journal", "volume" : "141" }, "uris" : [ "http://www.mendeley.com/documents/?uuid=46bd7297-ecc2-47b4-8956-17b428deb2c2" ] } ], "mendeley" : { "formattedCitation" : "(HERMAN et al., 2015)", "plainTextFormattedCitation" : "(HERMAN et al., 2015)", "previouslyFormattedCitation" : "(HERMAN et al., 2015)"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(HERMAN et al., 2015)</w:t>
            </w:r>
            <w:r w:rsidRPr="00E9709B">
              <w:rPr>
                <w:rFonts w:cs="Arial"/>
                <w:b/>
                <w:bCs/>
                <w:color w:val="000000"/>
                <w:sz w:val="18"/>
                <w:szCs w:val="20"/>
                <w:lang w:val="en-US"/>
              </w:rPr>
              <w:fldChar w:fldCharType="end"/>
            </w:r>
          </w:p>
        </w:tc>
        <w:tc>
          <w:tcPr>
            <w:tcW w:w="1267"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71FA1B"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"DOI" : "10.1016/j.envsoft.2012.12.007", "ISBN" : "1364-8152", "ISSN" : "13648152", "abstract" : "This paper introduces many objective robust decision making (MORDM). MORDM combines concepts and methods from many objective evolutionary optimization and robust decision making (RDM), along with extensive use of interactive visual analytics, to facilitate the management of complex environmental systems. Many objective evolutionary search is used to generate alternatives for complex planning problems, enabling the discovery of the key tradeoffs among planning objectives. RDM then determines the robustness of planning alternatives to deeply uncertain future conditions and facilitates decision makers' selection of promising candidate solutions. MORDM tests each solution under the ensemble of future extreme states of the world (SOW). Interactive visual analytics are used to explore whether solutions of interest are robust to a wide range of plausible future conditions (i.e., assessment of their Pareto satisficing behavior in alternative SOW). Scenario discovery methods that use statistical data mining algorithms are then used to identify what assumptions and system conditions strongly influence the cost-effectiveness, efficiency, and reliability of the robust alternatives. The framework is demonstrated using a case study that examines a single city's water supply in the Lower Rio Grande Valley (LRGV) in Texas, USA. Results suggest that including robustness as a decision criterion can dramatically change the formulation of complex environmental management problems as well as the negotiated selection of candidate alternatives to implement. MORDM also allows decision makers to characterize the most important vulnerabilities for their systems, which should be the focus of ex post monitoring and identification of triggers for adaptive management. \u00a9 2012 Elsevier Ltd.", "author" : [ { "dropping-particle" : "", "family" : "Kasprzyk", "given" : "Joseph R.", "non-dropping-particle" : "", "parse-names" : false, "suffix" : "" }, { "dropping-particle" : "", "family" : "Nataraj", "given" : "Shanthi", "non-dropping-particle" : "", "parse-names" : false, "suffix" : "" }, { "dropping-particle" : "", "family" : "Reed", "given" : "Patrick M.", "non-dropping-particle" : "", "parse-names" : false, "suffix" : "" }, { "dropping-particle" : "", "family" : "Lempert", "given" : "Robert J.", "non-dropping-particle" : "", "parse-names" : false, "suffix" : "" } ], "container-title" : "Environmental Modelling and Software", "id" : "ITEM-1", "issued" : { "date-parts" : [ [ "2013" ] ] }, "page" : "55-71", "publisher" : "Elsevier Ltd", "title" : "Many objective robust decision making for complex environmental systems undergoing change", "type" : "article-journal", "volume" : "42" }, "uris" : [ "http://www.mendeley.com/documents/?uuid=64470563-1ae5-4516-8ad0-fa261f413373" ] } ], "mendeley" : { "formattedCitation" : "(KASPRZYK et al., 2013)", "plainTextFormattedCitation" : "(KASPRZYK et al., 2013)", "previouslyFormattedCitation" : "(KASPRZYK et al., 2013)"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(KASPRZYK et al., 2013)</w:t>
            </w:r>
            <w:r w:rsidRPr="00E9709B">
              <w:rPr>
                <w:rFonts w:cs="Arial"/>
                <w:b/>
                <w:bCs/>
                <w:color w:val="000000"/>
                <w:sz w:val="18"/>
                <w:szCs w:val="20"/>
                <w:lang w:val="en-US"/>
              </w:rPr>
              <w:fldChar w:fldCharType="end"/>
            </w:r>
          </w:p>
        </w:tc>
        <w:tc>
          <w:tcPr>
            <w:tcW w:w="127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94AE81" w14:textId="77777777" w:rsidR="00350A80" w:rsidRPr="00E9709B" w:rsidRDefault="00350A80" w:rsidP="00350A80">
            <w:pPr>
              <w:autoSpaceDE/>
              <w:autoSpaceDN/>
              <w:adjustRightInd/>
              <w:spacing w:line="240" w:lineRule="auto"/>
              <w:ind w:firstLine="0"/>
              <w:jc w:val="left"/>
              <w:rPr>
                <w:rFonts w:cs="Arial"/>
                <w:b/>
                <w:bCs/>
                <w:color w:val="000000"/>
                <w:sz w:val="18"/>
                <w:szCs w:val="20"/>
                <w:lang w:val="en-US"/>
              </w:rPr>
            </w:pPr>
            <w:r w:rsidRPr="00E9709B">
              <w:rPr>
                <w:rFonts w:cs="Arial"/>
                <w:b/>
                <w:bCs/>
                <w:color w:val="000000"/>
                <w:sz w:val="18"/>
                <w:szCs w:val="20"/>
                <w:lang w:val="en-US"/>
              </w:rPr>
              <w:fldChar w:fldCharType="begin" w:fldLock="1"/>
            </w:r>
            <w:r w:rsidRPr="00E9709B">
              <w:rPr>
                <w:rFonts w:cs="Arial"/>
                <w:b/>
                <w:bCs/>
                <w:color w:val="000000"/>
                <w:sz w:val="18"/>
                <w:szCs w:val="20"/>
                <w:lang w:val="en-US"/>
              </w:rPr>
              <w:instrText>ADDIN CSL_CITATION { "citationItems" : [ { "id" : "ITEM-1", "itemData" : { "author" : [ { "dropping-particle" : "", "family" : "Courtney", "given" : "Hugh", "non-dropping-particle" : "", "parse-names" : false, "suffix" : "" }, { "dropping-particle" : "", "family" : "Kirkland", "given" : "Jane", "non-dropping-particle" : "", "parse-names" : false, "suffix" : "" }, { "dropping-particle" : "", "family" : "Viguerie", "given" : "Patrick", "non-dropping-particle" : "", "parse-names" : false, "suffix" : "" } ], "container-title" : "Harvard Business Review", "id" : "ITEM-1", "issue" : "November-December", "issued" : { "date-parts" : [ [ "1997" ] ] }, "page" : "1-51", "title" : "Strategy Under Uncertainty", "type" : "article-journal" }, "uris" : [ "http://www.mendeley.com/documents/?uuid=46af7d69-c758-4107-ae0d-2242fa22a40c" ] } ], "mendeley" : { "formattedCitation" : "(COURTNEY; KIRKLAND; VIGUERIE, 1997)", "plainTextFormattedCitation" : "(COURTNEY; KIRKLAND; VIGUERIE, 1997)", "previouslyFormattedCitation" : "(COURTNEY; KIRKLAND; VIGUERIE, 1997)" }, "properties" : { "noteIndex" : 0 }, "schema" : "https://github.com/citation-style-language/schema/raw/master/csl-citation.json" }</w:instrText>
            </w:r>
            <w:r w:rsidRPr="00E9709B">
              <w:rPr>
                <w:rFonts w:cs="Arial"/>
                <w:b/>
                <w:bCs/>
                <w:color w:val="000000"/>
                <w:sz w:val="18"/>
                <w:szCs w:val="20"/>
                <w:lang w:val="en-US"/>
              </w:rPr>
              <w:fldChar w:fldCharType="separate"/>
            </w:r>
            <w:r w:rsidRPr="00E9709B">
              <w:rPr>
                <w:rFonts w:cs="Arial"/>
                <w:b/>
                <w:bCs/>
                <w:noProof/>
                <w:color w:val="000000"/>
                <w:sz w:val="18"/>
                <w:szCs w:val="20"/>
                <w:lang w:val="en-US"/>
              </w:rPr>
              <w:t>(COURTNEY; KIRKLAND; VIGUERIE, 1997)</w:t>
            </w:r>
            <w:r w:rsidRPr="00E9709B">
              <w:rPr>
                <w:rFonts w:cs="Arial"/>
                <w:b/>
                <w:bCs/>
                <w:color w:val="000000"/>
                <w:sz w:val="18"/>
                <w:szCs w:val="20"/>
                <w:lang w:val="en-US"/>
              </w:rPr>
              <w:fldChar w:fldCharType="end"/>
            </w:r>
          </w:p>
        </w:tc>
        <w:tc>
          <w:tcPr>
            <w:tcW w:w="126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8F77CC2" w14:textId="77777777" w:rsidR="00350A80" w:rsidRPr="00C2290D" w:rsidRDefault="00350A80" w:rsidP="00350A80">
            <w:pPr>
              <w:autoSpaceDE/>
              <w:autoSpaceDN/>
              <w:adjustRightInd/>
              <w:spacing w:line="240" w:lineRule="auto"/>
              <w:ind w:firstLine="0"/>
              <w:jc w:val="left"/>
              <w:rPr>
                <w:rFonts w:cs="Arial"/>
                <w:b/>
                <w:bCs/>
                <w:color w:val="000000"/>
                <w:sz w:val="18"/>
                <w:szCs w:val="20"/>
                <w:lang w:val="en-US"/>
              </w:rPr>
            </w:pPr>
            <w:r w:rsidRPr="00C2290D">
              <w:rPr>
                <w:rFonts w:cs="Arial"/>
                <w:b/>
                <w:bCs/>
                <w:color w:val="000000"/>
                <w:sz w:val="18"/>
                <w:szCs w:val="20"/>
                <w:lang w:val="en-US"/>
              </w:rPr>
              <w:fldChar w:fldCharType="begin" w:fldLock="1"/>
            </w:r>
            <w:r w:rsidRPr="00C2290D">
              <w:rPr>
                <w:rFonts w:cs="Arial"/>
                <w:b/>
                <w:bCs/>
                <w:color w:val="000000"/>
                <w:sz w:val="18"/>
                <w:szCs w:val="20"/>
                <w:lang w:val="en-US"/>
              </w:rPr>
              <w:instrText>ADDIN CSL_CITATION { "citationItems" : [ { "id" : "ITEM-1", "itemData" : { "ISSN" : "0017-8012", "abstract" : "Most businesses rely on traditional capital-budgeting tools when making strategic decisions such as investing in an innovative technology or entering a new market. These tools assume that decisio...", "author" : [ { "dropping-particle" : "", "family" : "Courtney", "given" : "H.", "non-dropping-particle" : "", "parse-names" : false, "suffix" : "" }, { "dropping-particle" : "", "family" : "Lovallo", "given" : "D.", "non-dropping-particle" : "", "parse-names" : false, "suffix" : "" }, { "dropping-particle" : "", "family" : "Clarke", "given" : "C", "non-dropping-particle" : "", "parse-names" : false, "suffix" : "" } ], "container-title" : "Harvard Business Review", "id" : "ITEM-1", "issue" : "November", "issued" : { "date-parts" : [ [ "2013" ] ] }, "page" : "1-10", "title" : "Deciding How To Decide", "type" : "article-journal" }, "uris" : [ "http://www.mendeley.com/documents/?uuid=1f5de6ec-e5e0-4fa0-af78-fcd71754d5ed" ] } ], "mendeley" : { "formattedCitation" : "(COURTNEY; LOVALLO; CLARKE, 2013)", "plainTextFormattedCitation" : "(COURTNEY; LOVALLO; CLARKE, 2013)", "previouslyFormattedCitation" : "(COURTNEY; LOVALLO; CLARKE, 2013)" }, "properties" : { "noteIndex" : 0 }, "schema" : "https://github.com/citation-style-language/schema/raw/master/csl-citation.json" }</w:instrText>
            </w:r>
            <w:r w:rsidRPr="00C2290D">
              <w:rPr>
                <w:rFonts w:cs="Arial"/>
                <w:b/>
                <w:bCs/>
                <w:color w:val="000000"/>
                <w:sz w:val="18"/>
                <w:szCs w:val="20"/>
                <w:lang w:val="en-US"/>
              </w:rPr>
              <w:fldChar w:fldCharType="separate"/>
            </w:r>
            <w:r w:rsidRPr="00C2290D">
              <w:rPr>
                <w:rFonts w:cs="Arial"/>
                <w:b/>
                <w:bCs/>
                <w:noProof/>
                <w:color w:val="000000"/>
                <w:sz w:val="18"/>
                <w:szCs w:val="20"/>
                <w:lang w:val="en-US"/>
              </w:rPr>
              <w:t>(COURTNEY; LOVALLO; CLARKE, 2013)</w:t>
            </w:r>
            <w:r w:rsidRPr="00C2290D">
              <w:rPr>
                <w:rFonts w:cs="Arial"/>
                <w:b/>
                <w:bCs/>
                <w:color w:val="000000"/>
                <w:sz w:val="18"/>
                <w:szCs w:val="20"/>
                <w:lang w:val="en-US"/>
              </w:rPr>
              <w:fldChar w:fldCharType="end"/>
            </w:r>
          </w:p>
        </w:tc>
        <w:tc>
          <w:tcPr>
            <w:tcW w:w="10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979D58D" w14:textId="77777777" w:rsidR="00350A80" w:rsidRPr="0017535D" w:rsidRDefault="00350A80" w:rsidP="00350A80">
            <w:pPr>
              <w:autoSpaceDE/>
              <w:autoSpaceDN/>
              <w:adjustRightInd/>
              <w:spacing w:line="240" w:lineRule="auto"/>
              <w:ind w:firstLine="0"/>
              <w:jc w:val="left"/>
              <w:rPr>
                <w:rFonts w:cs="Arial"/>
                <w:b/>
                <w:bCs/>
                <w:color w:val="000000"/>
                <w:sz w:val="18"/>
                <w:szCs w:val="20"/>
                <w:lang w:val="en-US"/>
              </w:rPr>
            </w:pPr>
            <w:r w:rsidRPr="0017535D">
              <w:rPr>
                <w:rFonts w:cs="Arial"/>
                <w:b/>
                <w:bCs/>
                <w:color w:val="000000"/>
                <w:sz w:val="18"/>
                <w:szCs w:val="20"/>
                <w:lang w:val="en-US"/>
              </w:rPr>
              <w:fldChar w:fldCharType="begin" w:fldLock="1"/>
            </w:r>
            <w:r>
              <w:rPr>
                <w:rFonts w:cs="Arial"/>
                <w:b/>
                <w:bCs/>
                <w:color w:val="000000"/>
                <w:sz w:val="18"/>
                <w:szCs w:val="20"/>
                <w:lang w:val="en-US"/>
              </w:rPr>
              <w:instrText>ADDIN CSL_CITATION { "citationItems" : [ { "id" : "ITEM-1", "itemData" : { "DOI" : "10.1057/jors.2011.2", "ISBN" : "0160-5682\\r1476-9360", "ISSN" : "0160-5682", "abstract" : "This paper reports the results of an online survey conducted with practitioner members of the UK Operational Research (OR) Society. The purpose of the survey was to explore the current practice of supporting the strategy process in terms of activities supported and tools used. The results of the survey are compared to those of previous surveys to explore developments in, inter alia, the use of management/strategy tools and \u2018soft\u2019 Operational Research/Management Science (OR/MS) tools. The survey results demonstrate that OR practitioners actively support the strategy process within their organisations. While a wide variety of tools, drawn from the OR/MS and management/strategy fields, are used to support the strategy process within organisations, the findings suggest that soft OR/MS tools are not regularly used. The findings also demonstrate that tools are combined to support the strategy process from both within and across the OR/MS and management/strategy fields. The paper ends by identifying a number of areas for further research.", "author" : [ { "dropping-particle" : "", "family" : "O'Brien", "given" : "F.", "non-dropping-particle" : "", "parse-names" : false, "suffix" : "" } ], "container-title" : "Journal of the Operational Research Society", "id" : "ITEM-1", "issue" : "5", "issued" : { "date-parts" : [ [ "2011" ] ] }, "page" : "900-920", "title" : "Supporting the strategy process: a survey of UK OR/MS practitioners", "type" : "article-journal", "volume" : "62" }, "uris" : [ "http://www.mendeley.com/documents/?uuid=9ceb8116-91e1-46dc-9f0b-29e7784e86bc" ] } ], "mendeley" : { "formattedCitation" : "(O\u2019BRIEN, 2011)", "plainTextFormattedCitation" : "(O\u2019BRIEN, 2011)", "previouslyFormattedCitation" : "(O\u2019BRIEN, 2011)" }, "properties" : { "noteIndex" : 0 }, "schema" : "https://github.com/citation-style-language/schema/raw/master/csl-citation.json" }</w:instrText>
            </w:r>
            <w:r w:rsidRPr="0017535D">
              <w:rPr>
                <w:rFonts w:cs="Arial"/>
                <w:b/>
                <w:bCs/>
                <w:color w:val="000000"/>
                <w:sz w:val="18"/>
                <w:szCs w:val="20"/>
                <w:lang w:val="en-US"/>
              </w:rPr>
              <w:fldChar w:fldCharType="separate"/>
            </w:r>
            <w:r w:rsidRPr="0017535D">
              <w:rPr>
                <w:rFonts w:cs="Arial"/>
                <w:b/>
                <w:bCs/>
                <w:noProof/>
                <w:color w:val="000000"/>
                <w:sz w:val="18"/>
                <w:szCs w:val="20"/>
                <w:lang w:val="en-US"/>
              </w:rPr>
              <w:t>(O’BRIEN, 2011)</w:t>
            </w:r>
            <w:r w:rsidRPr="0017535D">
              <w:rPr>
                <w:rFonts w:cs="Arial"/>
                <w:b/>
                <w:bCs/>
                <w:color w:val="000000"/>
                <w:sz w:val="18"/>
                <w:szCs w:val="20"/>
                <w:lang w:val="en-US"/>
              </w:rPr>
              <w:fldChar w:fldCharType="end"/>
            </w:r>
          </w:p>
        </w:tc>
      </w:tr>
      <w:tr w:rsidR="00350A80" w:rsidRPr="00263686" w14:paraId="0464CD42" w14:textId="77777777" w:rsidTr="00350A80">
        <w:trPr>
          <w:trHeight w:val="255"/>
          <w:tblHeader/>
        </w:trPr>
        <w:tc>
          <w:tcPr>
            <w:tcW w:w="1802" w:type="dxa"/>
            <w:tcBorders>
              <w:top w:val="nil"/>
              <w:left w:val="single" w:sz="4" w:space="0" w:color="auto"/>
              <w:bottom w:val="single" w:sz="4" w:space="0" w:color="auto"/>
              <w:right w:val="single" w:sz="4" w:space="0" w:color="auto"/>
            </w:tcBorders>
            <w:shd w:val="clear" w:color="auto" w:fill="D9D9D9" w:themeFill="background1" w:themeFillShade="D9"/>
            <w:vAlign w:val="center"/>
          </w:tcPr>
          <w:p w14:paraId="7CBB6433" w14:textId="77777777" w:rsidR="00350A80" w:rsidRPr="0017535D" w:rsidRDefault="00350A80" w:rsidP="00350A80">
            <w:pPr>
              <w:autoSpaceDE/>
              <w:autoSpaceDN/>
              <w:adjustRightInd/>
              <w:spacing w:line="240" w:lineRule="auto"/>
              <w:ind w:firstLine="0"/>
              <w:jc w:val="left"/>
              <w:rPr>
                <w:rFonts w:cs="Arial"/>
                <w:b/>
                <w:bCs/>
                <w:color w:val="000000"/>
                <w:sz w:val="20"/>
                <w:szCs w:val="20"/>
              </w:rPr>
            </w:pPr>
            <w:r>
              <w:rPr>
                <w:rFonts w:cs="Arial"/>
                <w:b/>
                <w:bCs/>
                <w:color w:val="000000"/>
                <w:sz w:val="20"/>
                <w:szCs w:val="20"/>
              </w:rPr>
              <w:t>Contexto</w:t>
            </w:r>
          </w:p>
        </w:tc>
        <w:tc>
          <w:tcPr>
            <w:tcW w:w="1192" w:type="dxa"/>
            <w:tcBorders>
              <w:top w:val="nil"/>
              <w:left w:val="nil"/>
              <w:bottom w:val="single" w:sz="4" w:space="0" w:color="auto"/>
              <w:right w:val="single" w:sz="4" w:space="0" w:color="auto"/>
            </w:tcBorders>
            <w:shd w:val="clear" w:color="auto" w:fill="D9D9D9" w:themeFill="background1" w:themeFillShade="D9"/>
            <w:vAlign w:val="center"/>
          </w:tcPr>
          <w:p w14:paraId="3BFFFF19" w14:textId="77777777" w:rsidR="00350A80" w:rsidRPr="0024281B" w:rsidRDefault="00350A80" w:rsidP="00350A80">
            <w:pPr>
              <w:autoSpaceDE/>
              <w:autoSpaceDN/>
              <w:adjustRightInd/>
              <w:spacing w:line="240" w:lineRule="auto"/>
              <w:ind w:firstLine="0"/>
              <w:jc w:val="center"/>
              <w:rPr>
                <w:rFonts w:cs="Arial"/>
                <w:color w:val="000000"/>
                <w:sz w:val="16"/>
                <w:szCs w:val="20"/>
              </w:rPr>
            </w:pPr>
            <w:proofErr w:type="spellStart"/>
            <w:r w:rsidRPr="0024281B">
              <w:rPr>
                <w:rFonts w:cs="Arial"/>
                <w:color w:val="000000"/>
                <w:sz w:val="16"/>
                <w:szCs w:val="20"/>
              </w:rPr>
              <w:t>Long</w:t>
            </w:r>
            <w:proofErr w:type="spellEnd"/>
            <w:r w:rsidRPr="0024281B">
              <w:rPr>
                <w:rFonts w:cs="Arial"/>
                <w:color w:val="000000"/>
                <w:sz w:val="16"/>
                <w:szCs w:val="20"/>
              </w:rPr>
              <w:t xml:space="preserve"> </w:t>
            </w:r>
            <w:proofErr w:type="spellStart"/>
            <w:r w:rsidRPr="0024281B">
              <w:rPr>
                <w:rFonts w:cs="Arial"/>
                <w:color w:val="000000"/>
                <w:sz w:val="16"/>
                <w:szCs w:val="20"/>
              </w:rPr>
              <w:t>Term</w:t>
            </w:r>
            <w:proofErr w:type="spellEnd"/>
            <w:r w:rsidRPr="0024281B">
              <w:rPr>
                <w:rFonts w:cs="Arial"/>
                <w:color w:val="000000"/>
                <w:sz w:val="16"/>
                <w:szCs w:val="20"/>
              </w:rPr>
              <w:t xml:space="preserve"> </w:t>
            </w:r>
            <w:proofErr w:type="spellStart"/>
            <w:r w:rsidRPr="0024281B">
              <w:rPr>
                <w:rFonts w:cs="Arial"/>
                <w:color w:val="000000"/>
                <w:sz w:val="16"/>
                <w:szCs w:val="20"/>
              </w:rPr>
              <w:t>Policy</w:t>
            </w:r>
            <w:proofErr w:type="spellEnd"/>
            <w:r w:rsidRPr="0024281B">
              <w:rPr>
                <w:rFonts w:cs="Arial"/>
                <w:color w:val="000000"/>
                <w:sz w:val="16"/>
                <w:szCs w:val="20"/>
              </w:rPr>
              <w:t xml:space="preserve"> </w:t>
            </w:r>
            <w:proofErr w:type="spellStart"/>
            <w:r w:rsidRPr="0024281B">
              <w:rPr>
                <w:rFonts w:cs="Arial"/>
                <w:color w:val="000000"/>
                <w:sz w:val="16"/>
                <w:szCs w:val="20"/>
              </w:rPr>
              <w:t>Analysis</w:t>
            </w:r>
            <w:proofErr w:type="spellEnd"/>
          </w:p>
        </w:tc>
        <w:tc>
          <w:tcPr>
            <w:tcW w:w="1127" w:type="dxa"/>
            <w:tcBorders>
              <w:top w:val="nil"/>
              <w:left w:val="nil"/>
              <w:bottom w:val="single" w:sz="4" w:space="0" w:color="auto"/>
              <w:right w:val="single" w:sz="4" w:space="0" w:color="auto"/>
            </w:tcBorders>
            <w:shd w:val="clear" w:color="auto" w:fill="D9D9D9" w:themeFill="background1" w:themeFillShade="D9"/>
            <w:vAlign w:val="center"/>
          </w:tcPr>
          <w:p w14:paraId="66EA449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44570F68" w14:textId="77777777" w:rsidR="00350A80" w:rsidRPr="0024281B" w:rsidRDefault="00350A80" w:rsidP="00350A80">
            <w:pPr>
              <w:spacing w:line="240" w:lineRule="auto"/>
              <w:ind w:firstLine="0"/>
              <w:rPr>
                <w:rFonts w:cs="Arial"/>
                <w:color w:val="000000"/>
                <w:sz w:val="16"/>
                <w:szCs w:val="20"/>
              </w:rPr>
            </w:pPr>
            <w:proofErr w:type="spellStart"/>
            <w:r w:rsidRPr="0024281B">
              <w:rPr>
                <w:rFonts w:cs="Arial"/>
                <w:color w:val="000000"/>
                <w:sz w:val="16"/>
                <w:szCs w:val="20"/>
              </w:rPr>
              <w:t>Climate</w:t>
            </w:r>
            <w:proofErr w:type="spellEnd"/>
            <w:r w:rsidRPr="0024281B">
              <w:rPr>
                <w:rFonts w:cs="Arial"/>
                <w:color w:val="000000"/>
                <w:sz w:val="16"/>
                <w:szCs w:val="20"/>
              </w:rPr>
              <w:t xml:space="preserve"> Policies </w:t>
            </w:r>
            <w:proofErr w:type="spellStart"/>
            <w:r w:rsidRPr="0024281B">
              <w:rPr>
                <w:rFonts w:cs="Arial"/>
                <w:color w:val="000000"/>
                <w:sz w:val="16"/>
                <w:szCs w:val="20"/>
              </w:rPr>
              <w:t>Under</w:t>
            </w:r>
            <w:proofErr w:type="spellEnd"/>
            <w:r w:rsidRPr="0024281B">
              <w:rPr>
                <w:rFonts w:cs="Arial"/>
                <w:color w:val="000000"/>
                <w:sz w:val="16"/>
                <w:szCs w:val="20"/>
              </w:rPr>
              <w:t xml:space="preserve"> </w:t>
            </w:r>
            <w:proofErr w:type="spellStart"/>
            <w:r w:rsidRPr="0024281B">
              <w:rPr>
                <w:rFonts w:cs="Arial"/>
                <w:color w:val="000000"/>
                <w:sz w:val="16"/>
                <w:szCs w:val="20"/>
              </w:rPr>
              <w:t>Uncertainty</w:t>
            </w:r>
            <w:proofErr w:type="spellEnd"/>
          </w:p>
        </w:tc>
        <w:tc>
          <w:tcPr>
            <w:tcW w:w="1410" w:type="dxa"/>
            <w:tcBorders>
              <w:top w:val="nil"/>
              <w:left w:val="nil"/>
              <w:bottom w:val="single" w:sz="4" w:space="0" w:color="auto"/>
              <w:right w:val="single" w:sz="4" w:space="0" w:color="auto"/>
            </w:tcBorders>
            <w:shd w:val="clear" w:color="auto" w:fill="D9D9D9" w:themeFill="background1" w:themeFillShade="D9"/>
            <w:vAlign w:val="center"/>
          </w:tcPr>
          <w:p w14:paraId="5AF6D07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Investment Decision Making Under Climate Uncertainty</w:t>
            </w:r>
          </w:p>
        </w:tc>
        <w:tc>
          <w:tcPr>
            <w:tcW w:w="1181" w:type="dxa"/>
            <w:tcBorders>
              <w:top w:val="nil"/>
              <w:left w:val="nil"/>
              <w:bottom w:val="single" w:sz="4" w:space="0" w:color="auto"/>
              <w:right w:val="single" w:sz="4" w:space="0" w:color="auto"/>
            </w:tcBorders>
            <w:shd w:val="clear" w:color="auto" w:fill="D9D9D9" w:themeFill="background1" w:themeFillShade="D9"/>
            <w:vAlign w:val="center"/>
          </w:tcPr>
          <w:p w14:paraId="49A91EBB" w14:textId="77777777" w:rsidR="00350A80" w:rsidRPr="0024281B" w:rsidRDefault="00350A80" w:rsidP="00350A80">
            <w:pPr>
              <w:spacing w:line="240" w:lineRule="auto"/>
              <w:ind w:firstLine="0"/>
              <w:rPr>
                <w:rFonts w:cs="Arial"/>
                <w:color w:val="000000"/>
                <w:sz w:val="16"/>
                <w:szCs w:val="20"/>
              </w:rPr>
            </w:pPr>
            <w:proofErr w:type="spellStart"/>
            <w:r w:rsidRPr="0024281B">
              <w:rPr>
                <w:rFonts w:cs="Arial"/>
                <w:color w:val="000000"/>
                <w:sz w:val="16"/>
                <w:szCs w:val="20"/>
              </w:rPr>
              <w:t>Climate-Related</w:t>
            </w:r>
            <w:proofErr w:type="spellEnd"/>
            <w:r w:rsidRPr="0024281B">
              <w:rPr>
                <w:rFonts w:cs="Arial"/>
                <w:color w:val="000000"/>
                <w:sz w:val="16"/>
                <w:szCs w:val="20"/>
              </w:rPr>
              <w:t xml:space="preserve"> </w:t>
            </w:r>
            <w:proofErr w:type="spellStart"/>
            <w:r w:rsidRPr="0024281B">
              <w:rPr>
                <w:rFonts w:cs="Arial"/>
                <w:color w:val="000000"/>
                <w:sz w:val="16"/>
                <w:szCs w:val="20"/>
              </w:rPr>
              <w:t>Decisions</w:t>
            </w:r>
            <w:proofErr w:type="spellEnd"/>
          </w:p>
        </w:tc>
        <w:tc>
          <w:tcPr>
            <w:tcW w:w="1017" w:type="dxa"/>
            <w:tcBorders>
              <w:top w:val="nil"/>
              <w:left w:val="nil"/>
              <w:bottom w:val="single" w:sz="4" w:space="0" w:color="auto"/>
              <w:right w:val="single" w:sz="4" w:space="0" w:color="auto"/>
            </w:tcBorders>
            <w:shd w:val="clear" w:color="auto" w:fill="D9D9D9" w:themeFill="background1" w:themeFillShade="D9"/>
            <w:vAlign w:val="center"/>
          </w:tcPr>
          <w:p w14:paraId="780CC52C"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Decision Making Under Deep Uncertainty</w:t>
            </w:r>
          </w:p>
        </w:tc>
        <w:tc>
          <w:tcPr>
            <w:tcW w:w="1052" w:type="dxa"/>
            <w:tcBorders>
              <w:top w:val="nil"/>
              <w:left w:val="nil"/>
              <w:bottom w:val="single" w:sz="4" w:space="0" w:color="auto"/>
              <w:right w:val="single" w:sz="4" w:space="0" w:color="auto"/>
            </w:tcBorders>
            <w:shd w:val="clear" w:color="auto" w:fill="D9D9D9" w:themeFill="background1" w:themeFillShade="D9"/>
            <w:vAlign w:val="center"/>
          </w:tcPr>
          <w:p w14:paraId="1CF50FA3" w14:textId="77777777" w:rsidR="00350A80" w:rsidRPr="0024281B" w:rsidRDefault="00350A80" w:rsidP="00350A80">
            <w:pPr>
              <w:spacing w:line="240" w:lineRule="auto"/>
              <w:ind w:firstLine="0"/>
              <w:jc w:val="left"/>
              <w:rPr>
                <w:rFonts w:cs="Arial"/>
                <w:color w:val="000000"/>
                <w:sz w:val="16"/>
                <w:szCs w:val="20"/>
                <w:lang w:val="en-US"/>
              </w:rPr>
            </w:pPr>
            <w:r w:rsidRPr="0024281B">
              <w:rPr>
                <w:rFonts w:cs="Arial"/>
                <w:color w:val="000000"/>
                <w:sz w:val="16"/>
                <w:szCs w:val="20"/>
                <w:lang w:val="en-US"/>
              </w:rPr>
              <w:t>Water Systems Planning under Change</w:t>
            </w:r>
          </w:p>
        </w:tc>
        <w:tc>
          <w:tcPr>
            <w:tcW w:w="1267" w:type="dxa"/>
            <w:tcBorders>
              <w:top w:val="nil"/>
              <w:left w:val="nil"/>
              <w:bottom w:val="single" w:sz="4" w:space="0" w:color="auto"/>
              <w:right w:val="single" w:sz="4" w:space="0" w:color="auto"/>
            </w:tcBorders>
            <w:shd w:val="clear" w:color="auto" w:fill="D9D9D9" w:themeFill="background1" w:themeFillShade="D9"/>
            <w:vAlign w:val="center"/>
          </w:tcPr>
          <w:p w14:paraId="0065B45D" w14:textId="77777777" w:rsidR="00350A80" w:rsidRPr="0024281B" w:rsidRDefault="00350A80" w:rsidP="00350A80">
            <w:pPr>
              <w:spacing w:line="240" w:lineRule="auto"/>
              <w:ind w:firstLine="0"/>
              <w:rPr>
                <w:rFonts w:cs="Arial"/>
                <w:color w:val="000000"/>
                <w:sz w:val="16"/>
                <w:szCs w:val="20"/>
                <w:lang w:val="en-US"/>
              </w:rPr>
            </w:pPr>
            <w:r w:rsidRPr="0024281B">
              <w:rPr>
                <w:rFonts w:cs="Arial"/>
                <w:color w:val="000000"/>
                <w:sz w:val="16"/>
                <w:szCs w:val="20"/>
                <w:lang w:val="en-US"/>
              </w:rPr>
              <w:t xml:space="preserve">Complex </w:t>
            </w:r>
            <w:proofErr w:type="spellStart"/>
            <w:r w:rsidRPr="0024281B">
              <w:rPr>
                <w:rFonts w:cs="Arial"/>
                <w:color w:val="000000"/>
                <w:sz w:val="16"/>
                <w:szCs w:val="20"/>
                <w:lang w:val="en-US"/>
              </w:rPr>
              <w:t>Envinromental</w:t>
            </w:r>
            <w:proofErr w:type="spellEnd"/>
            <w:r w:rsidRPr="0024281B">
              <w:rPr>
                <w:rFonts w:cs="Arial"/>
                <w:color w:val="000000"/>
                <w:sz w:val="16"/>
                <w:szCs w:val="20"/>
                <w:lang w:val="en-US"/>
              </w:rPr>
              <w:t xml:space="preserve"> Systems Undergoing Change</w:t>
            </w:r>
          </w:p>
        </w:tc>
        <w:tc>
          <w:tcPr>
            <w:tcW w:w="1270" w:type="dxa"/>
            <w:tcBorders>
              <w:top w:val="nil"/>
              <w:left w:val="nil"/>
              <w:bottom w:val="single" w:sz="4" w:space="0" w:color="auto"/>
              <w:right w:val="single" w:sz="4" w:space="0" w:color="auto"/>
            </w:tcBorders>
            <w:shd w:val="clear" w:color="auto" w:fill="D9D9D9" w:themeFill="background1" w:themeFillShade="D9"/>
            <w:vAlign w:val="center"/>
          </w:tcPr>
          <w:p w14:paraId="58C50696"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 xml:space="preserve">Business </w:t>
            </w:r>
            <w:proofErr w:type="spellStart"/>
            <w:r w:rsidRPr="0024281B">
              <w:rPr>
                <w:rFonts w:cs="Arial"/>
                <w:color w:val="000000"/>
                <w:sz w:val="16"/>
                <w:szCs w:val="20"/>
              </w:rPr>
              <w:t>Strategy</w:t>
            </w:r>
            <w:proofErr w:type="spellEnd"/>
            <w:r w:rsidRPr="0024281B">
              <w:rPr>
                <w:rFonts w:cs="Arial"/>
                <w:color w:val="000000"/>
                <w:sz w:val="16"/>
                <w:szCs w:val="20"/>
              </w:rPr>
              <w:t xml:space="preserve"> </w:t>
            </w:r>
            <w:proofErr w:type="spellStart"/>
            <w:r w:rsidRPr="0024281B">
              <w:rPr>
                <w:rFonts w:cs="Arial"/>
                <w:color w:val="000000"/>
                <w:sz w:val="16"/>
                <w:szCs w:val="20"/>
              </w:rPr>
              <w:t>Under</w:t>
            </w:r>
            <w:proofErr w:type="spellEnd"/>
            <w:r w:rsidRPr="0024281B">
              <w:rPr>
                <w:rFonts w:cs="Arial"/>
                <w:color w:val="000000"/>
                <w:sz w:val="16"/>
                <w:szCs w:val="20"/>
              </w:rPr>
              <w:t xml:space="preserve"> </w:t>
            </w:r>
            <w:proofErr w:type="spellStart"/>
            <w:r w:rsidRPr="0024281B">
              <w:rPr>
                <w:rFonts w:cs="Arial"/>
                <w:color w:val="000000"/>
                <w:sz w:val="16"/>
                <w:szCs w:val="20"/>
              </w:rPr>
              <w:t>Uncertainty</w:t>
            </w:r>
            <w:proofErr w:type="spellEnd"/>
          </w:p>
        </w:tc>
        <w:tc>
          <w:tcPr>
            <w:tcW w:w="1260" w:type="dxa"/>
            <w:tcBorders>
              <w:top w:val="nil"/>
              <w:left w:val="nil"/>
              <w:bottom w:val="single" w:sz="4" w:space="0" w:color="auto"/>
              <w:right w:val="single" w:sz="4" w:space="0" w:color="auto"/>
            </w:tcBorders>
            <w:shd w:val="clear" w:color="auto" w:fill="D9D9D9" w:themeFill="background1" w:themeFillShade="D9"/>
            <w:vAlign w:val="center"/>
          </w:tcPr>
          <w:p w14:paraId="199A882E" w14:textId="77777777" w:rsidR="00350A80" w:rsidRPr="0024281B" w:rsidRDefault="00350A80" w:rsidP="00350A80">
            <w:pPr>
              <w:spacing w:line="240" w:lineRule="auto"/>
              <w:ind w:firstLine="0"/>
              <w:rPr>
                <w:rFonts w:cs="Arial"/>
                <w:color w:val="000000"/>
                <w:sz w:val="16"/>
                <w:szCs w:val="20"/>
              </w:rPr>
            </w:pPr>
            <w:r w:rsidRPr="0024281B">
              <w:rPr>
                <w:rFonts w:cs="Arial"/>
                <w:color w:val="000000"/>
                <w:sz w:val="16"/>
                <w:szCs w:val="20"/>
              </w:rPr>
              <w:t xml:space="preserve">Business </w:t>
            </w:r>
            <w:proofErr w:type="spellStart"/>
            <w:r w:rsidRPr="0024281B">
              <w:rPr>
                <w:rFonts w:cs="Arial"/>
                <w:color w:val="000000"/>
                <w:sz w:val="16"/>
                <w:szCs w:val="20"/>
              </w:rPr>
              <w:t>Strategy</w:t>
            </w:r>
            <w:proofErr w:type="spellEnd"/>
            <w:r w:rsidRPr="0024281B">
              <w:rPr>
                <w:rFonts w:cs="Arial"/>
                <w:color w:val="000000"/>
                <w:sz w:val="16"/>
                <w:szCs w:val="20"/>
              </w:rPr>
              <w:t xml:space="preserve"> </w:t>
            </w:r>
            <w:proofErr w:type="spellStart"/>
            <w:r w:rsidRPr="0024281B">
              <w:rPr>
                <w:rFonts w:cs="Arial"/>
                <w:color w:val="000000"/>
                <w:sz w:val="16"/>
                <w:szCs w:val="20"/>
              </w:rPr>
              <w:t>Under</w:t>
            </w:r>
            <w:proofErr w:type="spellEnd"/>
            <w:r w:rsidRPr="0024281B">
              <w:rPr>
                <w:rFonts w:cs="Arial"/>
                <w:color w:val="000000"/>
                <w:sz w:val="16"/>
                <w:szCs w:val="20"/>
              </w:rPr>
              <w:t xml:space="preserve"> </w:t>
            </w:r>
            <w:proofErr w:type="spellStart"/>
            <w:r w:rsidRPr="0024281B">
              <w:rPr>
                <w:rFonts w:cs="Arial"/>
                <w:color w:val="000000"/>
                <w:sz w:val="16"/>
                <w:szCs w:val="20"/>
              </w:rPr>
              <w:t>Uncertainty</w:t>
            </w:r>
            <w:proofErr w:type="spellEnd"/>
          </w:p>
        </w:tc>
        <w:tc>
          <w:tcPr>
            <w:tcW w:w="1001" w:type="dxa"/>
            <w:tcBorders>
              <w:top w:val="nil"/>
              <w:left w:val="nil"/>
              <w:bottom w:val="single" w:sz="4" w:space="0" w:color="auto"/>
              <w:right w:val="single" w:sz="4" w:space="0" w:color="auto"/>
            </w:tcBorders>
            <w:shd w:val="clear" w:color="auto" w:fill="D9D9D9" w:themeFill="background1" w:themeFillShade="D9"/>
            <w:vAlign w:val="center"/>
          </w:tcPr>
          <w:p w14:paraId="58670CD9" w14:textId="77777777" w:rsidR="00350A80" w:rsidRPr="0024281B" w:rsidRDefault="00350A80" w:rsidP="00350A80">
            <w:pPr>
              <w:spacing w:line="240" w:lineRule="auto"/>
              <w:ind w:firstLine="0"/>
              <w:rPr>
                <w:rFonts w:cs="Arial"/>
                <w:color w:val="000000"/>
                <w:sz w:val="16"/>
                <w:szCs w:val="20"/>
              </w:rPr>
            </w:pPr>
            <w:proofErr w:type="spellStart"/>
            <w:r w:rsidRPr="0024281B">
              <w:rPr>
                <w:rFonts w:cs="Arial"/>
                <w:color w:val="000000"/>
                <w:sz w:val="16"/>
                <w:szCs w:val="20"/>
              </w:rPr>
              <w:t>Supporting</w:t>
            </w:r>
            <w:proofErr w:type="spellEnd"/>
            <w:r w:rsidRPr="0024281B">
              <w:rPr>
                <w:rFonts w:cs="Arial"/>
                <w:color w:val="000000"/>
                <w:sz w:val="16"/>
                <w:szCs w:val="20"/>
              </w:rPr>
              <w:t xml:space="preserve"> </w:t>
            </w:r>
            <w:proofErr w:type="spellStart"/>
            <w:r w:rsidRPr="0024281B">
              <w:rPr>
                <w:rFonts w:cs="Arial"/>
                <w:color w:val="000000"/>
                <w:sz w:val="16"/>
                <w:szCs w:val="20"/>
              </w:rPr>
              <w:t>the</w:t>
            </w:r>
            <w:proofErr w:type="spellEnd"/>
            <w:r w:rsidRPr="0024281B">
              <w:rPr>
                <w:rFonts w:cs="Arial"/>
                <w:color w:val="000000"/>
                <w:sz w:val="16"/>
                <w:szCs w:val="20"/>
              </w:rPr>
              <w:t xml:space="preserve"> </w:t>
            </w:r>
            <w:proofErr w:type="spellStart"/>
            <w:r w:rsidRPr="0024281B">
              <w:rPr>
                <w:rFonts w:cs="Arial"/>
                <w:color w:val="000000"/>
                <w:sz w:val="16"/>
                <w:szCs w:val="20"/>
              </w:rPr>
              <w:t>Strategy</w:t>
            </w:r>
            <w:proofErr w:type="spellEnd"/>
            <w:r w:rsidRPr="0024281B">
              <w:rPr>
                <w:rFonts w:cs="Arial"/>
                <w:color w:val="000000"/>
                <w:sz w:val="16"/>
                <w:szCs w:val="20"/>
              </w:rPr>
              <w:t xml:space="preserve"> Process**</w:t>
            </w:r>
          </w:p>
        </w:tc>
      </w:tr>
      <w:tr w:rsidR="00350A80" w:rsidRPr="00263686" w14:paraId="4C32F60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A230A1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 xml:space="preserve">Planejamento </w:t>
            </w:r>
            <w:proofErr w:type="spellStart"/>
            <w:r w:rsidRPr="00263686">
              <w:rPr>
                <w:rFonts w:cs="Arial"/>
                <w:color w:val="000000"/>
                <w:sz w:val="20"/>
                <w:szCs w:val="20"/>
                <w:lang w:val="en-US"/>
              </w:rPr>
              <w:t>por</w:t>
            </w:r>
            <w:proofErr w:type="spellEnd"/>
            <w:r w:rsidRPr="00263686">
              <w:rPr>
                <w:rFonts w:cs="Arial"/>
                <w:color w:val="000000"/>
                <w:sz w:val="20"/>
                <w:szCs w:val="20"/>
                <w:lang w:val="en-US"/>
              </w:rPr>
              <w:t xml:space="preserve"> </w:t>
            </w:r>
            <w:proofErr w:type="spellStart"/>
            <w:r w:rsidRPr="00263686">
              <w:rPr>
                <w:rFonts w:cs="Arial"/>
                <w:color w:val="000000"/>
                <w:sz w:val="20"/>
                <w:szCs w:val="20"/>
                <w:lang w:val="en-US"/>
              </w:rPr>
              <w:t>Cenários</w:t>
            </w:r>
            <w:proofErr w:type="spellEnd"/>
          </w:p>
        </w:tc>
        <w:tc>
          <w:tcPr>
            <w:tcW w:w="1192" w:type="dxa"/>
            <w:tcBorders>
              <w:top w:val="nil"/>
              <w:left w:val="nil"/>
              <w:bottom w:val="single" w:sz="4" w:space="0" w:color="auto"/>
              <w:right w:val="single" w:sz="4" w:space="0" w:color="auto"/>
            </w:tcBorders>
            <w:shd w:val="clear" w:color="auto" w:fill="auto"/>
            <w:vAlign w:val="center"/>
            <w:hideMark/>
          </w:tcPr>
          <w:p w14:paraId="1D46A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BACF3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4FC8C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7ABE7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8CB298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503D6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F3CBC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80E50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84507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2B431E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48FDD0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20BB3E1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A14C54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Delphi</w:t>
            </w:r>
          </w:p>
        </w:tc>
        <w:tc>
          <w:tcPr>
            <w:tcW w:w="1192" w:type="dxa"/>
            <w:tcBorders>
              <w:top w:val="nil"/>
              <w:left w:val="nil"/>
              <w:bottom w:val="single" w:sz="4" w:space="0" w:color="auto"/>
              <w:right w:val="single" w:sz="4" w:space="0" w:color="auto"/>
            </w:tcBorders>
            <w:shd w:val="clear" w:color="auto" w:fill="auto"/>
            <w:vAlign w:val="center"/>
            <w:hideMark/>
          </w:tcPr>
          <w:p w14:paraId="69E210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20A4114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136C99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DE1BE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864F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4E74F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8EF69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3BD0C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6A642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7347B2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09C21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D83EF98"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4A4AF7D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Foresight</w:t>
            </w:r>
          </w:p>
        </w:tc>
        <w:tc>
          <w:tcPr>
            <w:tcW w:w="1192" w:type="dxa"/>
            <w:tcBorders>
              <w:top w:val="nil"/>
              <w:left w:val="nil"/>
              <w:bottom w:val="single" w:sz="4" w:space="0" w:color="auto"/>
              <w:right w:val="single" w:sz="4" w:space="0" w:color="auto"/>
            </w:tcBorders>
            <w:shd w:val="clear" w:color="auto" w:fill="auto"/>
            <w:vAlign w:val="center"/>
            <w:hideMark/>
          </w:tcPr>
          <w:p w14:paraId="3912BF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F3689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A4B31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1AC06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3F8683A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674CC7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69D426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AC87FD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8DDDEA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2B3B4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326AB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617FEFF1"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98B800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Analysis</w:t>
            </w:r>
          </w:p>
        </w:tc>
        <w:tc>
          <w:tcPr>
            <w:tcW w:w="1192" w:type="dxa"/>
            <w:tcBorders>
              <w:top w:val="nil"/>
              <w:left w:val="nil"/>
              <w:bottom w:val="single" w:sz="4" w:space="0" w:color="auto"/>
              <w:right w:val="single" w:sz="4" w:space="0" w:color="auto"/>
            </w:tcBorders>
            <w:shd w:val="clear" w:color="auto" w:fill="auto"/>
            <w:vAlign w:val="center"/>
            <w:hideMark/>
          </w:tcPr>
          <w:p w14:paraId="47BC206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1734EE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64A158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C6B2F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DCD3BE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580A66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37D67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7CF209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C63B41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7FFC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ED59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8AC612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24E4E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proofErr w:type="spellStart"/>
            <w:r w:rsidRPr="00263686">
              <w:rPr>
                <w:rFonts w:cs="Arial"/>
                <w:color w:val="000000"/>
                <w:sz w:val="20"/>
                <w:szCs w:val="20"/>
                <w:lang w:val="en-US"/>
              </w:rPr>
              <w:t>Simulação</w:t>
            </w:r>
            <w:proofErr w:type="spellEnd"/>
            <w:r w:rsidRPr="00263686">
              <w:rPr>
                <w:rFonts w:cs="Arial"/>
                <w:color w:val="000000"/>
                <w:sz w:val="20"/>
                <w:szCs w:val="20"/>
                <w:lang w:val="en-US"/>
              </w:rPr>
              <w:t xml:space="preserve"> </w:t>
            </w:r>
            <w:proofErr w:type="spellStart"/>
            <w:r w:rsidRPr="00263686">
              <w:rPr>
                <w:rFonts w:cs="Arial"/>
                <w:color w:val="000000"/>
                <w:sz w:val="20"/>
                <w:szCs w:val="20"/>
                <w:lang w:val="en-US"/>
              </w:rPr>
              <w:t>Computacional</w:t>
            </w:r>
            <w:proofErr w:type="spellEnd"/>
          </w:p>
        </w:tc>
        <w:tc>
          <w:tcPr>
            <w:tcW w:w="1192" w:type="dxa"/>
            <w:tcBorders>
              <w:top w:val="nil"/>
              <w:left w:val="nil"/>
              <w:bottom w:val="single" w:sz="4" w:space="0" w:color="auto"/>
              <w:right w:val="single" w:sz="4" w:space="0" w:color="auto"/>
            </w:tcBorders>
            <w:shd w:val="clear" w:color="auto" w:fill="auto"/>
            <w:vAlign w:val="center"/>
            <w:hideMark/>
          </w:tcPr>
          <w:p w14:paraId="166EC2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auto" w:fill="auto"/>
            <w:vAlign w:val="center"/>
            <w:hideMark/>
          </w:tcPr>
          <w:p w14:paraId="321DB6A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F637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8B596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496D48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81C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D16C26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D2C31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37D534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9F18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c>
          <w:tcPr>
            <w:tcW w:w="1001" w:type="dxa"/>
            <w:tcBorders>
              <w:top w:val="nil"/>
              <w:left w:val="nil"/>
              <w:bottom w:val="single" w:sz="4" w:space="0" w:color="auto"/>
              <w:right w:val="single" w:sz="4" w:space="0" w:color="auto"/>
            </w:tcBorders>
            <w:shd w:val="clear" w:color="auto" w:fill="auto"/>
            <w:vAlign w:val="center"/>
            <w:hideMark/>
          </w:tcPr>
          <w:p w14:paraId="224D40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0C5E72C" w14:textId="77777777" w:rsidTr="00350A80">
        <w:trPr>
          <w:trHeight w:val="255"/>
        </w:trPr>
        <w:tc>
          <w:tcPr>
            <w:tcW w:w="1802" w:type="dxa"/>
            <w:tcBorders>
              <w:top w:val="nil"/>
              <w:left w:val="single" w:sz="4" w:space="0" w:color="auto"/>
              <w:bottom w:val="single" w:sz="4" w:space="0" w:color="auto"/>
              <w:right w:val="single" w:sz="4" w:space="0" w:color="auto"/>
            </w:tcBorders>
            <w:shd w:val="clear" w:color="000000" w:fill="F2F2F2"/>
            <w:vAlign w:val="bottom"/>
            <w:hideMark/>
          </w:tcPr>
          <w:p w14:paraId="58189FD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Robust Decision Making</w:t>
            </w:r>
          </w:p>
        </w:tc>
        <w:tc>
          <w:tcPr>
            <w:tcW w:w="1192" w:type="dxa"/>
            <w:tcBorders>
              <w:top w:val="nil"/>
              <w:left w:val="nil"/>
              <w:bottom w:val="single" w:sz="4" w:space="0" w:color="auto"/>
              <w:right w:val="single" w:sz="4" w:space="0" w:color="auto"/>
            </w:tcBorders>
            <w:shd w:val="clear" w:color="000000" w:fill="F2F2F2"/>
            <w:vAlign w:val="center"/>
            <w:hideMark/>
          </w:tcPr>
          <w:p w14:paraId="43B8C0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27" w:type="dxa"/>
            <w:tcBorders>
              <w:top w:val="nil"/>
              <w:left w:val="nil"/>
              <w:bottom w:val="single" w:sz="4" w:space="0" w:color="auto"/>
              <w:right w:val="single" w:sz="4" w:space="0" w:color="auto"/>
            </w:tcBorders>
            <w:shd w:val="clear" w:color="000000" w:fill="F2F2F2"/>
            <w:vAlign w:val="center"/>
            <w:hideMark/>
          </w:tcPr>
          <w:p w14:paraId="21B1DD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3F87D5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000000" w:fill="F2F2F2"/>
            <w:vAlign w:val="center"/>
            <w:hideMark/>
          </w:tcPr>
          <w:p w14:paraId="5909AC2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000000" w:fill="F2F2F2"/>
            <w:vAlign w:val="center"/>
            <w:hideMark/>
          </w:tcPr>
          <w:p w14:paraId="631E7D0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000000" w:fill="F2F2F2"/>
            <w:vAlign w:val="center"/>
            <w:hideMark/>
          </w:tcPr>
          <w:p w14:paraId="23B06BF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000000" w:fill="F2F2F2"/>
            <w:vAlign w:val="center"/>
            <w:hideMark/>
          </w:tcPr>
          <w:p w14:paraId="422A89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000000" w:fill="F2F2F2"/>
            <w:vAlign w:val="center"/>
            <w:hideMark/>
          </w:tcPr>
          <w:p w14:paraId="74DA37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000000" w:fill="F2F2F2"/>
            <w:vAlign w:val="center"/>
            <w:hideMark/>
          </w:tcPr>
          <w:p w14:paraId="72923A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000000" w:fill="F2F2F2"/>
            <w:vAlign w:val="center"/>
            <w:hideMark/>
          </w:tcPr>
          <w:p w14:paraId="6EDFBF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000000" w:fill="F2F2F2"/>
            <w:vAlign w:val="center"/>
            <w:hideMark/>
          </w:tcPr>
          <w:p w14:paraId="18BAC93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7BDBB8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342528F"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Risk Analysis</w:t>
            </w:r>
          </w:p>
        </w:tc>
        <w:tc>
          <w:tcPr>
            <w:tcW w:w="1192" w:type="dxa"/>
            <w:tcBorders>
              <w:top w:val="nil"/>
              <w:left w:val="nil"/>
              <w:bottom w:val="single" w:sz="4" w:space="0" w:color="auto"/>
              <w:right w:val="single" w:sz="4" w:space="0" w:color="auto"/>
            </w:tcBorders>
            <w:shd w:val="clear" w:color="auto" w:fill="auto"/>
            <w:vAlign w:val="center"/>
            <w:hideMark/>
          </w:tcPr>
          <w:p w14:paraId="32660E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0358A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17" w:type="dxa"/>
            <w:tcBorders>
              <w:top w:val="nil"/>
              <w:left w:val="nil"/>
              <w:bottom w:val="single" w:sz="4" w:space="0" w:color="auto"/>
              <w:right w:val="single" w:sz="4" w:space="0" w:color="auto"/>
            </w:tcBorders>
            <w:shd w:val="clear" w:color="auto" w:fill="auto"/>
            <w:vAlign w:val="center"/>
            <w:hideMark/>
          </w:tcPr>
          <w:p w14:paraId="710FF7F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CA7BA6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9A70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43736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EB0310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855D33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F95315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09918A5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F7572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DF8F76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4D011F8"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Info-Gap</w:t>
            </w:r>
          </w:p>
        </w:tc>
        <w:tc>
          <w:tcPr>
            <w:tcW w:w="1192" w:type="dxa"/>
            <w:tcBorders>
              <w:top w:val="nil"/>
              <w:left w:val="nil"/>
              <w:bottom w:val="single" w:sz="4" w:space="0" w:color="auto"/>
              <w:right w:val="single" w:sz="4" w:space="0" w:color="auto"/>
            </w:tcBorders>
            <w:shd w:val="clear" w:color="auto" w:fill="auto"/>
            <w:vAlign w:val="center"/>
            <w:hideMark/>
          </w:tcPr>
          <w:p w14:paraId="4D4E2E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B5936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896C5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410" w:type="dxa"/>
            <w:tcBorders>
              <w:top w:val="nil"/>
              <w:left w:val="nil"/>
              <w:bottom w:val="single" w:sz="4" w:space="0" w:color="auto"/>
              <w:right w:val="single" w:sz="4" w:space="0" w:color="auto"/>
            </w:tcBorders>
            <w:shd w:val="clear" w:color="auto" w:fill="auto"/>
            <w:vAlign w:val="center"/>
            <w:hideMark/>
          </w:tcPr>
          <w:p w14:paraId="0B15919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57EA7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6F2265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B63A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3EEA78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59E936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F89C5B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371C0A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5FD608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338D6E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w:t>
            </w:r>
          </w:p>
        </w:tc>
        <w:tc>
          <w:tcPr>
            <w:tcW w:w="1192" w:type="dxa"/>
            <w:tcBorders>
              <w:top w:val="nil"/>
              <w:left w:val="nil"/>
              <w:bottom w:val="single" w:sz="4" w:space="0" w:color="auto"/>
              <w:right w:val="single" w:sz="4" w:space="0" w:color="auto"/>
            </w:tcBorders>
            <w:shd w:val="clear" w:color="auto" w:fill="auto"/>
            <w:vAlign w:val="center"/>
            <w:hideMark/>
          </w:tcPr>
          <w:p w14:paraId="26985E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E5F59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AF38AD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2330D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D15084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AEAC4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1B857F7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B770C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11863E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2FBCF3E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E4AE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90425A5"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6C28E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Cost Benefit Analysis Under Uncertainty</w:t>
            </w:r>
          </w:p>
        </w:tc>
        <w:tc>
          <w:tcPr>
            <w:tcW w:w="1192" w:type="dxa"/>
            <w:tcBorders>
              <w:top w:val="nil"/>
              <w:left w:val="nil"/>
              <w:bottom w:val="single" w:sz="4" w:space="0" w:color="auto"/>
              <w:right w:val="single" w:sz="4" w:space="0" w:color="auto"/>
            </w:tcBorders>
            <w:shd w:val="clear" w:color="auto" w:fill="auto"/>
            <w:vAlign w:val="center"/>
            <w:hideMark/>
          </w:tcPr>
          <w:p w14:paraId="446AF3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617C1E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877CC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6DD2EC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7E593AE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0356DE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CC5595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00F0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31205A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14A2F0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5FA93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0242092E"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7F24D1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Real Options</w:t>
            </w:r>
          </w:p>
        </w:tc>
        <w:tc>
          <w:tcPr>
            <w:tcW w:w="1192" w:type="dxa"/>
            <w:tcBorders>
              <w:top w:val="nil"/>
              <w:left w:val="nil"/>
              <w:bottom w:val="single" w:sz="4" w:space="0" w:color="auto"/>
              <w:right w:val="single" w:sz="4" w:space="0" w:color="auto"/>
            </w:tcBorders>
            <w:shd w:val="clear" w:color="auto" w:fill="auto"/>
            <w:vAlign w:val="center"/>
            <w:hideMark/>
          </w:tcPr>
          <w:p w14:paraId="4275D7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3DDB8D5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ACA679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531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2673ECB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84D153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52" w:type="dxa"/>
            <w:tcBorders>
              <w:top w:val="nil"/>
              <w:left w:val="nil"/>
              <w:bottom w:val="single" w:sz="4" w:space="0" w:color="auto"/>
              <w:right w:val="single" w:sz="4" w:space="0" w:color="auto"/>
            </w:tcBorders>
            <w:shd w:val="clear" w:color="auto" w:fill="auto"/>
            <w:vAlign w:val="center"/>
            <w:hideMark/>
          </w:tcPr>
          <w:p w14:paraId="503334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78025B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A334A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B632A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04C12F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E9F461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A66E4C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Climate Informed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18629F0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A7C858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61B2A5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B33279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181" w:type="dxa"/>
            <w:tcBorders>
              <w:top w:val="nil"/>
              <w:left w:val="nil"/>
              <w:bottom w:val="single" w:sz="4" w:space="0" w:color="auto"/>
              <w:right w:val="single" w:sz="4" w:space="0" w:color="auto"/>
            </w:tcBorders>
            <w:shd w:val="clear" w:color="auto" w:fill="auto"/>
            <w:vAlign w:val="center"/>
            <w:hideMark/>
          </w:tcPr>
          <w:p w14:paraId="04828E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F97B7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A7397D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F9578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440E0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7F2451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450E64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178607DC"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5F5032A6"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Many Objective Robust Decision Making</w:t>
            </w:r>
          </w:p>
        </w:tc>
        <w:tc>
          <w:tcPr>
            <w:tcW w:w="1192" w:type="dxa"/>
            <w:tcBorders>
              <w:top w:val="nil"/>
              <w:left w:val="nil"/>
              <w:bottom w:val="single" w:sz="4" w:space="0" w:color="auto"/>
              <w:right w:val="single" w:sz="4" w:space="0" w:color="auto"/>
            </w:tcBorders>
            <w:shd w:val="clear" w:color="auto" w:fill="auto"/>
            <w:vAlign w:val="center"/>
            <w:hideMark/>
          </w:tcPr>
          <w:p w14:paraId="22B3EBC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B6963E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2B2F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D48D1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5236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9C69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98C3FD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4790C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70" w:type="dxa"/>
            <w:tcBorders>
              <w:top w:val="nil"/>
              <w:left w:val="nil"/>
              <w:bottom w:val="single" w:sz="4" w:space="0" w:color="auto"/>
              <w:right w:val="single" w:sz="4" w:space="0" w:color="auto"/>
            </w:tcBorders>
            <w:shd w:val="clear" w:color="auto" w:fill="auto"/>
            <w:vAlign w:val="center"/>
            <w:hideMark/>
          </w:tcPr>
          <w:p w14:paraId="52F349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A69EB6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2C78209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5553B06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BE84AB5"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Decision Scaling</w:t>
            </w:r>
          </w:p>
        </w:tc>
        <w:tc>
          <w:tcPr>
            <w:tcW w:w="1192" w:type="dxa"/>
            <w:tcBorders>
              <w:top w:val="nil"/>
              <w:left w:val="nil"/>
              <w:bottom w:val="single" w:sz="4" w:space="0" w:color="auto"/>
              <w:right w:val="single" w:sz="4" w:space="0" w:color="auto"/>
            </w:tcBorders>
            <w:shd w:val="clear" w:color="auto" w:fill="auto"/>
            <w:vAlign w:val="center"/>
            <w:hideMark/>
          </w:tcPr>
          <w:p w14:paraId="6986B5A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FF4A95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810E28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5ACFBF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EE0ECF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EF0B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EAA7C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6D6C050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6409961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5ED0B5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7DA1B3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EB7B4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6A23C14"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lastRenderedPageBreak/>
              <w:t>Robust Optimization</w:t>
            </w:r>
          </w:p>
        </w:tc>
        <w:tc>
          <w:tcPr>
            <w:tcW w:w="1192" w:type="dxa"/>
            <w:tcBorders>
              <w:top w:val="nil"/>
              <w:left w:val="nil"/>
              <w:bottom w:val="single" w:sz="4" w:space="0" w:color="auto"/>
              <w:right w:val="single" w:sz="4" w:space="0" w:color="auto"/>
            </w:tcBorders>
            <w:shd w:val="clear" w:color="auto" w:fill="auto"/>
            <w:vAlign w:val="center"/>
            <w:hideMark/>
          </w:tcPr>
          <w:p w14:paraId="18E77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4188F2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D384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3E4E7B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F9B52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34AEF5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717CAC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7" w:type="dxa"/>
            <w:tcBorders>
              <w:top w:val="nil"/>
              <w:left w:val="nil"/>
              <w:bottom w:val="single" w:sz="4" w:space="0" w:color="auto"/>
              <w:right w:val="single" w:sz="4" w:space="0" w:color="auto"/>
            </w:tcBorders>
            <w:shd w:val="clear" w:color="auto" w:fill="auto"/>
            <w:vAlign w:val="center"/>
            <w:hideMark/>
          </w:tcPr>
          <w:p w14:paraId="26CC0FD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7D87634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DF83D8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475E7B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5DB2BCB4"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891CDBB"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"Traditional Strategy Toolkit"</w:t>
            </w:r>
          </w:p>
        </w:tc>
        <w:tc>
          <w:tcPr>
            <w:tcW w:w="1192" w:type="dxa"/>
            <w:tcBorders>
              <w:top w:val="nil"/>
              <w:left w:val="nil"/>
              <w:bottom w:val="single" w:sz="4" w:space="0" w:color="auto"/>
              <w:right w:val="single" w:sz="4" w:space="0" w:color="auto"/>
            </w:tcBorders>
            <w:shd w:val="clear" w:color="auto" w:fill="auto"/>
            <w:vAlign w:val="center"/>
            <w:hideMark/>
          </w:tcPr>
          <w:p w14:paraId="4C8E5C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C88CEC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77705A8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C4E423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514F08F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018463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E4AC5A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358DAC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172A13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43ED5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398FD3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34C257AA"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CFE3D5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Game Theory</w:t>
            </w:r>
          </w:p>
        </w:tc>
        <w:tc>
          <w:tcPr>
            <w:tcW w:w="1192" w:type="dxa"/>
            <w:tcBorders>
              <w:top w:val="nil"/>
              <w:left w:val="nil"/>
              <w:bottom w:val="single" w:sz="4" w:space="0" w:color="auto"/>
              <w:right w:val="single" w:sz="4" w:space="0" w:color="auto"/>
            </w:tcBorders>
            <w:shd w:val="clear" w:color="auto" w:fill="auto"/>
            <w:vAlign w:val="center"/>
            <w:hideMark/>
          </w:tcPr>
          <w:p w14:paraId="3084781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500E93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F00E14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0FCEBD3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93D431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3A2F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3CFE73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9E65B7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54F8AF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1793226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29BF9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30B33870"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EA9F7BE"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Technology Forecasting</w:t>
            </w:r>
          </w:p>
        </w:tc>
        <w:tc>
          <w:tcPr>
            <w:tcW w:w="1192" w:type="dxa"/>
            <w:tcBorders>
              <w:top w:val="nil"/>
              <w:left w:val="nil"/>
              <w:bottom w:val="single" w:sz="4" w:space="0" w:color="auto"/>
              <w:right w:val="single" w:sz="4" w:space="0" w:color="auto"/>
            </w:tcBorders>
            <w:shd w:val="clear" w:color="auto" w:fill="auto"/>
            <w:vAlign w:val="center"/>
            <w:hideMark/>
          </w:tcPr>
          <w:p w14:paraId="7991FC7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708FC6F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6D0A1E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CE039B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112112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D297E9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BEACDF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9EB2A8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DCC768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7EC1D4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82C909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4531FD6F"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688DCC7"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System Dynamics Modeling</w:t>
            </w:r>
          </w:p>
        </w:tc>
        <w:tc>
          <w:tcPr>
            <w:tcW w:w="1192" w:type="dxa"/>
            <w:tcBorders>
              <w:top w:val="nil"/>
              <w:left w:val="nil"/>
              <w:bottom w:val="single" w:sz="4" w:space="0" w:color="auto"/>
              <w:right w:val="single" w:sz="4" w:space="0" w:color="auto"/>
            </w:tcBorders>
            <w:shd w:val="clear" w:color="auto" w:fill="auto"/>
            <w:vAlign w:val="center"/>
            <w:hideMark/>
          </w:tcPr>
          <w:p w14:paraId="2B8AB20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02DDB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8037B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67E72A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A535D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B28AA6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421E357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BF50B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2D3FE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39C9660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7E5CB2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5B69DC66"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29D458BA"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Agent-Based Modeling</w:t>
            </w:r>
          </w:p>
        </w:tc>
        <w:tc>
          <w:tcPr>
            <w:tcW w:w="1192" w:type="dxa"/>
            <w:tcBorders>
              <w:top w:val="nil"/>
              <w:left w:val="nil"/>
              <w:bottom w:val="single" w:sz="4" w:space="0" w:color="auto"/>
              <w:right w:val="single" w:sz="4" w:space="0" w:color="auto"/>
            </w:tcBorders>
            <w:shd w:val="clear" w:color="auto" w:fill="auto"/>
            <w:vAlign w:val="center"/>
            <w:hideMark/>
          </w:tcPr>
          <w:p w14:paraId="525CA3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6F553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C7E03C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196324B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0B8512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B206FB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766A4E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756D1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8AC13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4C6ECFE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522B1FA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r>
      <w:tr w:rsidR="00350A80" w:rsidRPr="00263686" w14:paraId="10C5846D"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7391EA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Latent-demand Research</w:t>
            </w:r>
          </w:p>
        </w:tc>
        <w:tc>
          <w:tcPr>
            <w:tcW w:w="1192" w:type="dxa"/>
            <w:tcBorders>
              <w:top w:val="nil"/>
              <w:left w:val="nil"/>
              <w:bottom w:val="single" w:sz="4" w:space="0" w:color="auto"/>
              <w:right w:val="single" w:sz="4" w:space="0" w:color="auto"/>
            </w:tcBorders>
            <w:shd w:val="clear" w:color="auto" w:fill="auto"/>
            <w:vAlign w:val="center"/>
            <w:hideMark/>
          </w:tcPr>
          <w:p w14:paraId="3558DD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D3E2CB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454638A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1F8462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1CA7CD5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6C7E2D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F92EB0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24FDC2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4CBD0E1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D19C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01" w:type="dxa"/>
            <w:tcBorders>
              <w:top w:val="nil"/>
              <w:left w:val="nil"/>
              <w:bottom w:val="single" w:sz="4" w:space="0" w:color="auto"/>
              <w:right w:val="single" w:sz="4" w:space="0" w:color="auto"/>
            </w:tcBorders>
            <w:shd w:val="clear" w:color="auto" w:fill="auto"/>
            <w:vAlign w:val="center"/>
            <w:hideMark/>
          </w:tcPr>
          <w:p w14:paraId="037A957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05ABFE73" w14:textId="77777777" w:rsidTr="00350A80">
        <w:trPr>
          <w:trHeight w:val="510"/>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475FCED"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Conventional Capital-Budgeting Tools</w:t>
            </w:r>
          </w:p>
        </w:tc>
        <w:tc>
          <w:tcPr>
            <w:tcW w:w="1192" w:type="dxa"/>
            <w:tcBorders>
              <w:top w:val="nil"/>
              <w:left w:val="nil"/>
              <w:bottom w:val="single" w:sz="4" w:space="0" w:color="auto"/>
              <w:right w:val="single" w:sz="4" w:space="0" w:color="auto"/>
            </w:tcBorders>
            <w:shd w:val="clear" w:color="auto" w:fill="auto"/>
            <w:vAlign w:val="center"/>
            <w:hideMark/>
          </w:tcPr>
          <w:p w14:paraId="3D74D3D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45EF740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42649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2418E17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698EADC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1ADAE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F17731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61A829C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B57960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A226E9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55FA7D7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69AB3DB2"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324D287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Monte Carlo Methods</w:t>
            </w:r>
          </w:p>
        </w:tc>
        <w:tc>
          <w:tcPr>
            <w:tcW w:w="1192" w:type="dxa"/>
            <w:tcBorders>
              <w:top w:val="nil"/>
              <w:left w:val="nil"/>
              <w:bottom w:val="single" w:sz="4" w:space="0" w:color="auto"/>
              <w:right w:val="single" w:sz="4" w:space="0" w:color="auto"/>
            </w:tcBorders>
            <w:shd w:val="clear" w:color="auto" w:fill="auto"/>
            <w:vAlign w:val="center"/>
            <w:hideMark/>
          </w:tcPr>
          <w:p w14:paraId="5515466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2C3A9E9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FE37B3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4FA13A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8D14D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108AB12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33BC190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52195A9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31B62BE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34BF01DA"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EB6E63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w:t>
            </w:r>
          </w:p>
        </w:tc>
      </w:tr>
      <w:tr w:rsidR="00350A80" w:rsidRPr="00263686" w14:paraId="1A27FB57"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696AD4D1"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Case-based Decision Analysis</w:t>
            </w:r>
          </w:p>
        </w:tc>
        <w:tc>
          <w:tcPr>
            <w:tcW w:w="1192" w:type="dxa"/>
            <w:tcBorders>
              <w:top w:val="nil"/>
              <w:left w:val="nil"/>
              <w:bottom w:val="single" w:sz="4" w:space="0" w:color="auto"/>
              <w:right w:val="single" w:sz="4" w:space="0" w:color="auto"/>
            </w:tcBorders>
            <w:shd w:val="clear" w:color="auto" w:fill="auto"/>
            <w:vAlign w:val="center"/>
            <w:hideMark/>
          </w:tcPr>
          <w:p w14:paraId="427339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596393B5"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5C267619"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A8D73C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F9F52D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E39C8C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59D7C5B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45C803D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2549636C"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260" w:type="dxa"/>
            <w:tcBorders>
              <w:top w:val="nil"/>
              <w:left w:val="nil"/>
              <w:bottom w:val="single" w:sz="4" w:space="0" w:color="auto"/>
              <w:right w:val="single" w:sz="4" w:space="0" w:color="auto"/>
            </w:tcBorders>
            <w:shd w:val="clear" w:color="auto" w:fill="auto"/>
            <w:vAlign w:val="center"/>
            <w:hideMark/>
          </w:tcPr>
          <w:p w14:paraId="0B77DEC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10AB640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20344BCC"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0AE1F9F2"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Prediction Markets</w:t>
            </w:r>
          </w:p>
        </w:tc>
        <w:tc>
          <w:tcPr>
            <w:tcW w:w="1192" w:type="dxa"/>
            <w:tcBorders>
              <w:top w:val="nil"/>
              <w:left w:val="nil"/>
              <w:bottom w:val="single" w:sz="4" w:space="0" w:color="auto"/>
              <w:right w:val="single" w:sz="4" w:space="0" w:color="auto"/>
            </w:tcBorders>
            <w:shd w:val="clear" w:color="auto" w:fill="auto"/>
            <w:vAlign w:val="center"/>
            <w:hideMark/>
          </w:tcPr>
          <w:p w14:paraId="1A3E7B6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6A0FF02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007C358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381E221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770F4A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09C0E5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1DDEC931"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06D92F6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54FB2FCB"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4365683F"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245D0923"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r w:rsidR="00350A80" w:rsidRPr="00263686" w14:paraId="3A0AA8A3" w14:textId="77777777" w:rsidTr="00350A80">
        <w:trPr>
          <w:trHeight w:val="255"/>
        </w:trPr>
        <w:tc>
          <w:tcPr>
            <w:tcW w:w="1802" w:type="dxa"/>
            <w:tcBorders>
              <w:top w:val="nil"/>
              <w:left w:val="single" w:sz="4" w:space="0" w:color="auto"/>
              <w:bottom w:val="single" w:sz="4" w:space="0" w:color="auto"/>
              <w:right w:val="single" w:sz="4" w:space="0" w:color="auto"/>
            </w:tcBorders>
            <w:shd w:val="clear" w:color="auto" w:fill="auto"/>
            <w:vAlign w:val="bottom"/>
            <w:hideMark/>
          </w:tcPr>
          <w:p w14:paraId="114CA0E9" w14:textId="77777777" w:rsidR="00350A80" w:rsidRPr="00263686" w:rsidRDefault="00350A80" w:rsidP="00350A80">
            <w:pPr>
              <w:autoSpaceDE/>
              <w:autoSpaceDN/>
              <w:adjustRightInd/>
              <w:spacing w:line="240" w:lineRule="auto"/>
              <w:ind w:firstLine="0"/>
              <w:jc w:val="left"/>
              <w:rPr>
                <w:rFonts w:cs="Arial"/>
                <w:color w:val="000000"/>
                <w:sz w:val="20"/>
                <w:szCs w:val="20"/>
                <w:lang w:val="en-US"/>
              </w:rPr>
            </w:pPr>
            <w:r w:rsidRPr="00263686">
              <w:rPr>
                <w:rFonts w:cs="Arial"/>
                <w:color w:val="000000"/>
                <w:sz w:val="20"/>
                <w:szCs w:val="20"/>
                <w:lang w:val="en-US"/>
              </w:rPr>
              <w:t>Incentivized Estimate Approaches</w:t>
            </w:r>
          </w:p>
        </w:tc>
        <w:tc>
          <w:tcPr>
            <w:tcW w:w="1192" w:type="dxa"/>
            <w:tcBorders>
              <w:top w:val="nil"/>
              <w:left w:val="nil"/>
              <w:bottom w:val="single" w:sz="4" w:space="0" w:color="auto"/>
              <w:right w:val="single" w:sz="4" w:space="0" w:color="auto"/>
            </w:tcBorders>
            <w:shd w:val="clear" w:color="auto" w:fill="auto"/>
            <w:vAlign w:val="center"/>
            <w:hideMark/>
          </w:tcPr>
          <w:p w14:paraId="43C5CF47"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27" w:type="dxa"/>
            <w:tcBorders>
              <w:top w:val="nil"/>
              <w:left w:val="nil"/>
              <w:bottom w:val="single" w:sz="4" w:space="0" w:color="auto"/>
              <w:right w:val="single" w:sz="4" w:space="0" w:color="auto"/>
            </w:tcBorders>
            <w:shd w:val="clear" w:color="auto" w:fill="auto"/>
            <w:vAlign w:val="center"/>
            <w:hideMark/>
          </w:tcPr>
          <w:p w14:paraId="16ADBF5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2916F2D"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410" w:type="dxa"/>
            <w:tcBorders>
              <w:top w:val="nil"/>
              <w:left w:val="nil"/>
              <w:bottom w:val="single" w:sz="4" w:space="0" w:color="auto"/>
              <w:right w:val="single" w:sz="4" w:space="0" w:color="auto"/>
            </w:tcBorders>
            <w:shd w:val="clear" w:color="auto" w:fill="auto"/>
            <w:vAlign w:val="center"/>
            <w:hideMark/>
          </w:tcPr>
          <w:p w14:paraId="4062E8A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181" w:type="dxa"/>
            <w:tcBorders>
              <w:top w:val="nil"/>
              <w:left w:val="nil"/>
              <w:bottom w:val="single" w:sz="4" w:space="0" w:color="auto"/>
              <w:right w:val="single" w:sz="4" w:space="0" w:color="auto"/>
            </w:tcBorders>
            <w:shd w:val="clear" w:color="auto" w:fill="auto"/>
            <w:vAlign w:val="center"/>
            <w:hideMark/>
          </w:tcPr>
          <w:p w14:paraId="2D83A682"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17" w:type="dxa"/>
            <w:tcBorders>
              <w:top w:val="nil"/>
              <w:left w:val="nil"/>
              <w:bottom w:val="single" w:sz="4" w:space="0" w:color="auto"/>
              <w:right w:val="single" w:sz="4" w:space="0" w:color="auto"/>
            </w:tcBorders>
            <w:shd w:val="clear" w:color="auto" w:fill="auto"/>
            <w:vAlign w:val="center"/>
            <w:hideMark/>
          </w:tcPr>
          <w:p w14:paraId="2E97954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052" w:type="dxa"/>
            <w:tcBorders>
              <w:top w:val="nil"/>
              <w:left w:val="nil"/>
              <w:bottom w:val="single" w:sz="4" w:space="0" w:color="auto"/>
              <w:right w:val="single" w:sz="4" w:space="0" w:color="auto"/>
            </w:tcBorders>
            <w:shd w:val="clear" w:color="auto" w:fill="auto"/>
            <w:vAlign w:val="center"/>
            <w:hideMark/>
          </w:tcPr>
          <w:p w14:paraId="0846ACA6"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7" w:type="dxa"/>
            <w:tcBorders>
              <w:top w:val="nil"/>
              <w:left w:val="nil"/>
              <w:bottom w:val="single" w:sz="4" w:space="0" w:color="auto"/>
              <w:right w:val="single" w:sz="4" w:space="0" w:color="auto"/>
            </w:tcBorders>
            <w:shd w:val="clear" w:color="auto" w:fill="auto"/>
            <w:vAlign w:val="center"/>
            <w:hideMark/>
          </w:tcPr>
          <w:p w14:paraId="1A5A0658"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70" w:type="dxa"/>
            <w:tcBorders>
              <w:top w:val="nil"/>
              <w:left w:val="nil"/>
              <w:bottom w:val="single" w:sz="4" w:space="0" w:color="auto"/>
              <w:right w:val="single" w:sz="4" w:space="0" w:color="auto"/>
            </w:tcBorders>
            <w:shd w:val="clear" w:color="auto" w:fill="auto"/>
            <w:vAlign w:val="center"/>
            <w:hideMark/>
          </w:tcPr>
          <w:p w14:paraId="0AB20DA0"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c>
          <w:tcPr>
            <w:tcW w:w="1260" w:type="dxa"/>
            <w:tcBorders>
              <w:top w:val="nil"/>
              <w:left w:val="nil"/>
              <w:bottom w:val="single" w:sz="4" w:space="0" w:color="auto"/>
              <w:right w:val="single" w:sz="4" w:space="0" w:color="auto"/>
            </w:tcBorders>
            <w:shd w:val="clear" w:color="auto" w:fill="auto"/>
            <w:vAlign w:val="center"/>
            <w:hideMark/>
          </w:tcPr>
          <w:p w14:paraId="6BC17AAE"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r w:rsidRPr="00263686">
              <w:rPr>
                <w:rFonts w:cs="Arial"/>
                <w:color w:val="000000"/>
                <w:sz w:val="20"/>
                <w:szCs w:val="20"/>
                <w:lang w:val="en-US"/>
              </w:rPr>
              <w:t>x</w:t>
            </w:r>
          </w:p>
        </w:tc>
        <w:tc>
          <w:tcPr>
            <w:tcW w:w="1001" w:type="dxa"/>
            <w:tcBorders>
              <w:top w:val="nil"/>
              <w:left w:val="nil"/>
              <w:bottom w:val="single" w:sz="4" w:space="0" w:color="auto"/>
              <w:right w:val="single" w:sz="4" w:space="0" w:color="auto"/>
            </w:tcBorders>
            <w:shd w:val="clear" w:color="auto" w:fill="auto"/>
            <w:vAlign w:val="center"/>
            <w:hideMark/>
          </w:tcPr>
          <w:p w14:paraId="788C50F4" w14:textId="77777777" w:rsidR="00350A80" w:rsidRPr="00263686" w:rsidRDefault="00350A80" w:rsidP="00350A80">
            <w:pPr>
              <w:autoSpaceDE/>
              <w:autoSpaceDN/>
              <w:adjustRightInd/>
              <w:spacing w:line="240" w:lineRule="auto"/>
              <w:ind w:firstLine="0"/>
              <w:jc w:val="center"/>
              <w:rPr>
                <w:rFonts w:cs="Arial"/>
                <w:color w:val="000000"/>
                <w:sz w:val="20"/>
                <w:szCs w:val="20"/>
                <w:lang w:val="en-US"/>
              </w:rPr>
            </w:pPr>
          </w:p>
        </w:tc>
      </w:tr>
    </w:tbl>
    <w:p w14:paraId="45F442C4" w14:textId="77777777" w:rsidR="007D594F" w:rsidRPr="007D594F" w:rsidRDefault="00350A80" w:rsidP="001D2EBF">
      <w:pPr>
        <w:ind w:firstLine="0"/>
        <w:jc w:val="center"/>
      </w:pPr>
      <w:r>
        <w:rPr>
          <w:lang w:val="en-US"/>
        </w:rPr>
        <w:t xml:space="preserve">Fonte: </w:t>
      </w:r>
      <w:proofErr w:type="spellStart"/>
      <w:r w:rsidR="001D2EBF">
        <w:rPr>
          <w:lang w:val="en-US"/>
        </w:rPr>
        <w:t>Elaborado</w:t>
      </w:r>
      <w:proofErr w:type="spellEnd"/>
      <w:r w:rsidR="001D2EBF">
        <w:rPr>
          <w:lang w:val="en-US"/>
        </w:rPr>
        <w:t xml:space="preserve"> </w:t>
      </w:r>
      <w:proofErr w:type="spellStart"/>
      <w:r w:rsidR="001D2EBF">
        <w:rPr>
          <w:lang w:val="en-US"/>
        </w:rPr>
        <w:t>pelo</w:t>
      </w:r>
      <w:proofErr w:type="spellEnd"/>
      <w:r w:rsidR="001D2EBF">
        <w:rPr>
          <w:lang w:val="en-US"/>
        </w:rPr>
        <w:t xml:space="preserve"> Auto</w:t>
      </w:r>
    </w:p>
    <w:sectPr w:rsidR="007D594F" w:rsidRPr="007D594F" w:rsidSect="001D2EBF">
      <w:footnotePr>
        <w:numRestart w:val="eachSect"/>
      </w:footnotePr>
      <w:pgSz w:w="16838" w:h="11906" w:orient="landscape" w:code="9"/>
      <w:pgMar w:top="1701" w:right="1701" w:bottom="1134" w:left="1134" w:header="1134"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aniel Lacerda" w:date="2017-05-03T22:34:00Z" w:initials="DL">
    <w:p w14:paraId="5D099A18" w14:textId="146BD586" w:rsidR="009E2FF1" w:rsidRDefault="009E2FF1">
      <w:pPr>
        <w:pStyle w:val="Textodecomentrio"/>
      </w:pPr>
      <w:r>
        <w:rPr>
          <w:rStyle w:val="Refdecomentrio"/>
        </w:rPr>
        <w:annotationRef/>
      </w:r>
      <w:r>
        <w:t>Pedro,</w:t>
      </w:r>
    </w:p>
    <w:p w14:paraId="07EB2B42" w14:textId="1FAC58E4" w:rsidR="009E2FF1" w:rsidRDefault="009E2FF1">
      <w:pPr>
        <w:pStyle w:val="Textodecomentrio"/>
      </w:pPr>
      <w:r>
        <w:t>Mudei na outra versão. Como não vi modificado agora fiquei preocupado. Estás ignorando minhas sugestões?</w:t>
      </w:r>
    </w:p>
  </w:comment>
  <w:comment w:id="11" w:author="Daniel Lacerda" w:date="2017-04-29T13:23:00Z" w:initials="DL">
    <w:p w14:paraId="3160D715" w14:textId="77777777" w:rsidR="009E2FF1" w:rsidRDefault="009E2FF1" w:rsidP="001215A3">
      <w:pPr>
        <w:pStyle w:val="Textodecomentrio"/>
      </w:pPr>
      <w:r>
        <w:rPr>
          <w:rStyle w:val="Refdecomentrio"/>
        </w:rPr>
        <w:annotationRef/>
      </w:r>
      <w:r>
        <w:t>Complementar com algumas referências adicionais e mais recentes. Como está suscita que estamos trazendo para 2017 uma discussão do século passado.</w:t>
      </w:r>
    </w:p>
  </w:comment>
  <w:comment w:id="12" w:author="Daniel Lacerda" w:date="2017-05-03T22:35:00Z" w:initials="DL">
    <w:p w14:paraId="55CFF8F1" w14:textId="4DDA29F3" w:rsidR="009E2FF1" w:rsidRDefault="009E2FF1">
      <w:pPr>
        <w:pStyle w:val="Textodecomentrio"/>
      </w:pPr>
      <w:r>
        <w:rPr>
          <w:rStyle w:val="Refdecomentrio"/>
        </w:rPr>
        <w:annotationRef/>
      </w:r>
      <w:r>
        <w:t>Pedro,</w:t>
      </w:r>
    </w:p>
    <w:p w14:paraId="45881FAD" w14:textId="2EB2AF75" w:rsidR="009E2FF1" w:rsidRDefault="009E2FF1">
      <w:pPr>
        <w:pStyle w:val="Textodecomentrio"/>
      </w:pPr>
      <w:r>
        <w:t>Sempre me manda o documento limpo, sem controle de alterações anteriores.</w:t>
      </w:r>
    </w:p>
  </w:comment>
  <w:comment w:id="13" w:author="Daniel Lacerda" w:date="2017-05-03T22:58:00Z" w:initials="DL">
    <w:p w14:paraId="4F03F14F" w14:textId="0DD4BBD3" w:rsidR="001574DB" w:rsidRDefault="001574DB">
      <w:pPr>
        <w:pStyle w:val="Textodecomentrio"/>
      </w:pPr>
      <w:r>
        <w:rPr>
          <w:rStyle w:val="Refdecomentrio"/>
        </w:rPr>
        <w:annotationRef/>
      </w:r>
      <w:r>
        <w:t>Pedro,</w:t>
      </w:r>
    </w:p>
    <w:p w14:paraId="353635AA" w14:textId="68B48C53" w:rsidR="001574DB" w:rsidRDefault="001574DB">
      <w:pPr>
        <w:pStyle w:val="Textodecomentrio"/>
      </w:pPr>
      <w:r>
        <w:t>Agora sim, temos o mínimo para qualificar!</w:t>
      </w:r>
    </w:p>
  </w:comment>
  <w:comment w:id="24" w:author="Daniel Lacerda" w:date="2017-04-29T12:48:00Z" w:initials="DL">
    <w:p w14:paraId="6B281AEA" w14:textId="77777777" w:rsidR="009E2FF1" w:rsidRDefault="009E2FF1" w:rsidP="001215A3">
      <w:pPr>
        <w:pStyle w:val="Textodecomentrio"/>
      </w:pPr>
      <w:r>
        <w:rPr>
          <w:rStyle w:val="Refdecomentrio"/>
        </w:rPr>
        <w:annotationRef/>
      </w:r>
      <w:r>
        <w:t>Fonte?</w:t>
      </w:r>
    </w:p>
  </w:comment>
  <w:comment w:id="25" w:author="Daniel Lacerda" w:date="2017-05-03T22:40:00Z" w:initials="DL">
    <w:p w14:paraId="48B70198" w14:textId="74165F53" w:rsidR="009E2FF1" w:rsidRDefault="009E2FF1">
      <w:pPr>
        <w:pStyle w:val="Textodecomentrio"/>
      </w:pPr>
      <w:r>
        <w:rPr>
          <w:rStyle w:val="Refdecomentrio"/>
        </w:rPr>
        <w:annotationRef/>
      </w:r>
      <w:r>
        <w:t>Fonte?</w:t>
      </w:r>
    </w:p>
  </w:comment>
  <w:comment w:id="27" w:author="Daniel Lacerda" w:date="2017-05-03T22:43:00Z" w:initials="DL">
    <w:p w14:paraId="720409BC" w14:textId="0ADA77B5" w:rsidR="009E2FF1" w:rsidRDefault="009E2FF1">
      <w:pPr>
        <w:pStyle w:val="Textodecomentrio"/>
      </w:pPr>
      <w:r>
        <w:rPr>
          <w:rStyle w:val="Refdecomentrio"/>
        </w:rPr>
        <w:annotationRef/>
      </w:r>
      <w:r>
        <w:t>Perfeito!</w:t>
      </w:r>
    </w:p>
  </w:comment>
  <w:comment w:id="43" w:author="Pedro Lima" w:date="2017-04-28T14:28:00Z" w:initials="PL">
    <w:p w14:paraId="4755613C" w14:textId="77777777" w:rsidR="009E2FF1" w:rsidRDefault="009E2FF1" w:rsidP="001215A3">
      <w:pPr>
        <w:pStyle w:val="Textodecomentrio"/>
      </w:pPr>
      <w:r>
        <w:rPr>
          <w:rStyle w:val="Refdecomentrio"/>
        </w:rPr>
        <w:annotationRef/>
      </w:r>
      <w:r>
        <w:t>Poderia colocar uma concessão aqui, possivelmente:</w:t>
      </w:r>
    </w:p>
    <w:p w14:paraId="31801EC1" w14:textId="77777777" w:rsidR="009E2FF1" w:rsidRDefault="009E2FF1" w:rsidP="001215A3">
      <w:pPr>
        <w:pStyle w:val="Textodecomentrio"/>
      </w:pPr>
    </w:p>
    <w:p w14:paraId="1B28916E" w14:textId="77777777" w:rsidR="009E2FF1" w:rsidRDefault="009E2FF1" w:rsidP="001215A3">
      <w:r>
        <w:t>Se previsões geram problemas para as decisões estratégicas, basear as decisões em tentativa e erro também não é uma alternativa adequada. Como indicado anteriormente, a irreversibilidade (ao menos parcial) dos custos de decisão estratégicas poderá ser impeditiva. Ou seja, a decisão estratégica pecará pela falta de uma visão de longo prazo.</w:t>
      </w:r>
    </w:p>
    <w:p w14:paraId="7E5FEF17" w14:textId="77777777" w:rsidR="009E2FF1" w:rsidRDefault="009E2FF1" w:rsidP="001215A3">
      <w:pPr>
        <w:pStyle w:val="Textodecomentrio"/>
      </w:pPr>
    </w:p>
  </w:comment>
  <w:comment w:id="44" w:author="Daniel Lacerda" w:date="2017-04-29T13:31:00Z" w:initials="DL">
    <w:p w14:paraId="41644628" w14:textId="77777777" w:rsidR="009E2FF1" w:rsidRDefault="009E2FF1" w:rsidP="001215A3">
      <w:pPr>
        <w:pStyle w:val="Textodecomentrio"/>
      </w:pPr>
      <w:r>
        <w:rPr>
          <w:rStyle w:val="Refdecomentrio"/>
        </w:rPr>
        <w:annotationRef/>
      </w:r>
      <w:r>
        <w:t>Ok. Podes colocar.</w:t>
      </w:r>
    </w:p>
  </w:comment>
  <w:comment w:id="49" w:author="Daniel Lacerda" w:date="2017-05-03T22:47:00Z" w:initials="DL">
    <w:p w14:paraId="4079D6F1" w14:textId="3B0EA89E" w:rsidR="009E7F5E" w:rsidRDefault="009E7F5E">
      <w:pPr>
        <w:pStyle w:val="Textodecomentrio"/>
      </w:pPr>
      <w:r>
        <w:rPr>
          <w:rStyle w:val="Refdecomentrio"/>
        </w:rPr>
        <w:annotationRef/>
      </w:r>
      <w:r>
        <w:t>Excelente!</w:t>
      </w:r>
    </w:p>
  </w:comment>
  <w:comment w:id="51" w:author="Daniel Lacerda" w:date="2017-04-29T13:32:00Z" w:initials="DL">
    <w:p w14:paraId="3EE44FA9" w14:textId="77777777" w:rsidR="009E2FF1" w:rsidRDefault="009E2FF1" w:rsidP="001215A3">
      <w:pPr>
        <w:pStyle w:val="Textodecomentrio"/>
      </w:pPr>
      <w:r>
        <w:rPr>
          <w:rStyle w:val="Refdecomentrio"/>
        </w:rPr>
        <w:annotationRef/>
      </w:r>
      <w:r>
        <w:t>Fonte diferente do texto. Particularmente, deixaria o ambiente interno e externo permeando (por trás) até o projeto. A palavra projeto me parece, para esse contexto, uma tradução ruim para a palavra Design. Colocaria a incerteza, permeando a seleção, com uma breve interseção com as duas anteriores.</w:t>
      </w:r>
    </w:p>
    <w:p w14:paraId="57D0EC25" w14:textId="77777777" w:rsidR="009E2FF1" w:rsidRDefault="009E2FF1" w:rsidP="001215A3">
      <w:pPr>
        <w:pStyle w:val="Textodecomentrio"/>
      </w:pPr>
    </w:p>
    <w:p w14:paraId="05003AE9" w14:textId="77777777" w:rsidR="009E2FF1" w:rsidRDefault="009E2FF1" w:rsidP="001215A3">
      <w:pPr>
        <w:pStyle w:val="Textodecomentrio"/>
      </w:pPr>
      <w:r>
        <w:t>Mas temos uma boa base de Desenho de Pesquisa.</w:t>
      </w:r>
    </w:p>
  </w:comment>
  <w:comment w:id="50" w:author="Pedro Lima" w:date="2017-05-03T14:02:00Z" w:initials="PL">
    <w:p w14:paraId="5DF340B8" w14:textId="30437596" w:rsidR="009E2FF1" w:rsidRDefault="009E2FF1">
      <w:pPr>
        <w:pStyle w:val="Textodecomentrio"/>
      </w:pPr>
      <w:r>
        <w:rPr>
          <w:rStyle w:val="Refdecomentrio"/>
        </w:rPr>
        <w:annotationRef/>
      </w:r>
      <w:r>
        <w:t>E assim?</w:t>
      </w:r>
    </w:p>
    <w:p w14:paraId="2702C23A" w14:textId="4ED2C13D" w:rsidR="009E2FF1" w:rsidRDefault="009E2FF1">
      <w:pPr>
        <w:pStyle w:val="Textodecomentrio"/>
      </w:pPr>
      <w:r>
        <w:t>Qualquer coisa continuamos tentando...</w:t>
      </w:r>
    </w:p>
  </w:comment>
  <w:comment w:id="54" w:author="Pedro Lima" w:date="2017-05-03T14:00:00Z" w:initials="PL">
    <w:p w14:paraId="178C1A15" w14:textId="59C07B1F" w:rsidR="009E2FF1" w:rsidRDefault="009E2FF1">
      <w:pPr>
        <w:pStyle w:val="Textodecomentrio"/>
      </w:pPr>
      <w:r>
        <w:rPr>
          <w:rStyle w:val="Refdecomentrio"/>
        </w:rPr>
        <w:annotationRef/>
      </w:r>
      <w:r>
        <w:t>Acho que isso não é verdade considerando o que conversamos sábado. Como definir o objetivo de uma instanciação? Só instanciar? Testar a utilidade? Avaliar a aplicabilidade? Provar a viabilidade? Testar a viabilidade? Avaliar a utilidade? Avaliar a viabilidade?</w:t>
      </w:r>
    </w:p>
    <w:p w14:paraId="4ED63328" w14:textId="3901AEC5" w:rsidR="009E2FF1" w:rsidRDefault="009E2FF1">
      <w:pPr>
        <w:pStyle w:val="Textodecomentrio"/>
      </w:pPr>
    </w:p>
    <w:p w14:paraId="1FAE9C18" w14:textId="5DB59B81" w:rsidR="009E2FF1" w:rsidRDefault="009E2FF1" w:rsidP="000B5E88">
      <w:pPr>
        <w:pStyle w:val="Textodecomentrio"/>
      </w:pPr>
      <w:r>
        <w:t xml:space="preserve">O Original era “avaliar as decisões </w:t>
      </w:r>
      <w:r>
        <w:t>estratégicas....”</w:t>
      </w:r>
    </w:p>
    <w:p w14:paraId="0EA4A8FD" w14:textId="77777777" w:rsidR="009E2FF1" w:rsidRDefault="009E2FF1" w:rsidP="000B5E88">
      <w:pPr>
        <w:pStyle w:val="Textodecomentrio"/>
        <w:ind w:firstLine="0"/>
      </w:pPr>
    </w:p>
  </w:comment>
  <w:comment w:id="55" w:author="Daniel Lacerda" w:date="2017-05-03T22:49:00Z" w:initials="DL">
    <w:p w14:paraId="7E0D426B" w14:textId="394A9584" w:rsidR="009E7F5E" w:rsidRDefault="009E7F5E">
      <w:pPr>
        <w:pStyle w:val="Textodecomentrio"/>
      </w:pPr>
      <w:r>
        <w:rPr>
          <w:rStyle w:val="Refdecomentrio"/>
        </w:rPr>
        <w:annotationRef/>
      </w:r>
      <w:r>
        <w:t>Tens razão Pedro! Talvez o mais adequado seja:</w:t>
      </w:r>
    </w:p>
    <w:p w14:paraId="7D56C736" w14:textId="2A4349DB" w:rsidR="009E7F5E" w:rsidRDefault="009E7F5E">
      <w:pPr>
        <w:pStyle w:val="Textodecomentrio"/>
      </w:pPr>
    </w:p>
    <w:p w14:paraId="727526BB" w14:textId="3F85DB65" w:rsidR="009E7F5E" w:rsidRDefault="009E7F5E">
      <w:pPr>
        <w:pStyle w:val="Textodecomentrio"/>
      </w:pPr>
      <w:r>
        <w:t>Analisar as contribuições da EMA e da RDM para a avaliação das decisões estratégicas em situações incerteza profunda.</w:t>
      </w:r>
    </w:p>
  </w:comment>
  <w:comment w:id="58" w:author="Pedro Lima" w:date="2017-05-03T16:53:00Z" w:initials="PL">
    <w:p w14:paraId="4C8AB2B1" w14:textId="71BF71FC" w:rsidR="009E2FF1" w:rsidRDefault="009E2FF1">
      <w:pPr>
        <w:pStyle w:val="Textodecomentrio"/>
      </w:pPr>
      <w:r>
        <w:rPr>
          <w:rStyle w:val="Refdecomentrio"/>
        </w:rPr>
        <w:annotationRef/>
      </w:r>
      <w:r>
        <w:t>Formulação pensando na Design Science. Se ficar muito exotérico eu volto com a formulação anterior.</w:t>
      </w:r>
    </w:p>
  </w:comment>
  <w:comment w:id="59" w:author="Daniel Lacerda" w:date="2017-05-03T22:52:00Z" w:initials="DL">
    <w:p w14:paraId="4E75F7DD" w14:textId="6326E306" w:rsidR="009E7F5E" w:rsidRDefault="009E7F5E">
      <w:pPr>
        <w:pStyle w:val="Textodecomentrio"/>
      </w:pPr>
      <w:r>
        <w:rPr>
          <w:rStyle w:val="Refdecomentrio"/>
        </w:rPr>
        <w:annotationRef/>
      </w:r>
      <w:r>
        <w:t>Mantém essa!</w:t>
      </w:r>
    </w:p>
  </w:comment>
  <w:comment w:id="60" w:author="Pedro Lima" w:date="2017-05-03T16:54:00Z" w:initials="PL">
    <w:p w14:paraId="456CF3C5" w14:textId="5A39F255" w:rsidR="009E2FF1" w:rsidRDefault="009E2FF1">
      <w:pPr>
        <w:pStyle w:val="Textodecomentrio"/>
      </w:pPr>
      <w:r>
        <w:rPr>
          <w:rStyle w:val="Refdecomentrio"/>
        </w:rPr>
        <w:annotationRef/>
      </w:r>
      <w:r>
        <w:t>Não sei como relacionar isso ao método, mas imagino que seja importante (afinal de contas é o que diferencia o meu trabalho das outras instanciações do RDM).</w:t>
      </w:r>
    </w:p>
    <w:p w14:paraId="36737914" w14:textId="41244ACC" w:rsidR="009E2FF1" w:rsidRDefault="009E2FF1">
      <w:pPr>
        <w:pStyle w:val="Textodecomentrio"/>
      </w:pPr>
    </w:p>
    <w:p w14:paraId="28565046" w14:textId="127924B4" w:rsidR="009E2FF1" w:rsidRDefault="009E2FF1">
      <w:pPr>
        <w:pStyle w:val="Textodecomentrio"/>
      </w:pPr>
      <w:r>
        <w:t xml:space="preserve">Como se </w:t>
      </w:r>
      <w:r>
        <w:t>descobre  “Heurísticas Contingenciais?”</w:t>
      </w:r>
    </w:p>
  </w:comment>
  <w:comment w:id="61" w:author="Daniel Lacerda" w:date="2017-05-03T22:52:00Z" w:initials="DL">
    <w:p w14:paraId="3D2D630A" w14:textId="7C2623F2" w:rsidR="009E7F5E" w:rsidRDefault="009E7F5E">
      <w:pPr>
        <w:pStyle w:val="Textodecomentrio"/>
      </w:pPr>
      <w:r>
        <w:rPr>
          <w:rStyle w:val="Refdecomentrio"/>
        </w:rPr>
        <w:annotationRef/>
      </w:r>
      <w:r>
        <w:t xml:space="preserve">Vamos descobrir! Ler o </w:t>
      </w:r>
      <w:proofErr w:type="spellStart"/>
      <w:r>
        <w:t>Koen</w:t>
      </w:r>
      <w:proofErr w:type="spellEnd"/>
      <w:r>
        <w:t>!</w:t>
      </w:r>
    </w:p>
  </w:comment>
  <w:comment w:id="62" w:author="Daniel Lacerda" w:date="2017-04-29T13:45:00Z" w:initials="DL">
    <w:p w14:paraId="24BF708E" w14:textId="77777777" w:rsidR="009E2FF1" w:rsidRDefault="009E2FF1" w:rsidP="001215A3">
      <w:pPr>
        <w:pStyle w:val="Textodecomentrio"/>
      </w:pPr>
      <w:r>
        <w:rPr>
          <w:rStyle w:val="Refdecomentrio"/>
        </w:rPr>
        <w:annotationRef/>
      </w:r>
      <w:r>
        <w:t>Pedro,</w:t>
      </w:r>
    </w:p>
    <w:p w14:paraId="5F4DCD4D" w14:textId="77777777" w:rsidR="009E2FF1" w:rsidRDefault="009E2FF1" w:rsidP="001215A3">
      <w:pPr>
        <w:pStyle w:val="Textodecomentrio"/>
      </w:pPr>
      <w:r>
        <w:t xml:space="preserve">Se deixar assim para a qualificação está bem, se for possível tenta pensar em três contribuições colaterais (adicionais) do teu trabalho. </w:t>
      </w:r>
    </w:p>
    <w:p w14:paraId="46C9FB62" w14:textId="77777777" w:rsidR="009E2FF1" w:rsidRDefault="009E2FF1" w:rsidP="001215A3">
      <w:pPr>
        <w:pStyle w:val="Textodecomentrio"/>
      </w:pPr>
    </w:p>
    <w:p w14:paraId="4DBDB478" w14:textId="77777777" w:rsidR="009E2FF1" w:rsidRDefault="009E2FF1" w:rsidP="001215A3">
      <w:pPr>
        <w:pStyle w:val="Textodecomentrio"/>
      </w:pPr>
      <w:r>
        <w:t>Pense que tudo o que tiver que fazer para completar o teu trabalho não é objetivo específico, são passos necessários para a conclusão do trabalho (método de trabalho).</w:t>
      </w:r>
    </w:p>
    <w:p w14:paraId="01C13F95" w14:textId="77777777" w:rsidR="009E2FF1" w:rsidRDefault="009E2FF1" w:rsidP="001215A3">
      <w:pPr>
        <w:pStyle w:val="Textodecomentrio"/>
      </w:pPr>
    </w:p>
    <w:p w14:paraId="6DB0DE64" w14:textId="77777777" w:rsidR="009E2FF1" w:rsidRDefault="009E2FF1" w:rsidP="001215A3">
      <w:pPr>
        <w:pStyle w:val="Textodecomentrio"/>
      </w:pPr>
    </w:p>
  </w:comment>
  <w:comment w:id="63" w:author="Daniel Lacerda" w:date="2017-05-03T22:52:00Z" w:initials="DL">
    <w:p w14:paraId="67037CBC" w14:textId="63085110" w:rsidR="009E7F5E" w:rsidRDefault="009E7F5E">
      <w:pPr>
        <w:pStyle w:val="Textodecomentrio"/>
      </w:pPr>
      <w:r>
        <w:rPr>
          <w:rStyle w:val="Refdecomentrio"/>
        </w:rPr>
        <w:annotationRef/>
      </w:r>
      <w:r>
        <w:t>Mantém a anterior, acredito que está melhor. Vamos ver o que a banca nos diz.</w:t>
      </w:r>
    </w:p>
  </w:comment>
  <w:comment w:id="69" w:author="Daniel Lacerda" w:date="2017-04-29T13:56:00Z" w:initials="DL">
    <w:p w14:paraId="36F80818" w14:textId="77777777" w:rsidR="009E2FF1" w:rsidRDefault="009E2FF1" w:rsidP="007E46C8">
      <w:pPr>
        <w:pStyle w:val="Textodecomentrio"/>
      </w:pPr>
      <w:r>
        <w:rPr>
          <w:rStyle w:val="Refdecomentrio"/>
        </w:rPr>
        <w:annotationRef/>
      </w:r>
      <w:r>
        <w:t>Não entendi essa coluna.</w:t>
      </w:r>
    </w:p>
  </w:comment>
  <w:comment w:id="70" w:author="Pedro Lima" w:date="2017-05-03T10:59:00Z" w:initials="PL">
    <w:p w14:paraId="4227DB53" w14:textId="1916ECCF" w:rsidR="009E2FF1" w:rsidRDefault="009E2FF1">
      <w:pPr>
        <w:pStyle w:val="Textodecomentrio"/>
      </w:pPr>
      <w:r>
        <w:rPr>
          <w:rStyle w:val="Refdecomentrio"/>
        </w:rPr>
        <w:annotationRef/>
      </w:r>
      <w:r>
        <w:t>Respondi ali em cima.</w:t>
      </w:r>
    </w:p>
  </w:comment>
  <w:comment w:id="71" w:author="Daniel Lacerda" w:date="2017-04-29T13:56:00Z" w:initials="DL">
    <w:p w14:paraId="645B42BB" w14:textId="77777777" w:rsidR="009E2FF1" w:rsidRDefault="009E2FF1" w:rsidP="007E46C8">
      <w:pPr>
        <w:pStyle w:val="Textodecomentrio"/>
      </w:pPr>
      <w:r>
        <w:rPr>
          <w:rStyle w:val="Refdecomentrio"/>
        </w:rPr>
        <w:annotationRef/>
      </w:r>
      <w:r>
        <w:t xml:space="preserve">E o </w:t>
      </w:r>
      <w:proofErr w:type="spellStart"/>
      <w:r>
        <w:t>Ebsco</w:t>
      </w:r>
      <w:proofErr w:type="spellEnd"/>
      <w:r>
        <w:t xml:space="preserve"> e suas bases? </w:t>
      </w:r>
      <w:proofErr w:type="spellStart"/>
      <w:r>
        <w:t>Pq</w:t>
      </w:r>
      <w:proofErr w:type="spellEnd"/>
      <w:r>
        <w:t xml:space="preserve"> o Scopus?</w:t>
      </w:r>
    </w:p>
  </w:comment>
  <w:comment w:id="72" w:author="Pedro Lima" w:date="2017-05-03T11:03:00Z" w:initials="PL">
    <w:p w14:paraId="2629B4A0" w14:textId="00DA3D62" w:rsidR="009E2FF1" w:rsidRDefault="009E2FF1">
      <w:pPr>
        <w:pStyle w:val="Textodecomentrio"/>
      </w:pPr>
      <w:r>
        <w:rPr>
          <w:rStyle w:val="Refdecomentrio"/>
        </w:rPr>
        <w:annotationRef/>
      </w:r>
      <w:r>
        <w:t>Justifiquei no protocolo.</w:t>
      </w:r>
    </w:p>
  </w:comment>
  <w:comment w:id="73" w:author="Pedro Lima" w:date="2017-05-03T11:03:00Z" w:initials="PL">
    <w:p w14:paraId="7C7ADC32" w14:textId="105E5ED5" w:rsidR="009E2FF1" w:rsidRDefault="009E2FF1">
      <w:pPr>
        <w:pStyle w:val="Textodecomentrio"/>
      </w:pPr>
      <w:r>
        <w:rPr>
          <w:rStyle w:val="Refdecomentrio"/>
        </w:rPr>
        <w:annotationRef/>
      </w:r>
    </w:p>
  </w:comment>
  <w:comment w:id="74" w:author="Daniel Lacerda" w:date="2017-04-29T13:55:00Z" w:initials="DL">
    <w:p w14:paraId="1C1BDAC0" w14:textId="77777777" w:rsidR="009E2FF1" w:rsidRDefault="009E2FF1" w:rsidP="007E46C8">
      <w:pPr>
        <w:pStyle w:val="Textodecomentrio"/>
      </w:pPr>
      <w:r>
        <w:rPr>
          <w:rStyle w:val="Refdecomentrio"/>
        </w:rPr>
        <w:annotationRef/>
      </w:r>
      <w:r>
        <w:t>Colocar “-“</w:t>
      </w:r>
    </w:p>
  </w:comment>
  <w:comment w:id="195" w:author="Daniel Lacerda" w:date="2017-05-03T22:56:00Z" w:initials="DL">
    <w:p w14:paraId="34F580DE" w14:textId="4D111BC6" w:rsidR="000D5D72" w:rsidRDefault="000D5D72">
      <w:pPr>
        <w:pStyle w:val="Textodecomentrio"/>
      </w:pPr>
      <w:r>
        <w:rPr>
          <w:rStyle w:val="Refdecomentrio"/>
        </w:rPr>
        <w:annotationRef/>
      </w:r>
      <w:r>
        <w:t>Excelente Pedro!</w:t>
      </w:r>
    </w:p>
  </w:comment>
  <w:comment w:id="200" w:author="Daniel Lacerda" w:date="2017-04-29T14:11:00Z" w:initials="DL">
    <w:p w14:paraId="5109662F" w14:textId="77777777" w:rsidR="009E2FF1" w:rsidRDefault="009E2FF1" w:rsidP="0023791E">
      <w:pPr>
        <w:pStyle w:val="Textodecomentrio"/>
      </w:pPr>
      <w:r>
        <w:rPr>
          <w:rStyle w:val="Refdecomentrio"/>
        </w:rPr>
        <w:annotationRef/>
      </w:r>
      <w:r>
        <w:t>Estás dizendo o que irás fazer e não justificando o trabalho.</w:t>
      </w:r>
    </w:p>
  </w:comment>
  <w:comment w:id="201" w:author="Pedro Lima" w:date="2017-05-03T13:57:00Z" w:initials="PL">
    <w:p w14:paraId="4FC71D24" w14:textId="7678A769" w:rsidR="009E2FF1" w:rsidRDefault="009E2FF1">
      <w:pPr>
        <w:pStyle w:val="Textodecomentrio"/>
      </w:pPr>
      <w:r>
        <w:rPr>
          <w:rStyle w:val="Refdecomentrio"/>
        </w:rPr>
        <w:annotationRef/>
      </w:r>
      <w:r>
        <w:t>ok</w:t>
      </w:r>
    </w:p>
  </w:comment>
  <w:comment w:id="202" w:author="Daniel Lacerda" w:date="2017-04-29T14:12:00Z" w:initials="DL">
    <w:p w14:paraId="70A20305" w14:textId="77777777" w:rsidR="009E2FF1" w:rsidRDefault="009E2FF1" w:rsidP="0023791E">
      <w:pPr>
        <w:pStyle w:val="Textodecomentrio"/>
      </w:pPr>
      <w:r>
        <w:rPr>
          <w:rStyle w:val="Refdecomentrio"/>
        </w:rPr>
        <w:annotationRef/>
      </w:r>
      <w:r>
        <w:t>Por que?</w:t>
      </w:r>
    </w:p>
  </w:comment>
  <w:comment w:id="203" w:author="Pedro Lima" w:date="2017-05-03T13:58:00Z" w:initials="PL">
    <w:p w14:paraId="3234A510" w14:textId="5E45B627" w:rsidR="009E2FF1" w:rsidRDefault="009E2FF1">
      <w:pPr>
        <w:pStyle w:val="Textodecomentrio"/>
      </w:pPr>
      <w:r>
        <w:rPr>
          <w:rStyle w:val="Refdecomentrio"/>
        </w:rPr>
        <w:annotationRef/>
      </w:r>
      <w:r>
        <w:t>ok</w:t>
      </w:r>
    </w:p>
  </w:comment>
  <w:comment w:id="204" w:author="Daniel Lacerda" w:date="2017-04-29T14:12:00Z" w:initials="DL">
    <w:p w14:paraId="125AD0E1" w14:textId="77777777" w:rsidR="009E2FF1" w:rsidRDefault="009E2FF1" w:rsidP="0023791E">
      <w:pPr>
        <w:pStyle w:val="Textodecomentrio"/>
      </w:pPr>
      <w:r>
        <w:rPr>
          <w:rStyle w:val="Refdecomentrio"/>
        </w:rPr>
        <w:annotationRef/>
      </w:r>
      <w:r>
        <w:t>Como isso ajuda os gestores?</w:t>
      </w:r>
    </w:p>
  </w:comment>
  <w:comment w:id="205" w:author="Pedro Lima" w:date="2017-05-03T13:56:00Z" w:initials="PL">
    <w:p w14:paraId="17C1A7C9" w14:textId="69070E49" w:rsidR="009E2FF1" w:rsidRDefault="009E2FF1">
      <w:pPr>
        <w:pStyle w:val="Textodecomentrio"/>
      </w:pPr>
      <w:r>
        <w:rPr>
          <w:rStyle w:val="Refdecomentrio"/>
        </w:rPr>
        <w:annotationRef/>
      </w:r>
      <w:r>
        <w:rPr>
          <w:rStyle w:val="Refdecomentrio"/>
        </w:rPr>
        <w:t>Ok.</w:t>
      </w:r>
    </w:p>
  </w:comment>
  <w:comment w:id="206" w:author="Pedro Lima" w:date="2017-05-03T13:57:00Z" w:initials="PL">
    <w:p w14:paraId="202CE0BB" w14:textId="74B62F6F" w:rsidR="009E2FF1" w:rsidRDefault="009E2FF1">
      <w:pPr>
        <w:pStyle w:val="Textodecomentrio"/>
      </w:pPr>
      <w:r>
        <w:rPr>
          <w:rStyle w:val="Refdecomentrio"/>
        </w:rPr>
        <w:annotationRef/>
      </w:r>
    </w:p>
  </w:comment>
  <w:comment w:id="232" w:author="Daniel Lacerda" w:date="2017-05-03T23:01:00Z" w:initials="DL">
    <w:p w14:paraId="5E58A22D" w14:textId="136E3D77" w:rsidR="001574DB" w:rsidRDefault="001574DB">
      <w:pPr>
        <w:pStyle w:val="Textodecomentrio"/>
      </w:pPr>
      <w:r>
        <w:rPr>
          <w:rStyle w:val="Refdecomentrio"/>
        </w:rPr>
        <w:annotationRef/>
      </w:r>
      <w:r>
        <w:t xml:space="preserve">Em português. </w:t>
      </w:r>
      <w:r>
        <w:t>ciclo</w:t>
      </w:r>
    </w:p>
  </w:comment>
  <w:comment w:id="238" w:author="Daniel Lacerda" w:date="2017-05-03T23:03:00Z" w:initials="DL">
    <w:p w14:paraId="3329C68A" w14:textId="1B0D60F6" w:rsidR="001574DB" w:rsidRDefault="001574DB">
      <w:pPr>
        <w:pStyle w:val="Textodecomentrio"/>
      </w:pPr>
      <w:r>
        <w:rPr>
          <w:rStyle w:val="Refdecomentrio"/>
        </w:rPr>
        <w:annotationRef/>
      </w:r>
      <w:r>
        <w:t xml:space="preserve">Não pode ter figuras digitalizadas. </w:t>
      </w:r>
      <w:r>
        <w:t>Tu precisa redesenhar a figura. Além disso, não pode ter texto em inglês.</w:t>
      </w:r>
    </w:p>
  </w:comment>
  <w:comment w:id="234" w:author="Daniel Lacerda" w:date="2017-04-29T13:22:00Z" w:initials="DL">
    <w:p w14:paraId="4FDF4D7D" w14:textId="77777777" w:rsidR="009E2FF1" w:rsidRDefault="009E2FF1" w:rsidP="00793BDB">
      <w:pPr>
        <w:pStyle w:val="Textodecomentrio"/>
      </w:pPr>
      <w:r>
        <w:rPr>
          <w:rStyle w:val="Refdecomentrio"/>
        </w:rPr>
        <w:annotationRef/>
      </w:r>
      <w:r>
        <w:t>Pedro,</w:t>
      </w:r>
    </w:p>
    <w:p w14:paraId="44AC8BC7" w14:textId="77777777" w:rsidR="009E2FF1" w:rsidRDefault="009E2FF1" w:rsidP="00793BDB">
      <w:pPr>
        <w:pStyle w:val="Textodecomentrio"/>
      </w:pPr>
      <w:r>
        <w:t>Podes colocar no referencial teórico. Na introdução temos que ser mais concisos.</w:t>
      </w:r>
    </w:p>
  </w:comment>
  <w:comment w:id="244" w:author="Daniel Lacerda" w:date="2017-05-03T23:05:00Z" w:initials="DL">
    <w:p w14:paraId="5D40B032" w14:textId="3934612B" w:rsidR="007F45DC" w:rsidRDefault="007F45DC">
      <w:pPr>
        <w:pStyle w:val="Textodecomentrio"/>
      </w:pPr>
      <w:r>
        <w:rPr>
          <w:rStyle w:val="Refdecomentrio"/>
        </w:rPr>
        <w:annotationRef/>
      </w:r>
      <w:r>
        <w:t>Excelente!</w:t>
      </w:r>
    </w:p>
  </w:comment>
  <w:comment w:id="256" w:author="Daniel Lacerda" w:date="2017-04-29T14:05:00Z" w:initials="DL">
    <w:p w14:paraId="6AC96837" w14:textId="77777777" w:rsidR="009E2FF1" w:rsidRDefault="009E2FF1" w:rsidP="00F2733E">
      <w:pPr>
        <w:pStyle w:val="Textodecomentrio"/>
      </w:pPr>
      <w:r>
        <w:rPr>
          <w:rStyle w:val="Refdecomentrio"/>
        </w:rPr>
        <w:annotationRef/>
      </w:r>
      <w:r>
        <w:t>Onde está a justificativa. Referencial.</w:t>
      </w:r>
    </w:p>
  </w:comment>
  <w:comment w:id="262" w:author="Daniel Lacerda" w:date="2017-04-29T14:09:00Z" w:initials="DL">
    <w:p w14:paraId="1FB70287" w14:textId="77777777" w:rsidR="009E2FF1" w:rsidRDefault="009E2FF1" w:rsidP="00CA4EE2">
      <w:pPr>
        <w:pStyle w:val="Textodecomentrio"/>
      </w:pPr>
      <w:r>
        <w:rPr>
          <w:rStyle w:val="Refdecomentrio"/>
        </w:rPr>
        <w:annotationRef/>
      </w:r>
      <w:r>
        <w:t>Traduzir e colocar no referencial teórico. Isso não é justificativa.</w:t>
      </w:r>
    </w:p>
  </w:comment>
  <w:comment w:id="263" w:author="Pedro Lima" w:date="2017-05-03T15:43:00Z" w:initials="PL">
    <w:p w14:paraId="7D2F6734" w14:textId="1991AD85" w:rsidR="009E2FF1" w:rsidRDefault="009E2FF1">
      <w:pPr>
        <w:pStyle w:val="Textodecomentrio"/>
      </w:pPr>
      <w:r>
        <w:rPr>
          <w:rStyle w:val="Refdecomentrio"/>
        </w:rPr>
        <w:annotationRef/>
      </w:r>
      <w:r>
        <w:t>Ok, vou traduzir depois junto com o quadro.</w:t>
      </w:r>
    </w:p>
  </w:comment>
  <w:comment w:id="264" w:author="Daniel Lacerda" w:date="2017-04-29T14:03:00Z" w:initials="DL">
    <w:p w14:paraId="3638B9A1" w14:textId="77777777" w:rsidR="009E2FF1" w:rsidRDefault="009E2FF1" w:rsidP="00FB033F">
      <w:pPr>
        <w:pStyle w:val="Textodecomentrio"/>
      </w:pPr>
      <w:r>
        <w:rPr>
          <w:rStyle w:val="Refdecomentrio"/>
        </w:rPr>
        <w:annotationRef/>
      </w:r>
      <w:r>
        <w:t>Pedro,</w:t>
      </w:r>
    </w:p>
    <w:p w14:paraId="39361840" w14:textId="77777777" w:rsidR="009E2FF1" w:rsidRDefault="009E2FF1" w:rsidP="00FB033F">
      <w:pPr>
        <w:pStyle w:val="Textodecomentrio"/>
      </w:pPr>
      <w:r>
        <w:t xml:space="preserve">Aqui há um ensaio de justificativa. Contudo, você está mais problematizando do que justificando. Você poderia, inclusive, colocar isso na justificativa. Eu não estou vendo nada em relação a tua pesquisa. Estou vendo a defesa da aplicabilidade de uma técnica nesse contexto. Mas onde está a tua pesquisa? Onde estão as tuas contribuições ao fazer esse movimento. </w:t>
      </w:r>
    </w:p>
  </w:comment>
  <w:comment w:id="268" w:author="Daniel Lacerda" w:date="2017-04-29T14:04:00Z" w:initials="DL">
    <w:p w14:paraId="6B4D2304" w14:textId="77777777" w:rsidR="009E2FF1" w:rsidRDefault="009E2FF1" w:rsidP="00FB033F">
      <w:pPr>
        <w:pStyle w:val="Textodecomentrio"/>
      </w:pPr>
      <w:r>
        <w:rPr>
          <w:rStyle w:val="Refdecomentrio"/>
        </w:rPr>
        <w:annotationRef/>
      </w:r>
      <w:r>
        <w:t>Esse quadro é excelente. Mas pode ser utilizado no referencial ou para a formação das classes de problemas. Não precisamos dele na justificativa. Na justificativa precisamos justificar. Parece óbvio, mas é só isso que não está sendo feito.</w:t>
      </w:r>
    </w:p>
  </w:comment>
  <w:comment w:id="269" w:author="Daniel Lacerda" w:date="2017-04-29T14:07:00Z" w:initials="DL">
    <w:p w14:paraId="2782CA53" w14:textId="77777777" w:rsidR="009E2FF1" w:rsidRDefault="009E2FF1" w:rsidP="0008439E">
      <w:pPr>
        <w:pStyle w:val="Textodecomentrio"/>
      </w:pPr>
      <w:r>
        <w:rPr>
          <w:rStyle w:val="Refdecomentrio"/>
        </w:rPr>
        <w:annotationRef/>
      </w:r>
      <w:r>
        <w:t xml:space="preserve">Dane-se o RDM! Tem que justificar o teu trabalho. </w:t>
      </w:r>
    </w:p>
  </w:comment>
  <w:comment w:id="270" w:author="Daniel Lacerda" w:date="2017-04-29T14:07:00Z" w:initials="DL">
    <w:p w14:paraId="5F98A94B" w14:textId="77777777" w:rsidR="009E2FF1" w:rsidRDefault="009E2FF1" w:rsidP="0008439E">
      <w:pPr>
        <w:pStyle w:val="Textodecomentrio"/>
      </w:pPr>
      <w:r>
        <w:rPr>
          <w:rStyle w:val="Refdecomentrio"/>
        </w:rPr>
        <w:annotationRef/>
      </w:r>
      <w:r>
        <w:t>Aqui tem um embrião de justificativa.</w:t>
      </w:r>
    </w:p>
  </w:comment>
  <w:comment w:id="271" w:author="Daniel Lacerda" w:date="2017-04-29T14:07:00Z" w:initials="DL">
    <w:p w14:paraId="7EA38599" w14:textId="77777777" w:rsidR="009E2FF1" w:rsidRDefault="009E2FF1" w:rsidP="0008439E">
      <w:pPr>
        <w:pStyle w:val="Textodecomentrio"/>
      </w:pPr>
      <w:r>
        <w:rPr>
          <w:rStyle w:val="Refdecomentrio"/>
        </w:rPr>
        <w:annotationRef/>
      </w:r>
      <w:r>
        <w:t>Temos que ter mais disso, conectando com a seção do problema.</w:t>
      </w:r>
    </w:p>
  </w:comment>
  <w:comment w:id="323" w:author="Pedro Lima" w:date="2017-04-30T14:51:00Z" w:initials="PL">
    <w:p w14:paraId="5D0CD53E" w14:textId="15A34CA0" w:rsidR="009E2FF1" w:rsidRDefault="009E2FF1">
      <w:pPr>
        <w:pStyle w:val="Textodecomentrio"/>
      </w:pPr>
      <w:r>
        <w:rPr>
          <w:rStyle w:val="Refdecomentrio"/>
        </w:rPr>
        <w:annotationRef/>
      </w:r>
      <w:r>
        <w:t>Deve-se notar, porém que o ciclo de raciocínio destas abordagens poderia melhor ser descrito por Abdução-Dedução-Indução. A abdução é realizada para a construção do modelo computacional, o qual representa o conhecimento a respeito do sistema em consideração. Em seguida, a dedução é utilizada para extrapolar as consequências deste conhecimento em diversas situações, formando a base de casos avaliados pelos experimentos computacionais. Finalmente, a indução é utilizada para inferir conclusões a respeito da robustez de diversas estratégias com base nos casos experimentais.</w:t>
      </w:r>
    </w:p>
  </w:comment>
  <w:comment w:id="329" w:author="Pedro Lima" w:date="2017-05-01T15:00:00Z" w:initials="PL">
    <w:p w14:paraId="5AE41A56" w14:textId="627E3D84" w:rsidR="009E2FF1" w:rsidRDefault="009E2FF1" w:rsidP="00371811">
      <w:pPr>
        <w:rPr>
          <w:rStyle w:val="Refdecomentrio"/>
        </w:rPr>
      </w:pPr>
      <w:r>
        <w:rPr>
          <w:rStyle w:val="Refdecomentrio"/>
        </w:rPr>
        <w:annotationRef/>
      </w:r>
      <w:r>
        <w:rPr>
          <w:rStyle w:val="Refdecomentrio"/>
        </w:rPr>
        <w:t>Reflexões sobre este projeto de pesquisa:</w:t>
      </w:r>
    </w:p>
    <w:p w14:paraId="200ACD58" w14:textId="1E42D656" w:rsidR="009E2FF1" w:rsidRDefault="009E2FF1" w:rsidP="00371811">
      <w:pPr>
        <w:rPr>
          <w:rStyle w:val="Refdecomentrio"/>
        </w:rPr>
      </w:pPr>
    </w:p>
    <w:p w14:paraId="05256B6D" w14:textId="0B15521F" w:rsidR="009E2FF1" w:rsidRDefault="009E2FF1" w:rsidP="00371811">
      <w:pPr>
        <w:rPr>
          <w:rStyle w:val="Refdecomentrio"/>
        </w:rPr>
      </w:pPr>
      <w:proofErr w:type="spellStart"/>
      <w:r>
        <w:rPr>
          <w:rStyle w:val="Refdecomentrio"/>
        </w:rPr>
        <w:t>Pre</w:t>
      </w:r>
      <w:proofErr w:type="spellEnd"/>
      <w:r>
        <w:rPr>
          <w:rStyle w:val="Refdecomentrio"/>
        </w:rPr>
        <w:t xml:space="preserve"> and Post-Field </w:t>
      </w:r>
      <w:proofErr w:type="spellStart"/>
      <w:r>
        <w:rPr>
          <w:rStyle w:val="Refdecomentrio"/>
        </w:rPr>
        <w:t>Study</w:t>
      </w:r>
      <w:proofErr w:type="spellEnd"/>
    </w:p>
    <w:p w14:paraId="01056A39" w14:textId="77777777" w:rsidR="009E2FF1" w:rsidRDefault="009E2FF1" w:rsidP="00371811"/>
    <w:p w14:paraId="7BD34CAD" w14:textId="77777777" w:rsidR="009E2FF1" w:rsidRDefault="009E2FF1" w:rsidP="00371811">
      <w:r>
        <w:t xml:space="preserve">A avaliação objetiva de abordagens que procuram suportar decisões é um objeto de estudo delicado. Em outras palavras, avaliar artefatos não é uma tarefa trivial. No entanto, se a pesquisa em engenharia se desafia a propor artefatos, obviamente será </w:t>
      </w:r>
      <w:r>
        <w:t>necessária o design de procedimentos rigorosos para a sua avaliação.</w:t>
      </w:r>
    </w:p>
    <w:p w14:paraId="74318E38" w14:textId="781C0F1E" w:rsidR="009E2FF1" w:rsidRDefault="009E2FF1" w:rsidP="00371811">
      <w:r>
        <w:t>Como consequência desta dificuldade, evidências empíricas que avaliem a efetividade de abordagens de suporte à decisão estratégicas são escassas. Um exemplo representativo é a abordagem de cenários. Embora haja mais de 20 abordagens diferentes para o uso de cenários, e a abordagem tenha sido concebida a mais de 30 anos, ainda são inconclusivas as evidências empíricas em relação à sua efetividade. Ainda que o uso deste artefato esteja presente no mundo real, seu potencial em “mudar os modelos mentais” não pode ser categoricamente afirmado com base em evidências experimentais. No entanto, sua interferência a favor de escolhas robustas foi demonstrada empiricamente recentemente.</w:t>
      </w:r>
    </w:p>
    <w:p w14:paraId="2C29E079" w14:textId="77777777" w:rsidR="009E2FF1" w:rsidRDefault="009E2FF1" w:rsidP="00371811">
      <w:r>
        <w:t>Face a este dilema, este trabalho encontra algumas alternativas metodológicas: (i) Esperar que o RDM seja largamente utilizado pelas empresas para que seja possível avaliar se empresas que o aplicam tomam decisões melhores (ou diferentes); (</w:t>
      </w:r>
      <w:proofErr w:type="spellStart"/>
      <w:r>
        <w:t>ii</w:t>
      </w:r>
      <w:proofErr w:type="spellEnd"/>
      <w:r>
        <w:t>) Projetar um experimento no qual gestores usarão uma ferramenta baseada no RDM e observar se o comportamento dos que utilizam o RDM é diferente, ou; (</w:t>
      </w:r>
      <w:proofErr w:type="spellStart"/>
      <w:r>
        <w:t>iii</w:t>
      </w:r>
      <w:proofErr w:type="spellEnd"/>
      <w:r>
        <w:t xml:space="preserve">) Aplicar o RDM em um contexto real e verificar até que ponto o mesmo pode ser utilizado para a avaliação de decisões. Quanto à opção (i), não parece razoável esperar que o RDM seja aplicado em empresas havendo pouca ou nenhum indício de que o mesmo </w:t>
      </w:r>
      <w:r>
        <w:rPr>
          <w:i/>
        </w:rPr>
        <w:t xml:space="preserve">deveria </w:t>
      </w:r>
      <w:r>
        <w:t xml:space="preserve">ser usado. Enquanto o RDM não for ensinado, não será aplicado, e enquanto não for aplicado, não haverá instanciações do RDM a observar. </w:t>
      </w:r>
    </w:p>
    <w:p w14:paraId="5D954B9C" w14:textId="77777777" w:rsidR="009E2FF1" w:rsidRDefault="009E2FF1" w:rsidP="00371811">
      <w:r>
        <w:t xml:space="preserve">A Opção </w:t>
      </w:r>
      <w:proofErr w:type="spellStart"/>
      <w:r>
        <w:t>ii</w:t>
      </w:r>
      <w:proofErr w:type="spellEnd"/>
      <w:r>
        <w:t xml:space="preserve"> foi executada em relação ao Planejamento por Cenários, pelos próprios criadores do RDM. </w:t>
      </w:r>
      <w:r>
        <w:fldChar w:fldCharType="begin" w:fldLock="1"/>
      </w:r>
      <w:r>
        <w:instrText>ADDIN CSL_CITATION { "citationItems" : [ { "id" : "ITEM-1", "itemData" : { "DOI" : "10.1016/j.envsoft.2017.02.002", "ISSN" : "13648152", "author" : [ { "dropping-particle" : "", "family" : "Gong", "given" : "Min", "non-dropping-particle" : "", "parse-names" : false, "suffix" : "" }, { "dropping-particle" : "", "family" : "Lempert", "given" : "Robert", "non-dropping-particle" : "", "parse-names" : false, "suffix" : "" }, { "dropping-particle" : "", "family" : "Parker", "given" : "Andrew", "non-dropping-particle" : "", "parse-names" : false, "suffix" : "" }, { "dropping-particle" : "", "family" : "Mayer", "given" : "Lauren A.", "non-dropping-particle" : "", "parse-names" : false, "suffix" : "" }, { "dropping-particle" : "", "family" : "Fischbach", "given" : "Jordan", "non-dropping-particle" : "", "parse-names" : false, "suffix" : "" }, { "dropping-particle" : "", "family" : "Sisco", "given" : "Matthew", "non-dropping-particle" : "", "parse-names" : false, "suffix" : "" }, { "dropping-particle" : "", "family" : "Mao", "given" : "Zhimin", "non-dropping-particle" : "", "parse-names" : false, "suffix" : "" }, { "dropping-particle" : "", "family" : "Krantz", "given" : "David H.", "non-dropping-particle" : "", "parse-names" : false, "suffix" : "" }, { "dropping-particle" : "", "family" : "Kunreuther", "given" : "Howard", "non-dropping-particle" : "", "parse-names" : false, "suffix" : "" } ], "container-title" : "Environmental Modelling &amp; Software", "id" : "ITEM-1", "issued" : { "date-parts" : [ [ "2017" ] ] }, "page" : "135-155", "publisher" : "Elsevier Ltd", "title" : "Testing the scenario hypothesis: An experimental comparison of scenarios and forecasts for decision support in a complex decision environment", "type" : "article-journal", "volume" : "91" }, "uris" : [ "http://www.mendeley.com/documents/?uuid=23e75897-27e8-46fb-be4b-460908f59560" ] } ], "mendeley" : { "formattedCitation" : "(GONG et al., 2017)", "plainTextFormattedCitation" : "(GONG et al., 2017)" }, "properties" : { "noteIndex" : 0 }, "schema" : "https://github.com/citation-style-language/schema/raw/master/csl-citation.json" }</w:instrText>
      </w:r>
      <w:r>
        <w:fldChar w:fldCharType="separate"/>
      </w:r>
      <w:r w:rsidRPr="00D427D1">
        <w:rPr>
          <w:noProof/>
        </w:rPr>
        <w:t>(GONG et al., 2017)</w:t>
      </w:r>
      <w:r>
        <w:fldChar w:fldCharType="end"/>
      </w:r>
      <w:r>
        <w:t xml:space="preserve">. No entanto, tal opção não é acessível para o autor do trabalho (e talvez para nenhum pesquisador externo à RAND). Os autores não possuem as </w:t>
      </w:r>
      <w:proofErr w:type="spellStart"/>
      <w:r>
        <w:t>capabilidades</w:t>
      </w:r>
      <w:proofErr w:type="spellEnd"/>
      <w:r>
        <w:t xml:space="preserve"> necessárias para utilizar o RDM, logo um projeto experimental está, no momento, fora de alcance. Nos termos da Design Science, não se conhece as heurísticas construtivas necessárias para o projeto de uma instanciação, tampouco as contingenciais, necessárias para o seu sucesso em um contexto. Qualquer experimento com base no conhecimento existente sobre o artefato poderá ser condenado e falhar em reconhecer premissas básicas para a sua aplicação.</w:t>
      </w:r>
    </w:p>
    <w:p w14:paraId="43828EB7" w14:textId="74A2F4CF" w:rsidR="009E2FF1" w:rsidRDefault="009E2FF1" w:rsidP="00371811">
      <w:r>
        <w:t>A opção que resta é um programa de pesquisa que envolva sua instanciação em diferentes contextos, até que se saiba delimitar seu campo de atuação, e eventualmente, leve à melhoria ou adaptação do artefato futuramente. Em geral, o objetivo maior é a busca de artefatos que propiciem melhores decisões estratégicas, ao invés de uma afirmação categórica sobre a efetividade de um artefato em determinado ponto de maturidade.</w:t>
      </w:r>
    </w:p>
    <w:p w14:paraId="2A969D6A" w14:textId="5D872759" w:rsidR="0027520F" w:rsidRDefault="0027520F" w:rsidP="00371811"/>
    <w:p w14:paraId="24FD77CC" w14:textId="34E0CED1" w:rsidR="0027520F" w:rsidRPr="00D427D1" w:rsidRDefault="0027520F" w:rsidP="00371811">
      <w:proofErr w:type="spellStart"/>
      <w:r>
        <w:t>Pq</w:t>
      </w:r>
      <w:proofErr w:type="spellEnd"/>
      <w:r>
        <w:t xml:space="preserve"> tu não bota isso no texto?</w:t>
      </w:r>
    </w:p>
    <w:p w14:paraId="621B0C93" w14:textId="42BE5E82" w:rsidR="009E2FF1" w:rsidRDefault="009E2FF1">
      <w:pPr>
        <w:pStyle w:val="Textodecomentrio"/>
      </w:pPr>
    </w:p>
  </w:comment>
  <w:comment w:id="330" w:author="Daniel Lacerda" w:date="2017-05-03T23:18:00Z" w:initials="DL">
    <w:p w14:paraId="0584CB16" w14:textId="52ED0F05" w:rsidR="0027520F" w:rsidRDefault="0027520F">
      <w:pPr>
        <w:pStyle w:val="Textodecomentrio"/>
      </w:pPr>
      <w:r>
        <w:rPr>
          <w:rStyle w:val="Refdecomentrio"/>
        </w:rPr>
        <w:annotationRef/>
      </w:r>
      <w:proofErr w:type="spellStart"/>
      <w:r>
        <w:t>Pq</w:t>
      </w:r>
      <w:proofErr w:type="spellEnd"/>
      <w:r>
        <w:t xml:space="preserve"> </w:t>
      </w:r>
      <w:r>
        <w:t>tu não bota isso no texto?</w:t>
      </w:r>
    </w:p>
  </w:comment>
  <w:comment w:id="845" w:author="Pedro Lima" w:date="2017-05-03T17:00:00Z" w:initials="PL">
    <w:p w14:paraId="64201F14" w14:textId="35CBBA81" w:rsidR="009E2FF1" w:rsidRDefault="009E2FF1">
      <w:pPr>
        <w:pStyle w:val="Textodecomentrio"/>
      </w:pPr>
      <w:r>
        <w:rPr>
          <w:rStyle w:val="Refdecomentrio"/>
        </w:rPr>
        <w:annotationRef/>
      </w:r>
      <w:r>
        <w:t>Lógica: O contexto possui as características necessárias previstas para a aplicação do RDM?</w:t>
      </w:r>
    </w:p>
  </w:comment>
  <w:comment w:id="848" w:author="Pedro Lima" w:date="2017-05-03T16:59:00Z" w:initials="PL">
    <w:p w14:paraId="56ED0A8B" w14:textId="77777777" w:rsidR="009E2FF1" w:rsidRDefault="009E2FF1">
      <w:pPr>
        <w:pStyle w:val="Textodecomentrio"/>
      </w:pPr>
      <w:r>
        <w:rPr>
          <w:rStyle w:val="Refdecomentrio"/>
        </w:rPr>
        <w:annotationRef/>
      </w:r>
      <w:r>
        <w:t>Lógica: No contexto empresarial a instanciação demonstrou os benefícios esperados para o RDM pelos seus criadores?</w:t>
      </w:r>
    </w:p>
    <w:p w14:paraId="10F599D1" w14:textId="77777777" w:rsidR="009E2FF1" w:rsidRDefault="009E2FF1">
      <w:pPr>
        <w:pStyle w:val="Textodecomentrio"/>
      </w:pPr>
    </w:p>
    <w:p w14:paraId="378FFED5" w14:textId="22FE080D" w:rsidR="009E2FF1" w:rsidRDefault="009E2FF1">
      <w:pPr>
        <w:pStyle w:val="Textodecomentrio"/>
      </w:pPr>
      <w:r>
        <w:t>Ou seja, neste contexto, ele realiza o que se propõe?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EB2B42" w15:done="0"/>
  <w15:commentEx w15:paraId="3160D715" w15:done="1"/>
  <w15:commentEx w15:paraId="45881FAD" w15:paraIdParent="3160D715" w15:done="0"/>
  <w15:commentEx w15:paraId="353635AA" w15:done="0"/>
  <w15:commentEx w15:paraId="6B281AEA" w15:done="0"/>
  <w15:commentEx w15:paraId="48B70198" w15:paraIdParent="6B281AEA" w15:done="0"/>
  <w15:commentEx w15:paraId="720409BC" w15:done="0"/>
  <w15:commentEx w15:paraId="7E5FEF17" w15:done="1"/>
  <w15:commentEx w15:paraId="41644628" w15:paraIdParent="7E5FEF17" w15:done="1"/>
  <w15:commentEx w15:paraId="4079D6F1" w15:done="0"/>
  <w15:commentEx w15:paraId="05003AE9" w15:done="0"/>
  <w15:commentEx w15:paraId="2702C23A" w15:paraIdParent="05003AE9" w15:done="0"/>
  <w15:commentEx w15:paraId="0EA4A8FD" w15:done="0"/>
  <w15:commentEx w15:paraId="727526BB" w15:paraIdParent="0EA4A8FD" w15:done="0"/>
  <w15:commentEx w15:paraId="4C8AB2B1" w15:done="0"/>
  <w15:commentEx w15:paraId="4E75F7DD" w15:paraIdParent="4C8AB2B1" w15:done="0"/>
  <w15:commentEx w15:paraId="28565046" w15:done="0"/>
  <w15:commentEx w15:paraId="3D2D630A" w15:paraIdParent="28565046" w15:done="0"/>
  <w15:commentEx w15:paraId="6DB0DE64" w15:done="0"/>
  <w15:commentEx w15:paraId="67037CBC" w15:paraIdParent="6DB0DE64" w15:done="0"/>
  <w15:commentEx w15:paraId="36F80818" w15:done="1"/>
  <w15:commentEx w15:paraId="4227DB53" w15:paraIdParent="36F80818" w15:done="1"/>
  <w15:commentEx w15:paraId="645B42BB" w15:done="1"/>
  <w15:commentEx w15:paraId="2629B4A0" w15:paraIdParent="645B42BB" w15:done="1"/>
  <w15:commentEx w15:paraId="7C7ADC32" w15:paraIdParent="645B42BB" w15:done="1"/>
  <w15:commentEx w15:paraId="1C1BDAC0" w15:done="1"/>
  <w15:commentEx w15:paraId="34F580DE" w15:done="0"/>
  <w15:commentEx w15:paraId="5109662F" w15:done="1"/>
  <w15:commentEx w15:paraId="4FC71D24" w15:paraIdParent="5109662F" w15:done="1"/>
  <w15:commentEx w15:paraId="70A20305" w15:done="1"/>
  <w15:commentEx w15:paraId="3234A510" w15:paraIdParent="70A20305" w15:done="1"/>
  <w15:commentEx w15:paraId="125AD0E1" w15:done="1"/>
  <w15:commentEx w15:paraId="17C1A7C9" w15:paraIdParent="125AD0E1" w15:done="1"/>
  <w15:commentEx w15:paraId="202CE0BB" w15:paraIdParent="125AD0E1" w15:done="1"/>
  <w15:commentEx w15:paraId="5E58A22D" w15:done="0"/>
  <w15:commentEx w15:paraId="3329C68A" w15:done="0"/>
  <w15:commentEx w15:paraId="44AC8BC7" w15:done="1"/>
  <w15:commentEx w15:paraId="5D40B032" w15:done="0"/>
  <w15:commentEx w15:paraId="6AC96837" w15:done="1"/>
  <w15:commentEx w15:paraId="1FB70287" w15:done="0"/>
  <w15:commentEx w15:paraId="7D2F6734" w15:paraIdParent="1FB70287" w15:done="0"/>
  <w15:commentEx w15:paraId="39361840" w15:done="1"/>
  <w15:commentEx w15:paraId="6B4D2304" w15:done="1"/>
  <w15:commentEx w15:paraId="2782CA53" w15:done="1"/>
  <w15:commentEx w15:paraId="5F98A94B" w15:done="1"/>
  <w15:commentEx w15:paraId="7EA38599" w15:done="1"/>
  <w15:commentEx w15:paraId="5D0CD53E" w15:done="0"/>
  <w15:commentEx w15:paraId="621B0C93" w15:done="0"/>
  <w15:commentEx w15:paraId="0584CB16" w15:paraIdParent="621B0C93" w15:done="0"/>
  <w15:commentEx w15:paraId="64201F14" w15:done="0"/>
  <w15:commentEx w15:paraId="378FFED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F7D3A" w14:textId="77777777" w:rsidR="00915921" w:rsidRDefault="00915921">
      <w:pPr>
        <w:spacing w:line="240" w:lineRule="auto"/>
      </w:pPr>
      <w:r>
        <w:separator/>
      </w:r>
    </w:p>
  </w:endnote>
  <w:endnote w:type="continuationSeparator" w:id="0">
    <w:p w14:paraId="12228302" w14:textId="77777777" w:rsidR="00915921" w:rsidRDefault="009159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egrito">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99F0B" w14:textId="77777777" w:rsidR="009E2FF1" w:rsidRPr="00EF5707" w:rsidRDefault="009E2FF1" w:rsidP="001F56FA">
    <w:pPr>
      <w:ind w:right="36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5E71FC" w14:textId="77777777" w:rsidR="00915921" w:rsidRDefault="00915921">
      <w:pPr>
        <w:spacing w:line="240" w:lineRule="auto"/>
      </w:pPr>
      <w:r>
        <w:separator/>
      </w:r>
    </w:p>
  </w:footnote>
  <w:footnote w:type="continuationSeparator" w:id="0">
    <w:p w14:paraId="36D4EC0E" w14:textId="77777777" w:rsidR="00915921" w:rsidRDefault="00915921">
      <w:pPr>
        <w:spacing w:line="240" w:lineRule="auto"/>
      </w:pPr>
      <w:r>
        <w:continuationSeparator/>
      </w:r>
    </w:p>
  </w:footnote>
  <w:footnote w:id="1">
    <w:p w14:paraId="2855405B" w14:textId="77777777" w:rsidR="009E2FF1" w:rsidRDefault="009E2FF1" w:rsidP="00AD3B6F">
      <w:pPr>
        <w:pStyle w:val="Textodenotaderodap"/>
      </w:pPr>
      <w:r>
        <w:rPr>
          <w:rStyle w:val="Refdenotaderodap"/>
        </w:rPr>
        <w:footnoteRef/>
      </w:r>
      <w:r>
        <w:t xml:space="preserve"> Uma lista continuamente atualizada de publicações relacionadas ao RDM pode ser encontrada em </w:t>
      </w:r>
      <w:r w:rsidRPr="001F3141">
        <w:rPr>
          <w:u w:val="single"/>
        </w:rPr>
        <w:t>http://www.rand.org/methods/rdmlab.html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56BD8" w14:textId="77777777" w:rsidR="009E2FF1" w:rsidRDefault="009E2FF1" w:rsidP="001F56F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96F7B1" w14:textId="77777777" w:rsidR="009E2FF1" w:rsidRPr="002F7EB0" w:rsidRDefault="009E2FF1" w:rsidP="001F56FA">
    <w:pPr>
      <w:ind w:right="360"/>
      <w:jc w:val="right"/>
      <w:rPr>
        <w:lang w:val="en-US"/>
      </w:rPr>
    </w:pPr>
    <w:r>
      <w:rPr>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C197B" w14:textId="77777777" w:rsidR="009E2FF1" w:rsidRPr="002621FB" w:rsidRDefault="009E2FF1" w:rsidP="001F56FA">
    <w:pPr>
      <w:pStyle w:val="Cabealho"/>
      <w:ind w:firstLine="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ABDC7" w14:textId="77777777" w:rsidR="009E2FF1" w:rsidRPr="001D3DB6" w:rsidRDefault="009E2FF1">
    <w:pPr>
      <w:pStyle w:val="Cabealho"/>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Pr>
        <w:noProof/>
        <w:sz w:val="22"/>
        <w:szCs w:val="22"/>
      </w:rPr>
      <w:t>2</w:t>
    </w:r>
    <w:r w:rsidRPr="001D3DB6">
      <w:rPr>
        <w:sz w:val="22"/>
        <w:szCs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F4694" w14:textId="732D6814" w:rsidR="009E2FF1" w:rsidRPr="001D3DB6" w:rsidRDefault="009E2FF1" w:rsidP="001F56FA">
    <w:pPr>
      <w:pStyle w:val="Cabealho"/>
      <w:ind w:firstLine="0"/>
      <w:jc w:val="right"/>
      <w:rPr>
        <w:sz w:val="22"/>
        <w:szCs w:val="22"/>
      </w:rPr>
    </w:pPr>
    <w:r w:rsidRPr="001D3DB6">
      <w:rPr>
        <w:sz w:val="22"/>
        <w:szCs w:val="22"/>
      </w:rPr>
      <w:fldChar w:fldCharType="begin"/>
    </w:r>
    <w:r w:rsidRPr="001D3DB6">
      <w:rPr>
        <w:sz w:val="22"/>
        <w:szCs w:val="22"/>
      </w:rPr>
      <w:instrText>PAGE   \* MERGEFORMAT</w:instrText>
    </w:r>
    <w:r w:rsidRPr="001D3DB6">
      <w:rPr>
        <w:sz w:val="22"/>
        <w:szCs w:val="22"/>
      </w:rPr>
      <w:fldChar w:fldCharType="separate"/>
    </w:r>
    <w:r w:rsidR="0027520F">
      <w:rPr>
        <w:noProof/>
        <w:sz w:val="22"/>
        <w:szCs w:val="22"/>
      </w:rPr>
      <w:t>74</w:t>
    </w:r>
    <w:r w:rsidRPr="001D3DB6">
      <w:rPr>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2DB84ABC"/>
    <w:lvl w:ilvl="0">
      <w:start w:val="1"/>
      <w:numFmt w:val="decimal"/>
      <w:pStyle w:val="Commarcadores2"/>
      <w:lvlText w:val="%1."/>
      <w:lvlJc w:val="left"/>
      <w:pPr>
        <w:tabs>
          <w:tab w:val="num" w:pos="1209"/>
        </w:tabs>
        <w:ind w:left="1209" w:hanging="360"/>
      </w:pPr>
      <w:rPr>
        <w:rFonts w:cs="Times New Roman"/>
      </w:rPr>
    </w:lvl>
  </w:abstractNum>
  <w:abstractNum w:abstractNumId="1" w15:restartNumberingAfterBreak="0">
    <w:nsid w:val="0AF916E3"/>
    <w:multiLevelType w:val="hybridMultilevel"/>
    <w:tmpl w:val="06B8237C"/>
    <w:lvl w:ilvl="0" w:tplc="04160001">
      <w:start w:val="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155471"/>
    <w:multiLevelType w:val="multilevel"/>
    <w:tmpl w:val="35DE13C8"/>
    <w:lvl w:ilvl="0">
      <w:start w:val="1"/>
      <w:numFmt w:val="decimal"/>
      <w:pStyle w:val="Ttulo1"/>
      <w:lvlText w:val="%1."/>
      <w:lvlJc w:val="left"/>
      <w:pPr>
        <w:ind w:left="737" w:hanging="737"/>
      </w:pPr>
      <w:rPr>
        <w:rFonts w:hint="default"/>
      </w:rPr>
    </w:lvl>
    <w:lvl w:ilvl="1">
      <w:start w:val="1"/>
      <w:numFmt w:val="decimal"/>
      <w:pStyle w:val="Ttulo2"/>
      <w:lvlText w:val="%1.%2"/>
      <w:lvlJc w:val="left"/>
      <w:pPr>
        <w:ind w:left="737" w:hanging="737"/>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239E14A0"/>
    <w:multiLevelType w:val="hybridMultilevel"/>
    <w:tmpl w:val="08BA05C2"/>
    <w:lvl w:ilvl="0" w:tplc="6038A9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334E72AD"/>
    <w:multiLevelType w:val="hybridMultilevel"/>
    <w:tmpl w:val="E954BF2C"/>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43218DD"/>
    <w:multiLevelType w:val="hybridMultilevel"/>
    <w:tmpl w:val="D5CEBF28"/>
    <w:lvl w:ilvl="0" w:tplc="E79E4450">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4957D4B"/>
    <w:multiLevelType w:val="hybridMultilevel"/>
    <w:tmpl w:val="F5124FD0"/>
    <w:lvl w:ilvl="0" w:tplc="DE945100">
      <w:start w:val="1"/>
      <w:numFmt w:val="lowerLetter"/>
      <w:lvlText w:val="%1)"/>
      <w:lvlJc w:val="left"/>
      <w:pPr>
        <w:tabs>
          <w:tab w:val="num" w:pos="1021"/>
        </w:tabs>
        <w:ind w:left="1021" w:hanging="312"/>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6989011A"/>
    <w:multiLevelType w:val="multilevel"/>
    <w:tmpl w:val="9CB2BE6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F1D776E"/>
    <w:multiLevelType w:val="hybridMultilevel"/>
    <w:tmpl w:val="4CE426B0"/>
    <w:lvl w:ilvl="0" w:tplc="555C306E">
      <w:start w:val="1"/>
      <w:numFmt w:val="lowerLetter"/>
      <w:pStyle w:val="ALNEAS"/>
      <w:lvlText w:val="%1)"/>
      <w:lvlJc w:val="left"/>
      <w:pPr>
        <w:tabs>
          <w:tab w:val="num" w:pos="1021"/>
        </w:tabs>
        <w:ind w:left="1021" w:hanging="312"/>
      </w:pPr>
      <w:rPr>
        <w:rFonts w:ascii="Arial" w:hAnsi="Arial" w:cs="Times New Roman" w:hint="default"/>
        <w:b w:val="0"/>
        <w:i w:val="0"/>
        <w:caps w:val="0"/>
        <w:vanish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60C79D7"/>
    <w:multiLevelType w:val="hybridMultilevel"/>
    <w:tmpl w:val="9168BDC0"/>
    <w:lvl w:ilvl="0" w:tplc="B522643A">
      <w:start w:val="1"/>
      <w:numFmt w:val="lowerLetter"/>
      <w:lvlText w:val="%1)"/>
      <w:lvlJc w:val="left"/>
      <w:pPr>
        <w:tabs>
          <w:tab w:val="num" w:pos="1021"/>
        </w:tabs>
        <w:ind w:left="1021" w:hanging="312"/>
      </w:pPr>
      <w:rPr>
        <w:rFonts w:ascii="Arial" w:hAnsi="Arial" w:cs="Times New Roman" w:hint="default"/>
        <w:b w:val="0"/>
        <w:i w:val="0"/>
        <w:sz w:val="24"/>
      </w:r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10" w15:restartNumberingAfterBreak="0">
    <w:nsid w:val="77664C04"/>
    <w:multiLevelType w:val="hybridMultilevel"/>
    <w:tmpl w:val="8F36B196"/>
    <w:lvl w:ilvl="0" w:tplc="504CC5B6">
      <w:start w:val="1"/>
      <w:numFmt w:val="lowerLetter"/>
      <w:pStyle w:val="ALINEA"/>
      <w:lvlText w:val="%1)"/>
      <w:lvlJc w:val="left"/>
      <w:pPr>
        <w:ind w:left="1021" w:hanging="312"/>
      </w:pPr>
      <w:rPr>
        <w:rFonts w:ascii="Arial" w:hAnsi="Arial" w:cs="Arial" w:hint="default"/>
        <w:b w:val="0"/>
        <w:i w:val="0"/>
        <w:sz w:val="24"/>
      </w:rPr>
    </w:lvl>
    <w:lvl w:ilvl="1" w:tplc="04160003" w:tentative="1">
      <w:start w:val="1"/>
      <w:numFmt w:val="bullet"/>
      <w:lvlText w:val="o"/>
      <w:lvlJc w:val="left"/>
      <w:pPr>
        <w:ind w:left="2574" w:hanging="360"/>
      </w:pPr>
      <w:rPr>
        <w:rFonts w:ascii="Courier New" w:hAnsi="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5"/>
  </w:num>
  <w:num w:numId="7">
    <w:abstractNumId w:val="0"/>
  </w:num>
  <w:num w:numId="8">
    <w:abstractNumId w:val="8"/>
    <w:lvlOverride w:ilvl="0">
      <w:startOverride w:val="1"/>
    </w:lvlOverride>
  </w:num>
  <w:num w:numId="9">
    <w:abstractNumId w:val="2"/>
  </w:num>
  <w:num w:numId="10">
    <w:abstractNumId w:val="8"/>
    <w:lvlOverride w:ilvl="0">
      <w:startOverride w:val="1"/>
    </w:lvlOverride>
  </w:num>
  <w:num w:numId="11">
    <w:abstractNumId w:val="3"/>
  </w:num>
  <w:num w:numId="12">
    <w:abstractNumId w:val="1"/>
  </w:num>
  <w:num w:numId="13">
    <w:abstractNumId w:val="2"/>
  </w:num>
  <w:num w:numId="14">
    <w:abstractNumId w:val="8"/>
    <w:lvlOverride w:ilvl="0">
      <w:startOverride w:val="1"/>
    </w:lvlOverride>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Lacerda">
    <w15:presenceInfo w15:providerId="Windows Live" w15:userId="ff9d5c8f3b1fdbd5"/>
  </w15:person>
  <w15:person w15:author="Pedro Lima">
    <w15:presenceInfo w15:providerId="Windows Live" w15:userId="b8b92fbc56d75f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08"/>
  <w:hyphenationZone w:val="42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EwMrY0sDQ3MTG0MLRQ0lEKTi0uzszPAykws6wFAE5lqfQtAAAA"/>
  </w:docVars>
  <w:rsids>
    <w:rsidRoot w:val="00A24367"/>
    <w:rsid w:val="000007CE"/>
    <w:rsid w:val="00001B08"/>
    <w:rsid w:val="0000410C"/>
    <w:rsid w:val="00004727"/>
    <w:rsid w:val="00006573"/>
    <w:rsid w:val="00006CFB"/>
    <w:rsid w:val="0000742B"/>
    <w:rsid w:val="00010FFB"/>
    <w:rsid w:val="00011DC2"/>
    <w:rsid w:val="000131A1"/>
    <w:rsid w:val="00014164"/>
    <w:rsid w:val="000163A0"/>
    <w:rsid w:val="000168DD"/>
    <w:rsid w:val="00020AED"/>
    <w:rsid w:val="00021CF9"/>
    <w:rsid w:val="00022440"/>
    <w:rsid w:val="000230DB"/>
    <w:rsid w:val="000231F4"/>
    <w:rsid w:val="00024159"/>
    <w:rsid w:val="000248A7"/>
    <w:rsid w:val="00025F71"/>
    <w:rsid w:val="00026721"/>
    <w:rsid w:val="00026C41"/>
    <w:rsid w:val="00030C09"/>
    <w:rsid w:val="000318F2"/>
    <w:rsid w:val="0003259C"/>
    <w:rsid w:val="00032EB0"/>
    <w:rsid w:val="00032EEC"/>
    <w:rsid w:val="00033429"/>
    <w:rsid w:val="00033D49"/>
    <w:rsid w:val="0003524F"/>
    <w:rsid w:val="00036DE5"/>
    <w:rsid w:val="0004084E"/>
    <w:rsid w:val="00040D76"/>
    <w:rsid w:val="0004189D"/>
    <w:rsid w:val="00041A1F"/>
    <w:rsid w:val="00041B70"/>
    <w:rsid w:val="0004214B"/>
    <w:rsid w:val="000421B3"/>
    <w:rsid w:val="000423D4"/>
    <w:rsid w:val="00042EA7"/>
    <w:rsid w:val="00047359"/>
    <w:rsid w:val="000479B0"/>
    <w:rsid w:val="0005253D"/>
    <w:rsid w:val="00054C85"/>
    <w:rsid w:val="000552A8"/>
    <w:rsid w:val="00055991"/>
    <w:rsid w:val="00060271"/>
    <w:rsid w:val="0006062C"/>
    <w:rsid w:val="00060E57"/>
    <w:rsid w:val="00063098"/>
    <w:rsid w:val="000642A6"/>
    <w:rsid w:val="0006463A"/>
    <w:rsid w:val="000648E0"/>
    <w:rsid w:val="00065A61"/>
    <w:rsid w:val="000670BC"/>
    <w:rsid w:val="000677DA"/>
    <w:rsid w:val="000715D1"/>
    <w:rsid w:val="000723FE"/>
    <w:rsid w:val="00073961"/>
    <w:rsid w:val="00074234"/>
    <w:rsid w:val="0007535A"/>
    <w:rsid w:val="00075EC7"/>
    <w:rsid w:val="00076525"/>
    <w:rsid w:val="00076532"/>
    <w:rsid w:val="00076E89"/>
    <w:rsid w:val="00080924"/>
    <w:rsid w:val="0008145D"/>
    <w:rsid w:val="0008158C"/>
    <w:rsid w:val="000831A0"/>
    <w:rsid w:val="0008365E"/>
    <w:rsid w:val="00083BB1"/>
    <w:rsid w:val="0008434F"/>
    <w:rsid w:val="0008439E"/>
    <w:rsid w:val="000854D5"/>
    <w:rsid w:val="0008580E"/>
    <w:rsid w:val="000859EE"/>
    <w:rsid w:val="000873FD"/>
    <w:rsid w:val="00087A6F"/>
    <w:rsid w:val="00087EB2"/>
    <w:rsid w:val="000900EE"/>
    <w:rsid w:val="00090C35"/>
    <w:rsid w:val="000918F8"/>
    <w:rsid w:val="00091B1A"/>
    <w:rsid w:val="00092020"/>
    <w:rsid w:val="00096BA8"/>
    <w:rsid w:val="00096C52"/>
    <w:rsid w:val="00097626"/>
    <w:rsid w:val="00097BC2"/>
    <w:rsid w:val="000A0076"/>
    <w:rsid w:val="000A27FB"/>
    <w:rsid w:val="000A2824"/>
    <w:rsid w:val="000A3535"/>
    <w:rsid w:val="000A4215"/>
    <w:rsid w:val="000A4671"/>
    <w:rsid w:val="000A5373"/>
    <w:rsid w:val="000A546E"/>
    <w:rsid w:val="000A6676"/>
    <w:rsid w:val="000A76DE"/>
    <w:rsid w:val="000B0546"/>
    <w:rsid w:val="000B3B80"/>
    <w:rsid w:val="000B533E"/>
    <w:rsid w:val="000B55EA"/>
    <w:rsid w:val="000B5E88"/>
    <w:rsid w:val="000B6AA1"/>
    <w:rsid w:val="000B7244"/>
    <w:rsid w:val="000B77E9"/>
    <w:rsid w:val="000C0846"/>
    <w:rsid w:val="000C1C52"/>
    <w:rsid w:val="000C2938"/>
    <w:rsid w:val="000C2A01"/>
    <w:rsid w:val="000C59A2"/>
    <w:rsid w:val="000C69C1"/>
    <w:rsid w:val="000D0D49"/>
    <w:rsid w:val="000D1341"/>
    <w:rsid w:val="000D14B8"/>
    <w:rsid w:val="000D178E"/>
    <w:rsid w:val="000D2599"/>
    <w:rsid w:val="000D4C9C"/>
    <w:rsid w:val="000D5D72"/>
    <w:rsid w:val="000D6163"/>
    <w:rsid w:val="000D7828"/>
    <w:rsid w:val="000D7870"/>
    <w:rsid w:val="000E07A5"/>
    <w:rsid w:val="000E0FD9"/>
    <w:rsid w:val="000E15B4"/>
    <w:rsid w:val="000E1BA1"/>
    <w:rsid w:val="000E1E54"/>
    <w:rsid w:val="000E3CBF"/>
    <w:rsid w:val="000E404D"/>
    <w:rsid w:val="000E4212"/>
    <w:rsid w:val="000E4642"/>
    <w:rsid w:val="000E464D"/>
    <w:rsid w:val="000E4803"/>
    <w:rsid w:val="000E5896"/>
    <w:rsid w:val="000E6151"/>
    <w:rsid w:val="000E777C"/>
    <w:rsid w:val="000E7BB0"/>
    <w:rsid w:val="000F0185"/>
    <w:rsid w:val="000F0D75"/>
    <w:rsid w:val="000F1477"/>
    <w:rsid w:val="000F22C9"/>
    <w:rsid w:val="000F23CF"/>
    <w:rsid w:val="000F2673"/>
    <w:rsid w:val="000F293C"/>
    <w:rsid w:val="000F2B08"/>
    <w:rsid w:val="000F2B16"/>
    <w:rsid w:val="000F47EB"/>
    <w:rsid w:val="000F49A7"/>
    <w:rsid w:val="000F5773"/>
    <w:rsid w:val="000F706A"/>
    <w:rsid w:val="00101D9D"/>
    <w:rsid w:val="001020DC"/>
    <w:rsid w:val="00102893"/>
    <w:rsid w:val="00103DA2"/>
    <w:rsid w:val="00104DE6"/>
    <w:rsid w:val="00104DE8"/>
    <w:rsid w:val="00105E84"/>
    <w:rsid w:val="00107092"/>
    <w:rsid w:val="00107341"/>
    <w:rsid w:val="00107498"/>
    <w:rsid w:val="001130E6"/>
    <w:rsid w:val="00113416"/>
    <w:rsid w:val="00113718"/>
    <w:rsid w:val="00114E3C"/>
    <w:rsid w:val="001153B4"/>
    <w:rsid w:val="001163AD"/>
    <w:rsid w:val="00116BB3"/>
    <w:rsid w:val="00116FC4"/>
    <w:rsid w:val="00117053"/>
    <w:rsid w:val="00117CF1"/>
    <w:rsid w:val="0012046F"/>
    <w:rsid w:val="00120769"/>
    <w:rsid w:val="001207E8"/>
    <w:rsid w:val="001215A3"/>
    <w:rsid w:val="00121A89"/>
    <w:rsid w:val="001221DB"/>
    <w:rsid w:val="0012467A"/>
    <w:rsid w:val="00124B37"/>
    <w:rsid w:val="00124C83"/>
    <w:rsid w:val="001277D6"/>
    <w:rsid w:val="00130AFB"/>
    <w:rsid w:val="00130B76"/>
    <w:rsid w:val="001317E6"/>
    <w:rsid w:val="001325AE"/>
    <w:rsid w:val="00133399"/>
    <w:rsid w:val="00133777"/>
    <w:rsid w:val="00133C7A"/>
    <w:rsid w:val="00135D81"/>
    <w:rsid w:val="00135E32"/>
    <w:rsid w:val="0013681D"/>
    <w:rsid w:val="001378F6"/>
    <w:rsid w:val="0014023B"/>
    <w:rsid w:val="00141409"/>
    <w:rsid w:val="00142309"/>
    <w:rsid w:val="001432C7"/>
    <w:rsid w:val="001435D1"/>
    <w:rsid w:val="00144353"/>
    <w:rsid w:val="001452C8"/>
    <w:rsid w:val="00146030"/>
    <w:rsid w:val="001467B8"/>
    <w:rsid w:val="00147E03"/>
    <w:rsid w:val="001510B1"/>
    <w:rsid w:val="00152CD5"/>
    <w:rsid w:val="00153189"/>
    <w:rsid w:val="00154EC7"/>
    <w:rsid w:val="001550EB"/>
    <w:rsid w:val="00155C2C"/>
    <w:rsid w:val="00155F80"/>
    <w:rsid w:val="00156697"/>
    <w:rsid w:val="001574DB"/>
    <w:rsid w:val="00164347"/>
    <w:rsid w:val="0016488E"/>
    <w:rsid w:val="001648B7"/>
    <w:rsid w:val="001652A6"/>
    <w:rsid w:val="00165609"/>
    <w:rsid w:val="00165A54"/>
    <w:rsid w:val="00172F85"/>
    <w:rsid w:val="001738D6"/>
    <w:rsid w:val="00175175"/>
    <w:rsid w:val="0017535D"/>
    <w:rsid w:val="00175DCB"/>
    <w:rsid w:val="00176353"/>
    <w:rsid w:val="001766B5"/>
    <w:rsid w:val="00176AE9"/>
    <w:rsid w:val="00176DAB"/>
    <w:rsid w:val="00177C28"/>
    <w:rsid w:val="001810DE"/>
    <w:rsid w:val="0018155D"/>
    <w:rsid w:val="00181CD1"/>
    <w:rsid w:val="00182A12"/>
    <w:rsid w:val="00182A20"/>
    <w:rsid w:val="00184A03"/>
    <w:rsid w:val="00186A0A"/>
    <w:rsid w:val="00187D60"/>
    <w:rsid w:val="001903CD"/>
    <w:rsid w:val="00191752"/>
    <w:rsid w:val="00194719"/>
    <w:rsid w:val="00194A9E"/>
    <w:rsid w:val="00195C39"/>
    <w:rsid w:val="00196904"/>
    <w:rsid w:val="001A560F"/>
    <w:rsid w:val="001A7DB7"/>
    <w:rsid w:val="001B03AC"/>
    <w:rsid w:val="001B09AB"/>
    <w:rsid w:val="001B1390"/>
    <w:rsid w:val="001B20D8"/>
    <w:rsid w:val="001B24B1"/>
    <w:rsid w:val="001B3B38"/>
    <w:rsid w:val="001B4ED6"/>
    <w:rsid w:val="001B683D"/>
    <w:rsid w:val="001B7375"/>
    <w:rsid w:val="001C0320"/>
    <w:rsid w:val="001C1383"/>
    <w:rsid w:val="001C16F2"/>
    <w:rsid w:val="001C1A6D"/>
    <w:rsid w:val="001C2B4C"/>
    <w:rsid w:val="001C2E74"/>
    <w:rsid w:val="001C3BE2"/>
    <w:rsid w:val="001C4DA1"/>
    <w:rsid w:val="001C57AF"/>
    <w:rsid w:val="001C5FDA"/>
    <w:rsid w:val="001C660D"/>
    <w:rsid w:val="001C719B"/>
    <w:rsid w:val="001D2B25"/>
    <w:rsid w:val="001D2EBF"/>
    <w:rsid w:val="001D316F"/>
    <w:rsid w:val="001D4693"/>
    <w:rsid w:val="001D47E5"/>
    <w:rsid w:val="001D4ADE"/>
    <w:rsid w:val="001D5699"/>
    <w:rsid w:val="001D585F"/>
    <w:rsid w:val="001D7236"/>
    <w:rsid w:val="001E07CB"/>
    <w:rsid w:val="001E1023"/>
    <w:rsid w:val="001E13BB"/>
    <w:rsid w:val="001E3842"/>
    <w:rsid w:val="001E38FA"/>
    <w:rsid w:val="001E41D1"/>
    <w:rsid w:val="001E43F8"/>
    <w:rsid w:val="001E4F8C"/>
    <w:rsid w:val="001E7025"/>
    <w:rsid w:val="001F063E"/>
    <w:rsid w:val="001F0BE9"/>
    <w:rsid w:val="001F3141"/>
    <w:rsid w:val="001F3D54"/>
    <w:rsid w:val="001F49E4"/>
    <w:rsid w:val="001F56FA"/>
    <w:rsid w:val="001F5A0D"/>
    <w:rsid w:val="0020000B"/>
    <w:rsid w:val="00201AA4"/>
    <w:rsid w:val="00202605"/>
    <w:rsid w:val="002033B7"/>
    <w:rsid w:val="00203F10"/>
    <w:rsid w:val="0020419B"/>
    <w:rsid w:val="00204994"/>
    <w:rsid w:val="00205966"/>
    <w:rsid w:val="00206E94"/>
    <w:rsid w:val="0021006A"/>
    <w:rsid w:val="00211D67"/>
    <w:rsid w:val="00211FE5"/>
    <w:rsid w:val="002126EA"/>
    <w:rsid w:val="00212826"/>
    <w:rsid w:val="002128E5"/>
    <w:rsid w:val="0021360A"/>
    <w:rsid w:val="00214686"/>
    <w:rsid w:val="0021546C"/>
    <w:rsid w:val="00215F1D"/>
    <w:rsid w:val="002166D5"/>
    <w:rsid w:val="00216E7A"/>
    <w:rsid w:val="002200F3"/>
    <w:rsid w:val="00221BFD"/>
    <w:rsid w:val="00223F55"/>
    <w:rsid w:val="00224F9B"/>
    <w:rsid w:val="00226300"/>
    <w:rsid w:val="00227B36"/>
    <w:rsid w:val="002316DC"/>
    <w:rsid w:val="00231B8D"/>
    <w:rsid w:val="0023318E"/>
    <w:rsid w:val="002345F3"/>
    <w:rsid w:val="00234766"/>
    <w:rsid w:val="00234DB5"/>
    <w:rsid w:val="0023634B"/>
    <w:rsid w:val="00237066"/>
    <w:rsid w:val="002375AF"/>
    <w:rsid w:val="0023790F"/>
    <w:rsid w:val="0023791E"/>
    <w:rsid w:val="00240035"/>
    <w:rsid w:val="00241694"/>
    <w:rsid w:val="00241BD5"/>
    <w:rsid w:val="0024281B"/>
    <w:rsid w:val="0024286F"/>
    <w:rsid w:val="00243527"/>
    <w:rsid w:val="0024625B"/>
    <w:rsid w:val="002466A1"/>
    <w:rsid w:val="00250585"/>
    <w:rsid w:val="00251DBE"/>
    <w:rsid w:val="0025262B"/>
    <w:rsid w:val="00252630"/>
    <w:rsid w:val="002546BB"/>
    <w:rsid w:val="00254AB5"/>
    <w:rsid w:val="00254DE1"/>
    <w:rsid w:val="00254F63"/>
    <w:rsid w:val="00255284"/>
    <w:rsid w:val="0025570F"/>
    <w:rsid w:val="002560E0"/>
    <w:rsid w:val="00256303"/>
    <w:rsid w:val="00256578"/>
    <w:rsid w:val="00256D39"/>
    <w:rsid w:val="00256D9B"/>
    <w:rsid w:val="002575EC"/>
    <w:rsid w:val="0026022B"/>
    <w:rsid w:val="00260289"/>
    <w:rsid w:val="00261A04"/>
    <w:rsid w:val="00263686"/>
    <w:rsid w:val="00263A92"/>
    <w:rsid w:val="0026476F"/>
    <w:rsid w:val="0026578A"/>
    <w:rsid w:val="00265B7D"/>
    <w:rsid w:val="002664FF"/>
    <w:rsid w:val="0026667F"/>
    <w:rsid w:val="00266A8B"/>
    <w:rsid w:val="00267A7B"/>
    <w:rsid w:val="00270212"/>
    <w:rsid w:val="0027117A"/>
    <w:rsid w:val="00271205"/>
    <w:rsid w:val="00271E7A"/>
    <w:rsid w:val="002723AC"/>
    <w:rsid w:val="00273C2A"/>
    <w:rsid w:val="0027401C"/>
    <w:rsid w:val="0027520F"/>
    <w:rsid w:val="00275C18"/>
    <w:rsid w:val="00275CB4"/>
    <w:rsid w:val="002769B5"/>
    <w:rsid w:val="002769FF"/>
    <w:rsid w:val="00280DB9"/>
    <w:rsid w:val="002814ED"/>
    <w:rsid w:val="00281B9E"/>
    <w:rsid w:val="002827E3"/>
    <w:rsid w:val="0028408C"/>
    <w:rsid w:val="00284724"/>
    <w:rsid w:val="00285767"/>
    <w:rsid w:val="0028603A"/>
    <w:rsid w:val="00287997"/>
    <w:rsid w:val="00290AF1"/>
    <w:rsid w:val="002914BB"/>
    <w:rsid w:val="002953C9"/>
    <w:rsid w:val="00295FAB"/>
    <w:rsid w:val="00297351"/>
    <w:rsid w:val="002973F3"/>
    <w:rsid w:val="002979B8"/>
    <w:rsid w:val="002A022E"/>
    <w:rsid w:val="002A0A55"/>
    <w:rsid w:val="002A1BCB"/>
    <w:rsid w:val="002A228E"/>
    <w:rsid w:val="002A24F4"/>
    <w:rsid w:val="002A38C4"/>
    <w:rsid w:val="002A58D4"/>
    <w:rsid w:val="002A59B4"/>
    <w:rsid w:val="002A5C09"/>
    <w:rsid w:val="002A632B"/>
    <w:rsid w:val="002A708A"/>
    <w:rsid w:val="002B2C5D"/>
    <w:rsid w:val="002B3343"/>
    <w:rsid w:val="002B3711"/>
    <w:rsid w:val="002B546E"/>
    <w:rsid w:val="002B6C0E"/>
    <w:rsid w:val="002B6DAD"/>
    <w:rsid w:val="002C0FF1"/>
    <w:rsid w:val="002C1103"/>
    <w:rsid w:val="002C21C4"/>
    <w:rsid w:val="002C2830"/>
    <w:rsid w:val="002C28DA"/>
    <w:rsid w:val="002C4141"/>
    <w:rsid w:val="002C50B5"/>
    <w:rsid w:val="002C5772"/>
    <w:rsid w:val="002C5E5D"/>
    <w:rsid w:val="002C5FF1"/>
    <w:rsid w:val="002C6982"/>
    <w:rsid w:val="002C6C50"/>
    <w:rsid w:val="002D194F"/>
    <w:rsid w:val="002D2A1D"/>
    <w:rsid w:val="002D3861"/>
    <w:rsid w:val="002D448F"/>
    <w:rsid w:val="002D4D82"/>
    <w:rsid w:val="002D59BA"/>
    <w:rsid w:val="002D5CD3"/>
    <w:rsid w:val="002D6478"/>
    <w:rsid w:val="002D7CD3"/>
    <w:rsid w:val="002E43D5"/>
    <w:rsid w:val="002E4C73"/>
    <w:rsid w:val="002E5432"/>
    <w:rsid w:val="002E5C4E"/>
    <w:rsid w:val="002E5D4F"/>
    <w:rsid w:val="002E66C4"/>
    <w:rsid w:val="002E69A0"/>
    <w:rsid w:val="002E6B99"/>
    <w:rsid w:val="002E6BF5"/>
    <w:rsid w:val="002E6D62"/>
    <w:rsid w:val="002E71B5"/>
    <w:rsid w:val="002E7DD5"/>
    <w:rsid w:val="002F07C6"/>
    <w:rsid w:val="002F1450"/>
    <w:rsid w:val="002F15FD"/>
    <w:rsid w:val="002F2EA9"/>
    <w:rsid w:val="002F4399"/>
    <w:rsid w:val="002F44BD"/>
    <w:rsid w:val="002F46F4"/>
    <w:rsid w:val="002F489D"/>
    <w:rsid w:val="002F4AE5"/>
    <w:rsid w:val="002F4DD5"/>
    <w:rsid w:val="002F663A"/>
    <w:rsid w:val="002F67F5"/>
    <w:rsid w:val="002F6C9C"/>
    <w:rsid w:val="00301167"/>
    <w:rsid w:val="00301993"/>
    <w:rsid w:val="00302155"/>
    <w:rsid w:val="003048B8"/>
    <w:rsid w:val="00304F55"/>
    <w:rsid w:val="0030541D"/>
    <w:rsid w:val="003059A5"/>
    <w:rsid w:val="00305A71"/>
    <w:rsid w:val="00305A93"/>
    <w:rsid w:val="003101FF"/>
    <w:rsid w:val="00312130"/>
    <w:rsid w:val="00313A41"/>
    <w:rsid w:val="00313A4A"/>
    <w:rsid w:val="00314AF8"/>
    <w:rsid w:val="00317280"/>
    <w:rsid w:val="0031781A"/>
    <w:rsid w:val="00320A9E"/>
    <w:rsid w:val="003227AE"/>
    <w:rsid w:val="003227C0"/>
    <w:rsid w:val="0032351B"/>
    <w:rsid w:val="00323C32"/>
    <w:rsid w:val="003248A3"/>
    <w:rsid w:val="00324E36"/>
    <w:rsid w:val="00325D4E"/>
    <w:rsid w:val="00326154"/>
    <w:rsid w:val="00326C0B"/>
    <w:rsid w:val="00326F89"/>
    <w:rsid w:val="003308BB"/>
    <w:rsid w:val="003311AE"/>
    <w:rsid w:val="00331415"/>
    <w:rsid w:val="00332298"/>
    <w:rsid w:val="00333A21"/>
    <w:rsid w:val="003342C9"/>
    <w:rsid w:val="003355AE"/>
    <w:rsid w:val="00335A68"/>
    <w:rsid w:val="003368F4"/>
    <w:rsid w:val="00336E00"/>
    <w:rsid w:val="00337300"/>
    <w:rsid w:val="003404A8"/>
    <w:rsid w:val="0034097C"/>
    <w:rsid w:val="003411F1"/>
    <w:rsid w:val="003424E7"/>
    <w:rsid w:val="003432AA"/>
    <w:rsid w:val="00343449"/>
    <w:rsid w:val="00343A11"/>
    <w:rsid w:val="00343B9A"/>
    <w:rsid w:val="00343DE8"/>
    <w:rsid w:val="0034454D"/>
    <w:rsid w:val="00347B82"/>
    <w:rsid w:val="00350644"/>
    <w:rsid w:val="003507B5"/>
    <w:rsid w:val="00350A18"/>
    <w:rsid w:val="00350A80"/>
    <w:rsid w:val="00351325"/>
    <w:rsid w:val="0035219F"/>
    <w:rsid w:val="00352D73"/>
    <w:rsid w:val="00352E3A"/>
    <w:rsid w:val="00353C01"/>
    <w:rsid w:val="0035442F"/>
    <w:rsid w:val="003554FB"/>
    <w:rsid w:val="00356ADA"/>
    <w:rsid w:val="00356DA1"/>
    <w:rsid w:val="00356DD8"/>
    <w:rsid w:val="00361103"/>
    <w:rsid w:val="0036311F"/>
    <w:rsid w:val="003632C5"/>
    <w:rsid w:val="003656A2"/>
    <w:rsid w:val="00365AC8"/>
    <w:rsid w:val="00365FE5"/>
    <w:rsid w:val="00366067"/>
    <w:rsid w:val="003668F5"/>
    <w:rsid w:val="003700C8"/>
    <w:rsid w:val="0037122D"/>
    <w:rsid w:val="003712D3"/>
    <w:rsid w:val="00371811"/>
    <w:rsid w:val="003736D1"/>
    <w:rsid w:val="00373A6B"/>
    <w:rsid w:val="00374353"/>
    <w:rsid w:val="00375EF9"/>
    <w:rsid w:val="00375FF0"/>
    <w:rsid w:val="00376454"/>
    <w:rsid w:val="0037688C"/>
    <w:rsid w:val="00376CEB"/>
    <w:rsid w:val="0037717B"/>
    <w:rsid w:val="0038008F"/>
    <w:rsid w:val="003802C8"/>
    <w:rsid w:val="003814A2"/>
    <w:rsid w:val="00382770"/>
    <w:rsid w:val="00382FB6"/>
    <w:rsid w:val="0038341B"/>
    <w:rsid w:val="003835AC"/>
    <w:rsid w:val="0038378F"/>
    <w:rsid w:val="00383E83"/>
    <w:rsid w:val="00384AF5"/>
    <w:rsid w:val="00384EAF"/>
    <w:rsid w:val="00386E6B"/>
    <w:rsid w:val="00386FF0"/>
    <w:rsid w:val="00387A94"/>
    <w:rsid w:val="0039069D"/>
    <w:rsid w:val="0039075D"/>
    <w:rsid w:val="003910F5"/>
    <w:rsid w:val="00391F44"/>
    <w:rsid w:val="00392717"/>
    <w:rsid w:val="003936B0"/>
    <w:rsid w:val="003943EF"/>
    <w:rsid w:val="00394D71"/>
    <w:rsid w:val="00395754"/>
    <w:rsid w:val="00396909"/>
    <w:rsid w:val="00396F8D"/>
    <w:rsid w:val="003A165F"/>
    <w:rsid w:val="003A19C5"/>
    <w:rsid w:val="003A2B82"/>
    <w:rsid w:val="003A3616"/>
    <w:rsid w:val="003A3A70"/>
    <w:rsid w:val="003A446F"/>
    <w:rsid w:val="003A4F93"/>
    <w:rsid w:val="003A5BCD"/>
    <w:rsid w:val="003A68E2"/>
    <w:rsid w:val="003A6C91"/>
    <w:rsid w:val="003A6E16"/>
    <w:rsid w:val="003A7D12"/>
    <w:rsid w:val="003B00FE"/>
    <w:rsid w:val="003B173B"/>
    <w:rsid w:val="003B1D6F"/>
    <w:rsid w:val="003B2A03"/>
    <w:rsid w:val="003B390E"/>
    <w:rsid w:val="003B3ACB"/>
    <w:rsid w:val="003B46D6"/>
    <w:rsid w:val="003B6919"/>
    <w:rsid w:val="003B6AF8"/>
    <w:rsid w:val="003B6F79"/>
    <w:rsid w:val="003B7F90"/>
    <w:rsid w:val="003C0F05"/>
    <w:rsid w:val="003C20BF"/>
    <w:rsid w:val="003C22CA"/>
    <w:rsid w:val="003C25AA"/>
    <w:rsid w:val="003C29EB"/>
    <w:rsid w:val="003C2D46"/>
    <w:rsid w:val="003C30F0"/>
    <w:rsid w:val="003C4BE2"/>
    <w:rsid w:val="003C4D4B"/>
    <w:rsid w:val="003C69E7"/>
    <w:rsid w:val="003C6F02"/>
    <w:rsid w:val="003C70A8"/>
    <w:rsid w:val="003C7FEF"/>
    <w:rsid w:val="003D0181"/>
    <w:rsid w:val="003D0969"/>
    <w:rsid w:val="003D0B38"/>
    <w:rsid w:val="003D3060"/>
    <w:rsid w:val="003D3DD7"/>
    <w:rsid w:val="003D45AE"/>
    <w:rsid w:val="003D4947"/>
    <w:rsid w:val="003D5B33"/>
    <w:rsid w:val="003D693E"/>
    <w:rsid w:val="003E0174"/>
    <w:rsid w:val="003E208A"/>
    <w:rsid w:val="003E22B3"/>
    <w:rsid w:val="003E3A93"/>
    <w:rsid w:val="003E4CF5"/>
    <w:rsid w:val="003E5AAE"/>
    <w:rsid w:val="003E6067"/>
    <w:rsid w:val="003E6364"/>
    <w:rsid w:val="003E6A08"/>
    <w:rsid w:val="003E7F67"/>
    <w:rsid w:val="003F0C5B"/>
    <w:rsid w:val="003F0D3E"/>
    <w:rsid w:val="003F22D5"/>
    <w:rsid w:val="003F2BB2"/>
    <w:rsid w:val="003F2E8E"/>
    <w:rsid w:val="003F42D5"/>
    <w:rsid w:val="003F5BF4"/>
    <w:rsid w:val="003F612E"/>
    <w:rsid w:val="003F7129"/>
    <w:rsid w:val="003F73C9"/>
    <w:rsid w:val="003F761D"/>
    <w:rsid w:val="003F7A8F"/>
    <w:rsid w:val="00400B02"/>
    <w:rsid w:val="00401862"/>
    <w:rsid w:val="00401C4B"/>
    <w:rsid w:val="00402C0C"/>
    <w:rsid w:val="00403294"/>
    <w:rsid w:val="00403C74"/>
    <w:rsid w:val="00404083"/>
    <w:rsid w:val="00404315"/>
    <w:rsid w:val="00404B32"/>
    <w:rsid w:val="00404BCE"/>
    <w:rsid w:val="00406823"/>
    <w:rsid w:val="00407341"/>
    <w:rsid w:val="00407C4A"/>
    <w:rsid w:val="00411212"/>
    <w:rsid w:val="00411793"/>
    <w:rsid w:val="0041189C"/>
    <w:rsid w:val="00412294"/>
    <w:rsid w:val="0041297E"/>
    <w:rsid w:val="00412C32"/>
    <w:rsid w:val="00413C85"/>
    <w:rsid w:val="00415BE4"/>
    <w:rsid w:val="00415F4E"/>
    <w:rsid w:val="00416453"/>
    <w:rsid w:val="00416530"/>
    <w:rsid w:val="00416A51"/>
    <w:rsid w:val="00416AB9"/>
    <w:rsid w:val="00416BA9"/>
    <w:rsid w:val="00417381"/>
    <w:rsid w:val="004212B1"/>
    <w:rsid w:val="00422E0A"/>
    <w:rsid w:val="0042358D"/>
    <w:rsid w:val="00423745"/>
    <w:rsid w:val="00423C4C"/>
    <w:rsid w:val="00423EA1"/>
    <w:rsid w:val="00424860"/>
    <w:rsid w:val="00426E78"/>
    <w:rsid w:val="0043063D"/>
    <w:rsid w:val="00431147"/>
    <w:rsid w:val="00432BD8"/>
    <w:rsid w:val="00433FE1"/>
    <w:rsid w:val="004345C8"/>
    <w:rsid w:val="00434BE0"/>
    <w:rsid w:val="00434CA1"/>
    <w:rsid w:val="00435142"/>
    <w:rsid w:val="0043521C"/>
    <w:rsid w:val="0043665C"/>
    <w:rsid w:val="00436879"/>
    <w:rsid w:val="004377EC"/>
    <w:rsid w:val="004410A7"/>
    <w:rsid w:val="00443051"/>
    <w:rsid w:val="00443334"/>
    <w:rsid w:val="00443348"/>
    <w:rsid w:val="0044338F"/>
    <w:rsid w:val="004451F6"/>
    <w:rsid w:val="004460C3"/>
    <w:rsid w:val="00447E13"/>
    <w:rsid w:val="00450BAB"/>
    <w:rsid w:val="00450EEE"/>
    <w:rsid w:val="004523D3"/>
    <w:rsid w:val="004523F8"/>
    <w:rsid w:val="00452DF8"/>
    <w:rsid w:val="00455ABA"/>
    <w:rsid w:val="00455AE5"/>
    <w:rsid w:val="00455BCF"/>
    <w:rsid w:val="00460D2D"/>
    <w:rsid w:val="00461216"/>
    <w:rsid w:val="00461B8D"/>
    <w:rsid w:val="00462444"/>
    <w:rsid w:val="0046553F"/>
    <w:rsid w:val="00465C3A"/>
    <w:rsid w:val="00466828"/>
    <w:rsid w:val="0046695B"/>
    <w:rsid w:val="00466CA4"/>
    <w:rsid w:val="004675D8"/>
    <w:rsid w:val="00467EA2"/>
    <w:rsid w:val="00467FA5"/>
    <w:rsid w:val="0047003C"/>
    <w:rsid w:val="004704F8"/>
    <w:rsid w:val="00472875"/>
    <w:rsid w:val="00472CD3"/>
    <w:rsid w:val="00473011"/>
    <w:rsid w:val="00473A71"/>
    <w:rsid w:val="00474015"/>
    <w:rsid w:val="00474914"/>
    <w:rsid w:val="00475DF9"/>
    <w:rsid w:val="0048068B"/>
    <w:rsid w:val="004807EC"/>
    <w:rsid w:val="004808E3"/>
    <w:rsid w:val="00480B3D"/>
    <w:rsid w:val="004824AA"/>
    <w:rsid w:val="0048265B"/>
    <w:rsid w:val="00483349"/>
    <w:rsid w:val="00483734"/>
    <w:rsid w:val="004845FB"/>
    <w:rsid w:val="004846FC"/>
    <w:rsid w:val="00484D1D"/>
    <w:rsid w:val="00485AE6"/>
    <w:rsid w:val="0048613B"/>
    <w:rsid w:val="00486A84"/>
    <w:rsid w:val="0048734A"/>
    <w:rsid w:val="00487431"/>
    <w:rsid w:val="004874AC"/>
    <w:rsid w:val="00490306"/>
    <w:rsid w:val="00491586"/>
    <w:rsid w:val="0049164D"/>
    <w:rsid w:val="00491D2B"/>
    <w:rsid w:val="00493169"/>
    <w:rsid w:val="004933A4"/>
    <w:rsid w:val="0049368D"/>
    <w:rsid w:val="004949BB"/>
    <w:rsid w:val="00495DD7"/>
    <w:rsid w:val="00496030"/>
    <w:rsid w:val="004A27AC"/>
    <w:rsid w:val="004A2DF0"/>
    <w:rsid w:val="004A35F3"/>
    <w:rsid w:val="004A75B2"/>
    <w:rsid w:val="004A7876"/>
    <w:rsid w:val="004A7C81"/>
    <w:rsid w:val="004B0057"/>
    <w:rsid w:val="004B175F"/>
    <w:rsid w:val="004B312E"/>
    <w:rsid w:val="004B352A"/>
    <w:rsid w:val="004B50DC"/>
    <w:rsid w:val="004B5D39"/>
    <w:rsid w:val="004B607D"/>
    <w:rsid w:val="004B674C"/>
    <w:rsid w:val="004B6EE2"/>
    <w:rsid w:val="004B7301"/>
    <w:rsid w:val="004C05DD"/>
    <w:rsid w:val="004C1DC4"/>
    <w:rsid w:val="004C2469"/>
    <w:rsid w:val="004C24A8"/>
    <w:rsid w:val="004C4104"/>
    <w:rsid w:val="004C53A3"/>
    <w:rsid w:val="004C633F"/>
    <w:rsid w:val="004C6E0E"/>
    <w:rsid w:val="004C7776"/>
    <w:rsid w:val="004D0046"/>
    <w:rsid w:val="004D05B5"/>
    <w:rsid w:val="004D111F"/>
    <w:rsid w:val="004D1241"/>
    <w:rsid w:val="004D1619"/>
    <w:rsid w:val="004D4611"/>
    <w:rsid w:val="004D52B9"/>
    <w:rsid w:val="004D545A"/>
    <w:rsid w:val="004D5551"/>
    <w:rsid w:val="004D5688"/>
    <w:rsid w:val="004D5876"/>
    <w:rsid w:val="004D67F8"/>
    <w:rsid w:val="004D7369"/>
    <w:rsid w:val="004E0510"/>
    <w:rsid w:val="004E12E5"/>
    <w:rsid w:val="004E384E"/>
    <w:rsid w:val="004E4091"/>
    <w:rsid w:val="004E53FD"/>
    <w:rsid w:val="004E546A"/>
    <w:rsid w:val="004E5502"/>
    <w:rsid w:val="004E557F"/>
    <w:rsid w:val="004E6C72"/>
    <w:rsid w:val="004E7AE5"/>
    <w:rsid w:val="004E7BF9"/>
    <w:rsid w:val="004F1A08"/>
    <w:rsid w:val="004F1FEA"/>
    <w:rsid w:val="004F26CE"/>
    <w:rsid w:val="004F2D35"/>
    <w:rsid w:val="004F2FF9"/>
    <w:rsid w:val="004F3A44"/>
    <w:rsid w:val="004F44DE"/>
    <w:rsid w:val="004F4B63"/>
    <w:rsid w:val="004F5578"/>
    <w:rsid w:val="004F6ED9"/>
    <w:rsid w:val="004F71FC"/>
    <w:rsid w:val="004F73F2"/>
    <w:rsid w:val="004F778A"/>
    <w:rsid w:val="00500DD6"/>
    <w:rsid w:val="00500FCC"/>
    <w:rsid w:val="0050339B"/>
    <w:rsid w:val="005042AA"/>
    <w:rsid w:val="005075BB"/>
    <w:rsid w:val="0051043E"/>
    <w:rsid w:val="0051054D"/>
    <w:rsid w:val="0051329F"/>
    <w:rsid w:val="00515BBA"/>
    <w:rsid w:val="00517188"/>
    <w:rsid w:val="0052061B"/>
    <w:rsid w:val="00520788"/>
    <w:rsid w:val="00520C09"/>
    <w:rsid w:val="0052127B"/>
    <w:rsid w:val="00521321"/>
    <w:rsid w:val="005224F2"/>
    <w:rsid w:val="00522DE2"/>
    <w:rsid w:val="00522E68"/>
    <w:rsid w:val="005230B5"/>
    <w:rsid w:val="005242F5"/>
    <w:rsid w:val="005245FD"/>
    <w:rsid w:val="00525204"/>
    <w:rsid w:val="00526190"/>
    <w:rsid w:val="005269F5"/>
    <w:rsid w:val="0052732E"/>
    <w:rsid w:val="0052756F"/>
    <w:rsid w:val="00531A09"/>
    <w:rsid w:val="0053318A"/>
    <w:rsid w:val="0053374C"/>
    <w:rsid w:val="0053387B"/>
    <w:rsid w:val="00533DA8"/>
    <w:rsid w:val="0053638F"/>
    <w:rsid w:val="00536DB2"/>
    <w:rsid w:val="0054041D"/>
    <w:rsid w:val="00540652"/>
    <w:rsid w:val="005420AF"/>
    <w:rsid w:val="00544D76"/>
    <w:rsid w:val="00545B9E"/>
    <w:rsid w:val="00547A60"/>
    <w:rsid w:val="0055007C"/>
    <w:rsid w:val="005509C6"/>
    <w:rsid w:val="005513CF"/>
    <w:rsid w:val="00553309"/>
    <w:rsid w:val="00553A9A"/>
    <w:rsid w:val="005545E9"/>
    <w:rsid w:val="00554BB4"/>
    <w:rsid w:val="0055587E"/>
    <w:rsid w:val="00557D76"/>
    <w:rsid w:val="00560927"/>
    <w:rsid w:val="00560991"/>
    <w:rsid w:val="0056263A"/>
    <w:rsid w:val="00562DE8"/>
    <w:rsid w:val="00562E54"/>
    <w:rsid w:val="00563ECC"/>
    <w:rsid w:val="005654A4"/>
    <w:rsid w:val="00565BCF"/>
    <w:rsid w:val="00565F06"/>
    <w:rsid w:val="005664BC"/>
    <w:rsid w:val="00566AA7"/>
    <w:rsid w:val="00567D3F"/>
    <w:rsid w:val="00570172"/>
    <w:rsid w:val="00571557"/>
    <w:rsid w:val="00571AC9"/>
    <w:rsid w:val="0057388D"/>
    <w:rsid w:val="00573AAD"/>
    <w:rsid w:val="00574E8C"/>
    <w:rsid w:val="0057563A"/>
    <w:rsid w:val="005778D5"/>
    <w:rsid w:val="00580278"/>
    <w:rsid w:val="00580D7E"/>
    <w:rsid w:val="00581135"/>
    <w:rsid w:val="00582BCC"/>
    <w:rsid w:val="0058399E"/>
    <w:rsid w:val="00584119"/>
    <w:rsid w:val="00584444"/>
    <w:rsid w:val="0058478E"/>
    <w:rsid w:val="0058541F"/>
    <w:rsid w:val="005857D8"/>
    <w:rsid w:val="00585ABC"/>
    <w:rsid w:val="00586808"/>
    <w:rsid w:val="005874CE"/>
    <w:rsid w:val="00587C45"/>
    <w:rsid w:val="00587FFE"/>
    <w:rsid w:val="00590953"/>
    <w:rsid w:val="00591FE4"/>
    <w:rsid w:val="005922DD"/>
    <w:rsid w:val="005926AE"/>
    <w:rsid w:val="00592C7B"/>
    <w:rsid w:val="00593DB5"/>
    <w:rsid w:val="00595733"/>
    <w:rsid w:val="00596DA4"/>
    <w:rsid w:val="00597408"/>
    <w:rsid w:val="00597636"/>
    <w:rsid w:val="005A07B5"/>
    <w:rsid w:val="005A1C94"/>
    <w:rsid w:val="005A1D0D"/>
    <w:rsid w:val="005A2499"/>
    <w:rsid w:val="005A2B16"/>
    <w:rsid w:val="005A3ABD"/>
    <w:rsid w:val="005A4A7B"/>
    <w:rsid w:val="005A4F39"/>
    <w:rsid w:val="005A55D4"/>
    <w:rsid w:val="005A5A44"/>
    <w:rsid w:val="005A7C6C"/>
    <w:rsid w:val="005B1633"/>
    <w:rsid w:val="005B18F7"/>
    <w:rsid w:val="005B193E"/>
    <w:rsid w:val="005B1AFB"/>
    <w:rsid w:val="005B1D31"/>
    <w:rsid w:val="005B2947"/>
    <w:rsid w:val="005B2972"/>
    <w:rsid w:val="005B4A88"/>
    <w:rsid w:val="005B50E8"/>
    <w:rsid w:val="005B652F"/>
    <w:rsid w:val="005B7703"/>
    <w:rsid w:val="005B775C"/>
    <w:rsid w:val="005C0831"/>
    <w:rsid w:val="005C1714"/>
    <w:rsid w:val="005C793F"/>
    <w:rsid w:val="005D11E9"/>
    <w:rsid w:val="005D2459"/>
    <w:rsid w:val="005D4518"/>
    <w:rsid w:val="005D4772"/>
    <w:rsid w:val="005D5466"/>
    <w:rsid w:val="005D577E"/>
    <w:rsid w:val="005D5DE0"/>
    <w:rsid w:val="005D7951"/>
    <w:rsid w:val="005D7F77"/>
    <w:rsid w:val="005E4229"/>
    <w:rsid w:val="005E45EB"/>
    <w:rsid w:val="005E4D4B"/>
    <w:rsid w:val="005E575B"/>
    <w:rsid w:val="005E5BBD"/>
    <w:rsid w:val="005E610A"/>
    <w:rsid w:val="005E72CA"/>
    <w:rsid w:val="005E75FA"/>
    <w:rsid w:val="005F09F7"/>
    <w:rsid w:val="005F0B53"/>
    <w:rsid w:val="005F1791"/>
    <w:rsid w:val="005F2A88"/>
    <w:rsid w:val="005F3C09"/>
    <w:rsid w:val="005F3D07"/>
    <w:rsid w:val="005F72FE"/>
    <w:rsid w:val="0060023D"/>
    <w:rsid w:val="00600ACD"/>
    <w:rsid w:val="00600BD2"/>
    <w:rsid w:val="00603286"/>
    <w:rsid w:val="00603326"/>
    <w:rsid w:val="00605D4F"/>
    <w:rsid w:val="006060C8"/>
    <w:rsid w:val="00606360"/>
    <w:rsid w:val="0060639F"/>
    <w:rsid w:val="006100F3"/>
    <w:rsid w:val="00610EEA"/>
    <w:rsid w:val="006116C3"/>
    <w:rsid w:val="00611A53"/>
    <w:rsid w:val="00611E24"/>
    <w:rsid w:val="00612000"/>
    <w:rsid w:val="0061359C"/>
    <w:rsid w:val="00614E7B"/>
    <w:rsid w:val="006151A5"/>
    <w:rsid w:val="00615FE4"/>
    <w:rsid w:val="00616C17"/>
    <w:rsid w:val="00617433"/>
    <w:rsid w:val="00617D2B"/>
    <w:rsid w:val="00622708"/>
    <w:rsid w:val="00625F64"/>
    <w:rsid w:val="006264D3"/>
    <w:rsid w:val="0062663B"/>
    <w:rsid w:val="0063034F"/>
    <w:rsid w:val="006319BB"/>
    <w:rsid w:val="00631A78"/>
    <w:rsid w:val="0063237B"/>
    <w:rsid w:val="00632BE6"/>
    <w:rsid w:val="006337DC"/>
    <w:rsid w:val="00634969"/>
    <w:rsid w:val="00635C42"/>
    <w:rsid w:val="00636052"/>
    <w:rsid w:val="006367A0"/>
    <w:rsid w:val="00636E90"/>
    <w:rsid w:val="00636F90"/>
    <w:rsid w:val="00637612"/>
    <w:rsid w:val="00637C89"/>
    <w:rsid w:val="00637F1B"/>
    <w:rsid w:val="006403DE"/>
    <w:rsid w:val="00645776"/>
    <w:rsid w:val="00647A3E"/>
    <w:rsid w:val="006509B7"/>
    <w:rsid w:val="00650CDD"/>
    <w:rsid w:val="00651EB4"/>
    <w:rsid w:val="00651FAA"/>
    <w:rsid w:val="0065212A"/>
    <w:rsid w:val="00652E7E"/>
    <w:rsid w:val="00653A37"/>
    <w:rsid w:val="006561C1"/>
    <w:rsid w:val="00657761"/>
    <w:rsid w:val="00661DF1"/>
    <w:rsid w:val="006623CE"/>
    <w:rsid w:val="006631FE"/>
    <w:rsid w:val="006649CE"/>
    <w:rsid w:val="00664E7C"/>
    <w:rsid w:val="006655A1"/>
    <w:rsid w:val="00665635"/>
    <w:rsid w:val="00665644"/>
    <w:rsid w:val="0066573F"/>
    <w:rsid w:val="00665825"/>
    <w:rsid w:val="00666AF2"/>
    <w:rsid w:val="00667622"/>
    <w:rsid w:val="00667DA5"/>
    <w:rsid w:val="00670B02"/>
    <w:rsid w:val="006714F1"/>
    <w:rsid w:val="006720F6"/>
    <w:rsid w:val="00673C8E"/>
    <w:rsid w:val="006747E0"/>
    <w:rsid w:val="0067767C"/>
    <w:rsid w:val="00677847"/>
    <w:rsid w:val="006807FE"/>
    <w:rsid w:val="00680F4C"/>
    <w:rsid w:val="00681D73"/>
    <w:rsid w:val="006820B7"/>
    <w:rsid w:val="00682E17"/>
    <w:rsid w:val="0068322E"/>
    <w:rsid w:val="00683DDD"/>
    <w:rsid w:val="00684127"/>
    <w:rsid w:val="0068619F"/>
    <w:rsid w:val="00686251"/>
    <w:rsid w:val="00686A62"/>
    <w:rsid w:val="00687B09"/>
    <w:rsid w:val="006917D3"/>
    <w:rsid w:val="00691F0A"/>
    <w:rsid w:val="00691F17"/>
    <w:rsid w:val="00692161"/>
    <w:rsid w:val="00696249"/>
    <w:rsid w:val="00696A34"/>
    <w:rsid w:val="00697AAE"/>
    <w:rsid w:val="006A002E"/>
    <w:rsid w:val="006A00BA"/>
    <w:rsid w:val="006A0381"/>
    <w:rsid w:val="006A0C84"/>
    <w:rsid w:val="006A1861"/>
    <w:rsid w:val="006A2182"/>
    <w:rsid w:val="006A2F1E"/>
    <w:rsid w:val="006A335F"/>
    <w:rsid w:val="006A373B"/>
    <w:rsid w:val="006A3D9D"/>
    <w:rsid w:val="006A3FCC"/>
    <w:rsid w:val="006A426F"/>
    <w:rsid w:val="006A4B6B"/>
    <w:rsid w:val="006A6195"/>
    <w:rsid w:val="006A67AC"/>
    <w:rsid w:val="006A6C77"/>
    <w:rsid w:val="006A6C9A"/>
    <w:rsid w:val="006A7793"/>
    <w:rsid w:val="006B02FF"/>
    <w:rsid w:val="006B18B8"/>
    <w:rsid w:val="006B2FD8"/>
    <w:rsid w:val="006B3537"/>
    <w:rsid w:val="006B35FD"/>
    <w:rsid w:val="006B3C07"/>
    <w:rsid w:val="006B6EEB"/>
    <w:rsid w:val="006C0542"/>
    <w:rsid w:val="006C1B09"/>
    <w:rsid w:val="006C2CEC"/>
    <w:rsid w:val="006C54A3"/>
    <w:rsid w:val="006C56E6"/>
    <w:rsid w:val="006C5E41"/>
    <w:rsid w:val="006C6DFB"/>
    <w:rsid w:val="006C707B"/>
    <w:rsid w:val="006C707F"/>
    <w:rsid w:val="006C7459"/>
    <w:rsid w:val="006D1F8D"/>
    <w:rsid w:val="006D237A"/>
    <w:rsid w:val="006D24F8"/>
    <w:rsid w:val="006D339D"/>
    <w:rsid w:val="006D3767"/>
    <w:rsid w:val="006D4859"/>
    <w:rsid w:val="006D4CF5"/>
    <w:rsid w:val="006D52F5"/>
    <w:rsid w:val="006D53FE"/>
    <w:rsid w:val="006D6674"/>
    <w:rsid w:val="006D6B07"/>
    <w:rsid w:val="006E1018"/>
    <w:rsid w:val="006E1761"/>
    <w:rsid w:val="006E28AE"/>
    <w:rsid w:val="006E28C0"/>
    <w:rsid w:val="006E30E5"/>
    <w:rsid w:val="006E3A33"/>
    <w:rsid w:val="006E3D67"/>
    <w:rsid w:val="006E5474"/>
    <w:rsid w:val="006E5BE7"/>
    <w:rsid w:val="006E6B20"/>
    <w:rsid w:val="006E6D63"/>
    <w:rsid w:val="006F06ED"/>
    <w:rsid w:val="006F1A8E"/>
    <w:rsid w:val="006F1FF2"/>
    <w:rsid w:val="006F4BC9"/>
    <w:rsid w:val="006F70F7"/>
    <w:rsid w:val="00700FDD"/>
    <w:rsid w:val="00702937"/>
    <w:rsid w:val="00705637"/>
    <w:rsid w:val="00705C32"/>
    <w:rsid w:val="007101EC"/>
    <w:rsid w:val="00710C04"/>
    <w:rsid w:val="00710CCD"/>
    <w:rsid w:val="007113A9"/>
    <w:rsid w:val="00711822"/>
    <w:rsid w:val="00712EB3"/>
    <w:rsid w:val="00713241"/>
    <w:rsid w:val="00713B86"/>
    <w:rsid w:val="00713BFC"/>
    <w:rsid w:val="00715468"/>
    <w:rsid w:val="00715D11"/>
    <w:rsid w:val="00716943"/>
    <w:rsid w:val="00716C70"/>
    <w:rsid w:val="007171CB"/>
    <w:rsid w:val="00721110"/>
    <w:rsid w:val="00721416"/>
    <w:rsid w:val="007216B9"/>
    <w:rsid w:val="00722582"/>
    <w:rsid w:val="0072270E"/>
    <w:rsid w:val="007263E8"/>
    <w:rsid w:val="00726405"/>
    <w:rsid w:val="0072659F"/>
    <w:rsid w:val="00726BAE"/>
    <w:rsid w:val="0073112C"/>
    <w:rsid w:val="00731751"/>
    <w:rsid w:val="00731E0C"/>
    <w:rsid w:val="00732DBB"/>
    <w:rsid w:val="007332B7"/>
    <w:rsid w:val="00733A61"/>
    <w:rsid w:val="00733CE8"/>
    <w:rsid w:val="00734720"/>
    <w:rsid w:val="007354E5"/>
    <w:rsid w:val="00735749"/>
    <w:rsid w:val="00736E13"/>
    <w:rsid w:val="007371B5"/>
    <w:rsid w:val="00737A31"/>
    <w:rsid w:val="007427D1"/>
    <w:rsid w:val="007451C3"/>
    <w:rsid w:val="007451F3"/>
    <w:rsid w:val="007460C9"/>
    <w:rsid w:val="00746234"/>
    <w:rsid w:val="0074636C"/>
    <w:rsid w:val="00747173"/>
    <w:rsid w:val="00747E83"/>
    <w:rsid w:val="00751837"/>
    <w:rsid w:val="00751E70"/>
    <w:rsid w:val="00752EC7"/>
    <w:rsid w:val="0075341A"/>
    <w:rsid w:val="00753B67"/>
    <w:rsid w:val="0075435E"/>
    <w:rsid w:val="00754EDB"/>
    <w:rsid w:val="00756E55"/>
    <w:rsid w:val="00757053"/>
    <w:rsid w:val="007576A3"/>
    <w:rsid w:val="00760F7F"/>
    <w:rsid w:val="00761D22"/>
    <w:rsid w:val="00763D4D"/>
    <w:rsid w:val="007640CA"/>
    <w:rsid w:val="00764477"/>
    <w:rsid w:val="00764B97"/>
    <w:rsid w:val="00764BD7"/>
    <w:rsid w:val="007655E8"/>
    <w:rsid w:val="00765619"/>
    <w:rsid w:val="0076740A"/>
    <w:rsid w:val="00767C0E"/>
    <w:rsid w:val="00770CFD"/>
    <w:rsid w:val="00770E39"/>
    <w:rsid w:val="00770F6A"/>
    <w:rsid w:val="0077146D"/>
    <w:rsid w:val="007717EB"/>
    <w:rsid w:val="007723B0"/>
    <w:rsid w:val="0077277F"/>
    <w:rsid w:val="00772DFE"/>
    <w:rsid w:val="00773381"/>
    <w:rsid w:val="00774F6D"/>
    <w:rsid w:val="007755A5"/>
    <w:rsid w:val="007755DA"/>
    <w:rsid w:val="0077678A"/>
    <w:rsid w:val="007768CC"/>
    <w:rsid w:val="00776C14"/>
    <w:rsid w:val="007802E8"/>
    <w:rsid w:val="00780B85"/>
    <w:rsid w:val="0078256A"/>
    <w:rsid w:val="00782708"/>
    <w:rsid w:val="00783455"/>
    <w:rsid w:val="00784373"/>
    <w:rsid w:val="007848C2"/>
    <w:rsid w:val="007877CA"/>
    <w:rsid w:val="0079069C"/>
    <w:rsid w:val="007907EB"/>
    <w:rsid w:val="00791615"/>
    <w:rsid w:val="00791E08"/>
    <w:rsid w:val="0079302A"/>
    <w:rsid w:val="0079380B"/>
    <w:rsid w:val="00793A69"/>
    <w:rsid w:val="00793BDB"/>
    <w:rsid w:val="00794125"/>
    <w:rsid w:val="00794AC1"/>
    <w:rsid w:val="007955F2"/>
    <w:rsid w:val="007A2E8C"/>
    <w:rsid w:val="007A3C80"/>
    <w:rsid w:val="007A41E3"/>
    <w:rsid w:val="007A45AB"/>
    <w:rsid w:val="007A47DE"/>
    <w:rsid w:val="007A702E"/>
    <w:rsid w:val="007B175C"/>
    <w:rsid w:val="007B1782"/>
    <w:rsid w:val="007B1FAD"/>
    <w:rsid w:val="007B22D1"/>
    <w:rsid w:val="007B2692"/>
    <w:rsid w:val="007B40A4"/>
    <w:rsid w:val="007B469F"/>
    <w:rsid w:val="007B46D1"/>
    <w:rsid w:val="007B4A9D"/>
    <w:rsid w:val="007B52EB"/>
    <w:rsid w:val="007B564A"/>
    <w:rsid w:val="007B5BC2"/>
    <w:rsid w:val="007B68A9"/>
    <w:rsid w:val="007C119F"/>
    <w:rsid w:val="007C2C33"/>
    <w:rsid w:val="007C3333"/>
    <w:rsid w:val="007C38F0"/>
    <w:rsid w:val="007C433C"/>
    <w:rsid w:val="007C6D5D"/>
    <w:rsid w:val="007C7F7D"/>
    <w:rsid w:val="007D0B73"/>
    <w:rsid w:val="007D1732"/>
    <w:rsid w:val="007D1ED1"/>
    <w:rsid w:val="007D2350"/>
    <w:rsid w:val="007D32A5"/>
    <w:rsid w:val="007D3E07"/>
    <w:rsid w:val="007D4F04"/>
    <w:rsid w:val="007D54DE"/>
    <w:rsid w:val="007D594F"/>
    <w:rsid w:val="007D648D"/>
    <w:rsid w:val="007D6E90"/>
    <w:rsid w:val="007D777B"/>
    <w:rsid w:val="007D7920"/>
    <w:rsid w:val="007D7DFC"/>
    <w:rsid w:val="007E02CB"/>
    <w:rsid w:val="007E0680"/>
    <w:rsid w:val="007E1127"/>
    <w:rsid w:val="007E12A0"/>
    <w:rsid w:val="007E372A"/>
    <w:rsid w:val="007E3A3F"/>
    <w:rsid w:val="007E45F2"/>
    <w:rsid w:val="007E46C8"/>
    <w:rsid w:val="007E4C72"/>
    <w:rsid w:val="007E505F"/>
    <w:rsid w:val="007E535A"/>
    <w:rsid w:val="007E65A5"/>
    <w:rsid w:val="007E7570"/>
    <w:rsid w:val="007F0E11"/>
    <w:rsid w:val="007F0EA0"/>
    <w:rsid w:val="007F13B5"/>
    <w:rsid w:val="007F260C"/>
    <w:rsid w:val="007F30B4"/>
    <w:rsid w:val="007F44D7"/>
    <w:rsid w:val="007F45DC"/>
    <w:rsid w:val="007F47D9"/>
    <w:rsid w:val="007F4FC5"/>
    <w:rsid w:val="007F62DC"/>
    <w:rsid w:val="007F6A04"/>
    <w:rsid w:val="007F7FE1"/>
    <w:rsid w:val="00800799"/>
    <w:rsid w:val="00800C2E"/>
    <w:rsid w:val="00800DDB"/>
    <w:rsid w:val="0080115F"/>
    <w:rsid w:val="008025D7"/>
    <w:rsid w:val="008029FB"/>
    <w:rsid w:val="00802C8F"/>
    <w:rsid w:val="00804852"/>
    <w:rsid w:val="00805A22"/>
    <w:rsid w:val="008065C5"/>
    <w:rsid w:val="00806A69"/>
    <w:rsid w:val="008116B5"/>
    <w:rsid w:val="00813226"/>
    <w:rsid w:val="0081393B"/>
    <w:rsid w:val="0081420D"/>
    <w:rsid w:val="00814E5F"/>
    <w:rsid w:val="00815295"/>
    <w:rsid w:val="00815E05"/>
    <w:rsid w:val="00816447"/>
    <w:rsid w:val="00816EA8"/>
    <w:rsid w:val="0081722D"/>
    <w:rsid w:val="008175BA"/>
    <w:rsid w:val="008177FF"/>
    <w:rsid w:val="008201A6"/>
    <w:rsid w:val="00821ECE"/>
    <w:rsid w:val="00821F09"/>
    <w:rsid w:val="00822852"/>
    <w:rsid w:val="008236DF"/>
    <w:rsid w:val="008237BB"/>
    <w:rsid w:val="00824244"/>
    <w:rsid w:val="00825C64"/>
    <w:rsid w:val="008274F3"/>
    <w:rsid w:val="00827770"/>
    <w:rsid w:val="00830F00"/>
    <w:rsid w:val="008321BC"/>
    <w:rsid w:val="008322BB"/>
    <w:rsid w:val="0083301D"/>
    <w:rsid w:val="008336B4"/>
    <w:rsid w:val="00833E68"/>
    <w:rsid w:val="0083554C"/>
    <w:rsid w:val="00835F75"/>
    <w:rsid w:val="00841033"/>
    <w:rsid w:val="00842A39"/>
    <w:rsid w:val="008431F8"/>
    <w:rsid w:val="00844652"/>
    <w:rsid w:val="00845104"/>
    <w:rsid w:val="0084524B"/>
    <w:rsid w:val="008452C6"/>
    <w:rsid w:val="00845BD7"/>
    <w:rsid w:val="00846A37"/>
    <w:rsid w:val="00846DEC"/>
    <w:rsid w:val="0084723C"/>
    <w:rsid w:val="008476CC"/>
    <w:rsid w:val="0084787C"/>
    <w:rsid w:val="008501AB"/>
    <w:rsid w:val="0085038D"/>
    <w:rsid w:val="008507BF"/>
    <w:rsid w:val="008515D8"/>
    <w:rsid w:val="00851F41"/>
    <w:rsid w:val="008537FE"/>
    <w:rsid w:val="00853C3C"/>
    <w:rsid w:val="00860140"/>
    <w:rsid w:val="00860BCA"/>
    <w:rsid w:val="008613BE"/>
    <w:rsid w:val="008625C4"/>
    <w:rsid w:val="00862D77"/>
    <w:rsid w:val="0086339F"/>
    <w:rsid w:val="00866D26"/>
    <w:rsid w:val="00867E66"/>
    <w:rsid w:val="00867FB7"/>
    <w:rsid w:val="00872612"/>
    <w:rsid w:val="0087395D"/>
    <w:rsid w:val="00876498"/>
    <w:rsid w:val="00876796"/>
    <w:rsid w:val="0087697B"/>
    <w:rsid w:val="00876E7A"/>
    <w:rsid w:val="00876F5A"/>
    <w:rsid w:val="008814DC"/>
    <w:rsid w:val="00881730"/>
    <w:rsid w:val="008832AB"/>
    <w:rsid w:val="008833B2"/>
    <w:rsid w:val="008845E3"/>
    <w:rsid w:val="0088706E"/>
    <w:rsid w:val="00887508"/>
    <w:rsid w:val="00887AB3"/>
    <w:rsid w:val="00887CAB"/>
    <w:rsid w:val="00890BC6"/>
    <w:rsid w:val="00891AA3"/>
    <w:rsid w:val="0089273B"/>
    <w:rsid w:val="008930BF"/>
    <w:rsid w:val="008936CC"/>
    <w:rsid w:val="008939BA"/>
    <w:rsid w:val="008943CC"/>
    <w:rsid w:val="0089460B"/>
    <w:rsid w:val="00894B81"/>
    <w:rsid w:val="008950D6"/>
    <w:rsid w:val="008950E4"/>
    <w:rsid w:val="00895D7D"/>
    <w:rsid w:val="00895E13"/>
    <w:rsid w:val="00896BA6"/>
    <w:rsid w:val="008A05FF"/>
    <w:rsid w:val="008A0DD3"/>
    <w:rsid w:val="008A0F13"/>
    <w:rsid w:val="008A1F9F"/>
    <w:rsid w:val="008A3C64"/>
    <w:rsid w:val="008A4D34"/>
    <w:rsid w:val="008A5587"/>
    <w:rsid w:val="008A62AF"/>
    <w:rsid w:val="008B02D5"/>
    <w:rsid w:val="008B05FC"/>
    <w:rsid w:val="008B0F4A"/>
    <w:rsid w:val="008B31D5"/>
    <w:rsid w:val="008B4330"/>
    <w:rsid w:val="008B488E"/>
    <w:rsid w:val="008B7F5D"/>
    <w:rsid w:val="008C0BAD"/>
    <w:rsid w:val="008C29A7"/>
    <w:rsid w:val="008C33F7"/>
    <w:rsid w:val="008C4072"/>
    <w:rsid w:val="008C549B"/>
    <w:rsid w:val="008C665D"/>
    <w:rsid w:val="008C7322"/>
    <w:rsid w:val="008D0B54"/>
    <w:rsid w:val="008D2F6A"/>
    <w:rsid w:val="008D375B"/>
    <w:rsid w:val="008D521F"/>
    <w:rsid w:val="008D5233"/>
    <w:rsid w:val="008D5CD4"/>
    <w:rsid w:val="008D75AD"/>
    <w:rsid w:val="008E02A8"/>
    <w:rsid w:val="008E246E"/>
    <w:rsid w:val="008E29C7"/>
    <w:rsid w:val="008E3766"/>
    <w:rsid w:val="008E3CC2"/>
    <w:rsid w:val="008E59A4"/>
    <w:rsid w:val="008E5BEF"/>
    <w:rsid w:val="008E64D6"/>
    <w:rsid w:val="008E6AA7"/>
    <w:rsid w:val="008E6E4B"/>
    <w:rsid w:val="008E6F45"/>
    <w:rsid w:val="008E7BE9"/>
    <w:rsid w:val="008F03C1"/>
    <w:rsid w:val="008F0A76"/>
    <w:rsid w:val="008F0EB3"/>
    <w:rsid w:val="008F28D5"/>
    <w:rsid w:val="008F2FD4"/>
    <w:rsid w:val="008F32CD"/>
    <w:rsid w:val="008F36B2"/>
    <w:rsid w:val="008F4DF8"/>
    <w:rsid w:val="008F65E4"/>
    <w:rsid w:val="008F7EBC"/>
    <w:rsid w:val="008F7F58"/>
    <w:rsid w:val="00900696"/>
    <w:rsid w:val="009014DE"/>
    <w:rsid w:val="009024E5"/>
    <w:rsid w:val="009038D9"/>
    <w:rsid w:val="00904143"/>
    <w:rsid w:val="00905674"/>
    <w:rsid w:val="00907EC8"/>
    <w:rsid w:val="009100FD"/>
    <w:rsid w:val="00912512"/>
    <w:rsid w:val="009136D7"/>
    <w:rsid w:val="00914766"/>
    <w:rsid w:val="009156EA"/>
    <w:rsid w:val="00915921"/>
    <w:rsid w:val="0091593C"/>
    <w:rsid w:val="00915A6E"/>
    <w:rsid w:val="00916451"/>
    <w:rsid w:val="009176DB"/>
    <w:rsid w:val="00917E78"/>
    <w:rsid w:val="009200E9"/>
    <w:rsid w:val="00922C1E"/>
    <w:rsid w:val="009230D6"/>
    <w:rsid w:val="00923A48"/>
    <w:rsid w:val="00924C74"/>
    <w:rsid w:val="00925015"/>
    <w:rsid w:val="00925D1F"/>
    <w:rsid w:val="00926868"/>
    <w:rsid w:val="00927FE7"/>
    <w:rsid w:val="0093046A"/>
    <w:rsid w:val="0093147B"/>
    <w:rsid w:val="00932F66"/>
    <w:rsid w:val="00933216"/>
    <w:rsid w:val="00934B3F"/>
    <w:rsid w:val="00934B4B"/>
    <w:rsid w:val="0093529F"/>
    <w:rsid w:val="00935B0B"/>
    <w:rsid w:val="00936877"/>
    <w:rsid w:val="00937337"/>
    <w:rsid w:val="00940C66"/>
    <w:rsid w:val="009410EB"/>
    <w:rsid w:val="009415D3"/>
    <w:rsid w:val="00941BB0"/>
    <w:rsid w:val="0094365D"/>
    <w:rsid w:val="00944005"/>
    <w:rsid w:val="00944084"/>
    <w:rsid w:val="0094430E"/>
    <w:rsid w:val="0094491A"/>
    <w:rsid w:val="00946005"/>
    <w:rsid w:val="009462C2"/>
    <w:rsid w:val="0094690E"/>
    <w:rsid w:val="009469C0"/>
    <w:rsid w:val="009509CB"/>
    <w:rsid w:val="00951DAD"/>
    <w:rsid w:val="00952EA4"/>
    <w:rsid w:val="00952FB9"/>
    <w:rsid w:val="00953B5C"/>
    <w:rsid w:val="00953E95"/>
    <w:rsid w:val="00954222"/>
    <w:rsid w:val="009548B6"/>
    <w:rsid w:val="0095521D"/>
    <w:rsid w:val="00955BAD"/>
    <w:rsid w:val="009609FA"/>
    <w:rsid w:val="00960FC0"/>
    <w:rsid w:val="00961A8F"/>
    <w:rsid w:val="00961E66"/>
    <w:rsid w:val="0096361B"/>
    <w:rsid w:val="00963695"/>
    <w:rsid w:val="00966A3D"/>
    <w:rsid w:val="009670F9"/>
    <w:rsid w:val="00971829"/>
    <w:rsid w:val="009723F9"/>
    <w:rsid w:val="0097320C"/>
    <w:rsid w:val="00973577"/>
    <w:rsid w:val="0097424C"/>
    <w:rsid w:val="0097446F"/>
    <w:rsid w:val="00974D89"/>
    <w:rsid w:val="009751AC"/>
    <w:rsid w:val="00975CFF"/>
    <w:rsid w:val="00980CD8"/>
    <w:rsid w:val="00982151"/>
    <w:rsid w:val="00982227"/>
    <w:rsid w:val="009828CF"/>
    <w:rsid w:val="00983767"/>
    <w:rsid w:val="009837E2"/>
    <w:rsid w:val="00983AE3"/>
    <w:rsid w:val="00983DAD"/>
    <w:rsid w:val="0098632D"/>
    <w:rsid w:val="009875ED"/>
    <w:rsid w:val="009876FD"/>
    <w:rsid w:val="00987A1E"/>
    <w:rsid w:val="0099272B"/>
    <w:rsid w:val="00993369"/>
    <w:rsid w:val="0099442B"/>
    <w:rsid w:val="00997CB1"/>
    <w:rsid w:val="009A2021"/>
    <w:rsid w:val="009A2A28"/>
    <w:rsid w:val="009A4257"/>
    <w:rsid w:val="009A6A50"/>
    <w:rsid w:val="009A7A2D"/>
    <w:rsid w:val="009B0BB9"/>
    <w:rsid w:val="009B141E"/>
    <w:rsid w:val="009B3171"/>
    <w:rsid w:val="009B382F"/>
    <w:rsid w:val="009B401C"/>
    <w:rsid w:val="009B4B11"/>
    <w:rsid w:val="009B5572"/>
    <w:rsid w:val="009C0478"/>
    <w:rsid w:val="009C05F2"/>
    <w:rsid w:val="009C07E5"/>
    <w:rsid w:val="009C1E7E"/>
    <w:rsid w:val="009C2A7F"/>
    <w:rsid w:val="009C2E45"/>
    <w:rsid w:val="009C4C6E"/>
    <w:rsid w:val="009C527B"/>
    <w:rsid w:val="009C559C"/>
    <w:rsid w:val="009C67B4"/>
    <w:rsid w:val="009C7299"/>
    <w:rsid w:val="009D094B"/>
    <w:rsid w:val="009D0F35"/>
    <w:rsid w:val="009D0FE0"/>
    <w:rsid w:val="009D2828"/>
    <w:rsid w:val="009D5615"/>
    <w:rsid w:val="009D5C28"/>
    <w:rsid w:val="009E1076"/>
    <w:rsid w:val="009E12E9"/>
    <w:rsid w:val="009E2D4C"/>
    <w:rsid w:val="009E2FDA"/>
    <w:rsid w:val="009E2FF1"/>
    <w:rsid w:val="009E388E"/>
    <w:rsid w:val="009E3F93"/>
    <w:rsid w:val="009E554E"/>
    <w:rsid w:val="009E5C7E"/>
    <w:rsid w:val="009E5CE7"/>
    <w:rsid w:val="009E6035"/>
    <w:rsid w:val="009E6C50"/>
    <w:rsid w:val="009E7F24"/>
    <w:rsid w:val="009E7F5E"/>
    <w:rsid w:val="009F097F"/>
    <w:rsid w:val="009F19BA"/>
    <w:rsid w:val="009F23E9"/>
    <w:rsid w:val="009F3516"/>
    <w:rsid w:val="009F3A45"/>
    <w:rsid w:val="009F43C3"/>
    <w:rsid w:val="009F44C8"/>
    <w:rsid w:val="009F4A2C"/>
    <w:rsid w:val="00A00096"/>
    <w:rsid w:val="00A01BF5"/>
    <w:rsid w:val="00A02539"/>
    <w:rsid w:val="00A02F84"/>
    <w:rsid w:val="00A039F9"/>
    <w:rsid w:val="00A045A0"/>
    <w:rsid w:val="00A04DA4"/>
    <w:rsid w:val="00A067C7"/>
    <w:rsid w:val="00A07936"/>
    <w:rsid w:val="00A10A24"/>
    <w:rsid w:val="00A112BC"/>
    <w:rsid w:val="00A11506"/>
    <w:rsid w:val="00A12864"/>
    <w:rsid w:val="00A128B2"/>
    <w:rsid w:val="00A12F3B"/>
    <w:rsid w:val="00A13581"/>
    <w:rsid w:val="00A140B5"/>
    <w:rsid w:val="00A14310"/>
    <w:rsid w:val="00A14455"/>
    <w:rsid w:val="00A17E51"/>
    <w:rsid w:val="00A215C4"/>
    <w:rsid w:val="00A2336D"/>
    <w:rsid w:val="00A24367"/>
    <w:rsid w:val="00A24F4B"/>
    <w:rsid w:val="00A262BA"/>
    <w:rsid w:val="00A26438"/>
    <w:rsid w:val="00A266DC"/>
    <w:rsid w:val="00A2758B"/>
    <w:rsid w:val="00A3088D"/>
    <w:rsid w:val="00A31048"/>
    <w:rsid w:val="00A32971"/>
    <w:rsid w:val="00A336EC"/>
    <w:rsid w:val="00A34AAA"/>
    <w:rsid w:val="00A35025"/>
    <w:rsid w:val="00A35379"/>
    <w:rsid w:val="00A3643B"/>
    <w:rsid w:val="00A37492"/>
    <w:rsid w:val="00A404DE"/>
    <w:rsid w:val="00A41786"/>
    <w:rsid w:val="00A41B36"/>
    <w:rsid w:val="00A41D1A"/>
    <w:rsid w:val="00A43A17"/>
    <w:rsid w:val="00A4400D"/>
    <w:rsid w:val="00A44961"/>
    <w:rsid w:val="00A45845"/>
    <w:rsid w:val="00A45E04"/>
    <w:rsid w:val="00A47427"/>
    <w:rsid w:val="00A518C8"/>
    <w:rsid w:val="00A518D1"/>
    <w:rsid w:val="00A519D0"/>
    <w:rsid w:val="00A51AE4"/>
    <w:rsid w:val="00A52429"/>
    <w:rsid w:val="00A529A4"/>
    <w:rsid w:val="00A52C02"/>
    <w:rsid w:val="00A55222"/>
    <w:rsid w:val="00A558F3"/>
    <w:rsid w:val="00A55CDB"/>
    <w:rsid w:val="00A56B49"/>
    <w:rsid w:val="00A601E8"/>
    <w:rsid w:val="00A60C74"/>
    <w:rsid w:val="00A623EE"/>
    <w:rsid w:val="00A63306"/>
    <w:rsid w:val="00A64591"/>
    <w:rsid w:val="00A64D8F"/>
    <w:rsid w:val="00A65B46"/>
    <w:rsid w:val="00A672C0"/>
    <w:rsid w:val="00A672C9"/>
    <w:rsid w:val="00A67E3B"/>
    <w:rsid w:val="00A70384"/>
    <w:rsid w:val="00A70FD5"/>
    <w:rsid w:val="00A71942"/>
    <w:rsid w:val="00A72288"/>
    <w:rsid w:val="00A72C1F"/>
    <w:rsid w:val="00A72C8F"/>
    <w:rsid w:val="00A72DE9"/>
    <w:rsid w:val="00A72E52"/>
    <w:rsid w:val="00A74569"/>
    <w:rsid w:val="00A74EF8"/>
    <w:rsid w:val="00A765BA"/>
    <w:rsid w:val="00A76622"/>
    <w:rsid w:val="00A7685E"/>
    <w:rsid w:val="00A770C0"/>
    <w:rsid w:val="00A778B4"/>
    <w:rsid w:val="00A817FA"/>
    <w:rsid w:val="00A837A7"/>
    <w:rsid w:val="00A84877"/>
    <w:rsid w:val="00A84928"/>
    <w:rsid w:val="00A85311"/>
    <w:rsid w:val="00A859E5"/>
    <w:rsid w:val="00A85C65"/>
    <w:rsid w:val="00A86593"/>
    <w:rsid w:val="00A90DAA"/>
    <w:rsid w:val="00A914B6"/>
    <w:rsid w:val="00A91A62"/>
    <w:rsid w:val="00A92421"/>
    <w:rsid w:val="00A9343F"/>
    <w:rsid w:val="00A949C6"/>
    <w:rsid w:val="00A94D70"/>
    <w:rsid w:val="00A95069"/>
    <w:rsid w:val="00A97820"/>
    <w:rsid w:val="00AA0BB6"/>
    <w:rsid w:val="00AA0F6B"/>
    <w:rsid w:val="00AA1317"/>
    <w:rsid w:val="00AA1437"/>
    <w:rsid w:val="00AA1688"/>
    <w:rsid w:val="00AA194A"/>
    <w:rsid w:val="00AA1F52"/>
    <w:rsid w:val="00AA2D43"/>
    <w:rsid w:val="00AA39D0"/>
    <w:rsid w:val="00AA3BC4"/>
    <w:rsid w:val="00AA41F3"/>
    <w:rsid w:val="00AA6EBF"/>
    <w:rsid w:val="00AA7AF7"/>
    <w:rsid w:val="00AB242C"/>
    <w:rsid w:val="00AB253F"/>
    <w:rsid w:val="00AB4F02"/>
    <w:rsid w:val="00AB66A9"/>
    <w:rsid w:val="00AB6A3A"/>
    <w:rsid w:val="00AB6AEE"/>
    <w:rsid w:val="00AB6C99"/>
    <w:rsid w:val="00AB6D37"/>
    <w:rsid w:val="00AC0CDB"/>
    <w:rsid w:val="00AC12AF"/>
    <w:rsid w:val="00AC2799"/>
    <w:rsid w:val="00AC29CC"/>
    <w:rsid w:val="00AC526B"/>
    <w:rsid w:val="00AC598C"/>
    <w:rsid w:val="00AC600D"/>
    <w:rsid w:val="00AC6286"/>
    <w:rsid w:val="00AD0C21"/>
    <w:rsid w:val="00AD0DAF"/>
    <w:rsid w:val="00AD1B25"/>
    <w:rsid w:val="00AD317A"/>
    <w:rsid w:val="00AD3B6F"/>
    <w:rsid w:val="00AD409B"/>
    <w:rsid w:val="00AD40BB"/>
    <w:rsid w:val="00AD43C0"/>
    <w:rsid w:val="00AD4565"/>
    <w:rsid w:val="00AD4997"/>
    <w:rsid w:val="00AE008A"/>
    <w:rsid w:val="00AE014B"/>
    <w:rsid w:val="00AE06B9"/>
    <w:rsid w:val="00AE0C9A"/>
    <w:rsid w:val="00AE15D0"/>
    <w:rsid w:val="00AE1E5C"/>
    <w:rsid w:val="00AE208A"/>
    <w:rsid w:val="00AE5554"/>
    <w:rsid w:val="00AE5FEF"/>
    <w:rsid w:val="00AE633F"/>
    <w:rsid w:val="00AE682D"/>
    <w:rsid w:val="00AE7D5F"/>
    <w:rsid w:val="00AF0D6F"/>
    <w:rsid w:val="00AF2014"/>
    <w:rsid w:val="00AF36AA"/>
    <w:rsid w:val="00AF4259"/>
    <w:rsid w:val="00AF47C6"/>
    <w:rsid w:val="00AF4C38"/>
    <w:rsid w:val="00AF4EF9"/>
    <w:rsid w:val="00AF5F07"/>
    <w:rsid w:val="00AF673E"/>
    <w:rsid w:val="00B001BD"/>
    <w:rsid w:val="00B011C1"/>
    <w:rsid w:val="00B013B1"/>
    <w:rsid w:val="00B01DD9"/>
    <w:rsid w:val="00B02341"/>
    <w:rsid w:val="00B02836"/>
    <w:rsid w:val="00B03FED"/>
    <w:rsid w:val="00B04983"/>
    <w:rsid w:val="00B05CBC"/>
    <w:rsid w:val="00B0680D"/>
    <w:rsid w:val="00B06E3D"/>
    <w:rsid w:val="00B07594"/>
    <w:rsid w:val="00B07A37"/>
    <w:rsid w:val="00B07D75"/>
    <w:rsid w:val="00B10618"/>
    <w:rsid w:val="00B10E42"/>
    <w:rsid w:val="00B11131"/>
    <w:rsid w:val="00B11DF4"/>
    <w:rsid w:val="00B127DC"/>
    <w:rsid w:val="00B1341B"/>
    <w:rsid w:val="00B13EED"/>
    <w:rsid w:val="00B14F36"/>
    <w:rsid w:val="00B1524F"/>
    <w:rsid w:val="00B16A97"/>
    <w:rsid w:val="00B16DB9"/>
    <w:rsid w:val="00B1756E"/>
    <w:rsid w:val="00B17604"/>
    <w:rsid w:val="00B17ABE"/>
    <w:rsid w:val="00B2103E"/>
    <w:rsid w:val="00B22D01"/>
    <w:rsid w:val="00B23BA7"/>
    <w:rsid w:val="00B24168"/>
    <w:rsid w:val="00B24564"/>
    <w:rsid w:val="00B24A4C"/>
    <w:rsid w:val="00B25491"/>
    <w:rsid w:val="00B2555E"/>
    <w:rsid w:val="00B255DA"/>
    <w:rsid w:val="00B25B5A"/>
    <w:rsid w:val="00B26362"/>
    <w:rsid w:val="00B269EA"/>
    <w:rsid w:val="00B26A8D"/>
    <w:rsid w:val="00B279A2"/>
    <w:rsid w:val="00B27F23"/>
    <w:rsid w:val="00B30A0D"/>
    <w:rsid w:val="00B30EF3"/>
    <w:rsid w:val="00B32AAA"/>
    <w:rsid w:val="00B32C96"/>
    <w:rsid w:val="00B330A7"/>
    <w:rsid w:val="00B33A5F"/>
    <w:rsid w:val="00B34C4C"/>
    <w:rsid w:val="00B372CA"/>
    <w:rsid w:val="00B43358"/>
    <w:rsid w:val="00B43A29"/>
    <w:rsid w:val="00B43E85"/>
    <w:rsid w:val="00B45078"/>
    <w:rsid w:val="00B46835"/>
    <w:rsid w:val="00B46BF8"/>
    <w:rsid w:val="00B46E8D"/>
    <w:rsid w:val="00B47746"/>
    <w:rsid w:val="00B50795"/>
    <w:rsid w:val="00B5179E"/>
    <w:rsid w:val="00B522AD"/>
    <w:rsid w:val="00B52EBC"/>
    <w:rsid w:val="00B53599"/>
    <w:rsid w:val="00B56D2F"/>
    <w:rsid w:val="00B57109"/>
    <w:rsid w:val="00B57C61"/>
    <w:rsid w:val="00B6041D"/>
    <w:rsid w:val="00B61DA4"/>
    <w:rsid w:val="00B6356F"/>
    <w:rsid w:val="00B641CD"/>
    <w:rsid w:val="00B654ED"/>
    <w:rsid w:val="00B66EFC"/>
    <w:rsid w:val="00B67464"/>
    <w:rsid w:val="00B67FB6"/>
    <w:rsid w:val="00B70C94"/>
    <w:rsid w:val="00B7149D"/>
    <w:rsid w:val="00B71F89"/>
    <w:rsid w:val="00B72275"/>
    <w:rsid w:val="00B728E0"/>
    <w:rsid w:val="00B72E1C"/>
    <w:rsid w:val="00B7483F"/>
    <w:rsid w:val="00B753C1"/>
    <w:rsid w:val="00B75E42"/>
    <w:rsid w:val="00B764CD"/>
    <w:rsid w:val="00B77262"/>
    <w:rsid w:val="00B77335"/>
    <w:rsid w:val="00B775FC"/>
    <w:rsid w:val="00B77E5C"/>
    <w:rsid w:val="00B8029F"/>
    <w:rsid w:val="00B821C4"/>
    <w:rsid w:val="00B83324"/>
    <w:rsid w:val="00B8339A"/>
    <w:rsid w:val="00B849C9"/>
    <w:rsid w:val="00B8561E"/>
    <w:rsid w:val="00B856BB"/>
    <w:rsid w:val="00B86C47"/>
    <w:rsid w:val="00B87AFB"/>
    <w:rsid w:val="00B911F2"/>
    <w:rsid w:val="00B92D95"/>
    <w:rsid w:val="00B93FD9"/>
    <w:rsid w:val="00B94D30"/>
    <w:rsid w:val="00B9688D"/>
    <w:rsid w:val="00B975A6"/>
    <w:rsid w:val="00B97E31"/>
    <w:rsid w:val="00BA08AA"/>
    <w:rsid w:val="00BA1921"/>
    <w:rsid w:val="00BA4AA0"/>
    <w:rsid w:val="00BA52C0"/>
    <w:rsid w:val="00BA5929"/>
    <w:rsid w:val="00BA679B"/>
    <w:rsid w:val="00BA6E0C"/>
    <w:rsid w:val="00BA749A"/>
    <w:rsid w:val="00BA791F"/>
    <w:rsid w:val="00BA7E37"/>
    <w:rsid w:val="00BB0509"/>
    <w:rsid w:val="00BB1713"/>
    <w:rsid w:val="00BB306F"/>
    <w:rsid w:val="00BB30BE"/>
    <w:rsid w:val="00BB3660"/>
    <w:rsid w:val="00BB397D"/>
    <w:rsid w:val="00BB3C9D"/>
    <w:rsid w:val="00BB6101"/>
    <w:rsid w:val="00BB6E2C"/>
    <w:rsid w:val="00BC0A70"/>
    <w:rsid w:val="00BC0CCA"/>
    <w:rsid w:val="00BC406A"/>
    <w:rsid w:val="00BC52FE"/>
    <w:rsid w:val="00BC5831"/>
    <w:rsid w:val="00BC5B27"/>
    <w:rsid w:val="00BD059F"/>
    <w:rsid w:val="00BD06FE"/>
    <w:rsid w:val="00BD09A1"/>
    <w:rsid w:val="00BD0DF6"/>
    <w:rsid w:val="00BD4FD6"/>
    <w:rsid w:val="00BD786B"/>
    <w:rsid w:val="00BE05D3"/>
    <w:rsid w:val="00BE05D9"/>
    <w:rsid w:val="00BE0648"/>
    <w:rsid w:val="00BE0E43"/>
    <w:rsid w:val="00BE260D"/>
    <w:rsid w:val="00BE3186"/>
    <w:rsid w:val="00BE445F"/>
    <w:rsid w:val="00BE4F88"/>
    <w:rsid w:val="00BE5D30"/>
    <w:rsid w:val="00BE5DA2"/>
    <w:rsid w:val="00BE76F4"/>
    <w:rsid w:val="00BE790F"/>
    <w:rsid w:val="00BF05F1"/>
    <w:rsid w:val="00BF1013"/>
    <w:rsid w:val="00BF11EB"/>
    <w:rsid w:val="00BF234C"/>
    <w:rsid w:val="00BF2900"/>
    <w:rsid w:val="00BF3245"/>
    <w:rsid w:val="00BF3514"/>
    <w:rsid w:val="00BF4027"/>
    <w:rsid w:val="00BF46FF"/>
    <w:rsid w:val="00BF48BB"/>
    <w:rsid w:val="00BF4C96"/>
    <w:rsid w:val="00BF5E3E"/>
    <w:rsid w:val="00BF6972"/>
    <w:rsid w:val="00BF7809"/>
    <w:rsid w:val="00BF7BFD"/>
    <w:rsid w:val="00BF7E08"/>
    <w:rsid w:val="00C00694"/>
    <w:rsid w:val="00C01C7E"/>
    <w:rsid w:val="00C02611"/>
    <w:rsid w:val="00C02F9F"/>
    <w:rsid w:val="00C040FC"/>
    <w:rsid w:val="00C052E7"/>
    <w:rsid w:val="00C0574D"/>
    <w:rsid w:val="00C074CB"/>
    <w:rsid w:val="00C10214"/>
    <w:rsid w:val="00C105AE"/>
    <w:rsid w:val="00C118AE"/>
    <w:rsid w:val="00C12C5E"/>
    <w:rsid w:val="00C12E37"/>
    <w:rsid w:val="00C13216"/>
    <w:rsid w:val="00C134E2"/>
    <w:rsid w:val="00C137DC"/>
    <w:rsid w:val="00C13A0F"/>
    <w:rsid w:val="00C14FDE"/>
    <w:rsid w:val="00C17224"/>
    <w:rsid w:val="00C17A13"/>
    <w:rsid w:val="00C21643"/>
    <w:rsid w:val="00C2290D"/>
    <w:rsid w:val="00C23259"/>
    <w:rsid w:val="00C23E24"/>
    <w:rsid w:val="00C24BCD"/>
    <w:rsid w:val="00C24C9F"/>
    <w:rsid w:val="00C25F38"/>
    <w:rsid w:val="00C25FF3"/>
    <w:rsid w:val="00C26046"/>
    <w:rsid w:val="00C30DDF"/>
    <w:rsid w:val="00C312A3"/>
    <w:rsid w:val="00C317A0"/>
    <w:rsid w:val="00C33473"/>
    <w:rsid w:val="00C334D4"/>
    <w:rsid w:val="00C33634"/>
    <w:rsid w:val="00C3373C"/>
    <w:rsid w:val="00C33905"/>
    <w:rsid w:val="00C33A01"/>
    <w:rsid w:val="00C3571E"/>
    <w:rsid w:val="00C35BE4"/>
    <w:rsid w:val="00C421C9"/>
    <w:rsid w:val="00C4475F"/>
    <w:rsid w:val="00C44993"/>
    <w:rsid w:val="00C45346"/>
    <w:rsid w:val="00C4557E"/>
    <w:rsid w:val="00C46CE7"/>
    <w:rsid w:val="00C50AE2"/>
    <w:rsid w:val="00C50D3F"/>
    <w:rsid w:val="00C52DB0"/>
    <w:rsid w:val="00C53723"/>
    <w:rsid w:val="00C549C5"/>
    <w:rsid w:val="00C56139"/>
    <w:rsid w:val="00C5647F"/>
    <w:rsid w:val="00C56AB6"/>
    <w:rsid w:val="00C5788F"/>
    <w:rsid w:val="00C57BF2"/>
    <w:rsid w:val="00C6184D"/>
    <w:rsid w:val="00C618F8"/>
    <w:rsid w:val="00C62636"/>
    <w:rsid w:val="00C63DC2"/>
    <w:rsid w:val="00C65900"/>
    <w:rsid w:val="00C66879"/>
    <w:rsid w:val="00C66E6C"/>
    <w:rsid w:val="00C7063D"/>
    <w:rsid w:val="00C7067F"/>
    <w:rsid w:val="00C7158B"/>
    <w:rsid w:val="00C71C97"/>
    <w:rsid w:val="00C71D69"/>
    <w:rsid w:val="00C72483"/>
    <w:rsid w:val="00C72A6B"/>
    <w:rsid w:val="00C755AC"/>
    <w:rsid w:val="00C75DCC"/>
    <w:rsid w:val="00C75EE6"/>
    <w:rsid w:val="00C76EDD"/>
    <w:rsid w:val="00C77044"/>
    <w:rsid w:val="00C775DE"/>
    <w:rsid w:val="00C80398"/>
    <w:rsid w:val="00C804B1"/>
    <w:rsid w:val="00C820C8"/>
    <w:rsid w:val="00C82E66"/>
    <w:rsid w:val="00C83C28"/>
    <w:rsid w:val="00C84150"/>
    <w:rsid w:val="00C843D3"/>
    <w:rsid w:val="00C84A4B"/>
    <w:rsid w:val="00C84D82"/>
    <w:rsid w:val="00C85C47"/>
    <w:rsid w:val="00C85FE4"/>
    <w:rsid w:val="00C861A3"/>
    <w:rsid w:val="00C87B0A"/>
    <w:rsid w:val="00C902D6"/>
    <w:rsid w:val="00C907CA"/>
    <w:rsid w:val="00C90C89"/>
    <w:rsid w:val="00C90EC2"/>
    <w:rsid w:val="00C91F92"/>
    <w:rsid w:val="00C920F3"/>
    <w:rsid w:val="00C92419"/>
    <w:rsid w:val="00C93F25"/>
    <w:rsid w:val="00C9617E"/>
    <w:rsid w:val="00CA0619"/>
    <w:rsid w:val="00CA0AB3"/>
    <w:rsid w:val="00CA0CF2"/>
    <w:rsid w:val="00CA1534"/>
    <w:rsid w:val="00CA194E"/>
    <w:rsid w:val="00CA2221"/>
    <w:rsid w:val="00CA2959"/>
    <w:rsid w:val="00CA2BD8"/>
    <w:rsid w:val="00CA4EE2"/>
    <w:rsid w:val="00CA4F77"/>
    <w:rsid w:val="00CA50F4"/>
    <w:rsid w:val="00CA52E9"/>
    <w:rsid w:val="00CA7317"/>
    <w:rsid w:val="00CA785A"/>
    <w:rsid w:val="00CA7880"/>
    <w:rsid w:val="00CA7D73"/>
    <w:rsid w:val="00CB0CDB"/>
    <w:rsid w:val="00CB149E"/>
    <w:rsid w:val="00CB2EA3"/>
    <w:rsid w:val="00CB5244"/>
    <w:rsid w:val="00CB5A5F"/>
    <w:rsid w:val="00CB6608"/>
    <w:rsid w:val="00CB6609"/>
    <w:rsid w:val="00CB6997"/>
    <w:rsid w:val="00CB7F58"/>
    <w:rsid w:val="00CC00BA"/>
    <w:rsid w:val="00CC0C28"/>
    <w:rsid w:val="00CC168C"/>
    <w:rsid w:val="00CC1890"/>
    <w:rsid w:val="00CC20D6"/>
    <w:rsid w:val="00CC2627"/>
    <w:rsid w:val="00CC2759"/>
    <w:rsid w:val="00CC3B73"/>
    <w:rsid w:val="00CC3F23"/>
    <w:rsid w:val="00CC422F"/>
    <w:rsid w:val="00CC538A"/>
    <w:rsid w:val="00CC7178"/>
    <w:rsid w:val="00CC7FBC"/>
    <w:rsid w:val="00CD0373"/>
    <w:rsid w:val="00CD13FE"/>
    <w:rsid w:val="00CD165E"/>
    <w:rsid w:val="00CD1797"/>
    <w:rsid w:val="00CD208D"/>
    <w:rsid w:val="00CD2540"/>
    <w:rsid w:val="00CD26CD"/>
    <w:rsid w:val="00CD38F9"/>
    <w:rsid w:val="00CD4991"/>
    <w:rsid w:val="00CD566B"/>
    <w:rsid w:val="00CD579B"/>
    <w:rsid w:val="00CD59D6"/>
    <w:rsid w:val="00CD5FF0"/>
    <w:rsid w:val="00CD6224"/>
    <w:rsid w:val="00CD69E6"/>
    <w:rsid w:val="00CD6AF5"/>
    <w:rsid w:val="00CD7E00"/>
    <w:rsid w:val="00CE08C8"/>
    <w:rsid w:val="00CE20E5"/>
    <w:rsid w:val="00CE2599"/>
    <w:rsid w:val="00CE299F"/>
    <w:rsid w:val="00CE2BF5"/>
    <w:rsid w:val="00CE2E6E"/>
    <w:rsid w:val="00CE3C77"/>
    <w:rsid w:val="00CE453D"/>
    <w:rsid w:val="00CE46F7"/>
    <w:rsid w:val="00CE5BE6"/>
    <w:rsid w:val="00CE73C7"/>
    <w:rsid w:val="00CE7717"/>
    <w:rsid w:val="00CF32B3"/>
    <w:rsid w:val="00CF437A"/>
    <w:rsid w:val="00CF53E9"/>
    <w:rsid w:val="00CF5684"/>
    <w:rsid w:val="00CF5E28"/>
    <w:rsid w:val="00CF604D"/>
    <w:rsid w:val="00CF61F1"/>
    <w:rsid w:val="00CF67D9"/>
    <w:rsid w:val="00D01905"/>
    <w:rsid w:val="00D01D14"/>
    <w:rsid w:val="00D0300A"/>
    <w:rsid w:val="00D0354A"/>
    <w:rsid w:val="00D03C31"/>
    <w:rsid w:val="00D041C7"/>
    <w:rsid w:val="00D052CB"/>
    <w:rsid w:val="00D0736E"/>
    <w:rsid w:val="00D07F86"/>
    <w:rsid w:val="00D07FA2"/>
    <w:rsid w:val="00D10561"/>
    <w:rsid w:val="00D10A68"/>
    <w:rsid w:val="00D13428"/>
    <w:rsid w:val="00D13E60"/>
    <w:rsid w:val="00D14BEF"/>
    <w:rsid w:val="00D15E40"/>
    <w:rsid w:val="00D1632E"/>
    <w:rsid w:val="00D1737E"/>
    <w:rsid w:val="00D174F5"/>
    <w:rsid w:val="00D17D94"/>
    <w:rsid w:val="00D21346"/>
    <w:rsid w:val="00D21561"/>
    <w:rsid w:val="00D2182E"/>
    <w:rsid w:val="00D21BE0"/>
    <w:rsid w:val="00D21DF6"/>
    <w:rsid w:val="00D2237B"/>
    <w:rsid w:val="00D22EC2"/>
    <w:rsid w:val="00D22FE8"/>
    <w:rsid w:val="00D23936"/>
    <w:rsid w:val="00D2487F"/>
    <w:rsid w:val="00D24DF6"/>
    <w:rsid w:val="00D25577"/>
    <w:rsid w:val="00D25807"/>
    <w:rsid w:val="00D2653E"/>
    <w:rsid w:val="00D26FE5"/>
    <w:rsid w:val="00D27551"/>
    <w:rsid w:val="00D27AF4"/>
    <w:rsid w:val="00D30E01"/>
    <w:rsid w:val="00D3122C"/>
    <w:rsid w:val="00D313C0"/>
    <w:rsid w:val="00D330D9"/>
    <w:rsid w:val="00D33933"/>
    <w:rsid w:val="00D362DB"/>
    <w:rsid w:val="00D364D5"/>
    <w:rsid w:val="00D36C7C"/>
    <w:rsid w:val="00D371F9"/>
    <w:rsid w:val="00D37BBE"/>
    <w:rsid w:val="00D41615"/>
    <w:rsid w:val="00D416B1"/>
    <w:rsid w:val="00D41A23"/>
    <w:rsid w:val="00D41DEF"/>
    <w:rsid w:val="00D41EBE"/>
    <w:rsid w:val="00D41EC1"/>
    <w:rsid w:val="00D427D1"/>
    <w:rsid w:val="00D46601"/>
    <w:rsid w:val="00D46E84"/>
    <w:rsid w:val="00D46ECB"/>
    <w:rsid w:val="00D475E0"/>
    <w:rsid w:val="00D50075"/>
    <w:rsid w:val="00D527C5"/>
    <w:rsid w:val="00D52F3D"/>
    <w:rsid w:val="00D53862"/>
    <w:rsid w:val="00D538A5"/>
    <w:rsid w:val="00D547CB"/>
    <w:rsid w:val="00D56B8E"/>
    <w:rsid w:val="00D57974"/>
    <w:rsid w:val="00D57B34"/>
    <w:rsid w:val="00D57C5D"/>
    <w:rsid w:val="00D60412"/>
    <w:rsid w:val="00D60CE7"/>
    <w:rsid w:val="00D6212B"/>
    <w:rsid w:val="00D6224C"/>
    <w:rsid w:val="00D623F4"/>
    <w:rsid w:val="00D6461E"/>
    <w:rsid w:val="00D64835"/>
    <w:rsid w:val="00D65F9C"/>
    <w:rsid w:val="00D6627B"/>
    <w:rsid w:val="00D66296"/>
    <w:rsid w:val="00D677E5"/>
    <w:rsid w:val="00D70738"/>
    <w:rsid w:val="00D715ED"/>
    <w:rsid w:val="00D725D4"/>
    <w:rsid w:val="00D7447C"/>
    <w:rsid w:val="00D778D2"/>
    <w:rsid w:val="00D77F33"/>
    <w:rsid w:val="00D80CA5"/>
    <w:rsid w:val="00D811F0"/>
    <w:rsid w:val="00D8164C"/>
    <w:rsid w:val="00D81A00"/>
    <w:rsid w:val="00D83255"/>
    <w:rsid w:val="00D8379F"/>
    <w:rsid w:val="00D83C02"/>
    <w:rsid w:val="00D840B9"/>
    <w:rsid w:val="00D85108"/>
    <w:rsid w:val="00D856A1"/>
    <w:rsid w:val="00D86A2C"/>
    <w:rsid w:val="00D87261"/>
    <w:rsid w:val="00D87A06"/>
    <w:rsid w:val="00D91033"/>
    <w:rsid w:val="00D9269B"/>
    <w:rsid w:val="00D92CC0"/>
    <w:rsid w:val="00D938B6"/>
    <w:rsid w:val="00D94925"/>
    <w:rsid w:val="00D95CF3"/>
    <w:rsid w:val="00D96EAA"/>
    <w:rsid w:val="00D96F6B"/>
    <w:rsid w:val="00D97758"/>
    <w:rsid w:val="00D97F2F"/>
    <w:rsid w:val="00DA0B96"/>
    <w:rsid w:val="00DA1252"/>
    <w:rsid w:val="00DA2B59"/>
    <w:rsid w:val="00DA2C17"/>
    <w:rsid w:val="00DA330F"/>
    <w:rsid w:val="00DA44C6"/>
    <w:rsid w:val="00DA4543"/>
    <w:rsid w:val="00DA4850"/>
    <w:rsid w:val="00DA5663"/>
    <w:rsid w:val="00DA58E4"/>
    <w:rsid w:val="00DA5AB6"/>
    <w:rsid w:val="00DA6C9B"/>
    <w:rsid w:val="00DA7929"/>
    <w:rsid w:val="00DA7E80"/>
    <w:rsid w:val="00DB004F"/>
    <w:rsid w:val="00DB21FB"/>
    <w:rsid w:val="00DB2E0E"/>
    <w:rsid w:val="00DB3016"/>
    <w:rsid w:val="00DB3B07"/>
    <w:rsid w:val="00DB3D01"/>
    <w:rsid w:val="00DB3F45"/>
    <w:rsid w:val="00DB43E5"/>
    <w:rsid w:val="00DB4D77"/>
    <w:rsid w:val="00DB61AC"/>
    <w:rsid w:val="00DB65ED"/>
    <w:rsid w:val="00DB686F"/>
    <w:rsid w:val="00DB7FC0"/>
    <w:rsid w:val="00DC18BE"/>
    <w:rsid w:val="00DC22AE"/>
    <w:rsid w:val="00DC2AD9"/>
    <w:rsid w:val="00DC2AFD"/>
    <w:rsid w:val="00DC2CAA"/>
    <w:rsid w:val="00DC31BD"/>
    <w:rsid w:val="00DC3617"/>
    <w:rsid w:val="00DC4160"/>
    <w:rsid w:val="00DC5DA9"/>
    <w:rsid w:val="00DC6A26"/>
    <w:rsid w:val="00DC6DCC"/>
    <w:rsid w:val="00DC78CC"/>
    <w:rsid w:val="00DD22B4"/>
    <w:rsid w:val="00DD36BF"/>
    <w:rsid w:val="00DD530C"/>
    <w:rsid w:val="00DD6395"/>
    <w:rsid w:val="00DE079A"/>
    <w:rsid w:val="00DE129F"/>
    <w:rsid w:val="00DE394D"/>
    <w:rsid w:val="00DE50C0"/>
    <w:rsid w:val="00DE69F0"/>
    <w:rsid w:val="00DE6D5D"/>
    <w:rsid w:val="00DE7E7F"/>
    <w:rsid w:val="00DF15BF"/>
    <w:rsid w:val="00DF1D43"/>
    <w:rsid w:val="00DF2D9D"/>
    <w:rsid w:val="00DF3784"/>
    <w:rsid w:val="00DF426D"/>
    <w:rsid w:val="00DF4928"/>
    <w:rsid w:val="00DF5674"/>
    <w:rsid w:val="00DF5DDB"/>
    <w:rsid w:val="00DF6545"/>
    <w:rsid w:val="00DF7CC1"/>
    <w:rsid w:val="00DF7FE9"/>
    <w:rsid w:val="00E00B21"/>
    <w:rsid w:val="00E0310B"/>
    <w:rsid w:val="00E03226"/>
    <w:rsid w:val="00E041D1"/>
    <w:rsid w:val="00E053AC"/>
    <w:rsid w:val="00E0565D"/>
    <w:rsid w:val="00E05F59"/>
    <w:rsid w:val="00E06CF7"/>
    <w:rsid w:val="00E07256"/>
    <w:rsid w:val="00E1109F"/>
    <w:rsid w:val="00E115CF"/>
    <w:rsid w:val="00E12078"/>
    <w:rsid w:val="00E129BE"/>
    <w:rsid w:val="00E131D1"/>
    <w:rsid w:val="00E1327D"/>
    <w:rsid w:val="00E138D8"/>
    <w:rsid w:val="00E14B7D"/>
    <w:rsid w:val="00E159B8"/>
    <w:rsid w:val="00E16EA9"/>
    <w:rsid w:val="00E17B84"/>
    <w:rsid w:val="00E17F7B"/>
    <w:rsid w:val="00E20BB8"/>
    <w:rsid w:val="00E212F6"/>
    <w:rsid w:val="00E216F8"/>
    <w:rsid w:val="00E21EEA"/>
    <w:rsid w:val="00E228F8"/>
    <w:rsid w:val="00E23957"/>
    <w:rsid w:val="00E23D81"/>
    <w:rsid w:val="00E23DF9"/>
    <w:rsid w:val="00E251AF"/>
    <w:rsid w:val="00E27AA5"/>
    <w:rsid w:val="00E27CA7"/>
    <w:rsid w:val="00E30776"/>
    <w:rsid w:val="00E31D67"/>
    <w:rsid w:val="00E323B0"/>
    <w:rsid w:val="00E3242B"/>
    <w:rsid w:val="00E32EE6"/>
    <w:rsid w:val="00E33A0F"/>
    <w:rsid w:val="00E34ABC"/>
    <w:rsid w:val="00E354A9"/>
    <w:rsid w:val="00E35D48"/>
    <w:rsid w:val="00E36236"/>
    <w:rsid w:val="00E408CA"/>
    <w:rsid w:val="00E41215"/>
    <w:rsid w:val="00E418DD"/>
    <w:rsid w:val="00E43B7D"/>
    <w:rsid w:val="00E44BFF"/>
    <w:rsid w:val="00E45ED4"/>
    <w:rsid w:val="00E51802"/>
    <w:rsid w:val="00E52D34"/>
    <w:rsid w:val="00E52F23"/>
    <w:rsid w:val="00E545FF"/>
    <w:rsid w:val="00E565C0"/>
    <w:rsid w:val="00E56696"/>
    <w:rsid w:val="00E6047F"/>
    <w:rsid w:val="00E62CDD"/>
    <w:rsid w:val="00E62E31"/>
    <w:rsid w:val="00E63C1A"/>
    <w:rsid w:val="00E64559"/>
    <w:rsid w:val="00E6581F"/>
    <w:rsid w:val="00E65A4B"/>
    <w:rsid w:val="00E70997"/>
    <w:rsid w:val="00E72928"/>
    <w:rsid w:val="00E72F03"/>
    <w:rsid w:val="00E739E0"/>
    <w:rsid w:val="00E74933"/>
    <w:rsid w:val="00E74E60"/>
    <w:rsid w:val="00E74F9F"/>
    <w:rsid w:val="00E75B77"/>
    <w:rsid w:val="00E763A4"/>
    <w:rsid w:val="00E76C73"/>
    <w:rsid w:val="00E77DAE"/>
    <w:rsid w:val="00E80345"/>
    <w:rsid w:val="00E80582"/>
    <w:rsid w:val="00E82F0C"/>
    <w:rsid w:val="00E83AF5"/>
    <w:rsid w:val="00E83BAC"/>
    <w:rsid w:val="00E83C4E"/>
    <w:rsid w:val="00E8484E"/>
    <w:rsid w:val="00E857DF"/>
    <w:rsid w:val="00E85B1D"/>
    <w:rsid w:val="00E8725A"/>
    <w:rsid w:val="00E95D6F"/>
    <w:rsid w:val="00E9650D"/>
    <w:rsid w:val="00E96675"/>
    <w:rsid w:val="00E96BB4"/>
    <w:rsid w:val="00E9709B"/>
    <w:rsid w:val="00EA08C2"/>
    <w:rsid w:val="00EA0ED1"/>
    <w:rsid w:val="00EA2039"/>
    <w:rsid w:val="00EA2058"/>
    <w:rsid w:val="00EA226F"/>
    <w:rsid w:val="00EA24C0"/>
    <w:rsid w:val="00EA30C6"/>
    <w:rsid w:val="00EA3AEC"/>
    <w:rsid w:val="00EA3D80"/>
    <w:rsid w:val="00EA427B"/>
    <w:rsid w:val="00EA4828"/>
    <w:rsid w:val="00EA5FCA"/>
    <w:rsid w:val="00EB08BB"/>
    <w:rsid w:val="00EB1594"/>
    <w:rsid w:val="00EB1CB3"/>
    <w:rsid w:val="00EB1F5E"/>
    <w:rsid w:val="00EB3A63"/>
    <w:rsid w:val="00EB3A81"/>
    <w:rsid w:val="00EB5011"/>
    <w:rsid w:val="00EB639D"/>
    <w:rsid w:val="00EB7655"/>
    <w:rsid w:val="00EB786A"/>
    <w:rsid w:val="00EB7E18"/>
    <w:rsid w:val="00EC0095"/>
    <w:rsid w:val="00EC071C"/>
    <w:rsid w:val="00EC1451"/>
    <w:rsid w:val="00EC1806"/>
    <w:rsid w:val="00EC2CDF"/>
    <w:rsid w:val="00EC36A1"/>
    <w:rsid w:val="00EC3DBC"/>
    <w:rsid w:val="00EC5F96"/>
    <w:rsid w:val="00EC6D2B"/>
    <w:rsid w:val="00EC6EB8"/>
    <w:rsid w:val="00EC794C"/>
    <w:rsid w:val="00ED027C"/>
    <w:rsid w:val="00ED3425"/>
    <w:rsid w:val="00ED4616"/>
    <w:rsid w:val="00ED4F12"/>
    <w:rsid w:val="00ED6052"/>
    <w:rsid w:val="00ED70D5"/>
    <w:rsid w:val="00ED71F2"/>
    <w:rsid w:val="00EE153D"/>
    <w:rsid w:val="00EE361B"/>
    <w:rsid w:val="00EE5A8D"/>
    <w:rsid w:val="00EE6240"/>
    <w:rsid w:val="00EE63B0"/>
    <w:rsid w:val="00EE6C9B"/>
    <w:rsid w:val="00EE7F3A"/>
    <w:rsid w:val="00EF00B2"/>
    <w:rsid w:val="00EF0EF6"/>
    <w:rsid w:val="00EF0F37"/>
    <w:rsid w:val="00EF24A2"/>
    <w:rsid w:val="00EF3166"/>
    <w:rsid w:val="00EF52BB"/>
    <w:rsid w:val="00EF7350"/>
    <w:rsid w:val="00EF7D23"/>
    <w:rsid w:val="00F00635"/>
    <w:rsid w:val="00F0145D"/>
    <w:rsid w:val="00F020A9"/>
    <w:rsid w:val="00F023BF"/>
    <w:rsid w:val="00F026B8"/>
    <w:rsid w:val="00F02930"/>
    <w:rsid w:val="00F02AFD"/>
    <w:rsid w:val="00F035CE"/>
    <w:rsid w:val="00F04BD5"/>
    <w:rsid w:val="00F05E46"/>
    <w:rsid w:val="00F05ECC"/>
    <w:rsid w:val="00F07F9D"/>
    <w:rsid w:val="00F1031D"/>
    <w:rsid w:val="00F10B32"/>
    <w:rsid w:val="00F11000"/>
    <w:rsid w:val="00F11A59"/>
    <w:rsid w:val="00F11B64"/>
    <w:rsid w:val="00F12047"/>
    <w:rsid w:val="00F12583"/>
    <w:rsid w:val="00F13261"/>
    <w:rsid w:val="00F137E3"/>
    <w:rsid w:val="00F15734"/>
    <w:rsid w:val="00F16D25"/>
    <w:rsid w:val="00F213DD"/>
    <w:rsid w:val="00F23F44"/>
    <w:rsid w:val="00F246E7"/>
    <w:rsid w:val="00F2607F"/>
    <w:rsid w:val="00F267C3"/>
    <w:rsid w:val="00F2733E"/>
    <w:rsid w:val="00F27D65"/>
    <w:rsid w:val="00F27D6B"/>
    <w:rsid w:val="00F3049F"/>
    <w:rsid w:val="00F31BAD"/>
    <w:rsid w:val="00F35096"/>
    <w:rsid w:val="00F36616"/>
    <w:rsid w:val="00F36F4B"/>
    <w:rsid w:val="00F40198"/>
    <w:rsid w:val="00F408AE"/>
    <w:rsid w:val="00F40A86"/>
    <w:rsid w:val="00F40C9F"/>
    <w:rsid w:val="00F42250"/>
    <w:rsid w:val="00F42386"/>
    <w:rsid w:val="00F427D7"/>
    <w:rsid w:val="00F440DB"/>
    <w:rsid w:val="00F441E5"/>
    <w:rsid w:val="00F44F6C"/>
    <w:rsid w:val="00F45018"/>
    <w:rsid w:val="00F46863"/>
    <w:rsid w:val="00F47D0A"/>
    <w:rsid w:val="00F512F8"/>
    <w:rsid w:val="00F514A4"/>
    <w:rsid w:val="00F54A86"/>
    <w:rsid w:val="00F54BDF"/>
    <w:rsid w:val="00F54E12"/>
    <w:rsid w:val="00F57535"/>
    <w:rsid w:val="00F609DF"/>
    <w:rsid w:val="00F6291A"/>
    <w:rsid w:val="00F63732"/>
    <w:rsid w:val="00F6397F"/>
    <w:rsid w:val="00F63EE7"/>
    <w:rsid w:val="00F646AE"/>
    <w:rsid w:val="00F64E74"/>
    <w:rsid w:val="00F64FDD"/>
    <w:rsid w:val="00F654ED"/>
    <w:rsid w:val="00F65828"/>
    <w:rsid w:val="00F65834"/>
    <w:rsid w:val="00F661A4"/>
    <w:rsid w:val="00F66282"/>
    <w:rsid w:val="00F666A5"/>
    <w:rsid w:val="00F669A2"/>
    <w:rsid w:val="00F67362"/>
    <w:rsid w:val="00F6794A"/>
    <w:rsid w:val="00F7085D"/>
    <w:rsid w:val="00F70DA2"/>
    <w:rsid w:val="00F70F5A"/>
    <w:rsid w:val="00F71B08"/>
    <w:rsid w:val="00F72408"/>
    <w:rsid w:val="00F72A33"/>
    <w:rsid w:val="00F72F7A"/>
    <w:rsid w:val="00F73F74"/>
    <w:rsid w:val="00F74621"/>
    <w:rsid w:val="00F75118"/>
    <w:rsid w:val="00F758D3"/>
    <w:rsid w:val="00F75A67"/>
    <w:rsid w:val="00F7696F"/>
    <w:rsid w:val="00F80A09"/>
    <w:rsid w:val="00F80E48"/>
    <w:rsid w:val="00F819E0"/>
    <w:rsid w:val="00F81A86"/>
    <w:rsid w:val="00F81E35"/>
    <w:rsid w:val="00F82461"/>
    <w:rsid w:val="00F8431D"/>
    <w:rsid w:val="00F84A5E"/>
    <w:rsid w:val="00F859E4"/>
    <w:rsid w:val="00F86637"/>
    <w:rsid w:val="00F87308"/>
    <w:rsid w:val="00F875C0"/>
    <w:rsid w:val="00F914AA"/>
    <w:rsid w:val="00F93461"/>
    <w:rsid w:val="00F95046"/>
    <w:rsid w:val="00F967AE"/>
    <w:rsid w:val="00FA1409"/>
    <w:rsid w:val="00FA16F8"/>
    <w:rsid w:val="00FA1A39"/>
    <w:rsid w:val="00FA266E"/>
    <w:rsid w:val="00FA2986"/>
    <w:rsid w:val="00FA4E07"/>
    <w:rsid w:val="00FA56DA"/>
    <w:rsid w:val="00FA72D8"/>
    <w:rsid w:val="00FA75E7"/>
    <w:rsid w:val="00FB033F"/>
    <w:rsid w:val="00FB2B71"/>
    <w:rsid w:val="00FB491D"/>
    <w:rsid w:val="00FB5A67"/>
    <w:rsid w:val="00FB7665"/>
    <w:rsid w:val="00FB7DA5"/>
    <w:rsid w:val="00FC0246"/>
    <w:rsid w:val="00FC29AA"/>
    <w:rsid w:val="00FC3477"/>
    <w:rsid w:val="00FC4AE0"/>
    <w:rsid w:val="00FC540E"/>
    <w:rsid w:val="00FC58AC"/>
    <w:rsid w:val="00FC67DB"/>
    <w:rsid w:val="00FC69BE"/>
    <w:rsid w:val="00FC74C4"/>
    <w:rsid w:val="00FC7D47"/>
    <w:rsid w:val="00FD0361"/>
    <w:rsid w:val="00FD0531"/>
    <w:rsid w:val="00FD055A"/>
    <w:rsid w:val="00FD1679"/>
    <w:rsid w:val="00FD2057"/>
    <w:rsid w:val="00FD6CD2"/>
    <w:rsid w:val="00FD703E"/>
    <w:rsid w:val="00FD7C78"/>
    <w:rsid w:val="00FE1D84"/>
    <w:rsid w:val="00FE4937"/>
    <w:rsid w:val="00FE590B"/>
    <w:rsid w:val="00FE6A1C"/>
    <w:rsid w:val="00FE772F"/>
    <w:rsid w:val="00FE7784"/>
    <w:rsid w:val="00FF0365"/>
    <w:rsid w:val="00FF10DB"/>
    <w:rsid w:val="00FF3E50"/>
    <w:rsid w:val="00FF4968"/>
    <w:rsid w:val="00FF4D72"/>
    <w:rsid w:val="00FF65A0"/>
    <w:rsid w:val="00FF7080"/>
    <w:rsid w:val="00FF73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C4A15"/>
  <w15:chartTrackingRefBased/>
  <w15:docId w15:val="{E84C09DB-DCD1-4C9E-BF71-E60454EF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367"/>
    <w:pPr>
      <w:autoSpaceDE w:val="0"/>
      <w:autoSpaceDN w:val="0"/>
      <w:adjustRightInd w:val="0"/>
      <w:spacing w:after="0" w:line="360" w:lineRule="auto"/>
      <w:ind w:firstLine="709"/>
      <w:jc w:val="both"/>
    </w:pPr>
    <w:rPr>
      <w:rFonts w:ascii="Arial" w:eastAsia="Times New Roman" w:hAnsi="Arial" w:cs="Times New Roman"/>
      <w:sz w:val="24"/>
      <w:szCs w:val="28"/>
      <w:lang w:eastAsia="pt-BR"/>
    </w:rPr>
  </w:style>
  <w:style w:type="paragraph" w:styleId="Ttulo1">
    <w:name w:val="heading 1"/>
    <w:basedOn w:val="PargrafodaLista"/>
    <w:next w:val="Normal"/>
    <w:link w:val="Ttulo1Char"/>
    <w:uiPriority w:val="9"/>
    <w:qFormat/>
    <w:rsid w:val="003B46D6"/>
    <w:pPr>
      <w:numPr>
        <w:numId w:val="9"/>
      </w:numPr>
      <w:spacing w:after="360"/>
      <w:jc w:val="left"/>
      <w:outlineLvl w:val="0"/>
    </w:pPr>
    <w:rPr>
      <w:b/>
    </w:rPr>
  </w:style>
  <w:style w:type="paragraph" w:styleId="Ttulo2">
    <w:name w:val="heading 2"/>
    <w:basedOn w:val="PargrafodaLista"/>
    <w:next w:val="Normal"/>
    <w:link w:val="Ttulo2Char"/>
    <w:uiPriority w:val="9"/>
    <w:qFormat/>
    <w:rsid w:val="003B46D6"/>
    <w:pPr>
      <w:numPr>
        <w:ilvl w:val="1"/>
        <w:numId w:val="9"/>
      </w:numPr>
      <w:spacing w:before="360" w:after="360"/>
      <w:jc w:val="left"/>
      <w:outlineLvl w:val="1"/>
    </w:pPr>
    <w:rPr>
      <w:b/>
    </w:rPr>
  </w:style>
  <w:style w:type="paragraph" w:styleId="Ttulo3">
    <w:name w:val="heading 3"/>
    <w:basedOn w:val="PargrafodaLista"/>
    <w:next w:val="Normal"/>
    <w:link w:val="Ttulo3Char"/>
    <w:uiPriority w:val="9"/>
    <w:qFormat/>
    <w:rsid w:val="003B46D6"/>
    <w:pPr>
      <w:numPr>
        <w:ilvl w:val="2"/>
        <w:numId w:val="9"/>
      </w:numPr>
      <w:spacing w:before="360" w:after="360"/>
      <w:outlineLvl w:val="2"/>
    </w:pPr>
  </w:style>
  <w:style w:type="paragraph" w:styleId="Ttulo4">
    <w:name w:val="heading 4"/>
    <w:basedOn w:val="Normal"/>
    <w:next w:val="Normal"/>
    <w:link w:val="Ttulo4Char"/>
    <w:uiPriority w:val="9"/>
    <w:unhideWhenUsed/>
    <w:qFormat/>
    <w:rsid w:val="00767C0E"/>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CA0AB3"/>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CA0AB3"/>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46D6"/>
    <w:rPr>
      <w:rFonts w:ascii="Arial" w:eastAsia="Times New Roman" w:hAnsi="Arial" w:cs="Times New Roman"/>
      <w:b/>
      <w:sz w:val="24"/>
      <w:szCs w:val="28"/>
      <w:lang w:eastAsia="pt-BR"/>
    </w:rPr>
  </w:style>
  <w:style w:type="character" w:customStyle="1" w:styleId="Ttulo2Char">
    <w:name w:val="Título 2 Char"/>
    <w:basedOn w:val="Fontepargpadro"/>
    <w:link w:val="Ttulo2"/>
    <w:uiPriority w:val="9"/>
    <w:rsid w:val="003B46D6"/>
    <w:rPr>
      <w:rFonts w:ascii="Arial" w:eastAsia="Times New Roman" w:hAnsi="Arial" w:cs="Times New Roman"/>
      <w:b/>
      <w:sz w:val="24"/>
      <w:szCs w:val="28"/>
      <w:lang w:eastAsia="pt-BR"/>
    </w:rPr>
  </w:style>
  <w:style w:type="character" w:customStyle="1" w:styleId="Ttulo3Char">
    <w:name w:val="Título 3 Char"/>
    <w:basedOn w:val="Fontepargpadro"/>
    <w:link w:val="Ttulo3"/>
    <w:uiPriority w:val="9"/>
    <w:rsid w:val="003B46D6"/>
    <w:rPr>
      <w:rFonts w:ascii="Arial" w:eastAsia="Times New Roman" w:hAnsi="Arial" w:cs="Times New Roman"/>
      <w:sz w:val="24"/>
      <w:szCs w:val="28"/>
      <w:lang w:eastAsia="pt-BR"/>
    </w:rPr>
  </w:style>
  <w:style w:type="paragraph" w:customStyle="1" w:styleId="PPGEClinhaembranco">
    <w:name w:val="PPGEC: linha em branco"/>
    <w:basedOn w:val="Normal"/>
    <w:uiPriority w:val="99"/>
    <w:semiHidden/>
    <w:rsid w:val="00A24367"/>
    <w:pPr>
      <w:autoSpaceDE/>
      <w:autoSpaceDN/>
      <w:adjustRightInd/>
    </w:pPr>
    <w:rPr>
      <w:szCs w:val="20"/>
    </w:rPr>
  </w:style>
  <w:style w:type="paragraph" w:styleId="Textodecomentrio">
    <w:name w:val="annotation text"/>
    <w:basedOn w:val="Normal"/>
    <w:link w:val="TextodecomentrioChar"/>
    <w:uiPriority w:val="99"/>
    <w:semiHidden/>
    <w:rsid w:val="00A24367"/>
    <w:rPr>
      <w:sz w:val="20"/>
      <w:szCs w:val="20"/>
    </w:rPr>
  </w:style>
  <w:style w:type="character" w:customStyle="1" w:styleId="TextodecomentrioChar">
    <w:name w:val="Texto de comentário Char"/>
    <w:basedOn w:val="Fontepargpadro"/>
    <w:link w:val="Textodecomentrio"/>
    <w:uiPriority w:val="99"/>
    <w:semiHidden/>
    <w:rsid w:val="00A24367"/>
    <w:rPr>
      <w:rFonts w:ascii="Arial" w:eastAsia="Times New Roman" w:hAnsi="Arial" w:cs="Times New Roman"/>
      <w:sz w:val="20"/>
      <w:szCs w:val="20"/>
      <w:lang w:eastAsia="pt-BR"/>
    </w:rPr>
  </w:style>
  <w:style w:type="paragraph" w:styleId="Sumrio1">
    <w:name w:val="toc 1"/>
    <w:basedOn w:val="Normal"/>
    <w:next w:val="Normal"/>
    <w:uiPriority w:val="39"/>
    <w:rsid w:val="00A24367"/>
    <w:pPr>
      <w:ind w:firstLine="0"/>
    </w:pPr>
    <w:rPr>
      <w:rFonts w:ascii="Arial Negrito" w:hAnsi="Arial Negrito"/>
      <w:b/>
      <w:caps/>
    </w:rPr>
  </w:style>
  <w:style w:type="paragraph" w:styleId="Sumrio2">
    <w:name w:val="toc 2"/>
    <w:basedOn w:val="Normal"/>
    <w:next w:val="Normal"/>
    <w:uiPriority w:val="39"/>
    <w:rsid w:val="00A24367"/>
    <w:pPr>
      <w:ind w:firstLine="0"/>
    </w:pPr>
    <w:rPr>
      <w:rFonts w:ascii="Arial Negrito" w:hAnsi="Arial Negrito"/>
      <w:b/>
    </w:rPr>
  </w:style>
  <w:style w:type="paragraph" w:styleId="Legenda">
    <w:name w:val="caption"/>
    <w:basedOn w:val="Normal"/>
    <w:next w:val="Normal"/>
    <w:link w:val="LegendaChar"/>
    <w:uiPriority w:val="99"/>
    <w:qFormat/>
    <w:rsid w:val="00B66EFC"/>
    <w:pPr>
      <w:keepNext/>
      <w:spacing w:before="360" w:after="120"/>
      <w:ind w:firstLine="0"/>
      <w:jc w:val="center"/>
    </w:pPr>
    <w:rPr>
      <w:bCs/>
      <w:color w:val="000000"/>
      <w:szCs w:val="18"/>
    </w:rPr>
  </w:style>
  <w:style w:type="paragraph" w:styleId="Cabealho">
    <w:name w:val="header"/>
    <w:basedOn w:val="Normal"/>
    <w:link w:val="CabealhoChar"/>
    <w:uiPriority w:val="99"/>
    <w:semiHidden/>
    <w:rsid w:val="00A24367"/>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A24367"/>
    <w:rPr>
      <w:rFonts w:ascii="Arial" w:eastAsia="Times New Roman" w:hAnsi="Arial" w:cs="Times New Roman"/>
      <w:sz w:val="24"/>
      <w:szCs w:val="28"/>
      <w:lang w:eastAsia="pt-BR"/>
    </w:rPr>
  </w:style>
  <w:style w:type="paragraph" w:styleId="Sumrio3">
    <w:name w:val="toc 3"/>
    <w:basedOn w:val="Normal"/>
    <w:next w:val="Normal"/>
    <w:autoRedefine/>
    <w:uiPriority w:val="39"/>
    <w:rsid w:val="00A24367"/>
    <w:pPr>
      <w:tabs>
        <w:tab w:val="right" w:leader="dot" w:pos="9061"/>
      </w:tabs>
      <w:ind w:firstLine="0"/>
    </w:pPr>
  </w:style>
  <w:style w:type="character" w:styleId="Hyperlink">
    <w:name w:val="Hyperlink"/>
    <w:uiPriority w:val="99"/>
    <w:rsid w:val="00A24367"/>
    <w:rPr>
      <w:color w:val="0563C1"/>
      <w:u w:val="single"/>
    </w:rPr>
  </w:style>
  <w:style w:type="paragraph" w:customStyle="1" w:styleId="ALINEA">
    <w:name w:val="ALINEA"/>
    <w:basedOn w:val="Normal"/>
    <w:next w:val="Normal"/>
    <w:uiPriority w:val="99"/>
    <w:semiHidden/>
    <w:rsid w:val="00A24367"/>
    <w:pPr>
      <w:numPr>
        <w:numId w:val="1"/>
      </w:numPr>
    </w:pPr>
  </w:style>
  <w:style w:type="paragraph" w:customStyle="1" w:styleId="ALNEAS">
    <w:name w:val="ALÍNEAS"/>
    <w:basedOn w:val="Normal"/>
    <w:semiHidden/>
    <w:rsid w:val="00A24367"/>
    <w:pPr>
      <w:numPr>
        <w:numId w:val="2"/>
      </w:numPr>
      <w:autoSpaceDE/>
      <w:autoSpaceDN/>
      <w:adjustRightInd/>
    </w:pPr>
    <w:rPr>
      <w:rFonts w:eastAsia="Calibri"/>
      <w:szCs w:val="22"/>
      <w:lang w:eastAsia="en-US"/>
    </w:rPr>
  </w:style>
  <w:style w:type="character" w:customStyle="1" w:styleId="LegendaChar">
    <w:name w:val="Legenda Char"/>
    <w:link w:val="Legenda"/>
    <w:uiPriority w:val="99"/>
    <w:locked/>
    <w:rsid w:val="00B66EFC"/>
    <w:rPr>
      <w:rFonts w:ascii="Arial" w:eastAsia="Times New Roman" w:hAnsi="Arial" w:cs="Times New Roman"/>
      <w:bCs/>
      <w:color w:val="000000"/>
      <w:sz w:val="24"/>
      <w:szCs w:val="18"/>
      <w:lang w:eastAsia="pt-BR"/>
    </w:rPr>
  </w:style>
  <w:style w:type="paragraph" w:customStyle="1" w:styleId="FONTEDASILUSTRAES">
    <w:name w:val="FONTE DAS ILUSTRAÇÕES"/>
    <w:basedOn w:val="Normal"/>
    <w:next w:val="Normal"/>
    <w:qFormat/>
    <w:rsid w:val="00A24367"/>
    <w:pPr>
      <w:autoSpaceDE/>
      <w:autoSpaceDN/>
      <w:adjustRightInd/>
      <w:spacing w:before="120" w:after="360" w:line="240" w:lineRule="auto"/>
      <w:ind w:firstLine="0"/>
      <w:contextualSpacing/>
      <w:jc w:val="center"/>
    </w:pPr>
    <w:rPr>
      <w:rFonts w:eastAsia="Calibri" w:cs="Arial"/>
      <w:sz w:val="22"/>
      <w:szCs w:val="22"/>
      <w:lang w:eastAsia="en-US"/>
    </w:rPr>
  </w:style>
  <w:style w:type="paragraph" w:customStyle="1" w:styleId="REFERNCIAS">
    <w:name w:val="REFERÊNCIAS"/>
    <w:semiHidden/>
    <w:rsid w:val="00A24367"/>
    <w:pPr>
      <w:spacing w:after="240" w:line="240" w:lineRule="auto"/>
    </w:pPr>
    <w:rPr>
      <w:rFonts w:ascii="Arial" w:eastAsia="Times New Roman" w:hAnsi="Arial" w:cs="Times New Roman"/>
      <w:sz w:val="24"/>
      <w:szCs w:val="28"/>
    </w:rPr>
  </w:style>
  <w:style w:type="paragraph" w:customStyle="1" w:styleId="TtuloApendAnexo">
    <w:name w:val="TítuloApend_Anexo"/>
    <w:basedOn w:val="Ttulo"/>
    <w:link w:val="TtuloApendAnexoChar"/>
    <w:uiPriority w:val="99"/>
    <w:rsid w:val="00A24367"/>
    <w:pPr>
      <w:spacing w:after="360" w:line="360" w:lineRule="auto"/>
      <w:jc w:val="center"/>
    </w:pPr>
    <w:rPr>
      <w:rFonts w:ascii="Arial" w:eastAsia="Calibri" w:hAnsi="Arial" w:cs="Times New Roman"/>
      <w:spacing w:val="5"/>
      <w:sz w:val="24"/>
      <w:szCs w:val="52"/>
    </w:rPr>
  </w:style>
  <w:style w:type="character" w:customStyle="1" w:styleId="TtuloApendAnexoChar">
    <w:name w:val="TítuloApend_Anexo Char"/>
    <w:link w:val="TtuloApendAnexo"/>
    <w:uiPriority w:val="99"/>
    <w:locked/>
    <w:rsid w:val="00A24367"/>
    <w:rPr>
      <w:rFonts w:ascii="Arial" w:eastAsia="Calibri" w:hAnsi="Arial" w:cs="Times New Roman"/>
      <w:spacing w:val="5"/>
      <w:kern w:val="28"/>
      <w:sz w:val="24"/>
      <w:szCs w:val="52"/>
      <w:lang w:eastAsia="pt-BR"/>
    </w:rPr>
  </w:style>
  <w:style w:type="paragraph" w:customStyle="1" w:styleId="CITAOLONGA">
    <w:name w:val="CITAÇÃO LONGA"/>
    <w:basedOn w:val="Normal"/>
    <w:next w:val="Normal"/>
    <w:qFormat/>
    <w:rsid w:val="00A24367"/>
    <w:pPr>
      <w:spacing w:before="360" w:after="360" w:line="240" w:lineRule="auto"/>
      <w:ind w:left="2268" w:firstLine="0"/>
      <w:contextualSpacing/>
    </w:pPr>
    <w:rPr>
      <w:sz w:val="20"/>
    </w:rPr>
  </w:style>
  <w:style w:type="paragraph" w:styleId="PargrafodaLista">
    <w:name w:val="List Paragraph"/>
    <w:basedOn w:val="Normal"/>
    <w:uiPriority w:val="34"/>
    <w:rsid w:val="00A24367"/>
    <w:pPr>
      <w:ind w:left="720"/>
      <w:contextualSpacing/>
    </w:pPr>
  </w:style>
  <w:style w:type="paragraph" w:styleId="ndicedeilustraes">
    <w:name w:val="table of figures"/>
    <w:basedOn w:val="Normal"/>
    <w:next w:val="Normal"/>
    <w:uiPriority w:val="99"/>
    <w:rsid w:val="00A24367"/>
    <w:pPr>
      <w:ind w:firstLine="0"/>
    </w:pPr>
  </w:style>
  <w:style w:type="character" w:styleId="Nmerodepgina">
    <w:name w:val="page number"/>
    <w:uiPriority w:val="99"/>
    <w:semiHidden/>
    <w:rsid w:val="00A24367"/>
    <w:rPr>
      <w:rFonts w:cs="Times New Roman"/>
    </w:rPr>
  </w:style>
  <w:style w:type="paragraph" w:styleId="Ttulo">
    <w:name w:val="Title"/>
    <w:basedOn w:val="Normal"/>
    <w:next w:val="Normal"/>
    <w:link w:val="TtuloChar"/>
    <w:uiPriority w:val="10"/>
    <w:qFormat/>
    <w:rsid w:val="00A24367"/>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24367"/>
    <w:rPr>
      <w:rFonts w:asciiTheme="majorHAnsi" w:eastAsiaTheme="majorEastAsia" w:hAnsiTheme="majorHAnsi" w:cstheme="majorBidi"/>
      <w:spacing w:val="-10"/>
      <w:kern w:val="28"/>
      <w:sz w:val="56"/>
      <w:szCs w:val="56"/>
      <w:lang w:eastAsia="pt-BR"/>
    </w:rPr>
  </w:style>
  <w:style w:type="table" w:styleId="Tabelacomgrade">
    <w:name w:val="Table Grid"/>
    <w:basedOn w:val="Tabelanormal"/>
    <w:uiPriority w:val="99"/>
    <w:rsid w:val="00EF3166"/>
    <w:pPr>
      <w:spacing w:after="0" w:line="240" w:lineRule="auto"/>
    </w:pPr>
    <w:rPr>
      <w:rFonts w:ascii="Calibri" w:eastAsia="Times New Roman"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arcadores2">
    <w:name w:val="List Bullet 2"/>
    <w:basedOn w:val="Normal"/>
    <w:uiPriority w:val="99"/>
    <w:semiHidden/>
    <w:rsid w:val="00EF3166"/>
    <w:pPr>
      <w:numPr>
        <w:numId w:val="7"/>
      </w:numPr>
      <w:tabs>
        <w:tab w:val="num" w:pos="643"/>
      </w:tabs>
      <w:ind w:left="643"/>
    </w:pPr>
  </w:style>
  <w:style w:type="paragraph" w:styleId="NormalWeb">
    <w:name w:val="Normal (Web)"/>
    <w:basedOn w:val="Normal"/>
    <w:uiPriority w:val="99"/>
    <w:semiHidden/>
    <w:rsid w:val="00EF3166"/>
    <w:rPr>
      <w:szCs w:val="24"/>
    </w:rPr>
  </w:style>
  <w:style w:type="character" w:styleId="TextodoEspaoReservado">
    <w:name w:val="Placeholder Text"/>
    <w:basedOn w:val="Fontepargpadro"/>
    <w:uiPriority w:val="99"/>
    <w:semiHidden/>
    <w:rsid w:val="00D14BEF"/>
    <w:rPr>
      <w:color w:val="808080"/>
    </w:rPr>
  </w:style>
  <w:style w:type="character" w:customStyle="1" w:styleId="Ttulo4Char">
    <w:name w:val="Título 4 Char"/>
    <w:basedOn w:val="Fontepargpadro"/>
    <w:link w:val="Ttulo4"/>
    <w:uiPriority w:val="9"/>
    <w:rsid w:val="00767C0E"/>
    <w:rPr>
      <w:rFonts w:asciiTheme="majorHAnsi" w:eastAsiaTheme="majorEastAsia" w:hAnsiTheme="majorHAnsi" w:cstheme="majorBidi"/>
      <w:i/>
      <w:iCs/>
      <w:color w:val="2E74B5" w:themeColor="accent1" w:themeShade="BF"/>
      <w:sz w:val="24"/>
      <w:szCs w:val="28"/>
      <w:lang w:eastAsia="pt-BR"/>
    </w:rPr>
  </w:style>
  <w:style w:type="character" w:customStyle="1" w:styleId="Ttulo5Char">
    <w:name w:val="Título 5 Char"/>
    <w:basedOn w:val="Fontepargpadro"/>
    <w:link w:val="Ttulo5"/>
    <w:uiPriority w:val="9"/>
    <w:rsid w:val="00CA0AB3"/>
    <w:rPr>
      <w:rFonts w:asciiTheme="majorHAnsi" w:eastAsiaTheme="majorEastAsia" w:hAnsiTheme="majorHAnsi" w:cstheme="majorBidi"/>
      <w:color w:val="2E74B5" w:themeColor="accent1" w:themeShade="BF"/>
      <w:sz w:val="24"/>
      <w:szCs w:val="28"/>
      <w:lang w:eastAsia="pt-BR"/>
    </w:rPr>
  </w:style>
  <w:style w:type="character" w:customStyle="1" w:styleId="Ttulo6Char">
    <w:name w:val="Título 6 Char"/>
    <w:basedOn w:val="Fontepargpadro"/>
    <w:link w:val="Ttulo6"/>
    <w:uiPriority w:val="9"/>
    <w:rsid w:val="00CA0AB3"/>
    <w:rPr>
      <w:rFonts w:asciiTheme="majorHAnsi" w:eastAsiaTheme="majorEastAsia" w:hAnsiTheme="majorHAnsi" w:cstheme="majorBidi"/>
      <w:color w:val="1F4D78" w:themeColor="accent1" w:themeShade="7F"/>
      <w:sz w:val="24"/>
      <w:szCs w:val="28"/>
      <w:lang w:eastAsia="pt-BR"/>
    </w:rPr>
  </w:style>
  <w:style w:type="table" w:styleId="TabelaSimples3">
    <w:name w:val="Plain Table 3"/>
    <w:basedOn w:val="Tabelanormal"/>
    <w:uiPriority w:val="43"/>
    <w:rsid w:val="00F914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F914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notaderodap">
    <w:name w:val="footnote text"/>
    <w:basedOn w:val="Normal"/>
    <w:link w:val="TextodenotaderodapChar"/>
    <w:uiPriority w:val="99"/>
    <w:semiHidden/>
    <w:unhideWhenUsed/>
    <w:rsid w:val="00B2555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2555E"/>
    <w:rPr>
      <w:rFonts w:ascii="Arial" w:eastAsia="Times New Roman" w:hAnsi="Arial" w:cs="Times New Roman"/>
      <w:sz w:val="20"/>
      <w:szCs w:val="20"/>
      <w:lang w:eastAsia="pt-BR"/>
    </w:rPr>
  </w:style>
  <w:style w:type="character" w:styleId="Refdenotaderodap">
    <w:name w:val="footnote reference"/>
    <w:basedOn w:val="Fontepargpadro"/>
    <w:uiPriority w:val="99"/>
    <w:semiHidden/>
    <w:unhideWhenUsed/>
    <w:rsid w:val="00B2555E"/>
    <w:rPr>
      <w:vertAlign w:val="superscript"/>
    </w:rPr>
  </w:style>
  <w:style w:type="character" w:styleId="Refdecomentrio">
    <w:name w:val="annotation reference"/>
    <w:basedOn w:val="Fontepargpadro"/>
    <w:uiPriority w:val="99"/>
    <w:semiHidden/>
    <w:unhideWhenUsed/>
    <w:rsid w:val="00A558F3"/>
    <w:rPr>
      <w:sz w:val="16"/>
      <w:szCs w:val="16"/>
    </w:rPr>
  </w:style>
  <w:style w:type="paragraph" w:styleId="Assuntodocomentrio">
    <w:name w:val="annotation subject"/>
    <w:basedOn w:val="Textodecomentrio"/>
    <w:next w:val="Textodecomentrio"/>
    <w:link w:val="AssuntodocomentrioChar"/>
    <w:uiPriority w:val="99"/>
    <w:semiHidden/>
    <w:unhideWhenUsed/>
    <w:rsid w:val="00A558F3"/>
    <w:pPr>
      <w:spacing w:line="240" w:lineRule="auto"/>
    </w:pPr>
    <w:rPr>
      <w:b/>
      <w:bCs/>
    </w:rPr>
  </w:style>
  <w:style w:type="character" w:customStyle="1" w:styleId="AssuntodocomentrioChar">
    <w:name w:val="Assunto do comentário Char"/>
    <w:basedOn w:val="TextodecomentrioChar"/>
    <w:link w:val="Assuntodocomentrio"/>
    <w:uiPriority w:val="99"/>
    <w:semiHidden/>
    <w:rsid w:val="00A558F3"/>
    <w:rPr>
      <w:rFonts w:ascii="Arial" w:eastAsia="Times New Roman" w:hAnsi="Arial" w:cs="Times New Roman"/>
      <w:b/>
      <w:bCs/>
      <w:sz w:val="20"/>
      <w:szCs w:val="20"/>
      <w:lang w:eastAsia="pt-BR"/>
    </w:rPr>
  </w:style>
  <w:style w:type="paragraph" w:styleId="Textodebalo">
    <w:name w:val="Balloon Text"/>
    <w:basedOn w:val="Normal"/>
    <w:link w:val="TextodebaloChar"/>
    <w:uiPriority w:val="99"/>
    <w:semiHidden/>
    <w:unhideWhenUsed/>
    <w:rsid w:val="00A558F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558F3"/>
    <w:rPr>
      <w:rFonts w:ascii="Segoe UI" w:eastAsia="Times New Roman" w:hAnsi="Segoe UI" w:cs="Segoe UI"/>
      <w:sz w:val="18"/>
      <w:szCs w:val="18"/>
      <w:lang w:eastAsia="pt-BR"/>
    </w:rPr>
  </w:style>
  <w:style w:type="paragraph" w:customStyle="1" w:styleId="PargrafoTexto">
    <w:name w:val="Parágrafo Texto"/>
    <w:basedOn w:val="Normal"/>
    <w:link w:val="PargrafoTextoChar"/>
    <w:uiPriority w:val="99"/>
    <w:semiHidden/>
    <w:rsid w:val="009A7A2D"/>
  </w:style>
  <w:style w:type="character" w:customStyle="1" w:styleId="PargrafoTextoChar">
    <w:name w:val="Parágrafo Texto Char"/>
    <w:link w:val="PargrafoTexto"/>
    <w:uiPriority w:val="99"/>
    <w:semiHidden/>
    <w:locked/>
    <w:rsid w:val="009A7A2D"/>
    <w:rPr>
      <w:rFonts w:ascii="Arial" w:eastAsia="Times New Roman" w:hAnsi="Arial" w:cs="Times New Roman"/>
      <w:sz w:val="24"/>
      <w:szCs w:val="2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0809">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153839177">
      <w:bodyDiv w:val="1"/>
      <w:marLeft w:val="0"/>
      <w:marRight w:val="0"/>
      <w:marTop w:val="0"/>
      <w:marBottom w:val="0"/>
      <w:divBdr>
        <w:top w:val="none" w:sz="0" w:space="0" w:color="auto"/>
        <w:left w:val="none" w:sz="0" w:space="0" w:color="auto"/>
        <w:bottom w:val="none" w:sz="0" w:space="0" w:color="auto"/>
        <w:right w:val="none" w:sz="0" w:space="0" w:color="auto"/>
      </w:divBdr>
    </w:div>
    <w:div w:id="314190533">
      <w:bodyDiv w:val="1"/>
      <w:marLeft w:val="0"/>
      <w:marRight w:val="0"/>
      <w:marTop w:val="0"/>
      <w:marBottom w:val="0"/>
      <w:divBdr>
        <w:top w:val="none" w:sz="0" w:space="0" w:color="auto"/>
        <w:left w:val="none" w:sz="0" w:space="0" w:color="auto"/>
        <w:bottom w:val="none" w:sz="0" w:space="0" w:color="auto"/>
        <w:right w:val="none" w:sz="0" w:space="0" w:color="auto"/>
      </w:divBdr>
    </w:div>
    <w:div w:id="341514531">
      <w:bodyDiv w:val="1"/>
      <w:marLeft w:val="0"/>
      <w:marRight w:val="0"/>
      <w:marTop w:val="0"/>
      <w:marBottom w:val="0"/>
      <w:divBdr>
        <w:top w:val="none" w:sz="0" w:space="0" w:color="auto"/>
        <w:left w:val="none" w:sz="0" w:space="0" w:color="auto"/>
        <w:bottom w:val="none" w:sz="0" w:space="0" w:color="auto"/>
        <w:right w:val="none" w:sz="0" w:space="0" w:color="auto"/>
      </w:divBdr>
    </w:div>
    <w:div w:id="341669232">
      <w:bodyDiv w:val="1"/>
      <w:marLeft w:val="0"/>
      <w:marRight w:val="0"/>
      <w:marTop w:val="0"/>
      <w:marBottom w:val="0"/>
      <w:divBdr>
        <w:top w:val="none" w:sz="0" w:space="0" w:color="auto"/>
        <w:left w:val="none" w:sz="0" w:space="0" w:color="auto"/>
        <w:bottom w:val="none" w:sz="0" w:space="0" w:color="auto"/>
        <w:right w:val="none" w:sz="0" w:space="0" w:color="auto"/>
      </w:divBdr>
    </w:div>
    <w:div w:id="391077563">
      <w:bodyDiv w:val="1"/>
      <w:marLeft w:val="0"/>
      <w:marRight w:val="0"/>
      <w:marTop w:val="0"/>
      <w:marBottom w:val="0"/>
      <w:divBdr>
        <w:top w:val="none" w:sz="0" w:space="0" w:color="auto"/>
        <w:left w:val="none" w:sz="0" w:space="0" w:color="auto"/>
        <w:bottom w:val="none" w:sz="0" w:space="0" w:color="auto"/>
        <w:right w:val="none" w:sz="0" w:space="0" w:color="auto"/>
      </w:divBdr>
    </w:div>
    <w:div w:id="470486556">
      <w:bodyDiv w:val="1"/>
      <w:marLeft w:val="0"/>
      <w:marRight w:val="0"/>
      <w:marTop w:val="0"/>
      <w:marBottom w:val="0"/>
      <w:divBdr>
        <w:top w:val="none" w:sz="0" w:space="0" w:color="auto"/>
        <w:left w:val="none" w:sz="0" w:space="0" w:color="auto"/>
        <w:bottom w:val="none" w:sz="0" w:space="0" w:color="auto"/>
        <w:right w:val="none" w:sz="0" w:space="0" w:color="auto"/>
      </w:divBdr>
    </w:div>
    <w:div w:id="521094497">
      <w:bodyDiv w:val="1"/>
      <w:marLeft w:val="0"/>
      <w:marRight w:val="0"/>
      <w:marTop w:val="0"/>
      <w:marBottom w:val="0"/>
      <w:divBdr>
        <w:top w:val="none" w:sz="0" w:space="0" w:color="auto"/>
        <w:left w:val="none" w:sz="0" w:space="0" w:color="auto"/>
        <w:bottom w:val="none" w:sz="0" w:space="0" w:color="auto"/>
        <w:right w:val="none" w:sz="0" w:space="0" w:color="auto"/>
      </w:divBdr>
    </w:div>
    <w:div w:id="538279266">
      <w:bodyDiv w:val="1"/>
      <w:marLeft w:val="0"/>
      <w:marRight w:val="0"/>
      <w:marTop w:val="0"/>
      <w:marBottom w:val="0"/>
      <w:divBdr>
        <w:top w:val="none" w:sz="0" w:space="0" w:color="auto"/>
        <w:left w:val="none" w:sz="0" w:space="0" w:color="auto"/>
        <w:bottom w:val="none" w:sz="0" w:space="0" w:color="auto"/>
        <w:right w:val="none" w:sz="0" w:space="0" w:color="auto"/>
      </w:divBdr>
    </w:div>
    <w:div w:id="542450615">
      <w:bodyDiv w:val="1"/>
      <w:marLeft w:val="0"/>
      <w:marRight w:val="0"/>
      <w:marTop w:val="0"/>
      <w:marBottom w:val="0"/>
      <w:divBdr>
        <w:top w:val="none" w:sz="0" w:space="0" w:color="auto"/>
        <w:left w:val="none" w:sz="0" w:space="0" w:color="auto"/>
        <w:bottom w:val="none" w:sz="0" w:space="0" w:color="auto"/>
        <w:right w:val="none" w:sz="0" w:space="0" w:color="auto"/>
      </w:divBdr>
    </w:div>
    <w:div w:id="584849460">
      <w:bodyDiv w:val="1"/>
      <w:marLeft w:val="0"/>
      <w:marRight w:val="0"/>
      <w:marTop w:val="0"/>
      <w:marBottom w:val="0"/>
      <w:divBdr>
        <w:top w:val="none" w:sz="0" w:space="0" w:color="auto"/>
        <w:left w:val="none" w:sz="0" w:space="0" w:color="auto"/>
        <w:bottom w:val="none" w:sz="0" w:space="0" w:color="auto"/>
        <w:right w:val="none" w:sz="0" w:space="0" w:color="auto"/>
      </w:divBdr>
    </w:div>
    <w:div w:id="626396594">
      <w:bodyDiv w:val="1"/>
      <w:marLeft w:val="0"/>
      <w:marRight w:val="0"/>
      <w:marTop w:val="0"/>
      <w:marBottom w:val="0"/>
      <w:divBdr>
        <w:top w:val="none" w:sz="0" w:space="0" w:color="auto"/>
        <w:left w:val="none" w:sz="0" w:space="0" w:color="auto"/>
        <w:bottom w:val="none" w:sz="0" w:space="0" w:color="auto"/>
        <w:right w:val="none" w:sz="0" w:space="0" w:color="auto"/>
      </w:divBdr>
    </w:div>
    <w:div w:id="896091516">
      <w:bodyDiv w:val="1"/>
      <w:marLeft w:val="0"/>
      <w:marRight w:val="0"/>
      <w:marTop w:val="0"/>
      <w:marBottom w:val="0"/>
      <w:divBdr>
        <w:top w:val="none" w:sz="0" w:space="0" w:color="auto"/>
        <w:left w:val="none" w:sz="0" w:space="0" w:color="auto"/>
        <w:bottom w:val="none" w:sz="0" w:space="0" w:color="auto"/>
        <w:right w:val="none" w:sz="0" w:space="0" w:color="auto"/>
      </w:divBdr>
    </w:div>
    <w:div w:id="919829499">
      <w:bodyDiv w:val="1"/>
      <w:marLeft w:val="0"/>
      <w:marRight w:val="0"/>
      <w:marTop w:val="0"/>
      <w:marBottom w:val="0"/>
      <w:divBdr>
        <w:top w:val="none" w:sz="0" w:space="0" w:color="auto"/>
        <w:left w:val="none" w:sz="0" w:space="0" w:color="auto"/>
        <w:bottom w:val="none" w:sz="0" w:space="0" w:color="auto"/>
        <w:right w:val="none" w:sz="0" w:space="0" w:color="auto"/>
      </w:divBdr>
    </w:div>
    <w:div w:id="962154624">
      <w:bodyDiv w:val="1"/>
      <w:marLeft w:val="0"/>
      <w:marRight w:val="0"/>
      <w:marTop w:val="0"/>
      <w:marBottom w:val="0"/>
      <w:divBdr>
        <w:top w:val="none" w:sz="0" w:space="0" w:color="auto"/>
        <w:left w:val="none" w:sz="0" w:space="0" w:color="auto"/>
        <w:bottom w:val="none" w:sz="0" w:space="0" w:color="auto"/>
        <w:right w:val="none" w:sz="0" w:space="0" w:color="auto"/>
      </w:divBdr>
    </w:div>
    <w:div w:id="986862526">
      <w:bodyDiv w:val="1"/>
      <w:marLeft w:val="0"/>
      <w:marRight w:val="0"/>
      <w:marTop w:val="0"/>
      <w:marBottom w:val="0"/>
      <w:divBdr>
        <w:top w:val="none" w:sz="0" w:space="0" w:color="auto"/>
        <w:left w:val="none" w:sz="0" w:space="0" w:color="auto"/>
        <w:bottom w:val="none" w:sz="0" w:space="0" w:color="auto"/>
        <w:right w:val="none" w:sz="0" w:space="0" w:color="auto"/>
      </w:divBdr>
    </w:div>
    <w:div w:id="1050617031">
      <w:bodyDiv w:val="1"/>
      <w:marLeft w:val="0"/>
      <w:marRight w:val="0"/>
      <w:marTop w:val="0"/>
      <w:marBottom w:val="0"/>
      <w:divBdr>
        <w:top w:val="none" w:sz="0" w:space="0" w:color="auto"/>
        <w:left w:val="none" w:sz="0" w:space="0" w:color="auto"/>
        <w:bottom w:val="none" w:sz="0" w:space="0" w:color="auto"/>
        <w:right w:val="none" w:sz="0" w:space="0" w:color="auto"/>
      </w:divBdr>
    </w:div>
    <w:div w:id="1103067072">
      <w:bodyDiv w:val="1"/>
      <w:marLeft w:val="0"/>
      <w:marRight w:val="0"/>
      <w:marTop w:val="0"/>
      <w:marBottom w:val="0"/>
      <w:divBdr>
        <w:top w:val="none" w:sz="0" w:space="0" w:color="auto"/>
        <w:left w:val="none" w:sz="0" w:space="0" w:color="auto"/>
        <w:bottom w:val="none" w:sz="0" w:space="0" w:color="auto"/>
        <w:right w:val="none" w:sz="0" w:space="0" w:color="auto"/>
      </w:divBdr>
    </w:div>
    <w:div w:id="1144657087">
      <w:bodyDiv w:val="1"/>
      <w:marLeft w:val="0"/>
      <w:marRight w:val="0"/>
      <w:marTop w:val="0"/>
      <w:marBottom w:val="0"/>
      <w:divBdr>
        <w:top w:val="none" w:sz="0" w:space="0" w:color="auto"/>
        <w:left w:val="none" w:sz="0" w:space="0" w:color="auto"/>
        <w:bottom w:val="none" w:sz="0" w:space="0" w:color="auto"/>
        <w:right w:val="none" w:sz="0" w:space="0" w:color="auto"/>
      </w:divBdr>
    </w:div>
    <w:div w:id="1149513267">
      <w:bodyDiv w:val="1"/>
      <w:marLeft w:val="0"/>
      <w:marRight w:val="0"/>
      <w:marTop w:val="0"/>
      <w:marBottom w:val="0"/>
      <w:divBdr>
        <w:top w:val="none" w:sz="0" w:space="0" w:color="auto"/>
        <w:left w:val="none" w:sz="0" w:space="0" w:color="auto"/>
        <w:bottom w:val="none" w:sz="0" w:space="0" w:color="auto"/>
        <w:right w:val="none" w:sz="0" w:space="0" w:color="auto"/>
      </w:divBdr>
    </w:div>
    <w:div w:id="1179083821">
      <w:bodyDiv w:val="1"/>
      <w:marLeft w:val="0"/>
      <w:marRight w:val="0"/>
      <w:marTop w:val="0"/>
      <w:marBottom w:val="0"/>
      <w:divBdr>
        <w:top w:val="none" w:sz="0" w:space="0" w:color="auto"/>
        <w:left w:val="none" w:sz="0" w:space="0" w:color="auto"/>
        <w:bottom w:val="none" w:sz="0" w:space="0" w:color="auto"/>
        <w:right w:val="none" w:sz="0" w:space="0" w:color="auto"/>
      </w:divBdr>
    </w:div>
    <w:div w:id="1206599332">
      <w:bodyDiv w:val="1"/>
      <w:marLeft w:val="0"/>
      <w:marRight w:val="0"/>
      <w:marTop w:val="0"/>
      <w:marBottom w:val="0"/>
      <w:divBdr>
        <w:top w:val="none" w:sz="0" w:space="0" w:color="auto"/>
        <w:left w:val="none" w:sz="0" w:space="0" w:color="auto"/>
        <w:bottom w:val="none" w:sz="0" w:space="0" w:color="auto"/>
        <w:right w:val="none" w:sz="0" w:space="0" w:color="auto"/>
      </w:divBdr>
    </w:div>
    <w:div w:id="1413233063">
      <w:bodyDiv w:val="1"/>
      <w:marLeft w:val="0"/>
      <w:marRight w:val="0"/>
      <w:marTop w:val="0"/>
      <w:marBottom w:val="0"/>
      <w:divBdr>
        <w:top w:val="none" w:sz="0" w:space="0" w:color="auto"/>
        <w:left w:val="none" w:sz="0" w:space="0" w:color="auto"/>
        <w:bottom w:val="none" w:sz="0" w:space="0" w:color="auto"/>
        <w:right w:val="none" w:sz="0" w:space="0" w:color="auto"/>
      </w:divBdr>
    </w:div>
    <w:div w:id="1492133218">
      <w:bodyDiv w:val="1"/>
      <w:marLeft w:val="0"/>
      <w:marRight w:val="0"/>
      <w:marTop w:val="0"/>
      <w:marBottom w:val="0"/>
      <w:divBdr>
        <w:top w:val="none" w:sz="0" w:space="0" w:color="auto"/>
        <w:left w:val="none" w:sz="0" w:space="0" w:color="auto"/>
        <w:bottom w:val="none" w:sz="0" w:space="0" w:color="auto"/>
        <w:right w:val="none" w:sz="0" w:space="0" w:color="auto"/>
      </w:divBdr>
    </w:div>
    <w:div w:id="1529024435">
      <w:bodyDiv w:val="1"/>
      <w:marLeft w:val="0"/>
      <w:marRight w:val="0"/>
      <w:marTop w:val="0"/>
      <w:marBottom w:val="0"/>
      <w:divBdr>
        <w:top w:val="none" w:sz="0" w:space="0" w:color="auto"/>
        <w:left w:val="none" w:sz="0" w:space="0" w:color="auto"/>
        <w:bottom w:val="none" w:sz="0" w:space="0" w:color="auto"/>
        <w:right w:val="none" w:sz="0" w:space="0" w:color="auto"/>
      </w:divBdr>
    </w:div>
    <w:div w:id="1579556968">
      <w:bodyDiv w:val="1"/>
      <w:marLeft w:val="0"/>
      <w:marRight w:val="0"/>
      <w:marTop w:val="0"/>
      <w:marBottom w:val="0"/>
      <w:divBdr>
        <w:top w:val="none" w:sz="0" w:space="0" w:color="auto"/>
        <w:left w:val="none" w:sz="0" w:space="0" w:color="auto"/>
        <w:bottom w:val="none" w:sz="0" w:space="0" w:color="auto"/>
        <w:right w:val="none" w:sz="0" w:space="0" w:color="auto"/>
      </w:divBdr>
    </w:div>
    <w:div w:id="1745299541">
      <w:bodyDiv w:val="1"/>
      <w:marLeft w:val="0"/>
      <w:marRight w:val="0"/>
      <w:marTop w:val="0"/>
      <w:marBottom w:val="0"/>
      <w:divBdr>
        <w:top w:val="none" w:sz="0" w:space="0" w:color="auto"/>
        <w:left w:val="none" w:sz="0" w:space="0" w:color="auto"/>
        <w:bottom w:val="none" w:sz="0" w:space="0" w:color="auto"/>
        <w:right w:val="none" w:sz="0" w:space="0" w:color="auto"/>
      </w:divBdr>
    </w:div>
    <w:div w:id="1756704119">
      <w:bodyDiv w:val="1"/>
      <w:marLeft w:val="0"/>
      <w:marRight w:val="0"/>
      <w:marTop w:val="0"/>
      <w:marBottom w:val="0"/>
      <w:divBdr>
        <w:top w:val="none" w:sz="0" w:space="0" w:color="auto"/>
        <w:left w:val="none" w:sz="0" w:space="0" w:color="auto"/>
        <w:bottom w:val="none" w:sz="0" w:space="0" w:color="auto"/>
        <w:right w:val="none" w:sz="0" w:space="0" w:color="auto"/>
      </w:divBdr>
    </w:div>
    <w:div w:id="1775393048">
      <w:bodyDiv w:val="1"/>
      <w:marLeft w:val="0"/>
      <w:marRight w:val="0"/>
      <w:marTop w:val="0"/>
      <w:marBottom w:val="0"/>
      <w:divBdr>
        <w:top w:val="none" w:sz="0" w:space="0" w:color="auto"/>
        <w:left w:val="none" w:sz="0" w:space="0" w:color="auto"/>
        <w:bottom w:val="none" w:sz="0" w:space="0" w:color="auto"/>
        <w:right w:val="none" w:sz="0" w:space="0" w:color="auto"/>
      </w:divBdr>
    </w:div>
    <w:div w:id="1831824645">
      <w:bodyDiv w:val="1"/>
      <w:marLeft w:val="0"/>
      <w:marRight w:val="0"/>
      <w:marTop w:val="0"/>
      <w:marBottom w:val="0"/>
      <w:divBdr>
        <w:top w:val="none" w:sz="0" w:space="0" w:color="auto"/>
        <w:left w:val="none" w:sz="0" w:space="0" w:color="auto"/>
        <w:bottom w:val="none" w:sz="0" w:space="0" w:color="auto"/>
        <w:right w:val="none" w:sz="0" w:space="0" w:color="auto"/>
      </w:divBdr>
    </w:div>
    <w:div w:id="1988897017">
      <w:bodyDiv w:val="1"/>
      <w:marLeft w:val="0"/>
      <w:marRight w:val="0"/>
      <w:marTop w:val="0"/>
      <w:marBottom w:val="0"/>
      <w:divBdr>
        <w:top w:val="none" w:sz="0" w:space="0" w:color="auto"/>
        <w:left w:val="none" w:sz="0" w:space="0" w:color="auto"/>
        <w:bottom w:val="none" w:sz="0" w:space="0" w:color="auto"/>
        <w:right w:val="none" w:sz="0" w:space="0" w:color="auto"/>
      </w:divBdr>
    </w:div>
    <w:div w:id="2004553422">
      <w:bodyDiv w:val="1"/>
      <w:marLeft w:val="0"/>
      <w:marRight w:val="0"/>
      <w:marTop w:val="0"/>
      <w:marBottom w:val="0"/>
      <w:divBdr>
        <w:top w:val="none" w:sz="0" w:space="0" w:color="auto"/>
        <w:left w:val="none" w:sz="0" w:space="0" w:color="auto"/>
        <w:bottom w:val="none" w:sz="0" w:space="0" w:color="auto"/>
        <w:right w:val="none" w:sz="0" w:space="0" w:color="auto"/>
      </w:divBdr>
    </w:div>
    <w:div w:id="2068531905">
      <w:bodyDiv w:val="1"/>
      <w:marLeft w:val="0"/>
      <w:marRight w:val="0"/>
      <w:marTop w:val="0"/>
      <w:marBottom w:val="0"/>
      <w:divBdr>
        <w:top w:val="none" w:sz="0" w:space="0" w:color="auto"/>
        <w:left w:val="none" w:sz="0" w:space="0" w:color="auto"/>
        <w:bottom w:val="none" w:sz="0" w:space="0" w:color="auto"/>
        <w:right w:val="none" w:sz="0" w:space="0" w:color="auto"/>
      </w:divBdr>
    </w:div>
    <w:div w:id="213116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Colors" Target="diagrams/colors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image" Target="media/image12.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4.xml"/><Relationship Id="rId22" Type="http://schemas.microsoft.com/office/2007/relationships/diagramDrawing" Target="diagrams/drawing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diagramQuickStyle" Target="diagrams/quickStyle1.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60C69F-53E8-48AC-88DE-D50E1726A1F9}"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pt-BR"/>
        </a:p>
      </dgm:t>
    </dgm:pt>
    <dgm:pt modelId="{23723C02-7671-41B2-82C0-7A4291FE69F5}">
      <dgm:prSet phldrT="[Texto]" custT="1"/>
      <dgm:spPr/>
      <dgm:t>
        <a:bodyPr/>
        <a:lstStyle/>
        <a:p>
          <a:r>
            <a:rPr lang="pt-BR" sz="1600">
              <a:latin typeface="Arial" panose="020B0604020202020204" pitchFamily="34" charset="0"/>
              <a:cs typeface="Arial" panose="020B0604020202020204" pitchFamily="34" charset="0"/>
            </a:rPr>
            <a:t>1. Introdução</a:t>
          </a:r>
        </a:p>
      </dgm:t>
    </dgm:pt>
    <dgm:pt modelId="{12BE1AFE-014A-4E4D-834B-0CC27288F3E7}" type="parTrans" cxnId="{C7A059C1-A9BA-4345-836F-E9D07662A93E}">
      <dgm:prSet/>
      <dgm:spPr/>
      <dgm:t>
        <a:bodyPr/>
        <a:lstStyle/>
        <a:p>
          <a:endParaRPr lang="pt-BR" sz="1600"/>
        </a:p>
      </dgm:t>
    </dgm:pt>
    <dgm:pt modelId="{574DCBAE-A4B5-450C-8D32-8D55F40E6BFF}" type="sibTrans" cxnId="{C7A059C1-A9BA-4345-836F-E9D07662A93E}">
      <dgm:prSet/>
      <dgm:spPr/>
      <dgm:t>
        <a:bodyPr/>
        <a:lstStyle/>
        <a:p>
          <a:endParaRPr lang="pt-BR" sz="1600"/>
        </a:p>
      </dgm:t>
    </dgm:pt>
    <dgm:pt modelId="{972FF8FD-4276-4379-9416-EF0AEBD430A7}">
      <dgm:prSet phldrT="[Texto]" custT="1"/>
      <dgm:spPr/>
      <dgm:t>
        <a:bodyPr/>
        <a:lstStyle/>
        <a:p>
          <a:r>
            <a:rPr lang="pt-BR" sz="1400">
              <a:latin typeface="Arial" panose="020B0604020202020204" pitchFamily="34" charset="0"/>
              <a:cs typeface="Arial" panose="020B0604020202020204" pitchFamily="34" charset="0"/>
            </a:rPr>
            <a:t>Questão de Pesquisa</a:t>
          </a:r>
        </a:p>
      </dgm:t>
    </dgm:pt>
    <dgm:pt modelId="{4DE07BB2-F6B5-4CB4-A357-811DC525ABBE}" type="parTrans" cxnId="{C5B93D43-8BEC-422B-A8B6-4C7FEFA8F6DA}">
      <dgm:prSet/>
      <dgm:spPr/>
      <dgm:t>
        <a:bodyPr/>
        <a:lstStyle/>
        <a:p>
          <a:endParaRPr lang="pt-BR" sz="1600"/>
        </a:p>
      </dgm:t>
    </dgm:pt>
    <dgm:pt modelId="{B0F98B26-6F4E-412B-9774-EA55C1E5E27A}" type="sibTrans" cxnId="{C5B93D43-8BEC-422B-A8B6-4C7FEFA8F6DA}">
      <dgm:prSet/>
      <dgm:spPr/>
      <dgm:t>
        <a:bodyPr/>
        <a:lstStyle/>
        <a:p>
          <a:endParaRPr lang="pt-BR" sz="1600"/>
        </a:p>
      </dgm:t>
    </dgm:pt>
    <dgm:pt modelId="{A3F14993-153F-47BA-964E-54268AF2E21F}">
      <dgm:prSet phldrT="[Texto]" custT="1"/>
      <dgm:spPr/>
      <dgm:t>
        <a:bodyPr/>
        <a:lstStyle/>
        <a:p>
          <a:r>
            <a:rPr lang="pt-BR" sz="1600">
              <a:latin typeface="Arial" panose="020B0604020202020204" pitchFamily="34" charset="0"/>
              <a:cs typeface="Arial" panose="020B0604020202020204" pitchFamily="34" charset="0"/>
            </a:rPr>
            <a:t>2. Fundamentação Teórica</a:t>
          </a:r>
        </a:p>
      </dgm:t>
    </dgm:pt>
    <dgm:pt modelId="{0834DE99-3D39-4507-A6F2-864F0C2403B3}" type="parTrans" cxnId="{F4348A34-00A7-4299-ACDF-58BB163519CB}">
      <dgm:prSet/>
      <dgm:spPr/>
      <dgm:t>
        <a:bodyPr/>
        <a:lstStyle/>
        <a:p>
          <a:endParaRPr lang="pt-BR" sz="1600"/>
        </a:p>
      </dgm:t>
    </dgm:pt>
    <dgm:pt modelId="{60E43F24-C833-4416-BCE4-26D05658510C}" type="sibTrans" cxnId="{F4348A34-00A7-4299-ACDF-58BB163519CB}">
      <dgm:prSet/>
      <dgm:spPr/>
      <dgm:t>
        <a:bodyPr/>
        <a:lstStyle/>
        <a:p>
          <a:endParaRPr lang="pt-BR" sz="1600"/>
        </a:p>
      </dgm:t>
    </dgm:pt>
    <dgm:pt modelId="{58112D80-7647-4855-B486-DE4D745451AF}">
      <dgm:prSet phldrT="[Texto]" custT="1"/>
      <dgm:spPr/>
      <dgm:t>
        <a:bodyPr/>
        <a:lstStyle/>
        <a:p>
          <a:r>
            <a:rPr lang="pt-BR" sz="1400">
              <a:latin typeface="Arial" panose="020B0604020202020204" pitchFamily="34" charset="0"/>
              <a:cs typeface="Arial" panose="020B0604020202020204" pitchFamily="34" charset="0"/>
            </a:rPr>
            <a:t>Avaliação de Decisões Estratégicas sob Incerteza</a:t>
          </a:r>
        </a:p>
      </dgm:t>
    </dgm:pt>
    <dgm:pt modelId="{9CC8F3C8-271C-4848-90A9-6982C7649F7F}" type="parTrans" cxnId="{E0B9FA99-3A3E-4F94-A8DE-145EC031AFE4}">
      <dgm:prSet/>
      <dgm:spPr/>
      <dgm:t>
        <a:bodyPr/>
        <a:lstStyle/>
        <a:p>
          <a:endParaRPr lang="pt-BR" sz="1600"/>
        </a:p>
      </dgm:t>
    </dgm:pt>
    <dgm:pt modelId="{FDAB68DE-6920-41BC-9241-ACEA8C2FC3A1}" type="sibTrans" cxnId="{E0B9FA99-3A3E-4F94-A8DE-145EC031AFE4}">
      <dgm:prSet/>
      <dgm:spPr/>
      <dgm:t>
        <a:bodyPr/>
        <a:lstStyle/>
        <a:p>
          <a:endParaRPr lang="pt-BR" sz="1600"/>
        </a:p>
      </dgm:t>
    </dgm:pt>
    <dgm:pt modelId="{414F514A-5247-4E09-BAE3-E5D7C6C720DD}">
      <dgm:prSet phldrT="[Texto]" custT="1"/>
      <dgm:spPr/>
      <dgm:t>
        <a:bodyPr/>
        <a:lstStyle/>
        <a:p>
          <a:r>
            <a:rPr lang="pt-BR" sz="1400">
              <a:latin typeface="Arial" panose="020B0604020202020204" pitchFamily="34" charset="0"/>
              <a:cs typeface="Arial" panose="020B0604020202020204" pitchFamily="34" charset="0"/>
            </a:rPr>
            <a:t>Objetivos</a:t>
          </a:r>
        </a:p>
      </dgm:t>
    </dgm:pt>
    <dgm:pt modelId="{83261EBB-448E-482B-AD60-59A3D5D498D6}" type="parTrans" cxnId="{DE71ECF9-E2D4-4B05-9E49-A81228C86882}">
      <dgm:prSet/>
      <dgm:spPr/>
      <dgm:t>
        <a:bodyPr/>
        <a:lstStyle/>
        <a:p>
          <a:endParaRPr lang="pt-BR" sz="1600"/>
        </a:p>
      </dgm:t>
    </dgm:pt>
    <dgm:pt modelId="{4DD19712-3F90-4E21-8D21-92DFC941B4FB}" type="sibTrans" cxnId="{DE71ECF9-E2D4-4B05-9E49-A81228C86882}">
      <dgm:prSet/>
      <dgm:spPr/>
      <dgm:t>
        <a:bodyPr/>
        <a:lstStyle/>
        <a:p>
          <a:endParaRPr lang="pt-BR" sz="1600"/>
        </a:p>
      </dgm:t>
    </dgm:pt>
    <dgm:pt modelId="{67ED277D-773A-4546-BE19-9068881BA21F}">
      <dgm:prSet phldrT="[Texto]" custT="1"/>
      <dgm:spPr/>
      <dgm:t>
        <a:bodyPr/>
        <a:lstStyle/>
        <a:p>
          <a:r>
            <a:rPr lang="pt-BR" sz="1400">
              <a:latin typeface="Arial" panose="020B0604020202020204" pitchFamily="34" charset="0"/>
              <a:cs typeface="Arial" panose="020B0604020202020204" pitchFamily="34" charset="0"/>
            </a:rPr>
            <a:t>Justificativas</a:t>
          </a:r>
        </a:p>
      </dgm:t>
    </dgm:pt>
    <dgm:pt modelId="{E74760AD-52FD-4D9E-9A60-07E4F8380F9F}" type="parTrans" cxnId="{2CE57987-B5BE-4AED-A633-5BF2890F2F87}">
      <dgm:prSet/>
      <dgm:spPr/>
      <dgm:t>
        <a:bodyPr/>
        <a:lstStyle/>
        <a:p>
          <a:endParaRPr lang="pt-BR" sz="1600"/>
        </a:p>
      </dgm:t>
    </dgm:pt>
    <dgm:pt modelId="{DEEAF8ED-4CE6-4858-9731-9684FCBB0DD3}" type="sibTrans" cxnId="{2CE57987-B5BE-4AED-A633-5BF2890F2F87}">
      <dgm:prSet/>
      <dgm:spPr/>
      <dgm:t>
        <a:bodyPr/>
        <a:lstStyle/>
        <a:p>
          <a:endParaRPr lang="pt-BR" sz="1600"/>
        </a:p>
      </dgm:t>
    </dgm:pt>
    <dgm:pt modelId="{80984163-296D-439B-AEB6-6A2E34FE1F00}">
      <dgm:prSet phldrT="[Texto]" custT="1"/>
      <dgm:spPr/>
      <dgm:t>
        <a:bodyPr/>
        <a:lstStyle/>
        <a:p>
          <a:r>
            <a:rPr lang="pt-BR" sz="1400">
              <a:latin typeface="Arial" panose="020B0604020202020204" pitchFamily="34" charset="0"/>
              <a:cs typeface="Arial" panose="020B0604020202020204" pitchFamily="34" charset="0"/>
            </a:rPr>
            <a:t>Estrutura do Trabalho</a:t>
          </a:r>
        </a:p>
      </dgm:t>
    </dgm:pt>
    <dgm:pt modelId="{3A8DB6C0-77A5-45D4-BF69-CF09FA6E98ED}" type="parTrans" cxnId="{16B77817-D24C-404A-AB01-82E363C01865}">
      <dgm:prSet/>
      <dgm:spPr/>
      <dgm:t>
        <a:bodyPr/>
        <a:lstStyle/>
        <a:p>
          <a:endParaRPr lang="pt-BR" sz="1600"/>
        </a:p>
      </dgm:t>
    </dgm:pt>
    <dgm:pt modelId="{20629E35-CF44-41C9-984B-70AB4C137B5D}" type="sibTrans" cxnId="{16B77817-D24C-404A-AB01-82E363C01865}">
      <dgm:prSet/>
      <dgm:spPr/>
      <dgm:t>
        <a:bodyPr/>
        <a:lstStyle/>
        <a:p>
          <a:endParaRPr lang="pt-BR" sz="1600"/>
        </a:p>
      </dgm:t>
    </dgm:pt>
    <dgm:pt modelId="{BE815770-7CB1-4CA3-AB71-7FCAA9D6BAC3}">
      <dgm:prSet phldrT="[Texto]" custT="1"/>
      <dgm:spPr/>
      <dgm:t>
        <a:bodyPr/>
        <a:lstStyle/>
        <a:p>
          <a:r>
            <a:rPr lang="pt-BR" sz="1400">
              <a:latin typeface="Arial" panose="020B0604020202020204" pitchFamily="34" charset="0"/>
              <a:cs typeface="Arial" panose="020B0604020202020204" pitchFamily="34" charset="0"/>
            </a:rPr>
            <a:t>Abordagens para Avaliação de Decisão sob Incerteza</a:t>
          </a:r>
        </a:p>
      </dgm:t>
    </dgm:pt>
    <dgm:pt modelId="{DCAFE773-1CD0-414A-97BE-4B759C5CCEB8}" type="parTrans" cxnId="{0CDB5F2E-0B83-4E32-A026-68CA757415FD}">
      <dgm:prSet/>
      <dgm:spPr/>
      <dgm:t>
        <a:bodyPr/>
        <a:lstStyle/>
        <a:p>
          <a:endParaRPr lang="pt-BR" sz="1600"/>
        </a:p>
      </dgm:t>
    </dgm:pt>
    <dgm:pt modelId="{6DED4AC4-DEE8-40C1-9920-362E6BF6A3EF}" type="sibTrans" cxnId="{0CDB5F2E-0B83-4E32-A026-68CA757415FD}">
      <dgm:prSet/>
      <dgm:spPr/>
      <dgm:t>
        <a:bodyPr/>
        <a:lstStyle/>
        <a:p>
          <a:endParaRPr lang="pt-BR" sz="1600"/>
        </a:p>
      </dgm:t>
    </dgm:pt>
    <dgm:pt modelId="{CB0CD200-2049-4686-B3A7-2E0F50F27418}">
      <dgm:prSet phldrT="[Texto]" custT="1"/>
      <dgm:spPr/>
      <dgm:t>
        <a:bodyPr/>
        <a:lstStyle/>
        <a:p>
          <a:r>
            <a:rPr lang="pt-BR" sz="1400">
              <a:latin typeface="Arial" panose="020B0604020202020204" pitchFamily="34" charset="0"/>
              <a:cs typeface="Arial" panose="020B0604020202020204" pitchFamily="34" charset="0"/>
            </a:rPr>
            <a:t>RDM - Robust Decision Making</a:t>
          </a:r>
        </a:p>
      </dgm:t>
    </dgm:pt>
    <dgm:pt modelId="{CCBBE8C2-A776-4649-9F40-EFC26FF3D926}" type="parTrans" cxnId="{BB540B76-D390-4157-8D8E-CF11BC66868D}">
      <dgm:prSet/>
      <dgm:spPr/>
      <dgm:t>
        <a:bodyPr/>
        <a:lstStyle/>
        <a:p>
          <a:endParaRPr lang="pt-BR" sz="1600"/>
        </a:p>
      </dgm:t>
    </dgm:pt>
    <dgm:pt modelId="{F5E56731-238E-487A-9056-32C69F5820D4}" type="sibTrans" cxnId="{BB540B76-D390-4157-8D8E-CF11BC66868D}">
      <dgm:prSet/>
      <dgm:spPr/>
      <dgm:t>
        <a:bodyPr/>
        <a:lstStyle/>
        <a:p>
          <a:endParaRPr lang="pt-BR" sz="1600"/>
        </a:p>
      </dgm:t>
    </dgm:pt>
    <dgm:pt modelId="{0FCFE305-7FDF-4121-9A19-4847B930E0A4}">
      <dgm:prSet phldrT="[Texto]" custT="1"/>
      <dgm:spPr/>
      <dgm:t>
        <a:bodyPr/>
        <a:lstStyle/>
        <a:p>
          <a:r>
            <a:rPr lang="pt-BR" sz="1600">
              <a:latin typeface="Arial" panose="020B0604020202020204" pitchFamily="34" charset="0"/>
              <a:cs typeface="Arial" panose="020B0604020202020204" pitchFamily="34" charset="0"/>
            </a:rPr>
            <a:t>3. Método de Pesquisa</a:t>
          </a:r>
        </a:p>
      </dgm:t>
    </dgm:pt>
    <dgm:pt modelId="{E3BE1CFB-A07C-4351-9098-FA533917BCAC}" type="parTrans" cxnId="{E8E55DDD-91E5-45DA-B562-D6E045DE1D9B}">
      <dgm:prSet/>
      <dgm:spPr/>
      <dgm:t>
        <a:bodyPr/>
        <a:lstStyle/>
        <a:p>
          <a:endParaRPr lang="pt-BR" sz="1600"/>
        </a:p>
      </dgm:t>
    </dgm:pt>
    <dgm:pt modelId="{4850860E-FDEB-4C66-BF33-67471F2E3CF3}" type="sibTrans" cxnId="{E8E55DDD-91E5-45DA-B562-D6E045DE1D9B}">
      <dgm:prSet/>
      <dgm:spPr/>
      <dgm:t>
        <a:bodyPr/>
        <a:lstStyle/>
        <a:p>
          <a:endParaRPr lang="pt-BR" sz="1600"/>
        </a:p>
      </dgm:t>
    </dgm:pt>
    <dgm:pt modelId="{C5D63993-86AB-41B9-B01C-A31E16BAC4DB}">
      <dgm:prSet phldrT="[Texto]" custT="1"/>
      <dgm:spPr/>
      <dgm:t>
        <a:bodyPr/>
        <a:lstStyle/>
        <a:p>
          <a:r>
            <a:rPr lang="pt-BR" sz="1400">
              <a:latin typeface="Arial" panose="020B0604020202020204" pitchFamily="34" charset="0"/>
              <a:cs typeface="Arial" panose="020B0604020202020204" pitchFamily="34" charset="0"/>
            </a:rPr>
            <a:t>Delineamento da Pesquisa</a:t>
          </a:r>
        </a:p>
      </dgm:t>
    </dgm:pt>
    <dgm:pt modelId="{38AA80FF-1143-4838-A082-CF04187DAC15}" type="parTrans" cxnId="{E817BFDF-715A-4B79-A657-1540EE46E9DB}">
      <dgm:prSet/>
      <dgm:spPr/>
      <dgm:t>
        <a:bodyPr/>
        <a:lstStyle/>
        <a:p>
          <a:endParaRPr lang="pt-BR" sz="1600"/>
        </a:p>
      </dgm:t>
    </dgm:pt>
    <dgm:pt modelId="{87E9AFC4-638F-4ECD-8660-79BC4329D8CD}" type="sibTrans" cxnId="{E817BFDF-715A-4B79-A657-1540EE46E9DB}">
      <dgm:prSet/>
      <dgm:spPr/>
      <dgm:t>
        <a:bodyPr/>
        <a:lstStyle/>
        <a:p>
          <a:endParaRPr lang="pt-BR" sz="1600"/>
        </a:p>
      </dgm:t>
    </dgm:pt>
    <dgm:pt modelId="{A034B519-472A-435C-AAD6-5C36DA15E4D5}">
      <dgm:prSet phldrT="[Texto]" custT="1"/>
      <dgm:spPr/>
      <dgm:t>
        <a:bodyPr/>
        <a:lstStyle/>
        <a:p>
          <a:r>
            <a:rPr lang="pt-BR" sz="1400">
              <a:latin typeface="Arial" panose="020B0604020202020204" pitchFamily="34" charset="0"/>
              <a:cs typeface="Arial" panose="020B0604020202020204" pitchFamily="34" charset="0"/>
            </a:rPr>
            <a:t>Método de Trabalho</a:t>
          </a:r>
        </a:p>
      </dgm:t>
    </dgm:pt>
    <dgm:pt modelId="{82629FFF-79B4-4982-9C8E-4939F456D90A}" type="parTrans" cxnId="{B0A8AB6B-143A-4771-9F91-C9B715F946F4}">
      <dgm:prSet/>
      <dgm:spPr/>
      <dgm:t>
        <a:bodyPr/>
        <a:lstStyle/>
        <a:p>
          <a:endParaRPr lang="pt-BR" sz="1600"/>
        </a:p>
      </dgm:t>
    </dgm:pt>
    <dgm:pt modelId="{E0C95942-ACF4-4503-AA56-4E41874FE01B}" type="sibTrans" cxnId="{B0A8AB6B-143A-4771-9F91-C9B715F946F4}">
      <dgm:prSet/>
      <dgm:spPr/>
      <dgm:t>
        <a:bodyPr/>
        <a:lstStyle/>
        <a:p>
          <a:endParaRPr lang="pt-BR" sz="1600"/>
        </a:p>
      </dgm:t>
    </dgm:pt>
    <dgm:pt modelId="{FA3F1A5A-EBEC-45B6-B5A7-BBAA1712988D}" type="pres">
      <dgm:prSet presAssocID="{1E60C69F-53E8-48AC-88DE-D50E1726A1F9}" presName="theList" presStyleCnt="0">
        <dgm:presLayoutVars>
          <dgm:dir/>
          <dgm:animLvl val="lvl"/>
          <dgm:resizeHandles val="exact"/>
        </dgm:presLayoutVars>
      </dgm:prSet>
      <dgm:spPr/>
    </dgm:pt>
    <dgm:pt modelId="{58A313CC-691F-48C7-B5C5-F7DEA899F294}" type="pres">
      <dgm:prSet presAssocID="{23723C02-7671-41B2-82C0-7A4291FE69F5}" presName="compNode" presStyleCnt="0"/>
      <dgm:spPr/>
    </dgm:pt>
    <dgm:pt modelId="{BE8896C0-9B4E-4471-9CB6-6E576D6E29B8}" type="pres">
      <dgm:prSet presAssocID="{23723C02-7671-41B2-82C0-7A4291FE69F5}" presName="aNode" presStyleLbl="bgShp" presStyleIdx="0" presStyleCnt="3"/>
      <dgm:spPr/>
    </dgm:pt>
    <dgm:pt modelId="{B87AC60D-D7C5-4E4B-899E-79216DBA7A52}" type="pres">
      <dgm:prSet presAssocID="{23723C02-7671-41B2-82C0-7A4291FE69F5}" presName="textNode" presStyleLbl="bgShp" presStyleIdx="0" presStyleCnt="3"/>
      <dgm:spPr/>
    </dgm:pt>
    <dgm:pt modelId="{4E621397-5B27-4F12-B186-B3928DA0D849}" type="pres">
      <dgm:prSet presAssocID="{23723C02-7671-41B2-82C0-7A4291FE69F5}" presName="compChildNode" presStyleCnt="0"/>
      <dgm:spPr/>
    </dgm:pt>
    <dgm:pt modelId="{7F4EE09F-8637-44FF-A7A4-CD4B69C8DD5C}" type="pres">
      <dgm:prSet presAssocID="{23723C02-7671-41B2-82C0-7A4291FE69F5}" presName="theInnerList" presStyleCnt="0"/>
      <dgm:spPr/>
    </dgm:pt>
    <dgm:pt modelId="{DAD35F94-6C3F-47BF-96EE-E36C69313349}" type="pres">
      <dgm:prSet presAssocID="{972FF8FD-4276-4379-9416-EF0AEBD430A7}" presName="childNode" presStyleLbl="node1" presStyleIdx="0" presStyleCnt="9">
        <dgm:presLayoutVars>
          <dgm:bulletEnabled val="1"/>
        </dgm:presLayoutVars>
      </dgm:prSet>
      <dgm:spPr/>
    </dgm:pt>
    <dgm:pt modelId="{EFFBC869-BE08-4583-AB71-508FFC02E743}" type="pres">
      <dgm:prSet presAssocID="{972FF8FD-4276-4379-9416-EF0AEBD430A7}" presName="aSpace2" presStyleCnt="0"/>
      <dgm:spPr/>
    </dgm:pt>
    <dgm:pt modelId="{4B2DD93D-DA16-4397-8F0F-B20B417F1607}" type="pres">
      <dgm:prSet presAssocID="{414F514A-5247-4E09-BAE3-E5D7C6C720DD}" presName="childNode" presStyleLbl="node1" presStyleIdx="1" presStyleCnt="9">
        <dgm:presLayoutVars>
          <dgm:bulletEnabled val="1"/>
        </dgm:presLayoutVars>
      </dgm:prSet>
      <dgm:spPr/>
    </dgm:pt>
    <dgm:pt modelId="{AEBB0A7D-AC45-4915-8954-AD3834C79098}" type="pres">
      <dgm:prSet presAssocID="{414F514A-5247-4E09-BAE3-E5D7C6C720DD}" presName="aSpace2" presStyleCnt="0"/>
      <dgm:spPr/>
    </dgm:pt>
    <dgm:pt modelId="{3867D8B8-7BE6-46DD-A4B7-89705CBB9A6A}" type="pres">
      <dgm:prSet presAssocID="{67ED277D-773A-4546-BE19-9068881BA21F}" presName="childNode" presStyleLbl="node1" presStyleIdx="2" presStyleCnt="9">
        <dgm:presLayoutVars>
          <dgm:bulletEnabled val="1"/>
        </dgm:presLayoutVars>
      </dgm:prSet>
      <dgm:spPr/>
    </dgm:pt>
    <dgm:pt modelId="{1C880D6D-54C8-44EC-B242-F659410275D9}" type="pres">
      <dgm:prSet presAssocID="{67ED277D-773A-4546-BE19-9068881BA21F}" presName="aSpace2" presStyleCnt="0"/>
      <dgm:spPr/>
    </dgm:pt>
    <dgm:pt modelId="{728EAEA7-84F7-476C-B910-D9189A0A8093}" type="pres">
      <dgm:prSet presAssocID="{80984163-296D-439B-AEB6-6A2E34FE1F00}" presName="childNode" presStyleLbl="node1" presStyleIdx="3" presStyleCnt="9">
        <dgm:presLayoutVars>
          <dgm:bulletEnabled val="1"/>
        </dgm:presLayoutVars>
      </dgm:prSet>
      <dgm:spPr/>
    </dgm:pt>
    <dgm:pt modelId="{DC9699E6-07E3-4594-8953-E35901B207E0}" type="pres">
      <dgm:prSet presAssocID="{23723C02-7671-41B2-82C0-7A4291FE69F5}" presName="aSpace" presStyleCnt="0"/>
      <dgm:spPr/>
    </dgm:pt>
    <dgm:pt modelId="{CEEF1954-A6C9-4EBE-9E14-E7D30039C75E}" type="pres">
      <dgm:prSet presAssocID="{A3F14993-153F-47BA-964E-54268AF2E21F}" presName="compNode" presStyleCnt="0"/>
      <dgm:spPr/>
    </dgm:pt>
    <dgm:pt modelId="{3D96B5C1-29CD-40BB-8820-35E50FA416DB}" type="pres">
      <dgm:prSet presAssocID="{A3F14993-153F-47BA-964E-54268AF2E21F}" presName="aNode" presStyleLbl="bgShp" presStyleIdx="1" presStyleCnt="3"/>
      <dgm:spPr/>
    </dgm:pt>
    <dgm:pt modelId="{E27039EC-FACE-4EDD-A356-9E7F6F217828}" type="pres">
      <dgm:prSet presAssocID="{A3F14993-153F-47BA-964E-54268AF2E21F}" presName="textNode" presStyleLbl="bgShp" presStyleIdx="1" presStyleCnt="3"/>
      <dgm:spPr/>
    </dgm:pt>
    <dgm:pt modelId="{579D42AD-8751-49D8-8D75-79D15F4F64FB}" type="pres">
      <dgm:prSet presAssocID="{A3F14993-153F-47BA-964E-54268AF2E21F}" presName="compChildNode" presStyleCnt="0"/>
      <dgm:spPr/>
    </dgm:pt>
    <dgm:pt modelId="{DCA1A644-36E8-4EC3-B13C-F75339FDB19C}" type="pres">
      <dgm:prSet presAssocID="{A3F14993-153F-47BA-964E-54268AF2E21F}" presName="theInnerList" presStyleCnt="0"/>
      <dgm:spPr/>
    </dgm:pt>
    <dgm:pt modelId="{C795E80E-FED3-4DEE-A85A-770FE80ADE91}" type="pres">
      <dgm:prSet presAssocID="{58112D80-7647-4855-B486-DE4D745451AF}" presName="childNode" presStyleLbl="node1" presStyleIdx="4" presStyleCnt="9">
        <dgm:presLayoutVars>
          <dgm:bulletEnabled val="1"/>
        </dgm:presLayoutVars>
      </dgm:prSet>
      <dgm:spPr/>
    </dgm:pt>
    <dgm:pt modelId="{D021AF81-9B7B-44B8-96C8-1E4DAEBB71D9}" type="pres">
      <dgm:prSet presAssocID="{58112D80-7647-4855-B486-DE4D745451AF}" presName="aSpace2" presStyleCnt="0"/>
      <dgm:spPr/>
    </dgm:pt>
    <dgm:pt modelId="{F10A362C-A91D-4A74-A348-CA7BC45D1750}" type="pres">
      <dgm:prSet presAssocID="{BE815770-7CB1-4CA3-AB71-7FCAA9D6BAC3}" presName="childNode" presStyleLbl="node1" presStyleIdx="5" presStyleCnt="9">
        <dgm:presLayoutVars>
          <dgm:bulletEnabled val="1"/>
        </dgm:presLayoutVars>
      </dgm:prSet>
      <dgm:spPr/>
    </dgm:pt>
    <dgm:pt modelId="{C8F49F7C-9338-49F5-8713-75944B88D03B}" type="pres">
      <dgm:prSet presAssocID="{BE815770-7CB1-4CA3-AB71-7FCAA9D6BAC3}" presName="aSpace2" presStyleCnt="0"/>
      <dgm:spPr/>
    </dgm:pt>
    <dgm:pt modelId="{DD7B2598-D467-4156-B2E1-2D6DC8A992E7}" type="pres">
      <dgm:prSet presAssocID="{CB0CD200-2049-4686-B3A7-2E0F50F27418}" presName="childNode" presStyleLbl="node1" presStyleIdx="6" presStyleCnt="9">
        <dgm:presLayoutVars>
          <dgm:bulletEnabled val="1"/>
        </dgm:presLayoutVars>
      </dgm:prSet>
      <dgm:spPr/>
    </dgm:pt>
    <dgm:pt modelId="{89E75F29-C0CA-4D96-891C-83A68EE073F7}" type="pres">
      <dgm:prSet presAssocID="{A3F14993-153F-47BA-964E-54268AF2E21F}" presName="aSpace" presStyleCnt="0"/>
      <dgm:spPr/>
    </dgm:pt>
    <dgm:pt modelId="{B8E96688-2CF5-433F-A1C1-DB160CF50331}" type="pres">
      <dgm:prSet presAssocID="{0FCFE305-7FDF-4121-9A19-4847B930E0A4}" presName="compNode" presStyleCnt="0"/>
      <dgm:spPr/>
    </dgm:pt>
    <dgm:pt modelId="{AFD33783-5F4D-4966-AA28-19A3E66C9B22}" type="pres">
      <dgm:prSet presAssocID="{0FCFE305-7FDF-4121-9A19-4847B930E0A4}" presName="aNode" presStyleLbl="bgShp" presStyleIdx="2" presStyleCnt="3"/>
      <dgm:spPr/>
    </dgm:pt>
    <dgm:pt modelId="{2E967C39-8D60-4E0D-B8D0-64E011A44E46}" type="pres">
      <dgm:prSet presAssocID="{0FCFE305-7FDF-4121-9A19-4847B930E0A4}" presName="textNode" presStyleLbl="bgShp" presStyleIdx="2" presStyleCnt="3"/>
      <dgm:spPr/>
    </dgm:pt>
    <dgm:pt modelId="{7D32D56E-7837-4A2B-8F30-6164E05CF44C}" type="pres">
      <dgm:prSet presAssocID="{0FCFE305-7FDF-4121-9A19-4847B930E0A4}" presName="compChildNode" presStyleCnt="0"/>
      <dgm:spPr/>
    </dgm:pt>
    <dgm:pt modelId="{C4C729C3-5F7D-444D-82F0-5C91989AFA73}" type="pres">
      <dgm:prSet presAssocID="{0FCFE305-7FDF-4121-9A19-4847B930E0A4}" presName="theInnerList" presStyleCnt="0"/>
      <dgm:spPr/>
    </dgm:pt>
    <dgm:pt modelId="{24139C42-536D-433D-8A4F-FAEE25CAF71F}" type="pres">
      <dgm:prSet presAssocID="{C5D63993-86AB-41B9-B01C-A31E16BAC4DB}" presName="childNode" presStyleLbl="node1" presStyleIdx="7" presStyleCnt="9">
        <dgm:presLayoutVars>
          <dgm:bulletEnabled val="1"/>
        </dgm:presLayoutVars>
      </dgm:prSet>
      <dgm:spPr/>
    </dgm:pt>
    <dgm:pt modelId="{BFCF6FA1-0029-426B-83A8-1334EE6042BA}" type="pres">
      <dgm:prSet presAssocID="{C5D63993-86AB-41B9-B01C-A31E16BAC4DB}" presName="aSpace2" presStyleCnt="0"/>
      <dgm:spPr/>
    </dgm:pt>
    <dgm:pt modelId="{6D28501D-5BCC-43D3-A28B-D78F75437FAF}" type="pres">
      <dgm:prSet presAssocID="{A034B519-472A-435C-AAD6-5C36DA15E4D5}" presName="childNode" presStyleLbl="node1" presStyleIdx="8" presStyleCnt="9">
        <dgm:presLayoutVars>
          <dgm:bulletEnabled val="1"/>
        </dgm:presLayoutVars>
      </dgm:prSet>
      <dgm:spPr/>
    </dgm:pt>
  </dgm:ptLst>
  <dgm:cxnLst>
    <dgm:cxn modelId="{16B77817-D24C-404A-AB01-82E363C01865}" srcId="{23723C02-7671-41B2-82C0-7A4291FE69F5}" destId="{80984163-296D-439B-AEB6-6A2E34FE1F00}" srcOrd="3" destOrd="0" parTransId="{3A8DB6C0-77A5-45D4-BF69-CF09FA6E98ED}" sibTransId="{20629E35-CF44-41C9-984B-70AB4C137B5D}"/>
    <dgm:cxn modelId="{7A5B4518-F755-4287-AF56-75D30E7C5B3A}" type="presOf" srcId="{23723C02-7671-41B2-82C0-7A4291FE69F5}" destId="{BE8896C0-9B4E-4471-9CB6-6E576D6E29B8}" srcOrd="0" destOrd="0" presId="urn:microsoft.com/office/officeart/2005/8/layout/lProcess2"/>
    <dgm:cxn modelId="{0CDB5F2E-0B83-4E32-A026-68CA757415FD}" srcId="{A3F14993-153F-47BA-964E-54268AF2E21F}" destId="{BE815770-7CB1-4CA3-AB71-7FCAA9D6BAC3}" srcOrd="1" destOrd="0" parTransId="{DCAFE773-1CD0-414A-97BE-4B759C5CCEB8}" sibTransId="{6DED4AC4-DEE8-40C1-9920-362E6BF6A3EF}"/>
    <dgm:cxn modelId="{F4348A34-00A7-4299-ACDF-58BB163519CB}" srcId="{1E60C69F-53E8-48AC-88DE-D50E1726A1F9}" destId="{A3F14993-153F-47BA-964E-54268AF2E21F}" srcOrd="1" destOrd="0" parTransId="{0834DE99-3D39-4507-A6F2-864F0C2403B3}" sibTransId="{60E43F24-C833-4416-BCE4-26D05658510C}"/>
    <dgm:cxn modelId="{BE394036-432F-401C-8079-A0A564B423AD}" type="presOf" srcId="{BE815770-7CB1-4CA3-AB71-7FCAA9D6BAC3}" destId="{F10A362C-A91D-4A74-A348-CA7BC45D1750}" srcOrd="0" destOrd="0" presId="urn:microsoft.com/office/officeart/2005/8/layout/lProcess2"/>
    <dgm:cxn modelId="{2CEA5237-ACCC-4381-9EF8-C40D2421B37B}" type="presOf" srcId="{67ED277D-773A-4546-BE19-9068881BA21F}" destId="{3867D8B8-7BE6-46DD-A4B7-89705CBB9A6A}" srcOrd="0" destOrd="0" presId="urn:microsoft.com/office/officeart/2005/8/layout/lProcess2"/>
    <dgm:cxn modelId="{E8A9ED5E-438C-46EE-A1F5-7792D1A16CA6}" type="presOf" srcId="{972FF8FD-4276-4379-9416-EF0AEBD430A7}" destId="{DAD35F94-6C3F-47BF-96EE-E36C69313349}" srcOrd="0" destOrd="0" presId="urn:microsoft.com/office/officeart/2005/8/layout/lProcess2"/>
    <dgm:cxn modelId="{59D54462-F6F1-422F-BD90-69B245780680}" type="presOf" srcId="{A3F14993-153F-47BA-964E-54268AF2E21F}" destId="{3D96B5C1-29CD-40BB-8820-35E50FA416DB}" srcOrd="0" destOrd="0" presId="urn:microsoft.com/office/officeart/2005/8/layout/lProcess2"/>
    <dgm:cxn modelId="{C5B93D43-8BEC-422B-A8B6-4C7FEFA8F6DA}" srcId="{23723C02-7671-41B2-82C0-7A4291FE69F5}" destId="{972FF8FD-4276-4379-9416-EF0AEBD430A7}" srcOrd="0" destOrd="0" parTransId="{4DE07BB2-F6B5-4CB4-A357-811DC525ABBE}" sibTransId="{B0F98B26-6F4E-412B-9774-EA55C1E5E27A}"/>
    <dgm:cxn modelId="{B0A8AB6B-143A-4771-9F91-C9B715F946F4}" srcId="{0FCFE305-7FDF-4121-9A19-4847B930E0A4}" destId="{A034B519-472A-435C-AAD6-5C36DA15E4D5}" srcOrd="1" destOrd="0" parTransId="{82629FFF-79B4-4982-9C8E-4939F456D90A}" sibTransId="{E0C95942-ACF4-4503-AA56-4E41874FE01B}"/>
    <dgm:cxn modelId="{BB540B76-D390-4157-8D8E-CF11BC66868D}" srcId="{A3F14993-153F-47BA-964E-54268AF2E21F}" destId="{CB0CD200-2049-4686-B3A7-2E0F50F27418}" srcOrd="2" destOrd="0" parTransId="{CCBBE8C2-A776-4649-9F40-EFC26FF3D926}" sibTransId="{F5E56731-238E-487A-9056-32C69F5820D4}"/>
    <dgm:cxn modelId="{170DCF81-652B-49B5-A1BF-3DCB795F9569}" type="presOf" srcId="{C5D63993-86AB-41B9-B01C-A31E16BAC4DB}" destId="{24139C42-536D-433D-8A4F-FAEE25CAF71F}" srcOrd="0" destOrd="0" presId="urn:microsoft.com/office/officeart/2005/8/layout/lProcess2"/>
    <dgm:cxn modelId="{E8FCD081-1BBA-419F-9C35-6F7C63C4F952}" type="presOf" srcId="{A3F14993-153F-47BA-964E-54268AF2E21F}" destId="{E27039EC-FACE-4EDD-A356-9E7F6F217828}" srcOrd="1" destOrd="0" presId="urn:microsoft.com/office/officeart/2005/8/layout/lProcess2"/>
    <dgm:cxn modelId="{2CE57987-B5BE-4AED-A633-5BF2890F2F87}" srcId="{23723C02-7671-41B2-82C0-7A4291FE69F5}" destId="{67ED277D-773A-4546-BE19-9068881BA21F}" srcOrd="2" destOrd="0" parTransId="{E74760AD-52FD-4D9E-9A60-07E4F8380F9F}" sibTransId="{DEEAF8ED-4CE6-4858-9731-9684FCBB0DD3}"/>
    <dgm:cxn modelId="{E0B9FA99-3A3E-4F94-A8DE-145EC031AFE4}" srcId="{A3F14993-153F-47BA-964E-54268AF2E21F}" destId="{58112D80-7647-4855-B486-DE4D745451AF}" srcOrd="0" destOrd="0" parTransId="{9CC8F3C8-271C-4848-90A9-6982C7649F7F}" sibTransId="{FDAB68DE-6920-41BC-9241-ACEA8C2FC3A1}"/>
    <dgm:cxn modelId="{A03B03C0-394F-4CA3-AF34-60923E5FB421}" type="presOf" srcId="{23723C02-7671-41B2-82C0-7A4291FE69F5}" destId="{B87AC60D-D7C5-4E4B-899E-79216DBA7A52}" srcOrd="1" destOrd="0" presId="urn:microsoft.com/office/officeart/2005/8/layout/lProcess2"/>
    <dgm:cxn modelId="{A4340BC0-23AB-4346-B2F7-A7EAC973679D}" type="presOf" srcId="{0FCFE305-7FDF-4121-9A19-4847B930E0A4}" destId="{2E967C39-8D60-4E0D-B8D0-64E011A44E46}" srcOrd="1" destOrd="0" presId="urn:microsoft.com/office/officeart/2005/8/layout/lProcess2"/>
    <dgm:cxn modelId="{4F1573C0-DCC9-4377-8F91-342474003D3F}" type="presOf" srcId="{58112D80-7647-4855-B486-DE4D745451AF}" destId="{C795E80E-FED3-4DEE-A85A-770FE80ADE91}" srcOrd="0" destOrd="0" presId="urn:microsoft.com/office/officeart/2005/8/layout/lProcess2"/>
    <dgm:cxn modelId="{C7A059C1-A9BA-4345-836F-E9D07662A93E}" srcId="{1E60C69F-53E8-48AC-88DE-D50E1726A1F9}" destId="{23723C02-7671-41B2-82C0-7A4291FE69F5}" srcOrd="0" destOrd="0" parTransId="{12BE1AFE-014A-4E4D-834B-0CC27288F3E7}" sibTransId="{574DCBAE-A4B5-450C-8D32-8D55F40E6BFF}"/>
    <dgm:cxn modelId="{8EF4E3C5-90C3-4F6B-9CAE-36FA2E7A3BF0}" type="presOf" srcId="{CB0CD200-2049-4686-B3A7-2E0F50F27418}" destId="{DD7B2598-D467-4156-B2E1-2D6DC8A992E7}" srcOrd="0" destOrd="0" presId="urn:microsoft.com/office/officeart/2005/8/layout/lProcess2"/>
    <dgm:cxn modelId="{E8E55DDD-91E5-45DA-B562-D6E045DE1D9B}" srcId="{1E60C69F-53E8-48AC-88DE-D50E1726A1F9}" destId="{0FCFE305-7FDF-4121-9A19-4847B930E0A4}" srcOrd="2" destOrd="0" parTransId="{E3BE1CFB-A07C-4351-9098-FA533917BCAC}" sibTransId="{4850860E-FDEB-4C66-BF33-67471F2E3CF3}"/>
    <dgm:cxn modelId="{E817BFDF-715A-4B79-A657-1540EE46E9DB}" srcId="{0FCFE305-7FDF-4121-9A19-4847B930E0A4}" destId="{C5D63993-86AB-41B9-B01C-A31E16BAC4DB}" srcOrd="0" destOrd="0" parTransId="{38AA80FF-1143-4838-A082-CF04187DAC15}" sibTransId="{87E9AFC4-638F-4ECD-8660-79BC4329D8CD}"/>
    <dgm:cxn modelId="{406006E3-ACDB-4C17-9131-65B6496109AD}" type="presOf" srcId="{1E60C69F-53E8-48AC-88DE-D50E1726A1F9}" destId="{FA3F1A5A-EBEC-45B6-B5A7-BBAA1712988D}" srcOrd="0" destOrd="0" presId="urn:microsoft.com/office/officeart/2005/8/layout/lProcess2"/>
    <dgm:cxn modelId="{4D3C83E3-70F6-426B-ADD2-961C99887675}" type="presOf" srcId="{0FCFE305-7FDF-4121-9A19-4847B930E0A4}" destId="{AFD33783-5F4D-4966-AA28-19A3E66C9B22}" srcOrd="0" destOrd="0" presId="urn:microsoft.com/office/officeart/2005/8/layout/lProcess2"/>
    <dgm:cxn modelId="{9E693BF2-EAF6-42AD-8FAB-50E95A98A561}" type="presOf" srcId="{80984163-296D-439B-AEB6-6A2E34FE1F00}" destId="{728EAEA7-84F7-476C-B910-D9189A0A8093}" srcOrd="0" destOrd="0" presId="urn:microsoft.com/office/officeart/2005/8/layout/lProcess2"/>
    <dgm:cxn modelId="{C984C5F2-B677-45BE-8E9A-745A0A48270A}" type="presOf" srcId="{414F514A-5247-4E09-BAE3-E5D7C6C720DD}" destId="{4B2DD93D-DA16-4397-8F0F-B20B417F1607}" srcOrd="0" destOrd="0" presId="urn:microsoft.com/office/officeart/2005/8/layout/lProcess2"/>
    <dgm:cxn modelId="{DE71ECF9-E2D4-4B05-9E49-A81228C86882}" srcId="{23723C02-7671-41B2-82C0-7A4291FE69F5}" destId="{414F514A-5247-4E09-BAE3-E5D7C6C720DD}" srcOrd="1" destOrd="0" parTransId="{83261EBB-448E-482B-AD60-59A3D5D498D6}" sibTransId="{4DD19712-3F90-4E21-8D21-92DFC941B4FB}"/>
    <dgm:cxn modelId="{15B641FC-06B5-4031-9F07-3EE2215EB6C2}" type="presOf" srcId="{A034B519-472A-435C-AAD6-5C36DA15E4D5}" destId="{6D28501D-5BCC-43D3-A28B-D78F75437FAF}" srcOrd="0" destOrd="0" presId="urn:microsoft.com/office/officeart/2005/8/layout/lProcess2"/>
    <dgm:cxn modelId="{A79CC31E-3B31-4D9C-AA4F-42B936308787}" type="presParOf" srcId="{FA3F1A5A-EBEC-45B6-B5A7-BBAA1712988D}" destId="{58A313CC-691F-48C7-B5C5-F7DEA899F294}" srcOrd="0" destOrd="0" presId="urn:microsoft.com/office/officeart/2005/8/layout/lProcess2"/>
    <dgm:cxn modelId="{450E012B-8930-4369-8565-58938D63F224}" type="presParOf" srcId="{58A313CC-691F-48C7-B5C5-F7DEA899F294}" destId="{BE8896C0-9B4E-4471-9CB6-6E576D6E29B8}" srcOrd="0" destOrd="0" presId="urn:microsoft.com/office/officeart/2005/8/layout/lProcess2"/>
    <dgm:cxn modelId="{A613FEF9-2734-4943-96DF-A235383F70B3}" type="presParOf" srcId="{58A313CC-691F-48C7-B5C5-F7DEA899F294}" destId="{B87AC60D-D7C5-4E4B-899E-79216DBA7A52}" srcOrd="1" destOrd="0" presId="urn:microsoft.com/office/officeart/2005/8/layout/lProcess2"/>
    <dgm:cxn modelId="{314E942E-1878-43CF-A065-274201B551D2}" type="presParOf" srcId="{58A313CC-691F-48C7-B5C5-F7DEA899F294}" destId="{4E621397-5B27-4F12-B186-B3928DA0D849}" srcOrd="2" destOrd="0" presId="urn:microsoft.com/office/officeart/2005/8/layout/lProcess2"/>
    <dgm:cxn modelId="{0301CD8B-0346-44B8-BFDA-5089BBBC504F}" type="presParOf" srcId="{4E621397-5B27-4F12-B186-B3928DA0D849}" destId="{7F4EE09F-8637-44FF-A7A4-CD4B69C8DD5C}" srcOrd="0" destOrd="0" presId="urn:microsoft.com/office/officeart/2005/8/layout/lProcess2"/>
    <dgm:cxn modelId="{C628DE0F-C071-4204-9EBB-3027AE15ABF0}" type="presParOf" srcId="{7F4EE09F-8637-44FF-A7A4-CD4B69C8DD5C}" destId="{DAD35F94-6C3F-47BF-96EE-E36C69313349}" srcOrd="0" destOrd="0" presId="urn:microsoft.com/office/officeart/2005/8/layout/lProcess2"/>
    <dgm:cxn modelId="{A82E8821-5CF2-4899-A046-E6057FC89DA6}" type="presParOf" srcId="{7F4EE09F-8637-44FF-A7A4-CD4B69C8DD5C}" destId="{EFFBC869-BE08-4583-AB71-508FFC02E743}" srcOrd="1" destOrd="0" presId="urn:microsoft.com/office/officeart/2005/8/layout/lProcess2"/>
    <dgm:cxn modelId="{8C25C9C1-8349-46C2-B38C-DC9B5D48A558}" type="presParOf" srcId="{7F4EE09F-8637-44FF-A7A4-CD4B69C8DD5C}" destId="{4B2DD93D-DA16-4397-8F0F-B20B417F1607}" srcOrd="2" destOrd="0" presId="urn:microsoft.com/office/officeart/2005/8/layout/lProcess2"/>
    <dgm:cxn modelId="{CF24F619-FA93-403B-AD1F-E5A06A2EB42E}" type="presParOf" srcId="{7F4EE09F-8637-44FF-A7A4-CD4B69C8DD5C}" destId="{AEBB0A7D-AC45-4915-8954-AD3834C79098}" srcOrd="3" destOrd="0" presId="urn:microsoft.com/office/officeart/2005/8/layout/lProcess2"/>
    <dgm:cxn modelId="{BE5E9BCB-A6D9-43F8-B2FB-752AEDD09D55}" type="presParOf" srcId="{7F4EE09F-8637-44FF-A7A4-CD4B69C8DD5C}" destId="{3867D8B8-7BE6-46DD-A4B7-89705CBB9A6A}" srcOrd="4" destOrd="0" presId="urn:microsoft.com/office/officeart/2005/8/layout/lProcess2"/>
    <dgm:cxn modelId="{B5F583D1-9F69-401D-99A8-957B6A8C2FB3}" type="presParOf" srcId="{7F4EE09F-8637-44FF-A7A4-CD4B69C8DD5C}" destId="{1C880D6D-54C8-44EC-B242-F659410275D9}" srcOrd="5" destOrd="0" presId="urn:microsoft.com/office/officeart/2005/8/layout/lProcess2"/>
    <dgm:cxn modelId="{15127089-2656-4BD9-9391-4AB9FF7C1602}" type="presParOf" srcId="{7F4EE09F-8637-44FF-A7A4-CD4B69C8DD5C}" destId="{728EAEA7-84F7-476C-B910-D9189A0A8093}" srcOrd="6" destOrd="0" presId="urn:microsoft.com/office/officeart/2005/8/layout/lProcess2"/>
    <dgm:cxn modelId="{736C1757-B9E1-4337-A6B5-7FB5EB4A9EE9}" type="presParOf" srcId="{FA3F1A5A-EBEC-45B6-B5A7-BBAA1712988D}" destId="{DC9699E6-07E3-4594-8953-E35901B207E0}" srcOrd="1" destOrd="0" presId="urn:microsoft.com/office/officeart/2005/8/layout/lProcess2"/>
    <dgm:cxn modelId="{F9AD36EB-4DFE-4373-A804-D892621772ED}" type="presParOf" srcId="{FA3F1A5A-EBEC-45B6-B5A7-BBAA1712988D}" destId="{CEEF1954-A6C9-4EBE-9E14-E7D30039C75E}" srcOrd="2" destOrd="0" presId="urn:microsoft.com/office/officeart/2005/8/layout/lProcess2"/>
    <dgm:cxn modelId="{228AA413-4BCB-498A-AA3F-1888F9E31C0C}" type="presParOf" srcId="{CEEF1954-A6C9-4EBE-9E14-E7D30039C75E}" destId="{3D96B5C1-29CD-40BB-8820-35E50FA416DB}" srcOrd="0" destOrd="0" presId="urn:microsoft.com/office/officeart/2005/8/layout/lProcess2"/>
    <dgm:cxn modelId="{D5AB1D80-7F32-4A7B-ACC2-00A2FED3B169}" type="presParOf" srcId="{CEEF1954-A6C9-4EBE-9E14-E7D30039C75E}" destId="{E27039EC-FACE-4EDD-A356-9E7F6F217828}" srcOrd="1" destOrd="0" presId="urn:microsoft.com/office/officeart/2005/8/layout/lProcess2"/>
    <dgm:cxn modelId="{2E688CCA-5E2B-43C5-AC75-E4321F60088F}" type="presParOf" srcId="{CEEF1954-A6C9-4EBE-9E14-E7D30039C75E}" destId="{579D42AD-8751-49D8-8D75-79D15F4F64FB}" srcOrd="2" destOrd="0" presId="urn:microsoft.com/office/officeart/2005/8/layout/lProcess2"/>
    <dgm:cxn modelId="{B242746E-7CDF-4EED-9C0C-D6C4A58F5CF8}" type="presParOf" srcId="{579D42AD-8751-49D8-8D75-79D15F4F64FB}" destId="{DCA1A644-36E8-4EC3-B13C-F75339FDB19C}" srcOrd="0" destOrd="0" presId="urn:microsoft.com/office/officeart/2005/8/layout/lProcess2"/>
    <dgm:cxn modelId="{2156D421-D124-497D-9B17-4FA00EF4E90A}" type="presParOf" srcId="{DCA1A644-36E8-4EC3-B13C-F75339FDB19C}" destId="{C795E80E-FED3-4DEE-A85A-770FE80ADE91}" srcOrd="0" destOrd="0" presId="urn:microsoft.com/office/officeart/2005/8/layout/lProcess2"/>
    <dgm:cxn modelId="{66E686A5-6907-4A34-BE2C-1CAF693DD857}" type="presParOf" srcId="{DCA1A644-36E8-4EC3-B13C-F75339FDB19C}" destId="{D021AF81-9B7B-44B8-96C8-1E4DAEBB71D9}" srcOrd="1" destOrd="0" presId="urn:microsoft.com/office/officeart/2005/8/layout/lProcess2"/>
    <dgm:cxn modelId="{035382B6-6422-432A-8984-F8F4DF74BCBF}" type="presParOf" srcId="{DCA1A644-36E8-4EC3-B13C-F75339FDB19C}" destId="{F10A362C-A91D-4A74-A348-CA7BC45D1750}" srcOrd="2" destOrd="0" presId="urn:microsoft.com/office/officeart/2005/8/layout/lProcess2"/>
    <dgm:cxn modelId="{3B2B9841-41DC-41D6-A5D1-D9EF3D6CD0DE}" type="presParOf" srcId="{DCA1A644-36E8-4EC3-B13C-F75339FDB19C}" destId="{C8F49F7C-9338-49F5-8713-75944B88D03B}" srcOrd="3" destOrd="0" presId="urn:microsoft.com/office/officeart/2005/8/layout/lProcess2"/>
    <dgm:cxn modelId="{49637846-2D43-422B-97A0-E9ACAB131A07}" type="presParOf" srcId="{DCA1A644-36E8-4EC3-B13C-F75339FDB19C}" destId="{DD7B2598-D467-4156-B2E1-2D6DC8A992E7}" srcOrd="4" destOrd="0" presId="urn:microsoft.com/office/officeart/2005/8/layout/lProcess2"/>
    <dgm:cxn modelId="{918661EB-D253-411E-99AA-8D79A818AF0B}" type="presParOf" srcId="{FA3F1A5A-EBEC-45B6-B5A7-BBAA1712988D}" destId="{89E75F29-C0CA-4D96-891C-83A68EE073F7}" srcOrd="3" destOrd="0" presId="urn:microsoft.com/office/officeart/2005/8/layout/lProcess2"/>
    <dgm:cxn modelId="{B7142C85-F442-46B3-8FC1-532FE8425785}" type="presParOf" srcId="{FA3F1A5A-EBEC-45B6-B5A7-BBAA1712988D}" destId="{B8E96688-2CF5-433F-A1C1-DB160CF50331}" srcOrd="4" destOrd="0" presId="urn:microsoft.com/office/officeart/2005/8/layout/lProcess2"/>
    <dgm:cxn modelId="{11E15A10-CD5E-4B2B-BE1E-EA555DBD3350}" type="presParOf" srcId="{B8E96688-2CF5-433F-A1C1-DB160CF50331}" destId="{AFD33783-5F4D-4966-AA28-19A3E66C9B22}" srcOrd="0" destOrd="0" presId="urn:microsoft.com/office/officeart/2005/8/layout/lProcess2"/>
    <dgm:cxn modelId="{78BC25D2-5625-410C-BC77-D40F42E748C0}" type="presParOf" srcId="{B8E96688-2CF5-433F-A1C1-DB160CF50331}" destId="{2E967C39-8D60-4E0D-B8D0-64E011A44E46}" srcOrd="1" destOrd="0" presId="urn:microsoft.com/office/officeart/2005/8/layout/lProcess2"/>
    <dgm:cxn modelId="{E4955C17-708A-454A-BBD0-CF8B68ECEFF5}" type="presParOf" srcId="{B8E96688-2CF5-433F-A1C1-DB160CF50331}" destId="{7D32D56E-7837-4A2B-8F30-6164E05CF44C}" srcOrd="2" destOrd="0" presId="urn:microsoft.com/office/officeart/2005/8/layout/lProcess2"/>
    <dgm:cxn modelId="{9D8640C8-B839-4F42-98DF-C9910C5B039C}" type="presParOf" srcId="{7D32D56E-7837-4A2B-8F30-6164E05CF44C}" destId="{C4C729C3-5F7D-444D-82F0-5C91989AFA73}" srcOrd="0" destOrd="0" presId="urn:microsoft.com/office/officeart/2005/8/layout/lProcess2"/>
    <dgm:cxn modelId="{D48C8E1E-72FE-44AE-BCFA-A7BC26CF40A1}" type="presParOf" srcId="{C4C729C3-5F7D-444D-82F0-5C91989AFA73}" destId="{24139C42-536D-433D-8A4F-FAEE25CAF71F}" srcOrd="0" destOrd="0" presId="urn:microsoft.com/office/officeart/2005/8/layout/lProcess2"/>
    <dgm:cxn modelId="{07CBF21C-CF16-4FBD-B992-3F4DCBE8FD12}" type="presParOf" srcId="{C4C729C3-5F7D-444D-82F0-5C91989AFA73}" destId="{BFCF6FA1-0029-426B-83A8-1334EE6042BA}" srcOrd="1" destOrd="0" presId="urn:microsoft.com/office/officeart/2005/8/layout/lProcess2"/>
    <dgm:cxn modelId="{8A1337ED-41D4-4061-9D1C-75EF9B68F66A}" type="presParOf" srcId="{C4C729C3-5F7D-444D-82F0-5C91989AFA73}" destId="{6D28501D-5BCC-43D3-A28B-D78F75437FAF}" srcOrd="2" destOrd="0" presId="urn:microsoft.com/office/officeart/2005/8/layout/l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8896C0-9B4E-4471-9CB6-6E576D6E29B8}">
      <dsp:nvSpPr>
        <dsp:cNvPr id="0" name=""/>
        <dsp:cNvSpPr/>
      </dsp:nvSpPr>
      <dsp:spPr>
        <a:xfrm>
          <a:off x="694" y="0"/>
          <a:ext cx="1804773"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latin typeface="Arial" panose="020B0604020202020204" pitchFamily="34" charset="0"/>
              <a:cs typeface="Arial" panose="020B0604020202020204" pitchFamily="34" charset="0"/>
            </a:rPr>
            <a:t>1. Introdução</a:t>
          </a:r>
        </a:p>
      </dsp:txBody>
      <dsp:txXfrm>
        <a:off x="694" y="0"/>
        <a:ext cx="1804773" cy="1623060"/>
      </dsp:txXfrm>
    </dsp:sp>
    <dsp:sp modelId="{DAD35F94-6C3F-47BF-96EE-E36C69313349}">
      <dsp:nvSpPr>
        <dsp:cNvPr id="0" name=""/>
        <dsp:cNvSpPr/>
      </dsp:nvSpPr>
      <dsp:spPr>
        <a:xfrm>
          <a:off x="181171" y="1623192"/>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Questão de Pesquisa</a:t>
          </a:r>
        </a:p>
      </dsp:txBody>
      <dsp:txXfrm>
        <a:off x="204255" y="1646276"/>
        <a:ext cx="1397650" cy="741982"/>
      </dsp:txXfrm>
    </dsp:sp>
    <dsp:sp modelId="{4B2DD93D-DA16-4397-8F0F-B20B417F1607}">
      <dsp:nvSpPr>
        <dsp:cNvPr id="0" name=""/>
        <dsp:cNvSpPr/>
      </dsp:nvSpPr>
      <dsp:spPr>
        <a:xfrm>
          <a:off x="181171" y="2532597"/>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Objetivos</a:t>
          </a:r>
        </a:p>
      </dsp:txBody>
      <dsp:txXfrm>
        <a:off x="204255" y="2555681"/>
        <a:ext cx="1397650" cy="741982"/>
      </dsp:txXfrm>
    </dsp:sp>
    <dsp:sp modelId="{3867D8B8-7BE6-46DD-A4B7-89705CBB9A6A}">
      <dsp:nvSpPr>
        <dsp:cNvPr id="0" name=""/>
        <dsp:cNvSpPr/>
      </dsp:nvSpPr>
      <dsp:spPr>
        <a:xfrm>
          <a:off x="181171" y="3442001"/>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Justificativas</a:t>
          </a:r>
        </a:p>
      </dsp:txBody>
      <dsp:txXfrm>
        <a:off x="204255" y="3465085"/>
        <a:ext cx="1397650" cy="741982"/>
      </dsp:txXfrm>
    </dsp:sp>
    <dsp:sp modelId="{728EAEA7-84F7-476C-B910-D9189A0A8093}">
      <dsp:nvSpPr>
        <dsp:cNvPr id="0" name=""/>
        <dsp:cNvSpPr/>
      </dsp:nvSpPr>
      <dsp:spPr>
        <a:xfrm>
          <a:off x="181171" y="4351406"/>
          <a:ext cx="1443818" cy="7881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Estrutura do Trabalho</a:t>
          </a:r>
        </a:p>
      </dsp:txBody>
      <dsp:txXfrm>
        <a:off x="204255" y="4374490"/>
        <a:ext cx="1397650" cy="741982"/>
      </dsp:txXfrm>
    </dsp:sp>
    <dsp:sp modelId="{3D96B5C1-29CD-40BB-8820-35E50FA416DB}">
      <dsp:nvSpPr>
        <dsp:cNvPr id="0" name=""/>
        <dsp:cNvSpPr/>
      </dsp:nvSpPr>
      <dsp:spPr>
        <a:xfrm>
          <a:off x="1940825" y="0"/>
          <a:ext cx="1804773"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latin typeface="Arial" panose="020B0604020202020204" pitchFamily="34" charset="0"/>
              <a:cs typeface="Arial" panose="020B0604020202020204" pitchFamily="34" charset="0"/>
            </a:rPr>
            <a:t>2. Fundamentação Teórica</a:t>
          </a:r>
        </a:p>
      </dsp:txBody>
      <dsp:txXfrm>
        <a:off x="1940825" y="0"/>
        <a:ext cx="1804773" cy="1623060"/>
      </dsp:txXfrm>
    </dsp:sp>
    <dsp:sp modelId="{C795E80E-FED3-4DEE-A85A-770FE80ADE91}">
      <dsp:nvSpPr>
        <dsp:cNvPr id="0" name=""/>
        <dsp:cNvSpPr/>
      </dsp:nvSpPr>
      <dsp:spPr>
        <a:xfrm>
          <a:off x="2121303" y="1623522"/>
          <a:ext cx="1443818"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Avaliação de Decisões Estratégicas sob Incerteza</a:t>
          </a:r>
        </a:p>
      </dsp:txBody>
      <dsp:txXfrm>
        <a:off x="2152434" y="1654653"/>
        <a:ext cx="1381556" cy="1000625"/>
      </dsp:txXfrm>
    </dsp:sp>
    <dsp:sp modelId="{F10A362C-A91D-4A74-A348-CA7BC45D1750}">
      <dsp:nvSpPr>
        <dsp:cNvPr id="0" name=""/>
        <dsp:cNvSpPr/>
      </dsp:nvSpPr>
      <dsp:spPr>
        <a:xfrm>
          <a:off x="2121303" y="2849931"/>
          <a:ext cx="1443818"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Abordagens para Avaliação de Decisão sob Incerteza</a:t>
          </a:r>
        </a:p>
      </dsp:txBody>
      <dsp:txXfrm>
        <a:off x="2152434" y="2881062"/>
        <a:ext cx="1381556" cy="1000625"/>
      </dsp:txXfrm>
    </dsp:sp>
    <dsp:sp modelId="{DD7B2598-D467-4156-B2E1-2D6DC8A992E7}">
      <dsp:nvSpPr>
        <dsp:cNvPr id="0" name=""/>
        <dsp:cNvSpPr/>
      </dsp:nvSpPr>
      <dsp:spPr>
        <a:xfrm>
          <a:off x="2121303" y="4076340"/>
          <a:ext cx="1443818" cy="10628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RDM - Robust Decision Making</a:t>
          </a:r>
        </a:p>
      </dsp:txBody>
      <dsp:txXfrm>
        <a:off x="2152434" y="4107471"/>
        <a:ext cx="1381556" cy="1000625"/>
      </dsp:txXfrm>
    </dsp:sp>
    <dsp:sp modelId="{AFD33783-5F4D-4966-AA28-19A3E66C9B22}">
      <dsp:nvSpPr>
        <dsp:cNvPr id="0" name=""/>
        <dsp:cNvSpPr/>
      </dsp:nvSpPr>
      <dsp:spPr>
        <a:xfrm>
          <a:off x="3880957" y="0"/>
          <a:ext cx="1804773" cy="54102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latin typeface="Arial" panose="020B0604020202020204" pitchFamily="34" charset="0"/>
              <a:cs typeface="Arial" panose="020B0604020202020204" pitchFamily="34" charset="0"/>
            </a:rPr>
            <a:t>3. Método de Pesquisa</a:t>
          </a:r>
        </a:p>
      </dsp:txBody>
      <dsp:txXfrm>
        <a:off x="3880957" y="0"/>
        <a:ext cx="1804773" cy="1623060"/>
      </dsp:txXfrm>
    </dsp:sp>
    <dsp:sp modelId="{24139C42-536D-433D-8A4F-FAEE25CAF71F}">
      <dsp:nvSpPr>
        <dsp:cNvPr id="0" name=""/>
        <dsp:cNvSpPr/>
      </dsp:nvSpPr>
      <dsp:spPr>
        <a:xfrm>
          <a:off x="4061434" y="1624645"/>
          <a:ext cx="1443818"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Delineamento da Pesquisa</a:t>
          </a:r>
        </a:p>
      </dsp:txBody>
      <dsp:txXfrm>
        <a:off x="4103722" y="1666933"/>
        <a:ext cx="1359242" cy="1546673"/>
      </dsp:txXfrm>
    </dsp:sp>
    <dsp:sp modelId="{6D28501D-5BCC-43D3-A28B-D78F75437FAF}">
      <dsp:nvSpPr>
        <dsp:cNvPr id="0" name=""/>
        <dsp:cNvSpPr/>
      </dsp:nvSpPr>
      <dsp:spPr>
        <a:xfrm>
          <a:off x="4061434" y="3506855"/>
          <a:ext cx="1443818" cy="16312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marL="0" lvl="0" indent="0" algn="ctr" defTabSz="622300">
            <a:lnSpc>
              <a:spcPct val="90000"/>
            </a:lnSpc>
            <a:spcBef>
              <a:spcPct val="0"/>
            </a:spcBef>
            <a:spcAft>
              <a:spcPct val="35000"/>
            </a:spcAft>
            <a:buNone/>
          </a:pPr>
          <a:r>
            <a:rPr lang="pt-BR" sz="1400" kern="1200">
              <a:latin typeface="Arial" panose="020B0604020202020204" pitchFamily="34" charset="0"/>
              <a:cs typeface="Arial" panose="020B0604020202020204" pitchFamily="34" charset="0"/>
            </a:rPr>
            <a:t>Método de Trabalho</a:t>
          </a:r>
        </a:p>
      </dsp:txBody>
      <dsp:txXfrm>
        <a:off x="4103722" y="3549143"/>
        <a:ext cx="1359242" cy="154667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BF8DA-51BB-4CA4-A16A-D2E0DFDAE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18436</TotalTime>
  <Pages>1</Pages>
  <Words>183969</Words>
  <Characters>993438</Characters>
  <Application>Microsoft Office Word</Application>
  <DocSecurity>0</DocSecurity>
  <Lines>8278</Lines>
  <Paragraphs>2350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Lima</dc:creator>
  <cp:keywords/>
  <dc:description/>
  <cp:lastModifiedBy>Daniel Lacerda</cp:lastModifiedBy>
  <cp:revision>2121</cp:revision>
  <cp:lastPrinted>2017-04-07T20:05:00Z</cp:lastPrinted>
  <dcterms:created xsi:type="dcterms:W3CDTF">2016-11-28T16:25:00Z</dcterms:created>
  <dcterms:modified xsi:type="dcterms:W3CDTF">2017-05-04T02:18:00Z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de84a397-ef48-3377-aa3b-156061da1433</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http://www.zotero.org/styles/associacao-brasileira-de-normas-tecnicas-ufrgs</vt:lpwstr>
  </property>
  <property fmtid="{D5CDD505-2E9C-101B-9397-08002B2CF9AE}" pid="14" name="Mendeley Recent Style Name 4_1">
    <vt:lpwstr>Associação Brasileira de Normas Técnicas - Universidade Federal do Rio Grande do Sul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