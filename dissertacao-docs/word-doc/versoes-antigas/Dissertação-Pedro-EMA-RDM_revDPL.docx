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94FF18" w14:textId="77777777" w:rsidR="00A24367" w:rsidRPr="005A6EDC" w:rsidRDefault="00A24367" w:rsidP="007E3A3F">
      <w:pPr>
        <w:ind w:firstLine="0"/>
        <w:jc w:val="center"/>
        <w:rPr>
          <w:b/>
        </w:rPr>
      </w:pPr>
      <w:bookmarkStart w:id="0" w:name="_Toc261858398"/>
      <w:r w:rsidRPr="005A6EDC">
        <w:rPr>
          <w:b/>
        </w:rPr>
        <w:t>UNIVERSIDADE DO VALE DO RIO DOS SINOS</w:t>
      </w:r>
      <w:bookmarkEnd w:id="0"/>
      <w:r w:rsidRPr="005A6EDC">
        <w:rPr>
          <w:b/>
        </w:rPr>
        <w:t xml:space="preserve"> - UNISINOS</w:t>
      </w:r>
    </w:p>
    <w:p w14:paraId="0F0AF112" w14:textId="77777777" w:rsidR="00A24367" w:rsidRPr="005A6EDC" w:rsidRDefault="00A24367" w:rsidP="00A24367">
      <w:pPr>
        <w:ind w:firstLine="0"/>
        <w:jc w:val="center"/>
        <w:rPr>
          <w:b/>
        </w:rPr>
      </w:pPr>
      <w:r w:rsidRPr="005A6EDC">
        <w:rPr>
          <w:b/>
        </w:rPr>
        <w:t>UNIDADE ACADÊMICA DE PESQUISA E PÓS-GRADUAÇÃO</w:t>
      </w:r>
    </w:p>
    <w:p w14:paraId="31CEFF9B" w14:textId="77777777" w:rsidR="00A24367" w:rsidRPr="00D45060" w:rsidRDefault="00A24367" w:rsidP="00A24367">
      <w:pPr>
        <w:ind w:firstLine="0"/>
        <w:jc w:val="center"/>
        <w:rPr>
          <w:rFonts w:cs="Arial"/>
          <w:b/>
          <w:szCs w:val="24"/>
        </w:rPr>
      </w:pPr>
      <w:r>
        <w:rPr>
          <w:rFonts w:cs="Arial"/>
          <w:b/>
          <w:szCs w:val="24"/>
        </w:rPr>
        <w:t>PROGRAMA DE PÓS-</w:t>
      </w:r>
      <w:r w:rsidRPr="00D45060">
        <w:rPr>
          <w:rFonts w:cs="Arial"/>
          <w:b/>
          <w:szCs w:val="24"/>
        </w:rPr>
        <w:t>GRADUAÇÃO</w:t>
      </w:r>
      <w:r>
        <w:rPr>
          <w:rFonts w:cs="Arial"/>
          <w:b/>
          <w:szCs w:val="24"/>
        </w:rPr>
        <w:t xml:space="preserve"> EM ENGENHARIA DE PRODUÇÃO E SISTEMAS</w:t>
      </w:r>
    </w:p>
    <w:p w14:paraId="6D309C65" w14:textId="77777777" w:rsidR="00A24367" w:rsidRDefault="00A24367" w:rsidP="00A24367">
      <w:pPr>
        <w:ind w:firstLine="0"/>
        <w:jc w:val="center"/>
        <w:rPr>
          <w:rFonts w:cs="Arial"/>
          <w:b/>
          <w:szCs w:val="24"/>
        </w:rPr>
      </w:pPr>
      <w:r>
        <w:rPr>
          <w:rFonts w:cs="Arial"/>
          <w:b/>
          <w:szCs w:val="24"/>
        </w:rPr>
        <w:t>NÍVEL MESTRADO</w:t>
      </w:r>
    </w:p>
    <w:p w14:paraId="7CECCCA4" w14:textId="77777777" w:rsidR="00A24367" w:rsidRDefault="00A24367" w:rsidP="00A24367">
      <w:pPr>
        <w:ind w:firstLine="0"/>
        <w:jc w:val="center"/>
        <w:rPr>
          <w:rFonts w:cs="Arial"/>
          <w:b/>
          <w:szCs w:val="24"/>
        </w:rPr>
      </w:pPr>
    </w:p>
    <w:p w14:paraId="2373BCD2" w14:textId="77777777" w:rsidR="00A24367" w:rsidRDefault="00A24367" w:rsidP="00A24367">
      <w:pPr>
        <w:ind w:firstLine="0"/>
        <w:jc w:val="center"/>
        <w:rPr>
          <w:rFonts w:cs="Arial"/>
          <w:b/>
          <w:szCs w:val="24"/>
        </w:rPr>
      </w:pPr>
    </w:p>
    <w:p w14:paraId="2A1F86E7" w14:textId="77777777" w:rsidR="00A24367" w:rsidRPr="00D45060" w:rsidRDefault="00A24367" w:rsidP="00A24367">
      <w:pPr>
        <w:ind w:firstLine="0"/>
        <w:jc w:val="center"/>
        <w:rPr>
          <w:rFonts w:cs="Arial"/>
          <w:b/>
          <w:szCs w:val="24"/>
        </w:rPr>
      </w:pPr>
      <w:r>
        <w:rPr>
          <w:rFonts w:cs="Arial"/>
          <w:b/>
          <w:szCs w:val="24"/>
        </w:rPr>
        <w:t>PEDRO NASCIMENTO DE LIMA</w:t>
      </w:r>
    </w:p>
    <w:p w14:paraId="168711C1" w14:textId="77777777" w:rsidR="00A24367" w:rsidRPr="00D45060" w:rsidRDefault="00A24367" w:rsidP="00A24367">
      <w:pPr>
        <w:ind w:firstLine="0"/>
        <w:jc w:val="center"/>
        <w:rPr>
          <w:rFonts w:cs="Arial"/>
          <w:b/>
          <w:szCs w:val="24"/>
        </w:rPr>
      </w:pPr>
    </w:p>
    <w:p w14:paraId="56C0D7AD" w14:textId="77777777" w:rsidR="00A24367" w:rsidRPr="00043744" w:rsidRDefault="00A24367" w:rsidP="00A24367">
      <w:pPr>
        <w:ind w:firstLine="0"/>
        <w:jc w:val="center"/>
        <w:rPr>
          <w:rFonts w:cs="Arial"/>
          <w:b/>
          <w:szCs w:val="24"/>
        </w:rPr>
      </w:pPr>
    </w:p>
    <w:p w14:paraId="3F1EFB63" w14:textId="77777777" w:rsidR="00A24367" w:rsidRPr="00043744" w:rsidRDefault="00A24367" w:rsidP="00A24367">
      <w:pPr>
        <w:ind w:firstLine="0"/>
        <w:jc w:val="center"/>
        <w:rPr>
          <w:rFonts w:cs="Arial"/>
          <w:b/>
          <w:szCs w:val="24"/>
        </w:rPr>
      </w:pPr>
    </w:p>
    <w:p w14:paraId="229EE241" w14:textId="77777777" w:rsidR="00A24367" w:rsidRPr="00043744" w:rsidRDefault="00A24367" w:rsidP="00A24367">
      <w:pPr>
        <w:ind w:firstLine="0"/>
        <w:jc w:val="center"/>
        <w:rPr>
          <w:rFonts w:cs="Arial"/>
          <w:b/>
          <w:szCs w:val="24"/>
        </w:rPr>
      </w:pPr>
    </w:p>
    <w:p w14:paraId="445A908F" w14:textId="77777777" w:rsidR="00A24367" w:rsidRPr="00043744" w:rsidRDefault="00A24367" w:rsidP="00A24367">
      <w:pPr>
        <w:ind w:firstLine="0"/>
        <w:jc w:val="center"/>
        <w:rPr>
          <w:rFonts w:cs="Arial"/>
          <w:b/>
          <w:szCs w:val="24"/>
        </w:rPr>
      </w:pPr>
    </w:p>
    <w:p w14:paraId="61689996" w14:textId="77777777" w:rsidR="00A24367" w:rsidRPr="00043744" w:rsidRDefault="00A24367" w:rsidP="00A24367">
      <w:pPr>
        <w:ind w:firstLine="0"/>
        <w:jc w:val="center"/>
        <w:rPr>
          <w:rFonts w:cs="Arial"/>
          <w:b/>
          <w:szCs w:val="24"/>
        </w:rPr>
      </w:pPr>
    </w:p>
    <w:p w14:paraId="04D8EEF4" w14:textId="77777777" w:rsidR="00A24367" w:rsidRPr="00043744" w:rsidRDefault="00A24367" w:rsidP="00A24367">
      <w:pPr>
        <w:ind w:firstLine="0"/>
        <w:jc w:val="center"/>
        <w:rPr>
          <w:rFonts w:cs="Arial"/>
          <w:b/>
          <w:szCs w:val="24"/>
        </w:rPr>
      </w:pPr>
    </w:p>
    <w:p w14:paraId="1153C9DB" w14:textId="77777777" w:rsidR="00A24367" w:rsidRPr="00043744" w:rsidRDefault="00A24367" w:rsidP="00A24367">
      <w:pPr>
        <w:ind w:firstLine="0"/>
        <w:jc w:val="center"/>
        <w:rPr>
          <w:rFonts w:cs="Arial"/>
          <w:b/>
          <w:szCs w:val="24"/>
        </w:rPr>
      </w:pPr>
    </w:p>
    <w:p w14:paraId="56738769" w14:textId="77777777" w:rsidR="00A24367" w:rsidRPr="00043744" w:rsidRDefault="00A24367" w:rsidP="00A24367">
      <w:pPr>
        <w:ind w:firstLine="0"/>
        <w:jc w:val="center"/>
        <w:rPr>
          <w:rFonts w:cs="Arial"/>
          <w:b/>
          <w:szCs w:val="24"/>
        </w:rPr>
      </w:pPr>
    </w:p>
    <w:p w14:paraId="291EB178" w14:textId="2DC165CD" w:rsidR="005654A4" w:rsidRPr="005654A4" w:rsidRDefault="00F93445" w:rsidP="005654A4">
      <w:pPr>
        <w:ind w:firstLine="0"/>
        <w:jc w:val="center"/>
        <w:rPr>
          <w:rFonts w:cs="Arial"/>
          <w:b/>
          <w:szCs w:val="24"/>
        </w:rPr>
      </w:pPr>
      <w:ins w:id="1" w:author="Daniel Lacerda" w:date="2017-04-29T12:16:00Z">
        <w:r>
          <w:rPr>
            <w:rFonts w:cs="Arial"/>
            <w:b/>
            <w:szCs w:val="24"/>
          </w:rPr>
          <w:t>Avaliação de Decisões Estratégicas sob Incerteza: Uma abordagem</w:t>
        </w:r>
      </w:ins>
      <w:ins w:id="2" w:author="Daniel Lacerda" w:date="2017-04-29T12:18:00Z">
        <w:r>
          <w:rPr>
            <w:rFonts w:cs="Arial"/>
            <w:b/>
            <w:szCs w:val="24"/>
          </w:rPr>
          <w:t xml:space="preserve"> para </w:t>
        </w:r>
      </w:ins>
      <w:ins w:id="3" w:author="Daniel Lacerda" w:date="2017-04-29T12:16:00Z">
        <w:r>
          <w:rPr>
            <w:rFonts w:cs="Arial"/>
            <w:b/>
            <w:szCs w:val="24"/>
          </w:rPr>
          <w:t xml:space="preserve"> </w:t>
        </w:r>
      </w:ins>
      <w:ins w:id="4" w:author="Daniel Lacerda" w:date="2017-04-29T12:17:00Z">
        <w:r>
          <w:rPr>
            <w:rFonts w:cs="Arial"/>
            <w:b/>
            <w:szCs w:val="24"/>
          </w:rPr>
          <w:t xml:space="preserve">integrada </w:t>
        </w:r>
      </w:ins>
      <w:ins w:id="5" w:author="Daniel Lacerda" w:date="2017-04-29T12:16:00Z">
        <w:r>
          <w:rPr>
            <w:rFonts w:cs="Arial"/>
            <w:b/>
            <w:szCs w:val="24"/>
          </w:rPr>
          <w:t xml:space="preserve">a partir da </w:t>
        </w:r>
      </w:ins>
      <w:ins w:id="6" w:author="Daniel Lacerda" w:date="2017-04-29T12:17:00Z">
        <w:r>
          <w:rPr>
            <w:rFonts w:cs="Arial"/>
            <w:b/>
            <w:szCs w:val="24"/>
          </w:rPr>
          <w:t xml:space="preserve">Modelagem Exploratória (EMA) e </w:t>
        </w:r>
      </w:ins>
      <w:ins w:id="7" w:author="Daniel Lacerda" w:date="2017-04-29T12:16:00Z">
        <w:r w:rsidRPr="00F93445">
          <w:rPr>
            <w:rFonts w:cs="Arial"/>
            <w:b/>
            <w:i/>
            <w:szCs w:val="24"/>
            <w:rPrChange w:id="8" w:author="Daniel Lacerda" w:date="2017-04-29T12:17:00Z">
              <w:rPr>
                <w:rFonts w:cs="Arial"/>
                <w:b/>
                <w:szCs w:val="24"/>
              </w:rPr>
            </w:rPrChange>
          </w:rPr>
          <w:t>Robust Decision Mak</w:t>
        </w:r>
      </w:ins>
      <w:ins w:id="9" w:author="Daniel Lacerda" w:date="2017-04-29T12:17:00Z">
        <w:r w:rsidRPr="00F93445">
          <w:rPr>
            <w:rFonts w:cs="Arial"/>
            <w:b/>
            <w:i/>
            <w:szCs w:val="24"/>
            <w:rPrChange w:id="10" w:author="Daniel Lacerda" w:date="2017-04-29T12:17:00Z">
              <w:rPr>
                <w:rFonts w:cs="Arial"/>
                <w:b/>
                <w:szCs w:val="24"/>
              </w:rPr>
            </w:rPrChange>
          </w:rPr>
          <w:t>ing</w:t>
        </w:r>
        <w:r>
          <w:rPr>
            <w:rFonts w:cs="Arial"/>
            <w:b/>
            <w:szCs w:val="24"/>
          </w:rPr>
          <w:t xml:space="preserve"> </w:t>
        </w:r>
      </w:ins>
      <w:del w:id="11" w:author="Daniel Lacerda" w:date="2017-04-29T12:17:00Z">
        <w:r w:rsidR="005654A4" w:rsidRPr="005654A4" w:rsidDel="00F93445">
          <w:rPr>
            <w:rFonts w:cs="Arial"/>
            <w:b/>
            <w:szCs w:val="24"/>
          </w:rPr>
          <w:delText>ROBUST DECISION MAKING</w:delText>
        </w:r>
        <w:r w:rsidR="00B43358" w:rsidDel="00F93445">
          <w:rPr>
            <w:rFonts w:cs="Arial"/>
            <w:b/>
            <w:szCs w:val="24"/>
          </w:rPr>
          <w:delText xml:space="preserve"> </w:delText>
        </w:r>
      </w:del>
      <w:r w:rsidR="00B43358">
        <w:rPr>
          <w:rFonts w:cs="Arial"/>
          <w:b/>
          <w:szCs w:val="24"/>
        </w:rPr>
        <w:t>(RDM)</w:t>
      </w:r>
      <w:r w:rsidR="00A519D0">
        <w:rPr>
          <w:rFonts w:cs="Arial"/>
          <w:b/>
          <w:szCs w:val="24"/>
        </w:rPr>
        <w:t xml:space="preserve"> </w:t>
      </w:r>
      <w:del w:id="12" w:author="Daniel Lacerda" w:date="2017-04-29T12:17:00Z">
        <w:r w:rsidR="00A519D0" w:rsidDel="00F93445">
          <w:rPr>
            <w:rFonts w:cs="Arial"/>
            <w:b/>
            <w:szCs w:val="24"/>
          </w:rPr>
          <w:delText>e MODELAGEM EXPLORATÓRIA (EMA)</w:delText>
        </w:r>
        <w:r w:rsidR="005654A4" w:rsidRPr="005654A4" w:rsidDel="00F93445">
          <w:rPr>
            <w:rFonts w:cs="Arial"/>
            <w:b/>
            <w:szCs w:val="24"/>
          </w:rPr>
          <w:delText xml:space="preserve">: </w:delText>
        </w:r>
        <w:r w:rsidR="00BB1713" w:rsidDel="00F93445">
          <w:rPr>
            <w:rFonts w:cs="Arial"/>
            <w:b/>
            <w:szCs w:val="24"/>
          </w:rPr>
          <w:delText>Nova</w:delText>
        </w:r>
        <w:r w:rsidR="00A519D0" w:rsidDel="00F93445">
          <w:rPr>
            <w:rFonts w:cs="Arial"/>
            <w:b/>
            <w:szCs w:val="24"/>
          </w:rPr>
          <w:delText>s</w:delText>
        </w:r>
        <w:r w:rsidR="00BB1713" w:rsidDel="00F93445">
          <w:rPr>
            <w:rFonts w:cs="Arial"/>
            <w:b/>
            <w:szCs w:val="24"/>
          </w:rPr>
          <w:delText xml:space="preserve"> </w:delText>
        </w:r>
        <w:r w:rsidR="005654A4" w:rsidDel="00F93445">
          <w:rPr>
            <w:rFonts w:cs="Arial"/>
            <w:b/>
            <w:szCs w:val="24"/>
          </w:rPr>
          <w:delText xml:space="preserve">Abordagens para </w:delText>
        </w:r>
      </w:del>
      <w:del w:id="13" w:author="Daniel Lacerda" w:date="2017-04-29T12:16:00Z">
        <w:r w:rsidR="00D24DF6" w:rsidDel="00F93445">
          <w:rPr>
            <w:rFonts w:cs="Arial"/>
            <w:b/>
            <w:szCs w:val="24"/>
          </w:rPr>
          <w:delText>Avaliação de Decisões Estratégicas sob Incerteza</w:delText>
        </w:r>
      </w:del>
    </w:p>
    <w:p w14:paraId="198B18C5" w14:textId="77777777" w:rsidR="00A24367" w:rsidRPr="005654A4" w:rsidRDefault="00A24367" w:rsidP="00A24367">
      <w:pPr>
        <w:ind w:firstLine="0"/>
        <w:jc w:val="center"/>
        <w:rPr>
          <w:rFonts w:cs="Arial"/>
          <w:b/>
          <w:szCs w:val="24"/>
        </w:rPr>
      </w:pPr>
      <w:r w:rsidRPr="005654A4">
        <w:rPr>
          <w:rFonts w:cs="Arial"/>
          <w:b/>
          <w:szCs w:val="24"/>
        </w:rPr>
        <w:t xml:space="preserve"> </w:t>
      </w:r>
    </w:p>
    <w:p w14:paraId="0841FEAF" w14:textId="77777777" w:rsidR="00A24367" w:rsidRPr="005654A4" w:rsidRDefault="00A24367" w:rsidP="00A24367">
      <w:pPr>
        <w:ind w:firstLine="0"/>
        <w:jc w:val="center"/>
        <w:rPr>
          <w:rFonts w:cs="Arial"/>
          <w:b/>
          <w:szCs w:val="24"/>
        </w:rPr>
      </w:pPr>
    </w:p>
    <w:p w14:paraId="66D42D21" w14:textId="77777777" w:rsidR="00A24367" w:rsidRPr="005654A4" w:rsidRDefault="00A24367" w:rsidP="00A24367">
      <w:pPr>
        <w:ind w:firstLine="0"/>
        <w:jc w:val="center"/>
        <w:rPr>
          <w:rFonts w:cs="Arial"/>
          <w:b/>
          <w:szCs w:val="24"/>
        </w:rPr>
      </w:pPr>
    </w:p>
    <w:p w14:paraId="74D4359C" w14:textId="77777777" w:rsidR="00A24367" w:rsidRPr="005654A4" w:rsidRDefault="00A24367" w:rsidP="00A24367">
      <w:pPr>
        <w:ind w:firstLine="0"/>
        <w:jc w:val="center"/>
        <w:rPr>
          <w:rFonts w:cs="Arial"/>
          <w:b/>
          <w:szCs w:val="24"/>
        </w:rPr>
      </w:pPr>
      <w:bookmarkStart w:id="14" w:name="_Toc261858403"/>
    </w:p>
    <w:p w14:paraId="0C198DB9" w14:textId="77777777" w:rsidR="00A24367" w:rsidRPr="005654A4" w:rsidRDefault="00A24367" w:rsidP="00A24367">
      <w:pPr>
        <w:ind w:firstLine="0"/>
        <w:jc w:val="center"/>
        <w:rPr>
          <w:rFonts w:cs="Arial"/>
          <w:b/>
          <w:szCs w:val="24"/>
        </w:rPr>
      </w:pPr>
    </w:p>
    <w:p w14:paraId="4B5EA2FC" w14:textId="77777777" w:rsidR="00A24367" w:rsidRPr="005654A4" w:rsidRDefault="00A24367" w:rsidP="00A24367">
      <w:pPr>
        <w:ind w:firstLine="0"/>
        <w:jc w:val="center"/>
        <w:rPr>
          <w:rFonts w:cs="Arial"/>
          <w:b/>
          <w:szCs w:val="24"/>
        </w:rPr>
      </w:pPr>
    </w:p>
    <w:p w14:paraId="089F80E8" w14:textId="77777777" w:rsidR="00A24367" w:rsidRPr="005654A4" w:rsidRDefault="00A24367" w:rsidP="00A24367">
      <w:pPr>
        <w:ind w:firstLine="0"/>
        <w:jc w:val="center"/>
        <w:rPr>
          <w:rFonts w:cs="Arial"/>
          <w:b/>
          <w:szCs w:val="24"/>
        </w:rPr>
      </w:pPr>
    </w:p>
    <w:p w14:paraId="6A20F236" w14:textId="77777777" w:rsidR="00A24367" w:rsidRPr="005654A4" w:rsidRDefault="00A24367" w:rsidP="00A24367">
      <w:pPr>
        <w:ind w:firstLine="0"/>
        <w:jc w:val="center"/>
        <w:rPr>
          <w:rFonts w:cs="Arial"/>
          <w:b/>
          <w:szCs w:val="24"/>
        </w:rPr>
      </w:pPr>
    </w:p>
    <w:p w14:paraId="0CF8E8B9" w14:textId="77777777" w:rsidR="00A24367" w:rsidRPr="005654A4" w:rsidRDefault="00A24367" w:rsidP="00A24367">
      <w:pPr>
        <w:pStyle w:val="PPGEClinhaembranco"/>
        <w:ind w:firstLine="0"/>
        <w:jc w:val="center"/>
        <w:rPr>
          <w:rFonts w:cs="Arial"/>
          <w:b/>
          <w:szCs w:val="24"/>
        </w:rPr>
      </w:pPr>
    </w:p>
    <w:p w14:paraId="4404B249" w14:textId="77777777" w:rsidR="00A24367" w:rsidRPr="005654A4" w:rsidRDefault="00A24367" w:rsidP="00A24367">
      <w:pPr>
        <w:pStyle w:val="PPGEClinhaembranco"/>
        <w:ind w:firstLine="0"/>
        <w:jc w:val="center"/>
        <w:rPr>
          <w:rFonts w:cs="Arial"/>
          <w:b/>
          <w:szCs w:val="24"/>
        </w:rPr>
      </w:pPr>
    </w:p>
    <w:p w14:paraId="03387363" w14:textId="77777777" w:rsidR="00A24367" w:rsidRPr="005654A4" w:rsidRDefault="00A24367" w:rsidP="00A24367">
      <w:pPr>
        <w:pStyle w:val="PPGEClinhaembranco"/>
        <w:ind w:firstLine="0"/>
        <w:jc w:val="center"/>
        <w:rPr>
          <w:rFonts w:cs="Arial"/>
          <w:b/>
          <w:szCs w:val="24"/>
        </w:rPr>
      </w:pPr>
    </w:p>
    <w:bookmarkEnd w:id="14"/>
    <w:p w14:paraId="27AF60C7" w14:textId="77777777" w:rsidR="00926868" w:rsidRPr="005654A4" w:rsidRDefault="00926868" w:rsidP="00A24367">
      <w:pPr>
        <w:pStyle w:val="PPGEClinhaembranco"/>
        <w:ind w:firstLine="0"/>
        <w:jc w:val="center"/>
        <w:rPr>
          <w:rFonts w:cs="Arial"/>
          <w:b/>
        </w:rPr>
      </w:pPr>
    </w:p>
    <w:p w14:paraId="0E207489" w14:textId="77777777" w:rsidR="00A24367" w:rsidRPr="00F441E5" w:rsidRDefault="00A24367" w:rsidP="00A24367">
      <w:pPr>
        <w:pStyle w:val="PPGEClinhaembranco"/>
        <w:ind w:firstLine="0"/>
        <w:jc w:val="center"/>
        <w:rPr>
          <w:rFonts w:cs="Arial"/>
          <w:b/>
        </w:rPr>
      </w:pPr>
      <w:r w:rsidRPr="00F441E5">
        <w:rPr>
          <w:rFonts w:cs="Arial"/>
          <w:b/>
        </w:rPr>
        <w:t>SÃO LEOPOLDO</w:t>
      </w:r>
    </w:p>
    <w:p w14:paraId="0E2365C4" w14:textId="77777777" w:rsidR="00A24367" w:rsidRPr="00043744" w:rsidRDefault="00A24367" w:rsidP="00A24367">
      <w:pPr>
        <w:pStyle w:val="PPGEClinhaembranco"/>
        <w:ind w:firstLine="0"/>
        <w:jc w:val="center"/>
        <w:rPr>
          <w:rFonts w:cs="Arial"/>
          <w:b/>
        </w:rPr>
      </w:pPr>
      <w:r>
        <w:rPr>
          <w:rFonts w:cs="Arial"/>
          <w:b/>
        </w:rPr>
        <w:lastRenderedPageBreak/>
        <w:t>201</w:t>
      </w:r>
      <w:r w:rsidR="003C30F0">
        <w:rPr>
          <w:rFonts w:cs="Arial"/>
          <w:b/>
        </w:rPr>
        <w:t>7</w:t>
      </w:r>
    </w:p>
    <w:p w14:paraId="7F03DA4E" w14:textId="77777777" w:rsidR="00A24367" w:rsidRPr="00043744" w:rsidRDefault="00A24367" w:rsidP="00A24367">
      <w:pPr>
        <w:pStyle w:val="PPGEClinhaembranco"/>
        <w:ind w:firstLine="0"/>
        <w:jc w:val="center"/>
        <w:rPr>
          <w:rFonts w:cs="Arial"/>
          <w:szCs w:val="24"/>
        </w:rPr>
        <w:sectPr w:rsidR="00A24367" w:rsidRPr="00043744" w:rsidSect="001F56FA">
          <w:headerReference w:type="even" r:id="rId8"/>
          <w:footerReference w:type="default" r:id="rId9"/>
          <w:headerReference w:type="first" r:id="rId10"/>
          <w:footnotePr>
            <w:numRestart w:val="eachSect"/>
          </w:footnotePr>
          <w:pgSz w:w="11906" w:h="16838" w:code="9"/>
          <w:pgMar w:top="1701" w:right="1134" w:bottom="1134" w:left="1701" w:header="1134" w:footer="709" w:gutter="0"/>
          <w:pgNumType w:start="0"/>
          <w:cols w:space="720"/>
          <w:titlePg/>
          <w:docGrid w:linePitch="381"/>
        </w:sectPr>
      </w:pPr>
    </w:p>
    <w:p w14:paraId="51DAD4D3" w14:textId="77777777" w:rsidR="00A24367" w:rsidRDefault="00A24367" w:rsidP="00A24367">
      <w:pPr>
        <w:ind w:firstLine="0"/>
        <w:jc w:val="center"/>
        <w:rPr>
          <w:rFonts w:cs="Arial"/>
          <w:szCs w:val="24"/>
        </w:rPr>
      </w:pPr>
    </w:p>
    <w:p w14:paraId="53239178" w14:textId="77777777" w:rsidR="00A24367" w:rsidRDefault="00A24367" w:rsidP="00A24367">
      <w:pPr>
        <w:ind w:firstLine="0"/>
        <w:jc w:val="center"/>
        <w:rPr>
          <w:rFonts w:cs="Arial"/>
          <w:szCs w:val="24"/>
        </w:rPr>
      </w:pPr>
    </w:p>
    <w:p w14:paraId="16909B3D" w14:textId="77777777" w:rsidR="00A24367" w:rsidRDefault="00A24367" w:rsidP="00A24367">
      <w:pPr>
        <w:ind w:firstLine="0"/>
        <w:jc w:val="center"/>
        <w:rPr>
          <w:rFonts w:cs="Arial"/>
          <w:szCs w:val="24"/>
        </w:rPr>
      </w:pPr>
    </w:p>
    <w:p w14:paraId="44A02330" w14:textId="77777777" w:rsidR="00A24367" w:rsidRDefault="00A24367" w:rsidP="00A24367">
      <w:pPr>
        <w:ind w:firstLine="0"/>
        <w:jc w:val="center"/>
        <w:rPr>
          <w:rFonts w:cs="Arial"/>
          <w:szCs w:val="24"/>
        </w:rPr>
      </w:pPr>
    </w:p>
    <w:p w14:paraId="4E72D2D6" w14:textId="77777777" w:rsidR="00A24367" w:rsidRDefault="00A24367" w:rsidP="00A24367">
      <w:pPr>
        <w:ind w:firstLine="0"/>
        <w:jc w:val="center"/>
        <w:rPr>
          <w:rFonts w:cs="Arial"/>
          <w:szCs w:val="24"/>
        </w:rPr>
      </w:pPr>
    </w:p>
    <w:p w14:paraId="260F32E3" w14:textId="77777777" w:rsidR="00A24367" w:rsidRDefault="00A24367" w:rsidP="00A24367">
      <w:pPr>
        <w:ind w:firstLine="0"/>
        <w:jc w:val="center"/>
        <w:rPr>
          <w:rFonts w:cs="Arial"/>
          <w:szCs w:val="24"/>
        </w:rPr>
      </w:pPr>
    </w:p>
    <w:p w14:paraId="301FEB75" w14:textId="77777777" w:rsidR="00A24367" w:rsidRDefault="00A24367" w:rsidP="00A24367">
      <w:pPr>
        <w:ind w:firstLine="0"/>
        <w:jc w:val="center"/>
        <w:rPr>
          <w:rFonts w:cs="Arial"/>
          <w:szCs w:val="24"/>
        </w:rPr>
      </w:pPr>
    </w:p>
    <w:p w14:paraId="5398BBCC" w14:textId="77777777" w:rsidR="00A24367" w:rsidRPr="00043744" w:rsidRDefault="00A24367" w:rsidP="00A24367">
      <w:pPr>
        <w:ind w:firstLine="0"/>
        <w:jc w:val="center"/>
        <w:rPr>
          <w:rFonts w:cs="Arial"/>
          <w:szCs w:val="24"/>
        </w:rPr>
      </w:pPr>
      <w:r>
        <w:rPr>
          <w:rFonts w:cs="Arial"/>
          <w:szCs w:val="24"/>
        </w:rPr>
        <w:t>Pedro Nascimento de Lima</w:t>
      </w:r>
    </w:p>
    <w:p w14:paraId="25696836" w14:textId="77777777" w:rsidR="00A24367" w:rsidRPr="00043744" w:rsidRDefault="00A24367" w:rsidP="00A24367">
      <w:pPr>
        <w:ind w:firstLine="0"/>
        <w:jc w:val="center"/>
        <w:rPr>
          <w:rFonts w:cs="Arial"/>
          <w:szCs w:val="24"/>
        </w:rPr>
      </w:pPr>
    </w:p>
    <w:p w14:paraId="57CFB70F" w14:textId="77777777" w:rsidR="00A24367" w:rsidRPr="00043744" w:rsidRDefault="00A24367" w:rsidP="00A24367">
      <w:pPr>
        <w:ind w:firstLine="0"/>
        <w:jc w:val="center"/>
        <w:rPr>
          <w:rFonts w:cs="Arial"/>
          <w:szCs w:val="24"/>
        </w:rPr>
      </w:pPr>
    </w:p>
    <w:p w14:paraId="56AE9350" w14:textId="77777777" w:rsidR="00A24367" w:rsidRPr="00043744" w:rsidRDefault="00A24367" w:rsidP="00A24367">
      <w:pPr>
        <w:ind w:firstLine="0"/>
        <w:jc w:val="center"/>
        <w:rPr>
          <w:rFonts w:cs="Arial"/>
          <w:szCs w:val="24"/>
        </w:rPr>
      </w:pPr>
    </w:p>
    <w:p w14:paraId="02564E3D" w14:textId="77777777" w:rsidR="00A24367" w:rsidRPr="00043744" w:rsidRDefault="00A24367" w:rsidP="00A24367">
      <w:pPr>
        <w:ind w:firstLine="0"/>
        <w:jc w:val="center"/>
        <w:rPr>
          <w:rFonts w:cs="Arial"/>
          <w:szCs w:val="24"/>
        </w:rPr>
      </w:pPr>
    </w:p>
    <w:p w14:paraId="44043C66" w14:textId="77777777" w:rsidR="00A24367" w:rsidRPr="00043744" w:rsidRDefault="00A24367" w:rsidP="00A24367">
      <w:pPr>
        <w:ind w:firstLine="0"/>
        <w:jc w:val="center"/>
        <w:rPr>
          <w:rFonts w:cs="Arial"/>
          <w:szCs w:val="24"/>
        </w:rPr>
      </w:pPr>
    </w:p>
    <w:p w14:paraId="718DDE69" w14:textId="77777777" w:rsidR="00A24367" w:rsidRPr="00043744" w:rsidRDefault="00A24367" w:rsidP="00A24367">
      <w:pPr>
        <w:ind w:firstLine="0"/>
        <w:jc w:val="center"/>
        <w:rPr>
          <w:rFonts w:cs="Arial"/>
          <w:szCs w:val="24"/>
        </w:rPr>
      </w:pPr>
    </w:p>
    <w:p w14:paraId="6A9A4C51" w14:textId="77777777" w:rsidR="00A24367" w:rsidRPr="00043744" w:rsidRDefault="00A24367" w:rsidP="00A24367">
      <w:pPr>
        <w:ind w:firstLine="0"/>
        <w:jc w:val="center"/>
        <w:rPr>
          <w:rFonts w:cs="Arial"/>
          <w:szCs w:val="24"/>
        </w:rPr>
      </w:pPr>
    </w:p>
    <w:p w14:paraId="3C6EA81A" w14:textId="77777777" w:rsidR="00A24367" w:rsidRPr="00043744" w:rsidRDefault="00A24367" w:rsidP="00A24367">
      <w:pPr>
        <w:ind w:firstLine="0"/>
        <w:jc w:val="center"/>
        <w:rPr>
          <w:rFonts w:cs="Arial"/>
          <w:szCs w:val="24"/>
        </w:rPr>
      </w:pPr>
    </w:p>
    <w:p w14:paraId="7C33BDC4" w14:textId="77777777" w:rsidR="00A24367" w:rsidRPr="00043744" w:rsidRDefault="00A24367" w:rsidP="00A24367">
      <w:pPr>
        <w:ind w:firstLine="0"/>
        <w:jc w:val="center"/>
        <w:rPr>
          <w:rFonts w:cs="Arial"/>
          <w:szCs w:val="24"/>
        </w:rPr>
      </w:pPr>
    </w:p>
    <w:p w14:paraId="6803FD9D" w14:textId="77777777" w:rsidR="00A24367" w:rsidRDefault="006E5474" w:rsidP="00A24367">
      <w:pPr>
        <w:ind w:firstLine="0"/>
        <w:jc w:val="center"/>
        <w:rPr>
          <w:rFonts w:cs="Arial"/>
          <w:szCs w:val="24"/>
        </w:rPr>
      </w:pPr>
      <w:r w:rsidRPr="006E5474">
        <w:rPr>
          <w:rFonts w:cs="Arial"/>
          <w:szCs w:val="24"/>
        </w:rPr>
        <w:t>ROBUST DECISION MAKING (RDM)</w:t>
      </w:r>
      <w:r w:rsidR="00A519D0">
        <w:rPr>
          <w:rFonts w:cs="Arial"/>
          <w:szCs w:val="24"/>
        </w:rPr>
        <w:t xml:space="preserve"> e MODELAGEM EXPLORATÓRIA (EMA)</w:t>
      </w:r>
      <w:r w:rsidRPr="006E5474">
        <w:rPr>
          <w:rFonts w:cs="Arial"/>
          <w:szCs w:val="24"/>
        </w:rPr>
        <w:t xml:space="preserve">: Novas Abordagens para </w:t>
      </w:r>
      <w:r w:rsidR="00D24DF6">
        <w:rPr>
          <w:rFonts w:cs="Arial"/>
          <w:szCs w:val="24"/>
        </w:rPr>
        <w:t>Avaliação de Decisões Estratégicas sob</w:t>
      </w:r>
      <w:r w:rsidRPr="006E5474">
        <w:rPr>
          <w:rFonts w:cs="Arial"/>
          <w:szCs w:val="24"/>
        </w:rPr>
        <w:t xml:space="preserve"> Incerteza</w:t>
      </w:r>
    </w:p>
    <w:p w14:paraId="7C256226" w14:textId="77777777" w:rsidR="006E5474" w:rsidRPr="006E5474" w:rsidRDefault="006E5474" w:rsidP="00A24367">
      <w:pPr>
        <w:ind w:firstLine="0"/>
        <w:jc w:val="center"/>
        <w:rPr>
          <w:rFonts w:cs="Arial"/>
          <w:szCs w:val="24"/>
        </w:rPr>
      </w:pPr>
    </w:p>
    <w:p w14:paraId="41333E25" w14:textId="77777777" w:rsidR="00A24367" w:rsidRPr="00E3506F" w:rsidRDefault="00A24367" w:rsidP="00A24367">
      <w:pPr>
        <w:spacing w:line="240" w:lineRule="auto"/>
        <w:ind w:left="4522" w:firstLine="0"/>
        <w:rPr>
          <w:rFonts w:cs="Arial"/>
        </w:rPr>
      </w:pPr>
      <w:r w:rsidRPr="00E3506F">
        <w:rPr>
          <w:rFonts w:cs="Arial"/>
        </w:rPr>
        <w:t>Projeto de Qualificação apresentado como requisito parcial pa</w:t>
      </w:r>
      <w:r w:rsidR="00BF48BB">
        <w:rPr>
          <w:rFonts w:cs="Arial"/>
        </w:rPr>
        <w:t>ra obtenção do título de Mestre</w:t>
      </w:r>
      <w:r w:rsidRPr="00E3506F">
        <w:rPr>
          <w:rFonts w:cs="Arial"/>
        </w:rPr>
        <w:t xml:space="preserve"> em Engenharia de Produção e Sistemas, pelo Programa de Pós-Graduação em Engenharia de Produção e Sistemas da Universidade do Vale do Rio dos Sinos - UNISINOS</w:t>
      </w:r>
    </w:p>
    <w:p w14:paraId="65E3F279" w14:textId="77777777" w:rsidR="00A24367" w:rsidRPr="00E3506F" w:rsidRDefault="00A24367" w:rsidP="00A24367">
      <w:pPr>
        <w:ind w:firstLine="0"/>
        <w:jc w:val="center"/>
        <w:rPr>
          <w:rFonts w:cs="Arial"/>
          <w:szCs w:val="24"/>
        </w:rPr>
      </w:pPr>
      <w:bookmarkStart w:id="15" w:name="_Toc261858406"/>
    </w:p>
    <w:p w14:paraId="74D9EE69" w14:textId="77777777" w:rsidR="00A24367" w:rsidRPr="00D45060" w:rsidRDefault="00A24367" w:rsidP="00A24367">
      <w:pPr>
        <w:ind w:firstLine="0"/>
        <w:jc w:val="right"/>
        <w:rPr>
          <w:rFonts w:cs="Arial"/>
          <w:szCs w:val="24"/>
        </w:rPr>
      </w:pPr>
      <w:r w:rsidRPr="00E3506F">
        <w:rPr>
          <w:rFonts w:cs="Arial"/>
          <w:szCs w:val="24"/>
        </w:rPr>
        <w:t xml:space="preserve">Orientador: </w:t>
      </w:r>
      <w:r w:rsidRPr="00E3506F">
        <w:rPr>
          <w:rFonts w:cs="Arial"/>
        </w:rPr>
        <w:t xml:space="preserve">Prof. Dr. </w:t>
      </w:r>
      <w:r w:rsidR="00234DB5">
        <w:rPr>
          <w:rFonts w:cs="Arial"/>
        </w:rPr>
        <w:t>Daniel Pacheco Lacerda</w:t>
      </w:r>
      <w:r w:rsidRPr="00D45060">
        <w:rPr>
          <w:rFonts w:cs="Arial"/>
        </w:rPr>
        <w:t xml:space="preserve"> </w:t>
      </w:r>
    </w:p>
    <w:bookmarkEnd w:id="15"/>
    <w:p w14:paraId="679C25E8" w14:textId="77777777" w:rsidR="00A24367" w:rsidRDefault="00A24367" w:rsidP="00A24367">
      <w:pPr>
        <w:spacing w:line="240" w:lineRule="auto"/>
        <w:ind w:left="4522" w:firstLine="0"/>
        <w:rPr>
          <w:rFonts w:cs="Arial"/>
          <w:b/>
        </w:rPr>
      </w:pPr>
    </w:p>
    <w:p w14:paraId="6C67278B" w14:textId="77777777" w:rsidR="00A24367" w:rsidRDefault="00A24367" w:rsidP="00A24367">
      <w:pPr>
        <w:spacing w:line="240" w:lineRule="auto"/>
        <w:ind w:left="4522" w:firstLine="0"/>
        <w:rPr>
          <w:rFonts w:cs="Arial"/>
          <w:b/>
        </w:rPr>
      </w:pPr>
    </w:p>
    <w:p w14:paraId="4C64FFC6" w14:textId="77777777" w:rsidR="00A24367" w:rsidRDefault="00A24367" w:rsidP="00A24367">
      <w:pPr>
        <w:ind w:firstLine="0"/>
        <w:jc w:val="center"/>
        <w:rPr>
          <w:rFonts w:cs="Arial"/>
          <w:b/>
        </w:rPr>
      </w:pPr>
    </w:p>
    <w:p w14:paraId="59B52792" w14:textId="77777777" w:rsidR="00A24367" w:rsidRDefault="00A24367" w:rsidP="00A24367">
      <w:pPr>
        <w:ind w:firstLine="0"/>
        <w:jc w:val="center"/>
        <w:rPr>
          <w:rFonts w:cs="Arial"/>
          <w:b/>
        </w:rPr>
      </w:pPr>
    </w:p>
    <w:p w14:paraId="15BBE14F" w14:textId="77777777" w:rsidR="00A24367" w:rsidRDefault="00A24367" w:rsidP="00A24367">
      <w:pPr>
        <w:ind w:firstLine="0"/>
        <w:jc w:val="center"/>
        <w:rPr>
          <w:rFonts w:cs="Arial"/>
          <w:b/>
        </w:rPr>
      </w:pPr>
    </w:p>
    <w:p w14:paraId="63BF624C" w14:textId="77777777" w:rsidR="00A24367" w:rsidRDefault="006E5474" w:rsidP="00A24367">
      <w:pPr>
        <w:ind w:firstLine="0"/>
        <w:jc w:val="center"/>
      </w:pPr>
      <w:r>
        <w:t>São Leopoldo</w:t>
      </w:r>
    </w:p>
    <w:p w14:paraId="402AEC34" w14:textId="77777777" w:rsidR="00A24367" w:rsidRDefault="006E5474" w:rsidP="00A24367">
      <w:pPr>
        <w:ind w:firstLine="0"/>
        <w:jc w:val="center"/>
        <w:sectPr w:rsidR="00A24367" w:rsidSect="001F56FA">
          <w:headerReference w:type="default" r:id="rId11"/>
          <w:footnotePr>
            <w:numRestart w:val="eachSect"/>
          </w:footnotePr>
          <w:pgSz w:w="11906" w:h="16838" w:code="9"/>
          <w:pgMar w:top="1701" w:right="1134" w:bottom="1134" w:left="1701" w:header="1134" w:footer="709" w:gutter="0"/>
          <w:cols w:space="708"/>
          <w:titlePg/>
          <w:docGrid w:linePitch="360"/>
        </w:sectPr>
      </w:pPr>
      <w:r>
        <w:t>2017</w:t>
      </w:r>
    </w:p>
    <w:p w14:paraId="49B464A0" w14:textId="77777777" w:rsidR="00A24367" w:rsidRDefault="00A24367" w:rsidP="00A24367">
      <w:pPr>
        <w:spacing w:after="360"/>
        <w:ind w:firstLine="0"/>
        <w:jc w:val="center"/>
        <w:rPr>
          <w:b/>
        </w:rPr>
      </w:pPr>
      <w:r w:rsidRPr="00767350">
        <w:rPr>
          <w:b/>
        </w:rPr>
        <w:lastRenderedPageBreak/>
        <w:t>LISTA DE</w:t>
      </w:r>
      <w:r>
        <w:rPr>
          <w:b/>
        </w:rPr>
        <w:t xml:space="preserve"> QUADROS</w:t>
      </w:r>
    </w:p>
    <w:p w14:paraId="288530E2" w14:textId="77777777" w:rsidR="002C6982" w:rsidRDefault="00A24367">
      <w:pPr>
        <w:pStyle w:val="ndicedeilustraes"/>
        <w:tabs>
          <w:tab w:val="right" w:leader="dot" w:pos="9061"/>
        </w:tabs>
        <w:rPr>
          <w:rFonts w:asciiTheme="minorHAnsi" w:eastAsiaTheme="minorEastAsia" w:hAnsiTheme="minorHAnsi" w:cstheme="minorBidi"/>
          <w:noProof/>
          <w:sz w:val="22"/>
          <w:szCs w:val="22"/>
        </w:rPr>
      </w:pPr>
      <w:r>
        <w:rPr>
          <w:b/>
        </w:rPr>
        <w:fldChar w:fldCharType="begin"/>
      </w:r>
      <w:r>
        <w:rPr>
          <w:b/>
        </w:rPr>
        <w:instrText xml:space="preserve"> TOC \h \z \c "Quadro" </w:instrText>
      </w:r>
      <w:r>
        <w:rPr>
          <w:b/>
        </w:rPr>
        <w:fldChar w:fldCharType="separate"/>
      </w:r>
      <w:hyperlink w:anchor="_Toc479346809" w:history="1">
        <w:r w:rsidR="002C6982" w:rsidRPr="00DE034D">
          <w:rPr>
            <w:rStyle w:val="Hyperlink"/>
            <w:noProof/>
          </w:rPr>
          <w:t>Quadro 1 – Buscas Realizadas durante a Revisão da Literatura e Relação com Questões de Interesse</w:t>
        </w:r>
        <w:r w:rsidR="002C6982">
          <w:rPr>
            <w:noProof/>
            <w:webHidden/>
          </w:rPr>
          <w:tab/>
        </w:r>
        <w:r w:rsidR="002C6982">
          <w:rPr>
            <w:noProof/>
            <w:webHidden/>
          </w:rPr>
          <w:fldChar w:fldCharType="begin"/>
        </w:r>
        <w:r w:rsidR="002C6982">
          <w:rPr>
            <w:noProof/>
            <w:webHidden/>
          </w:rPr>
          <w:instrText xml:space="preserve"> PAGEREF _Toc479346809 \h </w:instrText>
        </w:r>
        <w:r w:rsidR="002C6982">
          <w:rPr>
            <w:noProof/>
            <w:webHidden/>
          </w:rPr>
        </w:r>
        <w:r w:rsidR="002C6982">
          <w:rPr>
            <w:noProof/>
            <w:webHidden/>
          </w:rPr>
          <w:fldChar w:fldCharType="separate"/>
        </w:r>
        <w:r w:rsidR="00C25FF3">
          <w:rPr>
            <w:noProof/>
            <w:webHidden/>
          </w:rPr>
          <w:t>21</w:t>
        </w:r>
        <w:r w:rsidR="002C6982">
          <w:rPr>
            <w:noProof/>
            <w:webHidden/>
          </w:rPr>
          <w:fldChar w:fldCharType="end"/>
        </w:r>
      </w:hyperlink>
    </w:p>
    <w:p w14:paraId="18B11104" w14:textId="77777777" w:rsidR="002C6982" w:rsidRDefault="003019C2">
      <w:pPr>
        <w:pStyle w:val="ndicedeilustraes"/>
        <w:tabs>
          <w:tab w:val="right" w:leader="dot" w:pos="9061"/>
        </w:tabs>
        <w:rPr>
          <w:rFonts w:asciiTheme="minorHAnsi" w:eastAsiaTheme="minorEastAsia" w:hAnsiTheme="minorHAnsi" w:cstheme="minorBidi"/>
          <w:noProof/>
          <w:sz w:val="22"/>
          <w:szCs w:val="22"/>
        </w:rPr>
      </w:pPr>
      <w:hyperlink w:anchor="_Toc479346810" w:history="1">
        <w:r w:rsidR="002C6982" w:rsidRPr="00DE034D">
          <w:rPr>
            <w:rStyle w:val="Hyperlink"/>
            <w:noProof/>
          </w:rPr>
          <w:t>Quadro 2 – RDM e Abordagens Relacionadas</w:t>
        </w:r>
        <w:r w:rsidR="002C6982">
          <w:rPr>
            <w:noProof/>
            <w:webHidden/>
          </w:rPr>
          <w:tab/>
        </w:r>
        <w:r w:rsidR="002C6982">
          <w:rPr>
            <w:noProof/>
            <w:webHidden/>
          </w:rPr>
          <w:fldChar w:fldCharType="begin"/>
        </w:r>
        <w:r w:rsidR="002C6982">
          <w:rPr>
            <w:noProof/>
            <w:webHidden/>
          </w:rPr>
          <w:instrText xml:space="preserve"> PAGEREF _Toc479346810 \h </w:instrText>
        </w:r>
        <w:r w:rsidR="002C6982">
          <w:rPr>
            <w:noProof/>
            <w:webHidden/>
          </w:rPr>
        </w:r>
        <w:r w:rsidR="002C6982">
          <w:rPr>
            <w:noProof/>
            <w:webHidden/>
          </w:rPr>
          <w:fldChar w:fldCharType="separate"/>
        </w:r>
        <w:r w:rsidR="00C25FF3">
          <w:rPr>
            <w:noProof/>
            <w:webHidden/>
          </w:rPr>
          <w:t>27</w:t>
        </w:r>
        <w:r w:rsidR="002C6982">
          <w:rPr>
            <w:noProof/>
            <w:webHidden/>
          </w:rPr>
          <w:fldChar w:fldCharType="end"/>
        </w:r>
      </w:hyperlink>
    </w:p>
    <w:p w14:paraId="5BE681CC" w14:textId="77777777" w:rsidR="002C6982" w:rsidRDefault="003019C2">
      <w:pPr>
        <w:pStyle w:val="ndicedeilustraes"/>
        <w:tabs>
          <w:tab w:val="right" w:leader="dot" w:pos="9061"/>
        </w:tabs>
        <w:rPr>
          <w:rFonts w:asciiTheme="minorHAnsi" w:eastAsiaTheme="minorEastAsia" w:hAnsiTheme="minorHAnsi" w:cstheme="minorBidi"/>
          <w:noProof/>
          <w:sz w:val="22"/>
          <w:szCs w:val="22"/>
        </w:rPr>
      </w:pPr>
      <w:hyperlink w:anchor="_Toc479346811" w:history="1">
        <w:r w:rsidR="002C6982" w:rsidRPr="00DE034D">
          <w:rPr>
            <w:rStyle w:val="Hyperlink"/>
            <w:noProof/>
          </w:rPr>
          <w:t>Quadro 3 – Características de Decisões Estratégicas</w:t>
        </w:r>
        <w:r w:rsidR="002C6982">
          <w:rPr>
            <w:noProof/>
            <w:webHidden/>
          </w:rPr>
          <w:tab/>
        </w:r>
        <w:r w:rsidR="002C6982">
          <w:rPr>
            <w:noProof/>
            <w:webHidden/>
          </w:rPr>
          <w:fldChar w:fldCharType="begin"/>
        </w:r>
        <w:r w:rsidR="002C6982">
          <w:rPr>
            <w:noProof/>
            <w:webHidden/>
          </w:rPr>
          <w:instrText xml:space="preserve"> PAGEREF _Toc479346811 \h </w:instrText>
        </w:r>
        <w:r w:rsidR="002C6982">
          <w:rPr>
            <w:noProof/>
            <w:webHidden/>
          </w:rPr>
        </w:r>
        <w:r w:rsidR="002C6982">
          <w:rPr>
            <w:noProof/>
            <w:webHidden/>
          </w:rPr>
          <w:fldChar w:fldCharType="separate"/>
        </w:r>
        <w:r w:rsidR="00C25FF3">
          <w:rPr>
            <w:noProof/>
            <w:webHidden/>
          </w:rPr>
          <w:t>34</w:t>
        </w:r>
        <w:r w:rsidR="002C6982">
          <w:rPr>
            <w:noProof/>
            <w:webHidden/>
          </w:rPr>
          <w:fldChar w:fldCharType="end"/>
        </w:r>
      </w:hyperlink>
    </w:p>
    <w:p w14:paraId="350E438E" w14:textId="77777777" w:rsidR="002C6982" w:rsidRDefault="003019C2">
      <w:pPr>
        <w:pStyle w:val="ndicedeilustraes"/>
        <w:tabs>
          <w:tab w:val="right" w:leader="dot" w:pos="9061"/>
        </w:tabs>
        <w:rPr>
          <w:rFonts w:asciiTheme="minorHAnsi" w:eastAsiaTheme="minorEastAsia" w:hAnsiTheme="minorHAnsi" w:cstheme="minorBidi"/>
          <w:noProof/>
          <w:sz w:val="22"/>
          <w:szCs w:val="22"/>
        </w:rPr>
      </w:pPr>
      <w:hyperlink w:anchor="_Toc479346812" w:history="1">
        <w:r w:rsidR="002C6982" w:rsidRPr="00DE034D">
          <w:rPr>
            <w:rStyle w:val="Hyperlink"/>
            <w:noProof/>
          </w:rPr>
          <w:t>Quadro 4 – Framework XLRM</w:t>
        </w:r>
        <w:r w:rsidR="002C6982">
          <w:rPr>
            <w:noProof/>
            <w:webHidden/>
          </w:rPr>
          <w:tab/>
        </w:r>
        <w:r w:rsidR="002C6982">
          <w:rPr>
            <w:noProof/>
            <w:webHidden/>
          </w:rPr>
          <w:fldChar w:fldCharType="begin"/>
        </w:r>
        <w:r w:rsidR="002C6982">
          <w:rPr>
            <w:noProof/>
            <w:webHidden/>
          </w:rPr>
          <w:instrText xml:space="preserve"> PAGEREF _Toc479346812 \h </w:instrText>
        </w:r>
        <w:r w:rsidR="002C6982">
          <w:rPr>
            <w:noProof/>
            <w:webHidden/>
          </w:rPr>
        </w:r>
        <w:r w:rsidR="002C6982">
          <w:rPr>
            <w:noProof/>
            <w:webHidden/>
          </w:rPr>
          <w:fldChar w:fldCharType="separate"/>
        </w:r>
        <w:r w:rsidR="00C25FF3">
          <w:rPr>
            <w:noProof/>
            <w:webHidden/>
          </w:rPr>
          <w:t>48</w:t>
        </w:r>
        <w:r w:rsidR="002C6982">
          <w:rPr>
            <w:noProof/>
            <w:webHidden/>
          </w:rPr>
          <w:fldChar w:fldCharType="end"/>
        </w:r>
      </w:hyperlink>
    </w:p>
    <w:p w14:paraId="7F426D42" w14:textId="77777777" w:rsidR="002C6982" w:rsidRDefault="003019C2">
      <w:pPr>
        <w:pStyle w:val="ndicedeilustraes"/>
        <w:tabs>
          <w:tab w:val="right" w:leader="dot" w:pos="9061"/>
        </w:tabs>
        <w:rPr>
          <w:rFonts w:asciiTheme="minorHAnsi" w:eastAsiaTheme="minorEastAsia" w:hAnsiTheme="minorHAnsi" w:cstheme="minorBidi"/>
          <w:noProof/>
          <w:sz w:val="22"/>
          <w:szCs w:val="22"/>
        </w:rPr>
      </w:pPr>
      <w:hyperlink w:anchor="_Toc479346813" w:history="1">
        <w:r w:rsidR="002C6982" w:rsidRPr="00DE034D">
          <w:rPr>
            <w:rStyle w:val="Hyperlink"/>
            <w:noProof/>
          </w:rPr>
          <w:t xml:space="preserve">Quadro 5 – </w:t>
        </w:r>
        <w:r w:rsidR="002C6982" w:rsidRPr="00DE034D">
          <w:rPr>
            <w:rStyle w:val="Hyperlink"/>
            <w:noProof/>
            <w:lang w:val="en-US"/>
          </w:rPr>
          <w:t>Scenario Ensemble</w:t>
        </w:r>
        <w:r w:rsidR="002C6982">
          <w:rPr>
            <w:noProof/>
            <w:webHidden/>
          </w:rPr>
          <w:tab/>
        </w:r>
        <w:r w:rsidR="002C6982">
          <w:rPr>
            <w:noProof/>
            <w:webHidden/>
          </w:rPr>
          <w:fldChar w:fldCharType="begin"/>
        </w:r>
        <w:r w:rsidR="002C6982">
          <w:rPr>
            <w:noProof/>
            <w:webHidden/>
          </w:rPr>
          <w:instrText xml:space="preserve"> PAGEREF _Toc479346813 \h </w:instrText>
        </w:r>
        <w:r w:rsidR="002C6982">
          <w:rPr>
            <w:noProof/>
            <w:webHidden/>
          </w:rPr>
        </w:r>
        <w:r w:rsidR="002C6982">
          <w:rPr>
            <w:noProof/>
            <w:webHidden/>
          </w:rPr>
          <w:fldChar w:fldCharType="separate"/>
        </w:r>
        <w:r w:rsidR="00C25FF3">
          <w:rPr>
            <w:noProof/>
            <w:webHidden/>
          </w:rPr>
          <w:t>49</w:t>
        </w:r>
        <w:r w:rsidR="002C6982">
          <w:rPr>
            <w:noProof/>
            <w:webHidden/>
          </w:rPr>
          <w:fldChar w:fldCharType="end"/>
        </w:r>
      </w:hyperlink>
    </w:p>
    <w:p w14:paraId="3266728A" w14:textId="77777777" w:rsidR="002C6982" w:rsidRDefault="003019C2">
      <w:pPr>
        <w:pStyle w:val="ndicedeilustraes"/>
        <w:tabs>
          <w:tab w:val="right" w:leader="dot" w:pos="9061"/>
        </w:tabs>
        <w:rPr>
          <w:rFonts w:asciiTheme="minorHAnsi" w:eastAsiaTheme="minorEastAsia" w:hAnsiTheme="minorHAnsi" w:cstheme="minorBidi"/>
          <w:noProof/>
          <w:sz w:val="22"/>
          <w:szCs w:val="22"/>
        </w:rPr>
      </w:pPr>
      <w:hyperlink w:anchor="_Toc479346814" w:history="1">
        <w:r w:rsidR="002C6982" w:rsidRPr="00DE034D">
          <w:rPr>
            <w:rStyle w:val="Hyperlink"/>
            <w:noProof/>
          </w:rPr>
          <w:t>Quadro 6 – Decisões Metodológicas em uma aplicação do RDM</w:t>
        </w:r>
        <w:r w:rsidR="002C6982">
          <w:rPr>
            <w:noProof/>
            <w:webHidden/>
          </w:rPr>
          <w:tab/>
        </w:r>
        <w:r w:rsidR="002C6982">
          <w:rPr>
            <w:noProof/>
            <w:webHidden/>
          </w:rPr>
          <w:fldChar w:fldCharType="begin"/>
        </w:r>
        <w:r w:rsidR="002C6982">
          <w:rPr>
            <w:noProof/>
            <w:webHidden/>
          </w:rPr>
          <w:instrText xml:space="preserve"> PAGEREF _Toc479346814 \h </w:instrText>
        </w:r>
        <w:r w:rsidR="002C6982">
          <w:rPr>
            <w:noProof/>
            <w:webHidden/>
          </w:rPr>
        </w:r>
        <w:r w:rsidR="002C6982">
          <w:rPr>
            <w:noProof/>
            <w:webHidden/>
          </w:rPr>
          <w:fldChar w:fldCharType="separate"/>
        </w:r>
        <w:r w:rsidR="00C25FF3">
          <w:rPr>
            <w:noProof/>
            <w:webHidden/>
          </w:rPr>
          <w:t>66</w:t>
        </w:r>
        <w:r w:rsidR="002C6982">
          <w:rPr>
            <w:noProof/>
            <w:webHidden/>
          </w:rPr>
          <w:fldChar w:fldCharType="end"/>
        </w:r>
      </w:hyperlink>
    </w:p>
    <w:p w14:paraId="1F44F1D3" w14:textId="77777777" w:rsidR="002C6982" w:rsidRDefault="003019C2">
      <w:pPr>
        <w:pStyle w:val="ndicedeilustraes"/>
        <w:tabs>
          <w:tab w:val="right" w:leader="dot" w:pos="9061"/>
        </w:tabs>
        <w:rPr>
          <w:rFonts w:asciiTheme="minorHAnsi" w:eastAsiaTheme="minorEastAsia" w:hAnsiTheme="minorHAnsi" w:cstheme="minorBidi"/>
          <w:noProof/>
          <w:sz w:val="22"/>
          <w:szCs w:val="22"/>
        </w:rPr>
      </w:pPr>
      <w:hyperlink w:anchor="_Toc479346815" w:history="1">
        <w:r w:rsidR="002C6982" w:rsidRPr="00DE034D">
          <w:rPr>
            <w:rStyle w:val="Hyperlink"/>
            <w:noProof/>
          </w:rPr>
          <w:t>Quadro 7 – Protocolo da Revisão Sistemática da Literatura</w:t>
        </w:r>
        <w:r w:rsidR="002C6982">
          <w:rPr>
            <w:noProof/>
            <w:webHidden/>
          </w:rPr>
          <w:tab/>
        </w:r>
        <w:r w:rsidR="002C6982">
          <w:rPr>
            <w:noProof/>
            <w:webHidden/>
          </w:rPr>
          <w:fldChar w:fldCharType="begin"/>
        </w:r>
        <w:r w:rsidR="002C6982">
          <w:rPr>
            <w:noProof/>
            <w:webHidden/>
          </w:rPr>
          <w:instrText xml:space="preserve"> PAGEREF _Toc479346815 \h </w:instrText>
        </w:r>
        <w:r w:rsidR="002C6982">
          <w:rPr>
            <w:noProof/>
            <w:webHidden/>
          </w:rPr>
        </w:r>
        <w:r w:rsidR="002C6982">
          <w:rPr>
            <w:noProof/>
            <w:webHidden/>
          </w:rPr>
          <w:fldChar w:fldCharType="separate"/>
        </w:r>
        <w:r w:rsidR="00C25FF3">
          <w:rPr>
            <w:noProof/>
            <w:webHidden/>
          </w:rPr>
          <w:t>76</w:t>
        </w:r>
        <w:r w:rsidR="002C6982">
          <w:rPr>
            <w:noProof/>
            <w:webHidden/>
          </w:rPr>
          <w:fldChar w:fldCharType="end"/>
        </w:r>
      </w:hyperlink>
    </w:p>
    <w:p w14:paraId="32FDEF63" w14:textId="77777777" w:rsidR="002C6982" w:rsidRDefault="003019C2">
      <w:pPr>
        <w:pStyle w:val="ndicedeilustraes"/>
        <w:tabs>
          <w:tab w:val="right" w:leader="dot" w:pos="9061"/>
        </w:tabs>
        <w:rPr>
          <w:rFonts w:asciiTheme="minorHAnsi" w:eastAsiaTheme="minorEastAsia" w:hAnsiTheme="minorHAnsi" w:cstheme="minorBidi"/>
          <w:noProof/>
          <w:sz w:val="22"/>
          <w:szCs w:val="22"/>
        </w:rPr>
      </w:pPr>
      <w:hyperlink w:anchor="_Toc479346816" w:history="1">
        <w:r w:rsidR="002C6982" w:rsidRPr="00DE034D">
          <w:rPr>
            <w:rStyle w:val="Hyperlink"/>
            <w:noProof/>
          </w:rPr>
          <w:t>Quadro 8 – Literatura Analisada sobre a Avaliação de Decisões Estratégicas sob Incerteza</w:t>
        </w:r>
        <w:r w:rsidR="002C6982">
          <w:rPr>
            <w:noProof/>
            <w:webHidden/>
          </w:rPr>
          <w:tab/>
        </w:r>
        <w:r w:rsidR="002C6982">
          <w:rPr>
            <w:noProof/>
            <w:webHidden/>
          </w:rPr>
          <w:fldChar w:fldCharType="begin"/>
        </w:r>
        <w:r w:rsidR="002C6982">
          <w:rPr>
            <w:noProof/>
            <w:webHidden/>
          </w:rPr>
          <w:instrText xml:space="preserve"> PAGEREF _Toc479346816 \h </w:instrText>
        </w:r>
        <w:r w:rsidR="002C6982">
          <w:rPr>
            <w:noProof/>
            <w:webHidden/>
          </w:rPr>
        </w:r>
        <w:r w:rsidR="002C6982">
          <w:rPr>
            <w:noProof/>
            <w:webHidden/>
          </w:rPr>
          <w:fldChar w:fldCharType="separate"/>
        </w:r>
        <w:r w:rsidR="00C25FF3">
          <w:rPr>
            <w:noProof/>
            <w:webHidden/>
          </w:rPr>
          <w:t>79</w:t>
        </w:r>
        <w:r w:rsidR="002C6982">
          <w:rPr>
            <w:noProof/>
            <w:webHidden/>
          </w:rPr>
          <w:fldChar w:fldCharType="end"/>
        </w:r>
      </w:hyperlink>
    </w:p>
    <w:p w14:paraId="52D58A98" w14:textId="77777777" w:rsidR="002C6982" w:rsidRDefault="003019C2">
      <w:pPr>
        <w:pStyle w:val="ndicedeilustraes"/>
        <w:tabs>
          <w:tab w:val="right" w:leader="dot" w:pos="9061"/>
        </w:tabs>
        <w:rPr>
          <w:rFonts w:asciiTheme="minorHAnsi" w:eastAsiaTheme="minorEastAsia" w:hAnsiTheme="minorHAnsi" w:cstheme="minorBidi"/>
          <w:noProof/>
          <w:sz w:val="22"/>
          <w:szCs w:val="22"/>
        </w:rPr>
      </w:pPr>
      <w:hyperlink w:anchor="_Toc479346817" w:history="1">
        <w:r w:rsidR="002C6982" w:rsidRPr="00DE034D">
          <w:rPr>
            <w:rStyle w:val="Hyperlink"/>
            <w:noProof/>
          </w:rPr>
          <w:t>Quadro 9 – Shortlist de Trabalhos em RDM e EMA</w:t>
        </w:r>
        <w:r w:rsidR="002C6982">
          <w:rPr>
            <w:noProof/>
            <w:webHidden/>
          </w:rPr>
          <w:tab/>
        </w:r>
        <w:r w:rsidR="002C6982">
          <w:rPr>
            <w:noProof/>
            <w:webHidden/>
          </w:rPr>
          <w:fldChar w:fldCharType="begin"/>
        </w:r>
        <w:r w:rsidR="002C6982">
          <w:rPr>
            <w:noProof/>
            <w:webHidden/>
          </w:rPr>
          <w:instrText xml:space="preserve"> PAGEREF _Toc479346817 \h </w:instrText>
        </w:r>
        <w:r w:rsidR="002C6982">
          <w:rPr>
            <w:noProof/>
            <w:webHidden/>
          </w:rPr>
        </w:r>
        <w:r w:rsidR="002C6982">
          <w:rPr>
            <w:noProof/>
            <w:webHidden/>
          </w:rPr>
          <w:fldChar w:fldCharType="separate"/>
        </w:r>
        <w:r w:rsidR="00C25FF3">
          <w:rPr>
            <w:noProof/>
            <w:webHidden/>
          </w:rPr>
          <w:t>82</w:t>
        </w:r>
        <w:r w:rsidR="002C6982">
          <w:rPr>
            <w:noProof/>
            <w:webHidden/>
          </w:rPr>
          <w:fldChar w:fldCharType="end"/>
        </w:r>
      </w:hyperlink>
    </w:p>
    <w:p w14:paraId="6532DD0E" w14:textId="77777777" w:rsidR="002C6982" w:rsidRDefault="003019C2">
      <w:pPr>
        <w:pStyle w:val="ndicedeilustraes"/>
        <w:tabs>
          <w:tab w:val="right" w:leader="dot" w:pos="9061"/>
        </w:tabs>
        <w:rPr>
          <w:rFonts w:asciiTheme="minorHAnsi" w:eastAsiaTheme="minorEastAsia" w:hAnsiTheme="minorHAnsi" w:cstheme="minorBidi"/>
          <w:noProof/>
          <w:sz w:val="22"/>
          <w:szCs w:val="22"/>
        </w:rPr>
      </w:pPr>
      <w:hyperlink w:anchor="_Toc479346818" w:history="1">
        <w:r w:rsidR="002C6982" w:rsidRPr="00DE034D">
          <w:rPr>
            <w:rStyle w:val="Hyperlink"/>
            <w:noProof/>
          </w:rPr>
          <w:t>Quadro 10 – Lista de Aplicações do RDM</w:t>
        </w:r>
        <w:r w:rsidR="002C6982">
          <w:rPr>
            <w:noProof/>
            <w:webHidden/>
          </w:rPr>
          <w:tab/>
        </w:r>
        <w:r w:rsidR="002C6982">
          <w:rPr>
            <w:noProof/>
            <w:webHidden/>
          </w:rPr>
          <w:fldChar w:fldCharType="begin"/>
        </w:r>
        <w:r w:rsidR="002C6982">
          <w:rPr>
            <w:noProof/>
            <w:webHidden/>
          </w:rPr>
          <w:instrText xml:space="preserve"> PAGEREF _Toc479346818 \h </w:instrText>
        </w:r>
        <w:r w:rsidR="002C6982">
          <w:rPr>
            <w:noProof/>
            <w:webHidden/>
          </w:rPr>
        </w:r>
        <w:r w:rsidR="002C6982">
          <w:rPr>
            <w:noProof/>
            <w:webHidden/>
          </w:rPr>
          <w:fldChar w:fldCharType="separate"/>
        </w:r>
        <w:r w:rsidR="00C25FF3">
          <w:rPr>
            <w:noProof/>
            <w:webHidden/>
          </w:rPr>
          <w:t>85</w:t>
        </w:r>
        <w:r w:rsidR="002C6982">
          <w:rPr>
            <w:noProof/>
            <w:webHidden/>
          </w:rPr>
          <w:fldChar w:fldCharType="end"/>
        </w:r>
      </w:hyperlink>
    </w:p>
    <w:p w14:paraId="6B575B3E" w14:textId="77777777" w:rsidR="002C6982" w:rsidRDefault="003019C2">
      <w:pPr>
        <w:pStyle w:val="ndicedeilustraes"/>
        <w:tabs>
          <w:tab w:val="right" w:leader="dot" w:pos="9061"/>
        </w:tabs>
        <w:rPr>
          <w:rFonts w:asciiTheme="minorHAnsi" w:eastAsiaTheme="minorEastAsia" w:hAnsiTheme="minorHAnsi" w:cstheme="minorBidi"/>
          <w:noProof/>
          <w:sz w:val="22"/>
          <w:szCs w:val="22"/>
        </w:rPr>
      </w:pPr>
      <w:hyperlink w:anchor="_Toc479346819" w:history="1">
        <w:r w:rsidR="002C6982" w:rsidRPr="00DE034D">
          <w:rPr>
            <w:rStyle w:val="Hyperlink"/>
            <w:noProof/>
          </w:rPr>
          <w:t>Quadro 11 – Protocolo da Pesquisa</w:t>
        </w:r>
        <w:r w:rsidR="002C6982">
          <w:rPr>
            <w:noProof/>
            <w:webHidden/>
          </w:rPr>
          <w:tab/>
        </w:r>
        <w:r w:rsidR="002C6982">
          <w:rPr>
            <w:noProof/>
            <w:webHidden/>
          </w:rPr>
          <w:fldChar w:fldCharType="begin"/>
        </w:r>
        <w:r w:rsidR="002C6982">
          <w:rPr>
            <w:noProof/>
            <w:webHidden/>
          </w:rPr>
          <w:instrText xml:space="preserve"> PAGEREF _Toc479346819 \h </w:instrText>
        </w:r>
        <w:r w:rsidR="002C6982">
          <w:rPr>
            <w:noProof/>
            <w:webHidden/>
          </w:rPr>
        </w:r>
        <w:r w:rsidR="002C6982">
          <w:rPr>
            <w:noProof/>
            <w:webHidden/>
          </w:rPr>
          <w:fldChar w:fldCharType="separate"/>
        </w:r>
        <w:r w:rsidR="00C25FF3">
          <w:rPr>
            <w:noProof/>
            <w:webHidden/>
          </w:rPr>
          <w:t>88</w:t>
        </w:r>
        <w:r w:rsidR="002C6982">
          <w:rPr>
            <w:noProof/>
            <w:webHidden/>
          </w:rPr>
          <w:fldChar w:fldCharType="end"/>
        </w:r>
      </w:hyperlink>
    </w:p>
    <w:p w14:paraId="11544EB7" w14:textId="77777777" w:rsidR="002C6982" w:rsidRDefault="003019C2">
      <w:pPr>
        <w:pStyle w:val="ndicedeilustraes"/>
        <w:tabs>
          <w:tab w:val="right" w:leader="dot" w:pos="9061"/>
        </w:tabs>
        <w:rPr>
          <w:rFonts w:asciiTheme="minorHAnsi" w:eastAsiaTheme="minorEastAsia" w:hAnsiTheme="minorHAnsi" w:cstheme="minorBidi"/>
          <w:noProof/>
          <w:sz w:val="22"/>
          <w:szCs w:val="22"/>
        </w:rPr>
      </w:pPr>
      <w:hyperlink w:anchor="_Toc479346820" w:history="1">
        <w:r w:rsidR="002C6982" w:rsidRPr="00DE034D">
          <w:rPr>
            <w:rStyle w:val="Hyperlink"/>
            <w:noProof/>
          </w:rPr>
          <w:t>Quadro 12 – Equações para Aplicação do RDM e Fontes</w:t>
        </w:r>
        <w:r w:rsidR="002C6982">
          <w:rPr>
            <w:noProof/>
            <w:webHidden/>
          </w:rPr>
          <w:tab/>
        </w:r>
        <w:r w:rsidR="002C6982">
          <w:rPr>
            <w:noProof/>
            <w:webHidden/>
          </w:rPr>
          <w:fldChar w:fldCharType="begin"/>
        </w:r>
        <w:r w:rsidR="002C6982">
          <w:rPr>
            <w:noProof/>
            <w:webHidden/>
          </w:rPr>
          <w:instrText xml:space="preserve"> PAGEREF _Toc479346820 \h </w:instrText>
        </w:r>
        <w:r w:rsidR="002C6982">
          <w:rPr>
            <w:noProof/>
            <w:webHidden/>
          </w:rPr>
        </w:r>
        <w:r w:rsidR="002C6982">
          <w:rPr>
            <w:noProof/>
            <w:webHidden/>
          </w:rPr>
          <w:fldChar w:fldCharType="separate"/>
        </w:r>
        <w:r w:rsidR="00C25FF3">
          <w:rPr>
            <w:noProof/>
            <w:webHidden/>
          </w:rPr>
          <w:t>90</w:t>
        </w:r>
        <w:r w:rsidR="002C6982">
          <w:rPr>
            <w:noProof/>
            <w:webHidden/>
          </w:rPr>
          <w:fldChar w:fldCharType="end"/>
        </w:r>
      </w:hyperlink>
    </w:p>
    <w:p w14:paraId="6A5C7940" w14:textId="77777777" w:rsidR="002C6982" w:rsidRDefault="003019C2">
      <w:pPr>
        <w:pStyle w:val="ndicedeilustraes"/>
        <w:tabs>
          <w:tab w:val="right" w:leader="dot" w:pos="9061"/>
        </w:tabs>
        <w:rPr>
          <w:rFonts w:asciiTheme="minorHAnsi" w:eastAsiaTheme="minorEastAsia" w:hAnsiTheme="minorHAnsi" w:cstheme="minorBidi"/>
          <w:noProof/>
          <w:sz w:val="22"/>
          <w:szCs w:val="22"/>
        </w:rPr>
      </w:pPr>
      <w:hyperlink w:anchor="_Toc479346821" w:history="1">
        <w:r w:rsidR="002C6982" w:rsidRPr="00DE034D">
          <w:rPr>
            <w:rStyle w:val="Hyperlink"/>
            <w:noProof/>
          </w:rPr>
          <w:t>Quadro 13 – Quadro completo de Métodos Relacionados ao RDM</w:t>
        </w:r>
        <w:r w:rsidR="002C6982">
          <w:rPr>
            <w:noProof/>
            <w:webHidden/>
          </w:rPr>
          <w:tab/>
        </w:r>
        <w:r w:rsidR="002C6982">
          <w:rPr>
            <w:noProof/>
            <w:webHidden/>
          </w:rPr>
          <w:fldChar w:fldCharType="begin"/>
        </w:r>
        <w:r w:rsidR="002C6982">
          <w:rPr>
            <w:noProof/>
            <w:webHidden/>
          </w:rPr>
          <w:instrText xml:space="preserve"> PAGEREF _Toc479346821 \h </w:instrText>
        </w:r>
        <w:r w:rsidR="002C6982">
          <w:rPr>
            <w:noProof/>
            <w:webHidden/>
          </w:rPr>
        </w:r>
        <w:r w:rsidR="002C6982">
          <w:rPr>
            <w:noProof/>
            <w:webHidden/>
          </w:rPr>
          <w:fldChar w:fldCharType="separate"/>
        </w:r>
        <w:r w:rsidR="00C25FF3">
          <w:rPr>
            <w:noProof/>
            <w:webHidden/>
          </w:rPr>
          <w:t>92</w:t>
        </w:r>
        <w:r w:rsidR="002C6982">
          <w:rPr>
            <w:noProof/>
            <w:webHidden/>
          </w:rPr>
          <w:fldChar w:fldCharType="end"/>
        </w:r>
      </w:hyperlink>
    </w:p>
    <w:p w14:paraId="78A483FB" w14:textId="77777777" w:rsidR="00A24367" w:rsidRDefault="00A24367" w:rsidP="00A24367">
      <w:pPr>
        <w:rPr>
          <w:b/>
        </w:rPr>
      </w:pPr>
      <w:r>
        <w:rPr>
          <w:b/>
        </w:rPr>
        <w:fldChar w:fldCharType="end"/>
      </w:r>
    </w:p>
    <w:p w14:paraId="5A683E6D" w14:textId="77777777" w:rsidR="00A24367" w:rsidRDefault="00A24367" w:rsidP="00A24367">
      <w:pPr>
        <w:rPr>
          <w:b/>
        </w:rPr>
      </w:pPr>
    </w:p>
    <w:p w14:paraId="6C2FBA61" w14:textId="77777777" w:rsidR="00A24367" w:rsidRDefault="00A24367" w:rsidP="00A24367">
      <w:pPr>
        <w:pStyle w:val="PPGEClinhaembranco"/>
        <w:ind w:firstLine="0"/>
        <w:jc w:val="center"/>
        <w:rPr>
          <w:rFonts w:cs="Arial"/>
          <w:b/>
          <w:color w:val="FF0000"/>
          <w:sz w:val="20"/>
        </w:rPr>
        <w:sectPr w:rsidR="00A24367" w:rsidSect="001F56FA">
          <w:footnotePr>
            <w:numRestart w:val="eachSect"/>
          </w:footnotePr>
          <w:pgSz w:w="11906" w:h="16838" w:code="9"/>
          <w:pgMar w:top="1701" w:right="1134" w:bottom="1134" w:left="1701" w:header="1134" w:footer="709" w:gutter="0"/>
          <w:cols w:space="708"/>
          <w:titlePg/>
          <w:docGrid w:linePitch="360"/>
        </w:sectPr>
      </w:pPr>
    </w:p>
    <w:p w14:paraId="7E0E12D2" w14:textId="77777777" w:rsidR="00A24367" w:rsidRDefault="00A24367" w:rsidP="00A24367">
      <w:pPr>
        <w:spacing w:after="360"/>
        <w:ind w:firstLine="0"/>
        <w:jc w:val="center"/>
        <w:rPr>
          <w:b/>
        </w:rPr>
      </w:pPr>
      <w:r w:rsidRPr="00767350">
        <w:rPr>
          <w:b/>
        </w:rPr>
        <w:lastRenderedPageBreak/>
        <w:t xml:space="preserve">LISTA DE </w:t>
      </w:r>
      <w:r w:rsidR="002A24F4">
        <w:rPr>
          <w:b/>
        </w:rPr>
        <w:t>FIGURAS</w:t>
      </w:r>
    </w:p>
    <w:p w14:paraId="7CF4FE97" w14:textId="77777777" w:rsidR="002A24F4" w:rsidRDefault="002A24F4">
      <w:pPr>
        <w:pStyle w:val="ndicedeilustraes"/>
        <w:tabs>
          <w:tab w:val="right" w:leader="dot" w:pos="9061"/>
        </w:tabs>
        <w:rPr>
          <w:rFonts w:asciiTheme="minorHAnsi" w:eastAsiaTheme="minorEastAsia" w:hAnsiTheme="minorHAnsi" w:cstheme="minorBidi"/>
          <w:noProof/>
          <w:sz w:val="22"/>
          <w:szCs w:val="22"/>
        </w:rPr>
      </w:pPr>
      <w:r>
        <w:rPr>
          <w:b/>
        </w:rPr>
        <w:fldChar w:fldCharType="begin"/>
      </w:r>
      <w:r>
        <w:rPr>
          <w:b/>
        </w:rPr>
        <w:instrText xml:space="preserve"> TOC \h \z \c "Figura" </w:instrText>
      </w:r>
      <w:r>
        <w:rPr>
          <w:b/>
        </w:rPr>
        <w:fldChar w:fldCharType="separate"/>
      </w:r>
      <w:hyperlink w:anchor="_Toc479347014" w:history="1">
        <w:r w:rsidRPr="00572687">
          <w:rPr>
            <w:rStyle w:val="Hyperlink"/>
            <w:noProof/>
          </w:rPr>
          <w:t>Figura 1 – Previsões e Comportamento real da demanda de petróleo</w:t>
        </w:r>
        <w:r>
          <w:rPr>
            <w:noProof/>
            <w:webHidden/>
          </w:rPr>
          <w:tab/>
        </w:r>
        <w:r>
          <w:rPr>
            <w:noProof/>
            <w:webHidden/>
          </w:rPr>
          <w:fldChar w:fldCharType="begin"/>
        </w:r>
        <w:r>
          <w:rPr>
            <w:noProof/>
            <w:webHidden/>
          </w:rPr>
          <w:instrText xml:space="preserve"> PAGEREF _Toc479347014 \h </w:instrText>
        </w:r>
        <w:r>
          <w:rPr>
            <w:noProof/>
            <w:webHidden/>
          </w:rPr>
        </w:r>
        <w:r>
          <w:rPr>
            <w:noProof/>
            <w:webHidden/>
          </w:rPr>
          <w:fldChar w:fldCharType="separate"/>
        </w:r>
        <w:r w:rsidR="00C25FF3">
          <w:rPr>
            <w:noProof/>
            <w:webHidden/>
          </w:rPr>
          <w:t>8</w:t>
        </w:r>
        <w:r>
          <w:rPr>
            <w:noProof/>
            <w:webHidden/>
          </w:rPr>
          <w:fldChar w:fldCharType="end"/>
        </w:r>
      </w:hyperlink>
    </w:p>
    <w:p w14:paraId="5DD7F43E" w14:textId="77777777" w:rsidR="002A24F4" w:rsidRDefault="003019C2">
      <w:pPr>
        <w:pStyle w:val="ndicedeilustraes"/>
        <w:tabs>
          <w:tab w:val="right" w:leader="dot" w:pos="9061"/>
        </w:tabs>
        <w:rPr>
          <w:rFonts w:asciiTheme="minorHAnsi" w:eastAsiaTheme="minorEastAsia" w:hAnsiTheme="minorHAnsi" w:cstheme="minorBidi"/>
          <w:noProof/>
          <w:sz w:val="22"/>
          <w:szCs w:val="22"/>
        </w:rPr>
      </w:pPr>
      <w:hyperlink w:anchor="_Toc479347015" w:history="1">
        <w:r w:rsidR="002A24F4" w:rsidRPr="00572687">
          <w:rPr>
            <w:rStyle w:val="Hyperlink"/>
            <w:noProof/>
          </w:rPr>
          <w:t>Figura 2 – Objeto de Pesquisa</w:t>
        </w:r>
        <w:r w:rsidR="002A24F4">
          <w:rPr>
            <w:noProof/>
            <w:webHidden/>
          </w:rPr>
          <w:tab/>
        </w:r>
        <w:r w:rsidR="002A24F4">
          <w:rPr>
            <w:noProof/>
            <w:webHidden/>
          </w:rPr>
          <w:fldChar w:fldCharType="begin"/>
        </w:r>
        <w:r w:rsidR="002A24F4">
          <w:rPr>
            <w:noProof/>
            <w:webHidden/>
          </w:rPr>
          <w:instrText xml:space="preserve"> PAGEREF _Toc479347015 \h </w:instrText>
        </w:r>
        <w:r w:rsidR="002A24F4">
          <w:rPr>
            <w:noProof/>
            <w:webHidden/>
          </w:rPr>
        </w:r>
        <w:r w:rsidR="002A24F4">
          <w:rPr>
            <w:noProof/>
            <w:webHidden/>
          </w:rPr>
          <w:fldChar w:fldCharType="separate"/>
        </w:r>
        <w:r w:rsidR="00C25FF3">
          <w:rPr>
            <w:noProof/>
            <w:webHidden/>
          </w:rPr>
          <w:t>13</w:t>
        </w:r>
        <w:r w:rsidR="002A24F4">
          <w:rPr>
            <w:noProof/>
            <w:webHidden/>
          </w:rPr>
          <w:fldChar w:fldCharType="end"/>
        </w:r>
      </w:hyperlink>
    </w:p>
    <w:p w14:paraId="40C1E56F" w14:textId="77777777" w:rsidR="002A24F4" w:rsidRDefault="003019C2">
      <w:pPr>
        <w:pStyle w:val="ndicedeilustraes"/>
        <w:tabs>
          <w:tab w:val="right" w:leader="dot" w:pos="9061"/>
        </w:tabs>
        <w:rPr>
          <w:rFonts w:asciiTheme="minorHAnsi" w:eastAsiaTheme="minorEastAsia" w:hAnsiTheme="minorHAnsi" w:cstheme="minorBidi"/>
          <w:noProof/>
          <w:sz w:val="22"/>
          <w:szCs w:val="22"/>
        </w:rPr>
      </w:pPr>
      <w:hyperlink w:anchor="_Toc479347016" w:history="1">
        <w:r w:rsidR="002A24F4" w:rsidRPr="00572687">
          <w:rPr>
            <w:rStyle w:val="Hyperlink"/>
            <w:noProof/>
          </w:rPr>
          <w:t>Figura 3 – Posicionamento da Contribuição desta Pesquisa</w:t>
        </w:r>
        <w:r w:rsidR="002A24F4">
          <w:rPr>
            <w:noProof/>
            <w:webHidden/>
          </w:rPr>
          <w:tab/>
        </w:r>
        <w:r w:rsidR="002A24F4">
          <w:rPr>
            <w:noProof/>
            <w:webHidden/>
          </w:rPr>
          <w:fldChar w:fldCharType="begin"/>
        </w:r>
        <w:r w:rsidR="002A24F4">
          <w:rPr>
            <w:noProof/>
            <w:webHidden/>
          </w:rPr>
          <w:instrText xml:space="preserve"> PAGEREF _Toc479347016 \h </w:instrText>
        </w:r>
        <w:r w:rsidR="002A24F4">
          <w:rPr>
            <w:noProof/>
            <w:webHidden/>
          </w:rPr>
        </w:r>
        <w:r w:rsidR="002A24F4">
          <w:rPr>
            <w:noProof/>
            <w:webHidden/>
          </w:rPr>
          <w:fldChar w:fldCharType="separate"/>
        </w:r>
        <w:r w:rsidR="00C25FF3">
          <w:rPr>
            <w:noProof/>
            <w:webHidden/>
          </w:rPr>
          <w:t>20</w:t>
        </w:r>
        <w:r w:rsidR="002A24F4">
          <w:rPr>
            <w:noProof/>
            <w:webHidden/>
          </w:rPr>
          <w:fldChar w:fldCharType="end"/>
        </w:r>
      </w:hyperlink>
    </w:p>
    <w:p w14:paraId="698BB747" w14:textId="77777777" w:rsidR="002A24F4" w:rsidRDefault="003019C2">
      <w:pPr>
        <w:pStyle w:val="ndicedeilustraes"/>
        <w:tabs>
          <w:tab w:val="right" w:leader="dot" w:pos="9061"/>
        </w:tabs>
        <w:rPr>
          <w:rFonts w:asciiTheme="minorHAnsi" w:eastAsiaTheme="minorEastAsia" w:hAnsiTheme="minorHAnsi" w:cstheme="minorBidi"/>
          <w:noProof/>
          <w:sz w:val="22"/>
          <w:szCs w:val="22"/>
        </w:rPr>
      </w:pPr>
      <w:hyperlink w:anchor="_Toc479347017" w:history="1">
        <w:r w:rsidR="002A24F4" w:rsidRPr="00572687">
          <w:rPr>
            <w:rStyle w:val="Hyperlink"/>
            <w:noProof/>
          </w:rPr>
          <w:t>Figura 4 – Evolução de Publicações sobre o Tema</w:t>
        </w:r>
        <w:r w:rsidR="002A24F4">
          <w:rPr>
            <w:noProof/>
            <w:webHidden/>
          </w:rPr>
          <w:tab/>
        </w:r>
        <w:r w:rsidR="002A24F4">
          <w:rPr>
            <w:noProof/>
            <w:webHidden/>
          </w:rPr>
          <w:fldChar w:fldCharType="begin"/>
        </w:r>
        <w:r w:rsidR="002A24F4">
          <w:rPr>
            <w:noProof/>
            <w:webHidden/>
          </w:rPr>
          <w:instrText xml:space="preserve"> PAGEREF _Toc479347017 \h </w:instrText>
        </w:r>
        <w:r w:rsidR="002A24F4">
          <w:rPr>
            <w:noProof/>
            <w:webHidden/>
          </w:rPr>
        </w:r>
        <w:r w:rsidR="002A24F4">
          <w:rPr>
            <w:noProof/>
            <w:webHidden/>
          </w:rPr>
          <w:fldChar w:fldCharType="separate"/>
        </w:r>
        <w:r w:rsidR="00C25FF3">
          <w:rPr>
            <w:noProof/>
            <w:webHidden/>
          </w:rPr>
          <w:t>22</w:t>
        </w:r>
        <w:r w:rsidR="002A24F4">
          <w:rPr>
            <w:noProof/>
            <w:webHidden/>
          </w:rPr>
          <w:fldChar w:fldCharType="end"/>
        </w:r>
      </w:hyperlink>
    </w:p>
    <w:p w14:paraId="30030479" w14:textId="77777777" w:rsidR="002A24F4" w:rsidRDefault="003019C2">
      <w:pPr>
        <w:pStyle w:val="ndicedeilustraes"/>
        <w:tabs>
          <w:tab w:val="right" w:leader="dot" w:pos="9061"/>
        </w:tabs>
        <w:rPr>
          <w:rFonts w:asciiTheme="minorHAnsi" w:eastAsiaTheme="minorEastAsia" w:hAnsiTheme="minorHAnsi" w:cstheme="minorBidi"/>
          <w:noProof/>
          <w:sz w:val="22"/>
          <w:szCs w:val="22"/>
        </w:rPr>
      </w:pPr>
      <w:hyperlink w:anchor="_Toc479347018" w:history="1">
        <w:r w:rsidR="002A24F4" w:rsidRPr="00572687">
          <w:rPr>
            <w:rStyle w:val="Hyperlink"/>
            <w:noProof/>
          </w:rPr>
          <w:t>Figura 5 – Um Mapa de Co-Citação de Trabalhos relacionados ao RDM</w:t>
        </w:r>
        <w:r w:rsidR="002A24F4">
          <w:rPr>
            <w:noProof/>
            <w:webHidden/>
          </w:rPr>
          <w:tab/>
        </w:r>
        <w:r w:rsidR="002A24F4">
          <w:rPr>
            <w:noProof/>
            <w:webHidden/>
          </w:rPr>
          <w:fldChar w:fldCharType="begin"/>
        </w:r>
        <w:r w:rsidR="002A24F4">
          <w:rPr>
            <w:noProof/>
            <w:webHidden/>
          </w:rPr>
          <w:instrText xml:space="preserve"> PAGEREF _Toc479347018 \h </w:instrText>
        </w:r>
        <w:r w:rsidR="002A24F4">
          <w:rPr>
            <w:noProof/>
            <w:webHidden/>
          </w:rPr>
        </w:r>
        <w:r w:rsidR="002A24F4">
          <w:rPr>
            <w:noProof/>
            <w:webHidden/>
          </w:rPr>
          <w:fldChar w:fldCharType="separate"/>
        </w:r>
        <w:r w:rsidR="00C25FF3">
          <w:rPr>
            <w:noProof/>
            <w:webHidden/>
          </w:rPr>
          <w:t>23</w:t>
        </w:r>
        <w:r w:rsidR="002A24F4">
          <w:rPr>
            <w:noProof/>
            <w:webHidden/>
          </w:rPr>
          <w:fldChar w:fldCharType="end"/>
        </w:r>
      </w:hyperlink>
    </w:p>
    <w:p w14:paraId="7ECF5C16" w14:textId="77777777" w:rsidR="002A24F4" w:rsidRDefault="003019C2">
      <w:pPr>
        <w:pStyle w:val="ndicedeilustraes"/>
        <w:tabs>
          <w:tab w:val="right" w:leader="dot" w:pos="9061"/>
        </w:tabs>
        <w:rPr>
          <w:rFonts w:asciiTheme="minorHAnsi" w:eastAsiaTheme="minorEastAsia" w:hAnsiTheme="minorHAnsi" w:cstheme="minorBidi"/>
          <w:noProof/>
          <w:sz w:val="22"/>
          <w:szCs w:val="22"/>
        </w:rPr>
      </w:pPr>
      <w:hyperlink w:anchor="_Toc479347019" w:history="1">
        <w:r w:rsidR="002A24F4" w:rsidRPr="00572687">
          <w:rPr>
            <w:rStyle w:val="Hyperlink"/>
            <w:noProof/>
          </w:rPr>
          <w:t>Figura 6 – 10 Autores mais Citados em RDM e Instituições</w:t>
        </w:r>
        <w:r w:rsidR="002A24F4">
          <w:rPr>
            <w:noProof/>
            <w:webHidden/>
          </w:rPr>
          <w:tab/>
        </w:r>
        <w:r w:rsidR="002A24F4">
          <w:rPr>
            <w:noProof/>
            <w:webHidden/>
          </w:rPr>
          <w:fldChar w:fldCharType="begin"/>
        </w:r>
        <w:r w:rsidR="002A24F4">
          <w:rPr>
            <w:noProof/>
            <w:webHidden/>
          </w:rPr>
          <w:instrText xml:space="preserve"> PAGEREF _Toc479347019 \h </w:instrText>
        </w:r>
        <w:r w:rsidR="002A24F4">
          <w:rPr>
            <w:noProof/>
            <w:webHidden/>
          </w:rPr>
        </w:r>
        <w:r w:rsidR="002A24F4">
          <w:rPr>
            <w:noProof/>
            <w:webHidden/>
          </w:rPr>
          <w:fldChar w:fldCharType="separate"/>
        </w:r>
        <w:r w:rsidR="00C25FF3">
          <w:rPr>
            <w:noProof/>
            <w:webHidden/>
          </w:rPr>
          <w:t>24</w:t>
        </w:r>
        <w:r w:rsidR="002A24F4">
          <w:rPr>
            <w:noProof/>
            <w:webHidden/>
          </w:rPr>
          <w:fldChar w:fldCharType="end"/>
        </w:r>
      </w:hyperlink>
    </w:p>
    <w:p w14:paraId="740CB8CB" w14:textId="77777777" w:rsidR="002A24F4" w:rsidRDefault="003019C2">
      <w:pPr>
        <w:pStyle w:val="ndicedeilustraes"/>
        <w:tabs>
          <w:tab w:val="right" w:leader="dot" w:pos="9061"/>
        </w:tabs>
        <w:rPr>
          <w:rFonts w:asciiTheme="minorHAnsi" w:eastAsiaTheme="minorEastAsia" w:hAnsiTheme="minorHAnsi" w:cstheme="minorBidi"/>
          <w:noProof/>
          <w:sz w:val="22"/>
          <w:szCs w:val="22"/>
        </w:rPr>
      </w:pPr>
      <w:hyperlink w:anchor="_Toc479347020" w:history="1">
        <w:r w:rsidR="002A24F4" w:rsidRPr="00572687">
          <w:rPr>
            <w:rStyle w:val="Hyperlink"/>
            <w:noProof/>
          </w:rPr>
          <w:t>Figura 7 – Em que Contextos o RDM foi aplicado</w:t>
        </w:r>
        <w:r w:rsidR="002A24F4">
          <w:rPr>
            <w:noProof/>
            <w:webHidden/>
          </w:rPr>
          <w:tab/>
        </w:r>
        <w:r w:rsidR="002A24F4">
          <w:rPr>
            <w:noProof/>
            <w:webHidden/>
          </w:rPr>
          <w:fldChar w:fldCharType="begin"/>
        </w:r>
        <w:r w:rsidR="002A24F4">
          <w:rPr>
            <w:noProof/>
            <w:webHidden/>
          </w:rPr>
          <w:instrText xml:space="preserve"> PAGEREF _Toc479347020 \h </w:instrText>
        </w:r>
        <w:r w:rsidR="002A24F4">
          <w:rPr>
            <w:noProof/>
            <w:webHidden/>
          </w:rPr>
        </w:r>
        <w:r w:rsidR="002A24F4">
          <w:rPr>
            <w:noProof/>
            <w:webHidden/>
          </w:rPr>
          <w:fldChar w:fldCharType="separate"/>
        </w:r>
        <w:r w:rsidR="00C25FF3">
          <w:rPr>
            <w:noProof/>
            <w:webHidden/>
          </w:rPr>
          <w:t>25</w:t>
        </w:r>
        <w:r w:rsidR="002A24F4">
          <w:rPr>
            <w:noProof/>
            <w:webHidden/>
          </w:rPr>
          <w:fldChar w:fldCharType="end"/>
        </w:r>
      </w:hyperlink>
    </w:p>
    <w:p w14:paraId="271A26E1" w14:textId="77777777" w:rsidR="002A24F4" w:rsidRDefault="003019C2">
      <w:pPr>
        <w:pStyle w:val="ndicedeilustraes"/>
        <w:tabs>
          <w:tab w:val="right" w:leader="dot" w:pos="9061"/>
        </w:tabs>
        <w:rPr>
          <w:rFonts w:asciiTheme="minorHAnsi" w:eastAsiaTheme="minorEastAsia" w:hAnsiTheme="minorHAnsi" w:cstheme="minorBidi"/>
          <w:noProof/>
          <w:sz w:val="22"/>
          <w:szCs w:val="22"/>
        </w:rPr>
      </w:pPr>
      <w:hyperlink w:anchor="_Toc479347021" w:history="1">
        <w:r w:rsidR="002A24F4" w:rsidRPr="00572687">
          <w:rPr>
            <w:rStyle w:val="Hyperlink"/>
            <w:noProof/>
          </w:rPr>
          <w:t>Figura 8 – Uso de Ferramentas para Suporte ao Desenvolvimento da Estratégia</w:t>
        </w:r>
        <w:r w:rsidR="002A24F4">
          <w:rPr>
            <w:noProof/>
            <w:webHidden/>
          </w:rPr>
          <w:tab/>
        </w:r>
        <w:r w:rsidR="002A24F4">
          <w:rPr>
            <w:noProof/>
            <w:webHidden/>
          </w:rPr>
          <w:fldChar w:fldCharType="begin"/>
        </w:r>
        <w:r w:rsidR="002A24F4">
          <w:rPr>
            <w:noProof/>
            <w:webHidden/>
          </w:rPr>
          <w:instrText xml:space="preserve"> PAGEREF _Toc479347021 \h </w:instrText>
        </w:r>
        <w:r w:rsidR="002A24F4">
          <w:rPr>
            <w:noProof/>
            <w:webHidden/>
          </w:rPr>
        </w:r>
        <w:r w:rsidR="002A24F4">
          <w:rPr>
            <w:noProof/>
            <w:webHidden/>
          </w:rPr>
          <w:fldChar w:fldCharType="separate"/>
        </w:r>
        <w:r w:rsidR="00C25FF3">
          <w:rPr>
            <w:noProof/>
            <w:webHidden/>
          </w:rPr>
          <w:t>30</w:t>
        </w:r>
        <w:r w:rsidR="002A24F4">
          <w:rPr>
            <w:noProof/>
            <w:webHidden/>
          </w:rPr>
          <w:fldChar w:fldCharType="end"/>
        </w:r>
      </w:hyperlink>
    </w:p>
    <w:p w14:paraId="31524534" w14:textId="77777777" w:rsidR="002A24F4" w:rsidRDefault="003019C2">
      <w:pPr>
        <w:pStyle w:val="ndicedeilustraes"/>
        <w:tabs>
          <w:tab w:val="right" w:leader="dot" w:pos="9061"/>
        </w:tabs>
        <w:rPr>
          <w:rFonts w:asciiTheme="minorHAnsi" w:eastAsiaTheme="minorEastAsia" w:hAnsiTheme="minorHAnsi" w:cstheme="minorBidi"/>
          <w:noProof/>
          <w:sz w:val="22"/>
          <w:szCs w:val="22"/>
        </w:rPr>
      </w:pPr>
      <w:hyperlink w:anchor="_Toc479347022" w:history="1">
        <w:r w:rsidR="002A24F4" w:rsidRPr="00572687">
          <w:rPr>
            <w:rStyle w:val="Hyperlink"/>
            <w:noProof/>
          </w:rPr>
          <w:t>Figura 9 – Estrutura do Trabalho.</w:t>
        </w:r>
        <w:r w:rsidR="002A24F4">
          <w:rPr>
            <w:noProof/>
            <w:webHidden/>
          </w:rPr>
          <w:tab/>
        </w:r>
        <w:r w:rsidR="002A24F4">
          <w:rPr>
            <w:noProof/>
            <w:webHidden/>
          </w:rPr>
          <w:fldChar w:fldCharType="begin"/>
        </w:r>
        <w:r w:rsidR="002A24F4">
          <w:rPr>
            <w:noProof/>
            <w:webHidden/>
          </w:rPr>
          <w:instrText xml:space="preserve"> PAGEREF _Toc479347022 \h </w:instrText>
        </w:r>
        <w:r w:rsidR="002A24F4">
          <w:rPr>
            <w:noProof/>
            <w:webHidden/>
          </w:rPr>
        </w:r>
        <w:r w:rsidR="002A24F4">
          <w:rPr>
            <w:noProof/>
            <w:webHidden/>
          </w:rPr>
          <w:fldChar w:fldCharType="separate"/>
        </w:r>
        <w:r w:rsidR="00C25FF3">
          <w:rPr>
            <w:noProof/>
            <w:webHidden/>
          </w:rPr>
          <w:t>32</w:t>
        </w:r>
        <w:r w:rsidR="002A24F4">
          <w:rPr>
            <w:noProof/>
            <w:webHidden/>
          </w:rPr>
          <w:fldChar w:fldCharType="end"/>
        </w:r>
      </w:hyperlink>
    </w:p>
    <w:p w14:paraId="3C35AFF6" w14:textId="77777777" w:rsidR="002A24F4" w:rsidRDefault="003019C2">
      <w:pPr>
        <w:pStyle w:val="ndicedeilustraes"/>
        <w:tabs>
          <w:tab w:val="right" w:leader="dot" w:pos="9061"/>
        </w:tabs>
        <w:rPr>
          <w:rFonts w:asciiTheme="minorHAnsi" w:eastAsiaTheme="minorEastAsia" w:hAnsiTheme="minorHAnsi" w:cstheme="minorBidi"/>
          <w:noProof/>
          <w:sz w:val="22"/>
          <w:szCs w:val="22"/>
        </w:rPr>
      </w:pPr>
      <w:hyperlink w:anchor="_Toc479347023" w:history="1">
        <w:r w:rsidR="002A24F4" w:rsidRPr="00572687">
          <w:rPr>
            <w:rStyle w:val="Hyperlink"/>
            <w:noProof/>
          </w:rPr>
          <w:t>Figura 10 – Processo de Desenvolvimento da Estratégia</w:t>
        </w:r>
        <w:r w:rsidR="002A24F4">
          <w:rPr>
            <w:noProof/>
            <w:webHidden/>
          </w:rPr>
          <w:tab/>
        </w:r>
        <w:r w:rsidR="002A24F4">
          <w:rPr>
            <w:noProof/>
            <w:webHidden/>
          </w:rPr>
          <w:fldChar w:fldCharType="begin"/>
        </w:r>
        <w:r w:rsidR="002A24F4">
          <w:rPr>
            <w:noProof/>
            <w:webHidden/>
          </w:rPr>
          <w:instrText xml:space="preserve"> PAGEREF _Toc479347023 \h </w:instrText>
        </w:r>
        <w:r w:rsidR="002A24F4">
          <w:rPr>
            <w:noProof/>
            <w:webHidden/>
          </w:rPr>
        </w:r>
        <w:r w:rsidR="002A24F4">
          <w:rPr>
            <w:noProof/>
            <w:webHidden/>
          </w:rPr>
          <w:fldChar w:fldCharType="separate"/>
        </w:r>
        <w:r w:rsidR="00C25FF3">
          <w:rPr>
            <w:noProof/>
            <w:webHidden/>
          </w:rPr>
          <w:t>36</w:t>
        </w:r>
        <w:r w:rsidR="002A24F4">
          <w:rPr>
            <w:noProof/>
            <w:webHidden/>
          </w:rPr>
          <w:fldChar w:fldCharType="end"/>
        </w:r>
      </w:hyperlink>
    </w:p>
    <w:p w14:paraId="72AC4290" w14:textId="77777777" w:rsidR="002A24F4" w:rsidRDefault="003019C2">
      <w:pPr>
        <w:pStyle w:val="ndicedeilustraes"/>
        <w:tabs>
          <w:tab w:val="right" w:leader="dot" w:pos="9061"/>
        </w:tabs>
        <w:rPr>
          <w:rFonts w:asciiTheme="minorHAnsi" w:eastAsiaTheme="minorEastAsia" w:hAnsiTheme="minorHAnsi" w:cstheme="minorBidi"/>
          <w:noProof/>
          <w:sz w:val="22"/>
          <w:szCs w:val="22"/>
        </w:rPr>
      </w:pPr>
      <w:hyperlink w:anchor="_Toc479347024" w:history="1">
        <w:r w:rsidR="002A24F4" w:rsidRPr="00572687">
          <w:rPr>
            <w:rStyle w:val="Hyperlink"/>
            <w:noProof/>
          </w:rPr>
          <w:t>Figura 11 – Níveis de Incerteza e Deep Uncertainty</w:t>
        </w:r>
        <w:r w:rsidR="002A24F4">
          <w:rPr>
            <w:noProof/>
            <w:webHidden/>
          </w:rPr>
          <w:tab/>
        </w:r>
        <w:r w:rsidR="002A24F4">
          <w:rPr>
            <w:noProof/>
            <w:webHidden/>
          </w:rPr>
          <w:fldChar w:fldCharType="begin"/>
        </w:r>
        <w:r w:rsidR="002A24F4">
          <w:rPr>
            <w:noProof/>
            <w:webHidden/>
          </w:rPr>
          <w:instrText xml:space="preserve"> PAGEREF _Toc479347024 \h </w:instrText>
        </w:r>
        <w:r w:rsidR="002A24F4">
          <w:rPr>
            <w:noProof/>
            <w:webHidden/>
          </w:rPr>
        </w:r>
        <w:r w:rsidR="002A24F4">
          <w:rPr>
            <w:noProof/>
            <w:webHidden/>
          </w:rPr>
          <w:fldChar w:fldCharType="separate"/>
        </w:r>
        <w:r w:rsidR="00C25FF3">
          <w:rPr>
            <w:noProof/>
            <w:webHidden/>
          </w:rPr>
          <w:t>38</w:t>
        </w:r>
        <w:r w:rsidR="002A24F4">
          <w:rPr>
            <w:noProof/>
            <w:webHidden/>
          </w:rPr>
          <w:fldChar w:fldCharType="end"/>
        </w:r>
      </w:hyperlink>
    </w:p>
    <w:p w14:paraId="5582721E" w14:textId="77777777" w:rsidR="002A24F4" w:rsidRDefault="003019C2">
      <w:pPr>
        <w:pStyle w:val="ndicedeilustraes"/>
        <w:tabs>
          <w:tab w:val="right" w:leader="dot" w:pos="9061"/>
        </w:tabs>
        <w:rPr>
          <w:rFonts w:asciiTheme="minorHAnsi" w:eastAsiaTheme="minorEastAsia" w:hAnsiTheme="minorHAnsi" w:cstheme="minorBidi"/>
          <w:noProof/>
          <w:sz w:val="22"/>
          <w:szCs w:val="22"/>
        </w:rPr>
      </w:pPr>
      <w:hyperlink w:anchor="_Toc479347025" w:history="1">
        <w:r w:rsidR="002A24F4" w:rsidRPr="00572687">
          <w:rPr>
            <w:rStyle w:val="Hyperlink"/>
            <w:noProof/>
          </w:rPr>
          <w:t>Figura 12 – Robust Decision Making</w:t>
        </w:r>
        <w:r w:rsidR="002A24F4">
          <w:rPr>
            <w:noProof/>
            <w:webHidden/>
          </w:rPr>
          <w:tab/>
        </w:r>
        <w:r w:rsidR="002A24F4">
          <w:rPr>
            <w:noProof/>
            <w:webHidden/>
          </w:rPr>
          <w:fldChar w:fldCharType="begin"/>
        </w:r>
        <w:r w:rsidR="002A24F4">
          <w:rPr>
            <w:noProof/>
            <w:webHidden/>
          </w:rPr>
          <w:instrText xml:space="preserve"> PAGEREF _Toc479347025 \h </w:instrText>
        </w:r>
        <w:r w:rsidR="002A24F4">
          <w:rPr>
            <w:noProof/>
            <w:webHidden/>
          </w:rPr>
        </w:r>
        <w:r w:rsidR="002A24F4">
          <w:rPr>
            <w:noProof/>
            <w:webHidden/>
          </w:rPr>
          <w:fldChar w:fldCharType="separate"/>
        </w:r>
        <w:r w:rsidR="00C25FF3">
          <w:rPr>
            <w:noProof/>
            <w:webHidden/>
          </w:rPr>
          <w:t>45</w:t>
        </w:r>
        <w:r w:rsidR="002A24F4">
          <w:rPr>
            <w:noProof/>
            <w:webHidden/>
          </w:rPr>
          <w:fldChar w:fldCharType="end"/>
        </w:r>
      </w:hyperlink>
    </w:p>
    <w:p w14:paraId="0860C0A5" w14:textId="77777777" w:rsidR="002A24F4" w:rsidRDefault="003019C2">
      <w:pPr>
        <w:pStyle w:val="ndicedeilustraes"/>
        <w:tabs>
          <w:tab w:val="right" w:leader="dot" w:pos="9061"/>
        </w:tabs>
        <w:rPr>
          <w:rFonts w:asciiTheme="minorHAnsi" w:eastAsiaTheme="minorEastAsia" w:hAnsiTheme="minorHAnsi" w:cstheme="minorBidi"/>
          <w:noProof/>
          <w:sz w:val="22"/>
          <w:szCs w:val="22"/>
        </w:rPr>
      </w:pPr>
      <w:hyperlink w:anchor="_Toc479347026" w:history="1">
        <w:r w:rsidR="002A24F4" w:rsidRPr="00572687">
          <w:rPr>
            <w:rStyle w:val="Hyperlink"/>
            <w:noProof/>
          </w:rPr>
          <w:t>Figura 13 – Princípios, Etapas, Técnicas e Ferramentas associadas ao RDM</w:t>
        </w:r>
        <w:r w:rsidR="002A24F4">
          <w:rPr>
            <w:noProof/>
            <w:webHidden/>
          </w:rPr>
          <w:tab/>
        </w:r>
        <w:r w:rsidR="002A24F4">
          <w:rPr>
            <w:noProof/>
            <w:webHidden/>
          </w:rPr>
          <w:fldChar w:fldCharType="begin"/>
        </w:r>
        <w:r w:rsidR="002A24F4">
          <w:rPr>
            <w:noProof/>
            <w:webHidden/>
          </w:rPr>
          <w:instrText xml:space="preserve"> PAGEREF _Toc479347026 \h </w:instrText>
        </w:r>
        <w:r w:rsidR="002A24F4">
          <w:rPr>
            <w:noProof/>
            <w:webHidden/>
          </w:rPr>
        </w:r>
        <w:r w:rsidR="002A24F4">
          <w:rPr>
            <w:noProof/>
            <w:webHidden/>
          </w:rPr>
          <w:fldChar w:fldCharType="separate"/>
        </w:r>
        <w:r w:rsidR="00C25FF3">
          <w:rPr>
            <w:noProof/>
            <w:webHidden/>
          </w:rPr>
          <w:t>47</w:t>
        </w:r>
        <w:r w:rsidR="002A24F4">
          <w:rPr>
            <w:noProof/>
            <w:webHidden/>
          </w:rPr>
          <w:fldChar w:fldCharType="end"/>
        </w:r>
      </w:hyperlink>
    </w:p>
    <w:p w14:paraId="02CB21F5" w14:textId="77777777" w:rsidR="002A24F4" w:rsidRDefault="003019C2">
      <w:pPr>
        <w:pStyle w:val="ndicedeilustraes"/>
        <w:tabs>
          <w:tab w:val="right" w:leader="dot" w:pos="9061"/>
        </w:tabs>
        <w:rPr>
          <w:rFonts w:asciiTheme="minorHAnsi" w:eastAsiaTheme="minorEastAsia" w:hAnsiTheme="minorHAnsi" w:cstheme="minorBidi"/>
          <w:noProof/>
          <w:sz w:val="22"/>
          <w:szCs w:val="22"/>
        </w:rPr>
      </w:pPr>
      <w:hyperlink w:anchor="_Toc479347027" w:history="1">
        <w:r w:rsidR="002A24F4" w:rsidRPr="00572687">
          <w:rPr>
            <w:rStyle w:val="Hyperlink"/>
            <w:noProof/>
          </w:rPr>
          <w:t>Figura 14 – Comparação de Estratégias Utilizando o Arrependimento Relativo</w:t>
        </w:r>
        <w:r w:rsidR="002A24F4">
          <w:rPr>
            <w:noProof/>
            <w:webHidden/>
          </w:rPr>
          <w:tab/>
        </w:r>
        <w:r w:rsidR="002A24F4">
          <w:rPr>
            <w:noProof/>
            <w:webHidden/>
          </w:rPr>
          <w:fldChar w:fldCharType="begin"/>
        </w:r>
        <w:r w:rsidR="002A24F4">
          <w:rPr>
            <w:noProof/>
            <w:webHidden/>
          </w:rPr>
          <w:instrText xml:space="preserve"> PAGEREF _Toc479347027 \h </w:instrText>
        </w:r>
        <w:r w:rsidR="002A24F4">
          <w:rPr>
            <w:noProof/>
            <w:webHidden/>
          </w:rPr>
        </w:r>
        <w:r w:rsidR="002A24F4">
          <w:rPr>
            <w:noProof/>
            <w:webHidden/>
          </w:rPr>
          <w:fldChar w:fldCharType="separate"/>
        </w:r>
        <w:r w:rsidR="00C25FF3">
          <w:rPr>
            <w:noProof/>
            <w:webHidden/>
          </w:rPr>
          <w:t>52</w:t>
        </w:r>
        <w:r w:rsidR="002A24F4">
          <w:rPr>
            <w:noProof/>
            <w:webHidden/>
          </w:rPr>
          <w:fldChar w:fldCharType="end"/>
        </w:r>
      </w:hyperlink>
    </w:p>
    <w:p w14:paraId="45E26754" w14:textId="77777777" w:rsidR="002A24F4" w:rsidRDefault="003019C2">
      <w:pPr>
        <w:pStyle w:val="ndicedeilustraes"/>
        <w:tabs>
          <w:tab w:val="right" w:leader="dot" w:pos="9061"/>
        </w:tabs>
        <w:rPr>
          <w:rFonts w:asciiTheme="minorHAnsi" w:eastAsiaTheme="minorEastAsia" w:hAnsiTheme="minorHAnsi" w:cstheme="minorBidi"/>
          <w:noProof/>
          <w:sz w:val="22"/>
          <w:szCs w:val="22"/>
        </w:rPr>
      </w:pPr>
      <w:hyperlink w:anchor="_Toc479347028" w:history="1">
        <w:r w:rsidR="002A24F4" w:rsidRPr="00572687">
          <w:rPr>
            <w:rStyle w:val="Hyperlink"/>
            <w:noProof/>
          </w:rPr>
          <w:t>Figura 15 – Visualização de Vulnerabilidades de uma Estratégia</w:t>
        </w:r>
        <w:r w:rsidR="002A24F4">
          <w:rPr>
            <w:noProof/>
            <w:webHidden/>
          </w:rPr>
          <w:tab/>
        </w:r>
        <w:r w:rsidR="002A24F4">
          <w:rPr>
            <w:noProof/>
            <w:webHidden/>
          </w:rPr>
          <w:fldChar w:fldCharType="begin"/>
        </w:r>
        <w:r w:rsidR="002A24F4">
          <w:rPr>
            <w:noProof/>
            <w:webHidden/>
          </w:rPr>
          <w:instrText xml:space="preserve"> PAGEREF _Toc479347028 \h </w:instrText>
        </w:r>
        <w:r w:rsidR="002A24F4">
          <w:rPr>
            <w:noProof/>
            <w:webHidden/>
          </w:rPr>
        </w:r>
        <w:r w:rsidR="002A24F4">
          <w:rPr>
            <w:noProof/>
            <w:webHidden/>
          </w:rPr>
          <w:fldChar w:fldCharType="separate"/>
        </w:r>
        <w:r w:rsidR="00C25FF3">
          <w:rPr>
            <w:noProof/>
            <w:webHidden/>
          </w:rPr>
          <w:t>53</w:t>
        </w:r>
        <w:r w:rsidR="002A24F4">
          <w:rPr>
            <w:noProof/>
            <w:webHidden/>
          </w:rPr>
          <w:fldChar w:fldCharType="end"/>
        </w:r>
      </w:hyperlink>
    </w:p>
    <w:p w14:paraId="19A2EB9E" w14:textId="77777777" w:rsidR="002A24F4" w:rsidRDefault="003019C2">
      <w:pPr>
        <w:pStyle w:val="ndicedeilustraes"/>
        <w:tabs>
          <w:tab w:val="right" w:leader="dot" w:pos="9061"/>
        </w:tabs>
        <w:rPr>
          <w:rFonts w:asciiTheme="minorHAnsi" w:eastAsiaTheme="minorEastAsia" w:hAnsiTheme="minorHAnsi" w:cstheme="minorBidi"/>
          <w:noProof/>
          <w:sz w:val="22"/>
          <w:szCs w:val="22"/>
        </w:rPr>
      </w:pPr>
      <w:hyperlink w:anchor="_Toc479347029" w:history="1">
        <w:r w:rsidR="002A24F4" w:rsidRPr="00572687">
          <w:rPr>
            <w:rStyle w:val="Hyperlink"/>
            <w:noProof/>
          </w:rPr>
          <w:t>Figura 16 – Passos da Descoberta de Cenários</w:t>
        </w:r>
        <w:r w:rsidR="002A24F4">
          <w:rPr>
            <w:noProof/>
            <w:webHidden/>
          </w:rPr>
          <w:tab/>
        </w:r>
        <w:r w:rsidR="002A24F4">
          <w:rPr>
            <w:noProof/>
            <w:webHidden/>
          </w:rPr>
          <w:fldChar w:fldCharType="begin"/>
        </w:r>
        <w:r w:rsidR="002A24F4">
          <w:rPr>
            <w:noProof/>
            <w:webHidden/>
          </w:rPr>
          <w:instrText xml:space="preserve"> PAGEREF _Toc479347029 \h </w:instrText>
        </w:r>
        <w:r w:rsidR="002A24F4">
          <w:rPr>
            <w:noProof/>
            <w:webHidden/>
          </w:rPr>
        </w:r>
        <w:r w:rsidR="002A24F4">
          <w:rPr>
            <w:noProof/>
            <w:webHidden/>
          </w:rPr>
          <w:fldChar w:fldCharType="separate"/>
        </w:r>
        <w:r w:rsidR="00C25FF3">
          <w:rPr>
            <w:noProof/>
            <w:webHidden/>
          </w:rPr>
          <w:t>54</w:t>
        </w:r>
        <w:r w:rsidR="002A24F4">
          <w:rPr>
            <w:noProof/>
            <w:webHidden/>
          </w:rPr>
          <w:fldChar w:fldCharType="end"/>
        </w:r>
      </w:hyperlink>
    </w:p>
    <w:p w14:paraId="1A35DEAC" w14:textId="77777777" w:rsidR="002A24F4" w:rsidRDefault="003019C2">
      <w:pPr>
        <w:pStyle w:val="ndicedeilustraes"/>
        <w:tabs>
          <w:tab w:val="right" w:leader="dot" w:pos="9061"/>
        </w:tabs>
        <w:rPr>
          <w:rFonts w:asciiTheme="minorHAnsi" w:eastAsiaTheme="minorEastAsia" w:hAnsiTheme="minorHAnsi" w:cstheme="minorBidi"/>
          <w:noProof/>
          <w:sz w:val="22"/>
          <w:szCs w:val="22"/>
        </w:rPr>
      </w:pPr>
      <w:hyperlink w:anchor="_Toc479347030" w:history="1">
        <w:r w:rsidR="002A24F4" w:rsidRPr="00572687">
          <w:rPr>
            <w:rStyle w:val="Hyperlink"/>
            <w:noProof/>
          </w:rPr>
          <w:t>Figura 17 – Exemplo de Cenários “Descobertos”</w:t>
        </w:r>
        <w:r w:rsidR="002A24F4">
          <w:rPr>
            <w:noProof/>
            <w:webHidden/>
          </w:rPr>
          <w:tab/>
        </w:r>
        <w:r w:rsidR="002A24F4">
          <w:rPr>
            <w:noProof/>
            <w:webHidden/>
          </w:rPr>
          <w:fldChar w:fldCharType="begin"/>
        </w:r>
        <w:r w:rsidR="002A24F4">
          <w:rPr>
            <w:noProof/>
            <w:webHidden/>
          </w:rPr>
          <w:instrText xml:space="preserve"> PAGEREF _Toc479347030 \h </w:instrText>
        </w:r>
        <w:r w:rsidR="002A24F4">
          <w:rPr>
            <w:noProof/>
            <w:webHidden/>
          </w:rPr>
        </w:r>
        <w:r w:rsidR="002A24F4">
          <w:rPr>
            <w:noProof/>
            <w:webHidden/>
          </w:rPr>
          <w:fldChar w:fldCharType="separate"/>
        </w:r>
        <w:r w:rsidR="00C25FF3">
          <w:rPr>
            <w:noProof/>
            <w:webHidden/>
          </w:rPr>
          <w:t>56</w:t>
        </w:r>
        <w:r w:rsidR="002A24F4">
          <w:rPr>
            <w:noProof/>
            <w:webHidden/>
          </w:rPr>
          <w:fldChar w:fldCharType="end"/>
        </w:r>
      </w:hyperlink>
    </w:p>
    <w:p w14:paraId="1FAC30E5" w14:textId="77777777" w:rsidR="002A24F4" w:rsidRDefault="003019C2">
      <w:pPr>
        <w:pStyle w:val="ndicedeilustraes"/>
        <w:tabs>
          <w:tab w:val="right" w:leader="dot" w:pos="9061"/>
        </w:tabs>
        <w:rPr>
          <w:rFonts w:asciiTheme="minorHAnsi" w:eastAsiaTheme="minorEastAsia" w:hAnsiTheme="minorHAnsi" w:cstheme="minorBidi"/>
          <w:noProof/>
          <w:sz w:val="22"/>
          <w:szCs w:val="22"/>
        </w:rPr>
      </w:pPr>
      <w:hyperlink w:anchor="_Toc479347031" w:history="1">
        <w:r w:rsidR="002A24F4" w:rsidRPr="00572687">
          <w:rPr>
            <w:rStyle w:val="Hyperlink"/>
            <w:noProof/>
          </w:rPr>
          <w:t>Figura 18 – Curvas de Tradeoff entre Densidade e Cobertura</w:t>
        </w:r>
        <w:r w:rsidR="002A24F4">
          <w:rPr>
            <w:noProof/>
            <w:webHidden/>
          </w:rPr>
          <w:tab/>
        </w:r>
        <w:r w:rsidR="002A24F4">
          <w:rPr>
            <w:noProof/>
            <w:webHidden/>
          </w:rPr>
          <w:fldChar w:fldCharType="begin"/>
        </w:r>
        <w:r w:rsidR="002A24F4">
          <w:rPr>
            <w:noProof/>
            <w:webHidden/>
          </w:rPr>
          <w:instrText xml:space="preserve"> PAGEREF _Toc479347031 \h </w:instrText>
        </w:r>
        <w:r w:rsidR="002A24F4">
          <w:rPr>
            <w:noProof/>
            <w:webHidden/>
          </w:rPr>
        </w:r>
        <w:r w:rsidR="002A24F4">
          <w:rPr>
            <w:noProof/>
            <w:webHidden/>
          </w:rPr>
          <w:fldChar w:fldCharType="separate"/>
        </w:r>
        <w:r w:rsidR="00C25FF3">
          <w:rPr>
            <w:noProof/>
            <w:webHidden/>
          </w:rPr>
          <w:t>58</w:t>
        </w:r>
        <w:r w:rsidR="002A24F4">
          <w:rPr>
            <w:noProof/>
            <w:webHidden/>
          </w:rPr>
          <w:fldChar w:fldCharType="end"/>
        </w:r>
      </w:hyperlink>
    </w:p>
    <w:p w14:paraId="2BDC94D0" w14:textId="77777777" w:rsidR="002A24F4" w:rsidRDefault="003019C2">
      <w:pPr>
        <w:pStyle w:val="ndicedeilustraes"/>
        <w:tabs>
          <w:tab w:val="right" w:leader="dot" w:pos="9061"/>
        </w:tabs>
        <w:rPr>
          <w:rFonts w:asciiTheme="minorHAnsi" w:eastAsiaTheme="minorEastAsia" w:hAnsiTheme="minorHAnsi" w:cstheme="minorBidi"/>
          <w:noProof/>
          <w:sz w:val="22"/>
          <w:szCs w:val="22"/>
        </w:rPr>
      </w:pPr>
      <w:hyperlink w:anchor="_Toc479347032" w:history="1">
        <w:r w:rsidR="002A24F4" w:rsidRPr="00572687">
          <w:rPr>
            <w:rStyle w:val="Hyperlink"/>
            <w:noProof/>
          </w:rPr>
          <w:t>Figura 19 – Cenários Obtidos com o Algoritmo PRIM</w:t>
        </w:r>
        <w:r w:rsidR="002A24F4">
          <w:rPr>
            <w:noProof/>
            <w:webHidden/>
          </w:rPr>
          <w:tab/>
        </w:r>
        <w:r w:rsidR="002A24F4">
          <w:rPr>
            <w:noProof/>
            <w:webHidden/>
          </w:rPr>
          <w:fldChar w:fldCharType="begin"/>
        </w:r>
        <w:r w:rsidR="002A24F4">
          <w:rPr>
            <w:noProof/>
            <w:webHidden/>
          </w:rPr>
          <w:instrText xml:space="preserve"> PAGEREF _Toc479347032 \h </w:instrText>
        </w:r>
        <w:r w:rsidR="002A24F4">
          <w:rPr>
            <w:noProof/>
            <w:webHidden/>
          </w:rPr>
        </w:r>
        <w:r w:rsidR="002A24F4">
          <w:rPr>
            <w:noProof/>
            <w:webHidden/>
          </w:rPr>
          <w:fldChar w:fldCharType="separate"/>
        </w:r>
        <w:r w:rsidR="00C25FF3">
          <w:rPr>
            <w:noProof/>
            <w:webHidden/>
          </w:rPr>
          <w:t>59</w:t>
        </w:r>
        <w:r w:rsidR="002A24F4">
          <w:rPr>
            <w:noProof/>
            <w:webHidden/>
          </w:rPr>
          <w:fldChar w:fldCharType="end"/>
        </w:r>
      </w:hyperlink>
    </w:p>
    <w:p w14:paraId="4845BE50" w14:textId="77777777" w:rsidR="002A24F4" w:rsidRDefault="003019C2">
      <w:pPr>
        <w:pStyle w:val="ndicedeilustraes"/>
        <w:tabs>
          <w:tab w:val="right" w:leader="dot" w:pos="9061"/>
        </w:tabs>
        <w:rPr>
          <w:rFonts w:asciiTheme="minorHAnsi" w:eastAsiaTheme="minorEastAsia" w:hAnsiTheme="minorHAnsi" w:cstheme="minorBidi"/>
          <w:noProof/>
          <w:sz w:val="22"/>
          <w:szCs w:val="22"/>
        </w:rPr>
      </w:pPr>
      <w:hyperlink w:anchor="_Toc479347033" w:history="1">
        <w:r w:rsidR="002A24F4" w:rsidRPr="00572687">
          <w:rPr>
            <w:rStyle w:val="Hyperlink"/>
            <w:noProof/>
          </w:rPr>
          <w:t>Figura 20 – Um Cenário definido por 5 Incertezas</w:t>
        </w:r>
        <w:r w:rsidR="002A24F4">
          <w:rPr>
            <w:noProof/>
            <w:webHidden/>
          </w:rPr>
          <w:tab/>
        </w:r>
        <w:r w:rsidR="002A24F4">
          <w:rPr>
            <w:noProof/>
            <w:webHidden/>
          </w:rPr>
          <w:fldChar w:fldCharType="begin"/>
        </w:r>
        <w:r w:rsidR="002A24F4">
          <w:rPr>
            <w:noProof/>
            <w:webHidden/>
          </w:rPr>
          <w:instrText xml:space="preserve"> PAGEREF _Toc479347033 \h </w:instrText>
        </w:r>
        <w:r w:rsidR="002A24F4">
          <w:rPr>
            <w:noProof/>
            <w:webHidden/>
          </w:rPr>
        </w:r>
        <w:r w:rsidR="002A24F4">
          <w:rPr>
            <w:noProof/>
            <w:webHidden/>
          </w:rPr>
          <w:fldChar w:fldCharType="separate"/>
        </w:r>
        <w:r w:rsidR="00C25FF3">
          <w:rPr>
            <w:noProof/>
            <w:webHidden/>
          </w:rPr>
          <w:t>59</w:t>
        </w:r>
        <w:r w:rsidR="002A24F4">
          <w:rPr>
            <w:noProof/>
            <w:webHidden/>
          </w:rPr>
          <w:fldChar w:fldCharType="end"/>
        </w:r>
      </w:hyperlink>
    </w:p>
    <w:p w14:paraId="36A2D93B" w14:textId="77777777" w:rsidR="002A24F4" w:rsidRDefault="003019C2">
      <w:pPr>
        <w:pStyle w:val="ndicedeilustraes"/>
        <w:tabs>
          <w:tab w:val="right" w:leader="dot" w:pos="9061"/>
        </w:tabs>
        <w:rPr>
          <w:rFonts w:asciiTheme="minorHAnsi" w:eastAsiaTheme="minorEastAsia" w:hAnsiTheme="minorHAnsi" w:cstheme="minorBidi"/>
          <w:noProof/>
          <w:sz w:val="22"/>
          <w:szCs w:val="22"/>
        </w:rPr>
      </w:pPr>
      <w:hyperlink w:anchor="_Toc479347034" w:history="1">
        <w:r w:rsidR="002A24F4" w:rsidRPr="00572687">
          <w:rPr>
            <w:rStyle w:val="Hyperlink"/>
            <w:noProof/>
          </w:rPr>
          <w:t>Figura 21 – Curva de Tradeoffs Entre Estratégias</w:t>
        </w:r>
        <w:r w:rsidR="002A24F4">
          <w:rPr>
            <w:noProof/>
            <w:webHidden/>
          </w:rPr>
          <w:tab/>
        </w:r>
        <w:r w:rsidR="002A24F4">
          <w:rPr>
            <w:noProof/>
            <w:webHidden/>
          </w:rPr>
          <w:fldChar w:fldCharType="begin"/>
        </w:r>
        <w:r w:rsidR="002A24F4">
          <w:rPr>
            <w:noProof/>
            <w:webHidden/>
          </w:rPr>
          <w:instrText xml:space="preserve"> PAGEREF _Toc479347034 \h </w:instrText>
        </w:r>
        <w:r w:rsidR="002A24F4">
          <w:rPr>
            <w:noProof/>
            <w:webHidden/>
          </w:rPr>
        </w:r>
        <w:r w:rsidR="002A24F4">
          <w:rPr>
            <w:noProof/>
            <w:webHidden/>
          </w:rPr>
          <w:fldChar w:fldCharType="separate"/>
        </w:r>
        <w:r w:rsidR="00C25FF3">
          <w:rPr>
            <w:noProof/>
            <w:webHidden/>
          </w:rPr>
          <w:t>61</w:t>
        </w:r>
        <w:r w:rsidR="002A24F4">
          <w:rPr>
            <w:noProof/>
            <w:webHidden/>
          </w:rPr>
          <w:fldChar w:fldCharType="end"/>
        </w:r>
      </w:hyperlink>
    </w:p>
    <w:p w14:paraId="207481EE" w14:textId="77777777" w:rsidR="002A24F4" w:rsidRDefault="003019C2">
      <w:pPr>
        <w:pStyle w:val="ndicedeilustraes"/>
        <w:tabs>
          <w:tab w:val="right" w:leader="dot" w:pos="9061"/>
        </w:tabs>
        <w:rPr>
          <w:rFonts w:asciiTheme="minorHAnsi" w:eastAsiaTheme="minorEastAsia" w:hAnsiTheme="minorHAnsi" w:cstheme="minorBidi"/>
          <w:noProof/>
          <w:sz w:val="22"/>
          <w:szCs w:val="22"/>
        </w:rPr>
      </w:pPr>
      <w:hyperlink w:anchor="_Toc479347035" w:history="1">
        <w:r w:rsidR="002A24F4" w:rsidRPr="00572687">
          <w:rPr>
            <w:rStyle w:val="Hyperlink"/>
            <w:noProof/>
          </w:rPr>
          <w:t>Figura 22 – Arrependimento Esperado das Estratégias sobre a Curva de Tradeoff</w:t>
        </w:r>
        <w:r w:rsidR="002A24F4">
          <w:rPr>
            <w:noProof/>
            <w:webHidden/>
          </w:rPr>
          <w:tab/>
        </w:r>
        <w:r w:rsidR="002A24F4">
          <w:rPr>
            <w:noProof/>
            <w:webHidden/>
          </w:rPr>
          <w:fldChar w:fldCharType="begin"/>
        </w:r>
        <w:r w:rsidR="002A24F4">
          <w:rPr>
            <w:noProof/>
            <w:webHidden/>
          </w:rPr>
          <w:instrText xml:space="preserve"> PAGEREF _Toc479347035 \h </w:instrText>
        </w:r>
        <w:r w:rsidR="002A24F4">
          <w:rPr>
            <w:noProof/>
            <w:webHidden/>
          </w:rPr>
        </w:r>
        <w:r w:rsidR="002A24F4">
          <w:rPr>
            <w:noProof/>
            <w:webHidden/>
          </w:rPr>
          <w:fldChar w:fldCharType="separate"/>
        </w:r>
        <w:r w:rsidR="00C25FF3">
          <w:rPr>
            <w:noProof/>
            <w:webHidden/>
          </w:rPr>
          <w:t>62</w:t>
        </w:r>
        <w:r w:rsidR="002A24F4">
          <w:rPr>
            <w:noProof/>
            <w:webHidden/>
          </w:rPr>
          <w:fldChar w:fldCharType="end"/>
        </w:r>
      </w:hyperlink>
    </w:p>
    <w:p w14:paraId="30A9449B" w14:textId="77777777" w:rsidR="002A24F4" w:rsidRDefault="003019C2">
      <w:pPr>
        <w:pStyle w:val="ndicedeilustraes"/>
        <w:tabs>
          <w:tab w:val="right" w:leader="dot" w:pos="9061"/>
        </w:tabs>
        <w:rPr>
          <w:rFonts w:asciiTheme="minorHAnsi" w:eastAsiaTheme="minorEastAsia" w:hAnsiTheme="minorHAnsi" w:cstheme="minorBidi"/>
          <w:noProof/>
          <w:sz w:val="22"/>
          <w:szCs w:val="22"/>
        </w:rPr>
      </w:pPr>
      <w:hyperlink w:anchor="_Toc479347036" w:history="1">
        <w:r w:rsidR="002A24F4" w:rsidRPr="00572687">
          <w:rPr>
            <w:rStyle w:val="Hyperlink"/>
            <w:noProof/>
          </w:rPr>
          <w:t>Figura 23 – Quando usar o RDM – Uma versão simplificada</w:t>
        </w:r>
        <w:r w:rsidR="002A24F4">
          <w:rPr>
            <w:noProof/>
            <w:webHidden/>
          </w:rPr>
          <w:tab/>
        </w:r>
        <w:r w:rsidR="002A24F4">
          <w:rPr>
            <w:noProof/>
            <w:webHidden/>
          </w:rPr>
          <w:fldChar w:fldCharType="begin"/>
        </w:r>
        <w:r w:rsidR="002A24F4">
          <w:rPr>
            <w:noProof/>
            <w:webHidden/>
          </w:rPr>
          <w:instrText xml:space="preserve"> PAGEREF _Toc479347036 \h </w:instrText>
        </w:r>
        <w:r w:rsidR="002A24F4">
          <w:rPr>
            <w:noProof/>
            <w:webHidden/>
          </w:rPr>
        </w:r>
        <w:r w:rsidR="002A24F4">
          <w:rPr>
            <w:noProof/>
            <w:webHidden/>
          </w:rPr>
          <w:fldChar w:fldCharType="separate"/>
        </w:r>
        <w:r w:rsidR="00C25FF3">
          <w:rPr>
            <w:noProof/>
            <w:webHidden/>
          </w:rPr>
          <w:t>64</w:t>
        </w:r>
        <w:r w:rsidR="002A24F4">
          <w:rPr>
            <w:noProof/>
            <w:webHidden/>
          </w:rPr>
          <w:fldChar w:fldCharType="end"/>
        </w:r>
      </w:hyperlink>
    </w:p>
    <w:p w14:paraId="68B9AA2D" w14:textId="77777777" w:rsidR="002A24F4" w:rsidRDefault="003019C2">
      <w:pPr>
        <w:pStyle w:val="ndicedeilustraes"/>
        <w:tabs>
          <w:tab w:val="right" w:leader="dot" w:pos="9061"/>
        </w:tabs>
        <w:rPr>
          <w:rFonts w:asciiTheme="minorHAnsi" w:eastAsiaTheme="minorEastAsia" w:hAnsiTheme="minorHAnsi" w:cstheme="minorBidi"/>
          <w:noProof/>
          <w:sz w:val="22"/>
          <w:szCs w:val="22"/>
        </w:rPr>
      </w:pPr>
      <w:hyperlink w:anchor="_Toc479347037" w:history="1">
        <w:r w:rsidR="002A24F4" w:rsidRPr="00572687">
          <w:rPr>
            <w:rStyle w:val="Hyperlink"/>
            <w:noProof/>
          </w:rPr>
          <w:t>Figura 24 – Quando usar o RDM – Outra Alternativa</w:t>
        </w:r>
        <w:r w:rsidR="002A24F4">
          <w:rPr>
            <w:noProof/>
            <w:webHidden/>
          </w:rPr>
          <w:tab/>
        </w:r>
        <w:r w:rsidR="002A24F4">
          <w:rPr>
            <w:noProof/>
            <w:webHidden/>
          </w:rPr>
          <w:fldChar w:fldCharType="begin"/>
        </w:r>
        <w:r w:rsidR="002A24F4">
          <w:rPr>
            <w:noProof/>
            <w:webHidden/>
          </w:rPr>
          <w:instrText xml:space="preserve"> PAGEREF _Toc479347037 \h </w:instrText>
        </w:r>
        <w:r w:rsidR="002A24F4">
          <w:rPr>
            <w:noProof/>
            <w:webHidden/>
          </w:rPr>
        </w:r>
        <w:r w:rsidR="002A24F4">
          <w:rPr>
            <w:noProof/>
            <w:webHidden/>
          </w:rPr>
          <w:fldChar w:fldCharType="separate"/>
        </w:r>
        <w:r w:rsidR="00C25FF3">
          <w:rPr>
            <w:noProof/>
            <w:webHidden/>
          </w:rPr>
          <w:t>65</w:t>
        </w:r>
        <w:r w:rsidR="002A24F4">
          <w:rPr>
            <w:noProof/>
            <w:webHidden/>
          </w:rPr>
          <w:fldChar w:fldCharType="end"/>
        </w:r>
      </w:hyperlink>
    </w:p>
    <w:p w14:paraId="35C25F35" w14:textId="77777777" w:rsidR="002A24F4" w:rsidRPr="00767350" w:rsidRDefault="002A24F4" w:rsidP="00A24367">
      <w:pPr>
        <w:spacing w:after="360"/>
        <w:ind w:firstLine="0"/>
        <w:jc w:val="center"/>
        <w:rPr>
          <w:b/>
        </w:rPr>
      </w:pPr>
      <w:r>
        <w:rPr>
          <w:b/>
        </w:rPr>
        <w:fldChar w:fldCharType="end"/>
      </w:r>
    </w:p>
    <w:p w14:paraId="7CCB4C71" w14:textId="77777777" w:rsidR="00A24367" w:rsidRPr="002A24F4" w:rsidRDefault="00A24367" w:rsidP="002A24F4">
      <w:pPr>
        <w:sectPr w:rsidR="00A24367" w:rsidRPr="002A24F4" w:rsidSect="001F56FA">
          <w:footnotePr>
            <w:numRestart w:val="eachSect"/>
          </w:footnotePr>
          <w:pgSz w:w="11906" w:h="16838" w:code="9"/>
          <w:pgMar w:top="1701" w:right="1134" w:bottom="1134" w:left="1701" w:header="1134" w:footer="709" w:gutter="0"/>
          <w:cols w:space="708"/>
          <w:titlePg/>
          <w:docGrid w:linePitch="360"/>
        </w:sectPr>
      </w:pPr>
    </w:p>
    <w:p w14:paraId="1E40833D" w14:textId="77777777" w:rsidR="00A24367" w:rsidRDefault="00A24367" w:rsidP="00A24367">
      <w:pPr>
        <w:spacing w:after="360"/>
        <w:ind w:firstLine="0"/>
        <w:jc w:val="center"/>
        <w:rPr>
          <w:rFonts w:cs="Arial"/>
          <w:b/>
        </w:rPr>
      </w:pPr>
      <w:r w:rsidRPr="00043744">
        <w:rPr>
          <w:rFonts w:cs="Arial"/>
          <w:b/>
        </w:rPr>
        <w:lastRenderedPageBreak/>
        <w:t>LISTA DE SIGLAS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4"/>
        <w:gridCol w:w="7837"/>
      </w:tblGrid>
      <w:tr w:rsidR="00A24367" w:rsidRPr="009F0EEE" w14:paraId="4BE8362C" w14:textId="77777777" w:rsidTr="001F56FA">
        <w:tc>
          <w:tcPr>
            <w:tcW w:w="1228" w:type="dxa"/>
            <w:shd w:val="clear" w:color="auto" w:fill="auto"/>
          </w:tcPr>
          <w:p w14:paraId="2BF77C20" w14:textId="77777777" w:rsidR="00A24367" w:rsidRPr="009F0EEE" w:rsidRDefault="00A24367">
            <w:pPr>
              <w:spacing w:line="240" w:lineRule="auto"/>
              <w:ind w:firstLine="0"/>
              <w:jc w:val="left"/>
              <w:pPrChange w:id="16" w:author="Daniel Lacerda" w:date="2017-04-29T12:30:00Z">
                <w:pPr>
                  <w:ind w:firstLine="0"/>
                  <w:jc w:val="left"/>
                </w:pPr>
              </w:pPrChange>
            </w:pPr>
            <w:r w:rsidRPr="009F0EEE">
              <w:t>ABNT</w:t>
            </w:r>
          </w:p>
        </w:tc>
        <w:tc>
          <w:tcPr>
            <w:tcW w:w="7984" w:type="dxa"/>
            <w:shd w:val="clear" w:color="auto" w:fill="auto"/>
          </w:tcPr>
          <w:p w14:paraId="50619D9B" w14:textId="77777777" w:rsidR="00A24367" w:rsidRPr="009F0EEE" w:rsidRDefault="00A24367">
            <w:pPr>
              <w:spacing w:line="240" w:lineRule="auto"/>
              <w:ind w:firstLine="0"/>
              <w:jc w:val="left"/>
              <w:pPrChange w:id="17" w:author="Daniel Lacerda" w:date="2017-04-29T12:30:00Z">
                <w:pPr>
                  <w:ind w:firstLine="0"/>
                  <w:jc w:val="left"/>
                </w:pPr>
              </w:pPrChange>
            </w:pPr>
            <w:r w:rsidRPr="009F0EEE">
              <w:t>Associação Brasileira de Normas Técnicas</w:t>
            </w:r>
          </w:p>
        </w:tc>
      </w:tr>
      <w:tr w:rsidR="00A24367" w:rsidRPr="009F0EEE" w14:paraId="445E2111" w14:textId="77777777" w:rsidTr="001F56FA">
        <w:tc>
          <w:tcPr>
            <w:tcW w:w="1228" w:type="dxa"/>
            <w:shd w:val="clear" w:color="auto" w:fill="auto"/>
          </w:tcPr>
          <w:p w14:paraId="26732149" w14:textId="77777777" w:rsidR="00A24367" w:rsidRDefault="00A24367">
            <w:pPr>
              <w:spacing w:line="240" w:lineRule="auto"/>
              <w:ind w:firstLine="0"/>
              <w:jc w:val="left"/>
              <w:pPrChange w:id="18" w:author="Daniel Lacerda" w:date="2017-04-29T12:30:00Z">
                <w:pPr>
                  <w:ind w:firstLine="0"/>
                  <w:jc w:val="left"/>
                </w:pPr>
              </w:pPrChange>
            </w:pPr>
            <w:r>
              <w:t>NBR</w:t>
            </w:r>
          </w:p>
        </w:tc>
        <w:tc>
          <w:tcPr>
            <w:tcW w:w="7984" w:type="dxa"/>
            <w:shd w:val="clear" w:color="auto" w:fill="auto"/>
          </w:tcPr>
          <w:p w14:paraId="29D0A531" w14:textId="77777777" w:rsidR="00A24367" w:rsidRDefault="00A24367">
            <w:pPr>
              <w:spacing w:line="240" w:lineRule="auto"/>
              <w:ind w:firstLine="0"/>
              <w:jc w:val="left"/>
              <w:pPrChange w:id="19" w:author="Daniel Lacerda" w:date="2017-04-29T12:30:00Z">
                <w:pPr>
                  <w:ind w:firstLine="0"/>
                  <w:jc w:val="left"/>
                </w:pPr>
              </w:pPrChange>
            </w:pPr>
            <w:r w:rsidRPr="003E69C9">
              <w:t>Normas Brasileiras de Regulação</w:t>
            </w:r>
          </w:p>
        </w:tc>
      </w:tr>
      <w:tr w:rsidR="0026667F" w:rsidRPr="009F0EEE" w14:paraId="2EFD748C" w14:textId="77777777" w:rsidTr="001F56FA">
        <w:tc>
          <w:tcPr>
            <w:tcW w:w="1228" w:type="dxa"/>
            <w:shd w:val="clear" w:color="auto" w:fill="auto"/>
          </w:tcPr>
          <w:p w14:paraId="6A2761F7" w14:textId="77777777" w:rsidR="0026667F" w:rsidRDefault="0026667F">
            <w:pPr>
              <w:spacing w:line="240" w:lineRule="auto"/>
              <w:ind w:firstLine="0"/>
              <w:jc w:val="left"/>
              <w:pPrChange w:id="20" w:author="Daniel Lacerda" w:date="2017-04-29T12:30:00Z">
                <w:pPr>
                  <w:ind w:firstLine="0"/>
                  <w:jc w:val="left"/>
                </w:pPr>
              </w:pPrChange>
            </w:pPr>
            <w:r>
              <w:t>RDM</w:t>
            </w:r>
          </w:p>
        </w:tc>
        <w:tc>
          <w:tcPr>
            <w:tcW w:w="7984" w:type="dxa"/>
            <w:shd w:val="clear" w:color="auto" w:fill="auto"/>
          </w:tcPr>
          <w:p w14:paraId="03E623F1" w14:textId="77777777" w:rsidR="0026667F" w:rsidRPr="007B7B3F" w:rsidRDefault="0026667F">
            <w:pPr>
              <w:spacing w:line="240" w:lineRule="auto"/>
              <w:ind w:firstLine="0"/>
              <w:jc w:val="left"/>
              <w:rPr>
                <w:i/>
                <w:rPrChange w:id="21" w:author="Daniel Lacerda" w:date="2017-04-29T12:29:00Z">
                  <w:rPr/>
                </w:rPrChange>
              </w:rPr>
              <w:pPrChange w:id="22" w:author="Daniel Lacerda" w:date="2017-04-29T12:30:00Z">
                <w:pPr>
                  <w:ind w:firstLine="0"/>
                  <w:jc w:val="left"/>
                </w:pPr>
              </w:pPrChange>
            </w:pPr>
            <w:r w:rsidRPr="007B7B3F">
              <w:rPr>
                <w:i/>
                <w:rPrChange w:id="23" w:author="Daniel Lacerda" w:date="2017-04-29T12:29:00Z">
                  <w:rPr/>
                </w:rPrChange>
              </w:rPr>
              <w:t>Robust Decision Making</w:t>
            </w:r>
          </w:p>
        </w:tc>
      </w:tr>
      <w:tr w:rsidR="0026667F" w:rsidRPr="009F0EEE" w14:paraId="6BA9E704" w14:textId="77777777" w:rsidTr="001F56FA">
        <w:tc>
          <w:tcPr>
            <w:tcW w:w="1228" w:type="dxa"/>
            <w:shd w:val="clear" w:color="auto" w:fill="auto"/>
          </w:tcPr>
          <w:p w14:paraId="4C6CE7D7" w14:textId="77777777" w:rsidR="0026667F" w:rsidRDefault="0026667F">
            <w:pPr>
              <w:spacing w:line="240" w:lineRule="auto"/>
              <w:ind w:firstLine="0"/>
              <w:jc w:val="left"/>
              <w:pPrChange w:id="24" w:author="Daniel Lacerda" w:date="2017-04-29T12:30:00Z">
                <w:pPr>
                  <w:ind w:firstLine="0"/>
                  <w:jc w:val="left"/>
                </w:pPr>
              </w:pPrChange>
            </w:pPr>
            <w:r>
              <w:t>EMA</w:t>
            </w:r>
          </w:p>
        </w:tc>
        <w:tc>
          <w:tcPr>
            <w:tcW w:w="7984" w:type="dxa"/>
            <w:shd w:val="clear" w:color="auto" w:fill="auto"/>
          </w:tcPr>
          <w:p w14:paraId="0906F9CD" w14:textId="77777777" w:rsidR="0026667F" w:rsidRPr="007B7B3F" w:rsidRDefault="0026667F">
            <w:pPr>
              <w:spacing w:line="240" w:lineRule="auto"/>
              <w:ind w:firstLine="0"/>
              <w:jc w:val="left"/>
              <w:rPr>
                <w:i/>
                <w:rPrChange w:id="25" w:author="Daniel Lacerda" w:date="2017-04-29T12:29:00Z">
                  <w:rPr/>
                </w:rPrChange>
              </w:rPr>
              <w:pPrChange w:id="26" w:author="Daniel Lacerda" w:date="2017-04-29T12:30:00Z">
                <w:pPr>
                  <w:ind w:firstLine="0"/>
                  <w:jc w:val="left"/>
                </w:pPr>
              </w:pPrChange>
            </w:pPr>
            <w:r w:rsidRPr="007B7B3F">
              <w:rPr>
                <w:i/>
                <w:rPrChange w:id="27" w:author="Daniel Lacerda" w:date="2017-04-29T12:29:00Z">
                  <w:rPr/>
                </w:rPrChange>
              </w:rPr>
              <w:t>Exploratory Modeling and Analysis</w:t>
            </w:r>
          </w:p>
        </w:tc>
      </w:tr>
      <w:tr w:rsidR="0026667F" w:rsidRPr="00014CEB" w14:paraId="7FADB8B6" w14:textId="77777777" w:rsidTr="001F56FA">
        <w:tc>
          <w:tcPr>
            <w:tcW w:w="1228" w:type="dxa"/>
            <w:shd w:val="clear" w:color="auto" w:fill="auto"/>
          </w:tcPr>
          <w:p w14:paraId="70107179" w14:textId="77777777" w:rsidR="0026667F" w:rsidRDefault="0026667F">
            <w:pPr>
              <w:spacing w:line="240" w:lineRule="auto"/>
              <w:ind w:firstLine="0"/>
              <w:jc w:val="left"/>
              <w:pPrChange w:id="28" w:author="Daniel Lacerda" w:date="2017-04-29T12:30:00Z">
                <w:pPr>
                  <w:ind w:firstLine="0"/>
                  <w:jc w:val="left"/>
                </w:pPr>
              </w:pPrChange>
            </w:pPr>
            <w:r>
              <w:t>ESDMA</w:t>
            </w:r>
          </w:p>
        </w:tc>
        <w:tc>
          <w:tcPr>
            <w:tcW w:w="7984" w:type="dxa"/>
            <w:shd w:val="clear" w:color="auto" w:fill="auto"/>
          </w:tcPr>
          <w:p w14:paraId="41DE13E3" w14:textId="77777777" w:rsidR="0026667F" w:rsidRPr="007B7B3F" w:rsidRDefault="0026667F">
            <w:pPr>
              <w:spacing w:line="240" w:lineRule="auto"/>
              <w:ind w:firstLine="0"/>
              <w:jc w:val="left"/>
              <w:rPr>
                <w:i/>
                <w:lang w:val="en-US"/>
                <w:rPrChange w:id="29" w:author="Daniel Lacerda" w:date="2017-04-29T12:30:00Z">
                  <w:rPr>
                    <w:lang w:val="en-US"/>
                  </w:rPr>
                </w:rPrChange>
              </w:rPr>
              <w:pPrChange w:id="30" w:author="Daniel Lacerda" w:date="2017-04-29T12:30:00Z">
                <w:pPr>
                  <w:ind w:firstLine="0"/>
                  <w:jc w:val="left"/>
                </w:pPr>
              </w:pPrChange>
            </w:pPr>
            <w:r w:rsidRPr="007B7B3F">
              <w:rPr>
                <w:i/>
                <w:lang w:val="en-US"/>
                <w:rPrChange w:id="31" w:author="Daniel Lacerda" w:date="2017-04-29T12:30:00Z">
                  <w:rPr>
                    <w:lang w:val="en-US"/>
                  </w:rPr>
                </w:rPrChange>
              </w:rPr>
              <w:t>Exploratory System Dynamics Modeling and Analysis</w:t>
            </w:r>
          </w:p>
        </w:tc>
      </w:tr>
      <w:tr w:rsidR="0026667F" w:rsidRPr="0026667F" w14:paraId="33F223CD" w14:textId="77777777" w:rsidTr="001F56FA">
        <w:tc>
          <w:tcPr>
            <w:tcW w:w="1228" w:type="dxa"/>
            <w:shd w:val="clear" w:color="auto" w:fill="auto"/>
          </w:tcPr>
          <w:p w14:paraId="469428BC" w14:textId="77777777" w:rsidR="0026667F" w:rsidRPr="0026667F" w:rsidRDefault="0026667F">
            <w:pPr>
              <w:spacing w:line="240" w:lineRule="auto"/>
              <w:ind w:firstLine="0"/>
              <w:jc w:val="left"/>
              <w:rPr>
                <w:lang w:val="en-US"/>
              </w:rPr>
              <w:pPrChange w:id="32" w:author="Daniel Lacerda" w:date="2017-04-29T12:30:00Z">
                <w:pPr>
                  <w:ind w:firstLine="0"/>
                  <w:jc w:val="left"/>
                </w:pPr>
              </w:pPrChange>
            </w:pPr>
            <w:r>
              <w:rPr>
                <w:lang w:val="en-US"/>
              </w:rPr>
              <w:t>SD</w:t>
            </w:r>
          </w:p>
        </w:tc>
        <w:tc>
          <w:tcPr>
            <w:tcW w:w="7984" w:type="dxa"/>
            <w:shd w:val="clear" w:color="auto" w:fill="auto"/>
          </w:tcPr>
          <w:p w14:paraId="3CEB8FA3" w14:textId="77777777" w:rsidR="0026667F" w:rsidRPr="007B7B3F" w:rsidRDefault="0026667F">
            <w:pPr>
              <w:spacing w:line="240" w:lineRule="auto"/>
              <w:ind w:firstLine="0"/>
              <w:jc w:val="left"/>
              <w:rPr>
                <w:i/>
                <w:lang w:val="en-US"/>
                <w:rPrChange w:id="33" w:author="Daniel Lacerda" w:date="2017-04-29T12:30:00Z">
                  <w:rPr>
                    <w:lang w:val="en-US"/>
                  </w:rPr>
                </w:rPrChange>
              </w:rPr>
              <w:pPrChange w:id="34" w:author="Daniel Lacerda" w:date="2017-04-29T12:30:00Z">
                <w:pPr>
                  <w:ind w:firstLine="0"/>
                  <w:jc w:val="left"/>
                </w:pPr>
              </w:pPrChange>
            </w:pPr>
            <w:r w:rsidRPr="007B7B3F">
              <w:rPr>
                <w:i/>
                <w:lang w:val="en-US"/>
                <w:rPrChange w:id="35" w:author="Daniel Lacerda" w:date="2017-04-29T12:30:00Z">
                  <w:rPr>
                    <w:lang w:val="en-US"/>
                  </w:rPr>
                </w:rPrChange>
              </w:rPr>
              <w:t>System Dynamics</w:t>
            </w:r>
          </w:p>
        </w:tc>
      </w:tr>
      <w:tr w:rsidR="0026667F" w:rsidRPr="0026667F" w14:paraId="454441A7" w14:textId="77777777" w:rsidTr="001F56FA">
        <w:tc>
          <w:tcPr>
            <w:tcW w:w="1228" w:type="dxa"/>
            <w:shd w:val="clear" w:color="auto" w:fill="auto"/>
          </w:tcPr>
          <w:p w14:paraId="6B54432A" w14:textId="77777777" w:rsidR="0026667F" w:rsidRDefault="0026667F">
            <w:pPr>
              <w:spacing w:line="240" w:lineRule="auto"/>
              <w:ind w:firstLine="0"/>
              <w:jc w:val="left"/>
              <w:rPr>
                <w:lang w:val="en-US"/>
              </w:rPr>
              <w:pPrChange w:id="36" w:author="Daniel Lacerda" w:date="2017-04-29T12:30:00Z">
                <w:pPr>
                  <w:ind w:firstLine="0"/>
                  <w:jc w:val="left"/>
                </w:pPr>
              </w:pPrChange>
            </w:pPr>
            <w:r>
              <w:rPr>
                <w:lang w:val="en-US"/>
              </w:rPr>
              <w:t>PRIM</w:t>
            </w:r>
          </w:p>
        </w:tc>
        <w:tc>
          <w:tcPr>
            <w:tcW w:w="7984" w:type="dxa"/>
            <w:shd w:val="clear" w:color="auto" w:fill="auto"/>
          </w:tcPr>
          <w:p w14:paraId="1AA19E57" w14:textId="77777777" w:rsidR="0026667F" w:rsidRPr="007B7B3F" w:rsidRDefault="0026667F">
            <w:pPr>
              <w:spacing w:line="240" w:lineRule="auto"/>
              <w:ind w:firstLine="0"/>
              <w:jc w:val="left"/>
              <w:rPr>
                <w:i/>
                <w:lang w:val="en-US"/>
                <w:rPrChange w:id="37" w:author="Daniel Lacerda" w:date="2017-04-29T12:30:00Z">
                  <w:rPr>
                    <w:lang w:val="en-US"/>
                  </w:rPr>
                </w:rPrChange>
              </w:rPr>
              <w:pPrChange w:id="38" w:author="Daniel Lacerda" w:date="2017-04-29T12:30:00Z">
                <w:pPr>
                  <w:ind w:firstLine="0"/>
                  <w:jc w:val="left"/>
                </w:pPr>
              </w:pPrChange>
            </w:pPr>
            <w:r w:rsidRPr="007B7B3F">
              <w:rPr>
                <w:i/>
                <w:lang w:val="en-US"/>
                <w:rPrChange w:id="39" w:author="Daniel Lacerda" w:date="2017-04-29T12:30:00Z">
                  <w:rPr>
                    <w:lang w:val="en-US"/>
                  </w:rPr>
                </w:rPrChange>
              </w:rPr>
              <w:t>Patient Rule Indutcion Method</w:t>
            </w:r>
          </w:p>
        </w:tc>
      </w:tr>
    </w:tbl>
    <w:p w14:paraId="66977989" w14:textId="77777777" w:rsidR="00A24367" w:rsidRPr="0026667F" w:rsidRDefault="00A24367" w:rsidP="00A24367">
      <w:pPr>
        <w:pStyle w:val="PPGEClinhaembranco"/>
        <w:ind w:firstLine="0"/>
        <w:jc w:val="center"/>
        <w:rPr>
          <w:rFonts w:cs="Arial"/>
          <w:b/>
          <w:color w:val="FF0000"/>
          <w:sz w:val="20"/>
          <w:lang w:val="en-US"/>
        </w:rPr>
        <w:sectPr w:rsidR="00A24367" w:rsidRPr="0026667F" w:rsidSect="001F56FA">
          <w:headerReference w:type="default" r:id="rId12"/>
          <w:footnotePr>
            <w:numRestart w:val="eachSect"/>
          </w:footnotePr>
          <w:pgSz w:w="11906" w:h="16838" w:code="9"/>
          <w:pgMar w:top="1701" w:right="1134" w:bottom="1134" w:left="1701" w:header="1134" w:footer="709" w:gutter="0"/>
          <w:cols w:space="708"/>
          <w:titlePg/>
          <w:docGrid w:linePitch="360"/>
        </w:sectPr>
      </w:pPr>
    </w:p>
    <w:p w14:paraId="5C1E5CC0" w14:textId="77777777" w:rsidR="00A24367" w:rsidRPr="00EC5688" w:rsidRDefault="00A24367" w:rsidP="00A24367">
      <w:pPr>
        <w:spacing w:after="360"/>
        <w:ind w:firstLine="0"/>
        <w:jc w:val="center"/>
        <w:rPr>
          <w:b/>
        </w:rPr>
      </w:pPr>
      <w:r w:rsidRPr="00EC5688">
        <w:rPr>
          <w:b/>
        </w:rPr>
        <w:lastRenderedPageBreak/>
        <w:t>SUMÁRIO</w:t>
      </w:r>
    </w:p>
    <w:p w14:paraId="13D925BE" w14:textId="77777777" w:rsidR="002A24F4" w:rsidRDefault="00A24367">
      <w:pPr>
        <w:pStyle w:val="Sumrio1"/>
        <w:tabs>
          <w:tab w:val="left" w:pos="660"/>
          <w:tab w:val="right" w:leader="dot" w:pos="9061"/>
        </w:tabs>
        <w:rPr>
          <w:rFonts w:asciiTheme="minorHAnsi" w:eastAsiaTheme="minorEastAsia" w:hAnsiTheme="minorHAnsi" w:cstheme="minorBidi"/>
          <w:b w:val="0"/>
          <w:caps w:val="0"/>
          <w:noProof/>
          <w:sz w:val="22"/>
          <w:szCs w:val="22"/>
        </w:rPr>
      </w:pPr>
      <w:r>
        <w:rPr>
          <w:rFonts w:cs="Arial"/>
          <w:b w:val="0"/>
          <w:color w:val="FF0000"/>
          <w:sz w:val="20"/>
        </w:rPr>
        <w:fldChar w:fldCharType="begin"/>
      </w:r>
      <w:r>
        <w:rPr>
          <w:rFonts w:cs="Arial"/>
          <w:b w:val="0"/>
          <w:color w:val="FF0000"/>
          <w:sz w:val="20"/>
        </w:rPr>
        <w:instrText xml:space="preserve"> TOC \o "1-3" \h \z \u </w:instrText>
      </w:r>
      <w:r>
        <w:rPr>
          <w:rFonts w:cs="Arial"/>
          <w:b w:val="0"/>
          <w:color w:val="FF0000"/>
          <w:sz w:val="20"/>
        </w:rPr>
        <w:fldChar w:fldCharType="separate"/>
      </w:r>
      <w:hyperlink w:anchor="_Toc479347050" w:history="1">
        <w:r w:rsidR="002A24F4" w:rsidRPr="00A9445B">
          <w:rPr>
            <w:rStyle w:val="Hyperlink"/>
            <w:noProof/>
          </w:rPr>
          <w:t>1.</w:t>
        </w:r>
        <w:r w:rsidR="002A24F4">
          <w:rPr>
            <w:rFonts w:asciiTheme="minorHAnsi" w:eastAsiaTheme="minorEastAsia" w:hAnsiTheme="minorHAnsi" w:cstheme="minorBidi"/>
            <w:b w:val="0"/>
            <w:caps w:val="0"/>
            <w:noProof/>
            <w:sz w:val="22"/>
            <w:szCs w:val="22"/>
          </w:rPr>
          <w:tab/>
        </w:r>
        <w:r w:rsidR="002A24F4" w:rsidRPr="00A9445B">
          <w:rPr>
            <w:rStyle w:val="Hyperlink"/>
            <w:noProof/>
          </w:rPr>
          <w:t>INTRODUÇÃO</w:t>
        </w:r>
        <w:r w:rsidR="002A24F4">
          <w:rPr>
            <w:noProof/>
            <w:webHidden/>
          </w:rPr>
          <w:tab/>
        </w:r>
        <w:r w:rsidR="002A24F4">
          <w:rPr>
            <w:noProof/>
            <w:webHidden/>
          </w:rPr>
          <w:fldChar w:fldCharType="begin"/>
        </w:r>
        <w:r w:rsidR="002A24F4">
          <w:rPr>
            <w:noProof/>
            <w:webHidden/>
          </w:rPr>
          <w:instrText xml:space="preserve"> PAGEREF _Toc479347050 \h </w:instrText>
        </w:r>
        <w:r w:rsidR="002A24F4">
          <w:rPr>
            <w:noProof/>
            <w:webHidden/>
          </w:rPr>
        </w:r>
        <w:r w:rsidR="002A24F4">
          <w:rPr>
            <w:noProof/>
            <w:webHidden/>
          </w:rPr>
          <w:fldChar w:fldCharType="separate"/>
        </w:r>
        <w:r w:rsidR="00C25FF3">
          <w:rPr>
            <w:noProof/>
            <w:webHidden/>
          </w:rPr>
          <w:t>7</w:t>
        </w:r>
        <w:r w:rsidR="002A24F4">
          <w:rPr>
            <w:noProof/>
            <w:webHidden/>
          </w:rPr>
          <w:fldChar w:fldCharType="end"/>
        </w:r>
      </w:hyperlink>
    </w:p>
    <w:p w14:paraId="0C89A465" w14:textId="77777777" w:rsidR="002A24F4" w:rsidRDefault="003019C2">
      <w:pPr>
        <w:pStyle w:val="Sumrio2"/>
        <w:tabs>
          <w:tab w:val="left" w:pos="660"/>
          <w:tab w:val="right" w:leader="dot" w:pos="9061"/>
        </w:tabs>
        <w:rPr>
          <w:rFonts w:asciiTheme="minorHAnsi" w:eastAsiaTheme="minorEastAsia" w:hAnsiTheme="minorHAnsi" w:cstheme="minorBidi"/>
          <w:b w:val="0"/>
          <w:noProof/>
          <w:sz w:val="22"/>
          <w:szCs w:val="22"/>
        </w:rPr>
      </w:pPr>
      <w:hyperlink w:anchor="_Toc479347051" w:history="1">
        <w:r w:rsidR="002A24F4" w:rsidRPr="00A9445B">
          <w:rPr>
            <w:rStyle w:val="Hyperlink"/>
            <w:noProof/>
          </w:rPr>
          <w:t>1.1</w:t>
        </w:r>
        <w:r w:rsidR="002A24F4">
          <w:rPr>
            <w:rFonts w:asciiTheme="minorHAnsi" w:eastAsiaTheme="minorEastAsia" w:hAnsiTheme="minorHAnsi" w:cstheme="minorBidi"/>
            <w:b w:val="0"/>
            <w:noProof/>
            <w:sz w:val="22"/>
            <w:szCs w:val="22"/>
          </w:rPr>
          <w:tab/>
        </w:r>
        <w:r w:rsidR="002A24F4" w:rsidRPr="00A9445B">
          <w:rPr>
            <w:rStyle w:val="Hyperlink"/>
            <w:noProof/>
          </w:rPr>
          <w:t>Objeto e Questão de Pesquisa</w:t>
        </w:r>
        <w:r w:rsidR="002A24F4">
          <w:rPr>
            <w:noProof/>
            <w:webHidden/>
          </w:rPr>
          <w:tab/>
        </w:r>
        <w:r w:rsidR="002A24F4">
          <w:rPr>
            <w:noProof/>
            <w:webHidden/>
          </w:rPr>
          <w:fldChar w:fldCharType="begin"/>
        </w:r>
        <w:r w:rsidR="002A24F4">
          <w:rPr>
            <w:noProof/>
            <w:webHidden/>
          </w:rPr>
          <w:instrText xml:space="preserve"> PAGEREF _Toc479347051 \h </w:instrText>
        </w:r>
        <w:r w:rsidR="002A24F4">
          <w:rPr>
            <w:noProof/>
            <w:webHidden/>
          </w:rPr>
        </w:r>
        <w:r w:rsidR="002A24F4">
          <w:rPr>
            <w:noProof/>
            <w:webHidden/>
          </w:rPr>
          <w:fldChar w:fldCharType="separate"/>
        </w:r>
        <w:r w:rsidR="00C25FF3">
          <w:rPr>
            <w:noProof/>
            <w:webHidden/>
          </w:rPr>
          <w:t>12</w:t>
        </w:r>
        <w:r w:rsidR="002A24F4">
          <w:rPr>
            <w:noProof/>
            <w:webHidden/>
          </w:rPr>
          <w:fldChar w:fldCharType="end"/>
        </w:r>
      </w:hyperlink>
    </w:p>
    <w:p w14:paraId="17747D47" w14:textId="77777777" w:rsidR="002A24F4" w:rsidRDefault="003019C2">
      <w:pPr>
        <w:pStyle w:val="Sumrio2"/>
        <w:tabs>
          <w:tab w:val="left" w:pos="660"/>
          <w:tab w:val="right" w:leader="dot" w:pos="9061"/>
        </w:tabs>
        <w:rPr>
          <w:rFonts w:asciiTheme="minorHAnsi" w:eastAsiaTheme="minorEastAsia" w:hAnsiTheme="minorHAnsi" w:cstheme="minorBidi"/>
          <w:b w:val="0"/>
          <w:noProof/>
          <w:sz w:val="22"/>
          <w:szCs w:val="22"/>
        </w:rPr>
      </w:pPr>
      <w:hyperlink w:anchor="_Toc479347052" w:history="1">
        <w:r w:rsidR="002A24F4" w:rsidRPr="00A9445B">
          <w:rPr>
            <w:rStyle w:val="Hyperlink"/>
            <w:noProof/>
          </w:rPr>
          <w:t>1.2</w:t>
        </w:r>
        <w:r w:rsidR="002A24F4">
          <w:rPr>
            <w:rFonts w:asciiTheme="minorHAnsi" w:eastAsiaTheme="minorEastAsia" w:hAnsiTheme="minorHAnsi" w:cstheme="minorBidi"/>
            <w:b w:val="0"/>
            <w:noProof/>
            <w:sz w:val="22"/>
            <w:szCs w:val="22"/>
          </w:rPr>
          <w:tab/>
        </w:r>
        <w:r w:rsidR="002A24F4" w:rsidRPr="00A9445B">
          <w:rPr>
            <w:rStyle w:val="Hyperlink"/>
            <w:noProof/>
          </w:rPr>
          <w:t>Objetivos</w:t>
        </w:r>
        <w:r w:rsidR="002A24F4">
          <w:rPr>
            <w:noProof/>
            <w:webHidden/>
          </w:rPr>
          <w:tab/>
        </w:r>
        <w:r w:rsidR="002A24F4">
          <w:rPr>
            <w:noProof/>
            <w:webHidden/>
          </w:rPr>
          <w:fldChar w:fldCharType="begin"/>
        </w:r>
        <w:r w:rsidR="002A24F4">
          <w:rPr>
            <w:noProof/>
            <w:webHidden/>
          </w:rPr>
          <w:instrText xml:space="preserve"> PAGEREF _Toc479347052 \h </w:instrText>
        </w:r>
        <w:r w:rsidR="002A24F4">
          <w:rPr>
            <w:noProof/>
            <w:webHidden/>
          </w:rPr>
        </w:r>
        <w:r w:rsidR="002A24F4">
          <w:rPr>
            <w:noProof/>
            <w:webHidden/>
          </w:rPr>
          <w:fldChar w:fldCharType="separate"/>
        </w:r>
        <w:r w:rsidR="00C25FF3">
          <w:rPr>
            <w:noProof/>
            <w:webHidden/>
          </w:rPr>
          <w:t>18</w:t>
        </w:r>
        <w:r w:rsidR="002A24F4">
          <w:rPr>
            <w:noProof/>
            <w:webHidden/>
          </w:rPr>
          <w:fldChar w:fldCharType="end"/>
        </w:r>
      </w:hyperlink>
    </w:p>
    <w:p w14:paraId="6AF6C450" w14:textId="77777777" w:rsidR="002A24F4" w:rsidRDefault="003019C2">
      <w:pPr>
        <w:pStyle w:val="Sumrio3"/>
        <w:tabs>
          <w:tab w:val="left" w:pos="880"/>
        </w:tabs>
        <w:rPr>
          <w:rFonts w:asciiTheme="minorHAnsi" w:eastAsiaTheme="minorEastAsia" w:hAnsiTheme="minorHAnsi" w:cstheme="minorBidi"/>
          <w:noProof/>
          <w:sz w:val="22"/>
          <w:szCs w:val="22"/>
        </w:rPr>
      </w:pPr>
      <w:hyperlink w:anchor="_Toc479347053" w:history="1">
        <w:r w:rsidR="002A24F4" w:rsidRPr="00A9445B">
          <w:rPr>
            <w:rStyle w:val="Hyperlink"/>
            <w:noProof/>
          </w:rPr>
          <w:t>1.2.1</w:t>
        </w:r>
        <w:r w:rsidR="002A24F4">
          <w:rPr>
            <w:rFonts w:asciiTheme="minorHAnsi" w:eastAsiaTheme="minorEastAsia" w:hAnsiTheme="minorHAnsi" w:cstheme="minorBidi"/>
            <w:noProof/>
            <w:sz w:val="22"/>
            <w:szCs w:val="22"/>
          </w:rPr>
          <w:tab/>
        </w:r>
        <w:r w:rsidR="002A24F4" w:rsidRPr="00A9445B">
          <w:rPr>
            <w:rStyle w:val="Hyperlink"/>
            <w:noProof/>
          </w:rPr>
          <w:t>Objetivo Geral</w:t>
        </w:r>
        <w:r w:rsidR="002A24F4">
          <w:rPr>
            <w:noProof/>
            <w:webHidden/>
          </w:rPr>
          <w:tab/>
        </w:r>
        <w:r w:rsidR="002A24F4">
          <w:rPr>
            <w:noProof/>
            <w:webHidden/>
          </w:rPr>
          <w:fldChar w:fldCharType="begin"/>
        </w:r>
        <w:r w:rsidR="002A24F4">
          <w:rPr>
            <w:noProof/>
            <w:webHidden/>
          </w:rPr>
          <w:instrText xml:space="preserve"> PAGEREF _Toc479347053 \h </w:instrText>
        </w:r>
        <w:r w:rsidR="002A24F4">
          <w:rPr>
            <w:noProof/>
            <w:webHidden/>
          </w:rPr>
        </w:r>
        <w:r w:rsidR="002A24F4">
          <w:rPr>
            <w:noProof/>
            <w:webHidden/>
          </w:rPr>
          <w:fldChar w:fldCharType="separate"/>
        </w:r>
        <w:r w:rsidR="00C25FF3">
          <w:rPr>
            <w:noProof/>
            <w:webHidden/>
          </w:rPr>
          <w:t>18</w:t>
        </w:r>
        <w:r w:rsidR="002A24F4">
          <w:rPr>
            <w:noProof/>
            <w:webHidden/>
          </w:rPr>
          <w:fldChar w:fldCharType="end"/>
        </w:r>
      </w:hyperlink>
    </w:p>
    <w:p w14:paraId="17D621C2" w14:textId="77777777" w:rsidR="002A24F4" w:rsidRDefault="003019C2">
      <w:pPr>
        <w:pStyle w:val="Sumrio3"/>
        <w:tabs>
          <w:tab w:val="left" w:pos="880"/>
        </w:tabs>
        <w:rPr>
          <w:rFonts w:asciiTheme="minorHAnsi" w:eastAsiaTheme="minorEastAsia" w:hAnsiTheme="minorHAnsi" w:cstheme="minorBidi"/>
          <w:noProof/>
          <w:sz w:val="22"/>
          <w:szCs w:val="22"/>
        </w:rPr>
      </w:pPr>
      <w:hyperlink w:anchor="_Toc479347054" w:history="1">
        <w:r w:rsidR="002A24F4" w:rsidRPr="00A9445B">
          <w:rPr>
            <w:rStyle w:val="Hyperlink"/>
            <w:noProof/>
          </w:rPr>
          <w:t>1.2.2</w:t>
        </w:r>
        <w:r w:rsidR="002A24F4">
          <w:rPr>
            <w:rFonts w:asciiTheme="minorHAnsi" w:eastAsiaTheme="minorEastAsia" w:hAnsiTheme="minorHAnsi" w:cstheme="minorBidi"/>
            <w:noProof/>
            <w:sz w:val="22"/>
            <w:szCs w:val="22"/>
          </w:rPr>
          <w:tab/>
        </w:r>
        <w:r w:rsidR="002A24F4" w:rsidRPr="00A9445B">
          <w:rPr>
            <w:rStyle w:val="Hyperlink"/>
            <w:noProof/>
          </w:rPr>
          <w:t>Objetivos Específicos</w:t>
        </w:r>
        <w:r w:rsidR="002A24F4">
          <w:rPr>
            <w:noProof/>
            <w:webHidden/>
          </w:rPr>
          <w:tab/>
        </w:r>
        <w:r w:rsidR="002A24F4">
          <w:rPr>
            <w:noProof/>
            <w:webHidden/>
          </w:rPr>
          <w:fldChar w:fldCharType="begin"/>
        </w:r>
        <w:r w:rsidR="002A24F4">
          <w:rPr>
            <w:noProof/>
            <w:webHidden/>
          </w:rPr>
          <w:instrText xml:space="preserve"> PAGEREF _Toc479347054 \h </w:instrText>
        </w:r>
        <w:r w:rsidR="002A24F4">
          <w:rPr>
            <w:noProof/>
            <w:webHidden/>
          </w:rPr>
        </w:r>
        <w:r w:rsidR="002A24F4">
          <w:rPr>
            <w:noProof/>
            <w:webHidden/>
          </w:rPr>
          <w:fldChar w:fldCharType="separate"/>
        </w:r>
        <w:r w:rsidR="00C25FF3">
          <w:rPr>
            <w:noProof/>
            <w:webHidden/>
          </w:rPr>
          <w:t>18</w:t>
        </w:r>
        <w:r w:rsidR="002A24F4">
          <w:rPr>
            <w:noProof/>
            <w:webHidden/>
          </w:rPr>
          <w:fldChar w:fldCharType="end"/>
        </w:r>
      </w:hyperlink>
    </w:p>
    <w:p w14:paraId="0CD9CA26" w14:textId="77777777" w:rsidR="002A24F4" w:rsidRDefault="003019C2">
      <w:pPr>
        <w:pStyle w:val="Sumrio2"/>
        <w:tabs>
          <w:tab w:val="left" w:pos="660"/>
          <w:tab w:val="right" w:leader="dot" w:pos="9061"/>
        </w:tabs>
        <w:rPr>
          <w:rFonts w:asciiTheme="minorHAnsi" w:eastAsiaTheme="minorEastAsia" w:hAnsiTheme="minorHAnsi" w:cstheme="minorBidi"/>
          <w:b w:val="0"/>
          <w:noProof/>
          <w:sz w:val="22"/>
          <w:szCs w:val="22"/>
        </w:rPr>
      </w:pPr>
      <w:hyperlink w:anchor="_Toc479347055" w:history="1">
        <w:r w:rsidR="002A24F4" w:rsidRPr="00A9445B">
          <w:rPr>
            <w:rStyle w:val="Hyperlink"/>
            <w:noProof/>
          </w:rPr>
          <w:t>1.3</w:t>
        </w:r>
        <w:r w:rsidR="002A24F4">
          <w:rPr>
            <w:rFonts w:asciiTheme="minorHAnsi" w:eastAsiaTheme="minorEastAsia" w:hAnsiTheme="minorHAnsi" w:cstheme="minorBidi"/>
            <w:b w:val="0"/>
            <w:noProof/>
            <w:sz w:val="22"/>
            <w:szCs w:val="22"/>
          </w:rPr>
          <w:tab/>
        </w:r>
        <w:r w:rsidR="002A24F4" w:rsidRPr="00A9445B">
          <w:rPr>
            <w:rStyle w:val="Hyperlink"/>
            <w:noProof/>
          </w:rPr>
          <w:t>Justificativa</w:t>
        </w:r>
        <w:r w:rsidR="002A24F4">
          <w:rPr>
            <w:noProof/>
            <w:webHidden/>
          </w:rPr>
          <w:tab/>
        </w:r>
        <w:r w:rsidR="002A24F4">
          <w:rPr>
            <w:noProof/>
            <w:webHidden/>
          </w:rPr>
          <w:fldChar w:fldCharType="begin"/>
        </w:r>
        <w:r w:rsidR="002A24F4">
          <w:rPr>
            <w:noProof/>
            <w:webHidden/>
          </w:rPr>
          <w:instrText xml:space="preserve"> PAGEREF _Toc479347055 \h </w:instrText>
        </w:r>
        <w:r w:rsidR="002A24F4">
          <w:rPr>
            <w:noProof/>
            <w:webHidden/>
          </w:rPr>
        </w:r>
        <w:r w:rsidR="002A24F4">
          <w:rPr>
            <w:noProof/>
            <w:webHidden/>
          </w:rPr>
          <w:fldChar w:fldCharType="separate"/>
        </w:r>
        <w:r w:rsidR="00C25FF3">
          <w:rPr>
            <w:noProof/>
            <w:webHidden/>
          </w:rPr>
          <w:t>18</w:t>
        </w:r>
        <w:r w:rsidR="002A24F4">
          <w:rPr>
            <w:noProof/>
            <w:webHidden/>
          </w:rPr>
          <w:fldChar w:fldCharType="end"/>
        </w:r>
      </w:hyperlink>
    </w:p>
    <w:p w14:paraId="1A2CCFE6" w14:textId="77777777" w:rsidR="002A24F4" w:rsidRDefault="003019C2">
      <w:pPr>
        <w:pStyle w:val="Sumrio2"/>
        <w:tabs>
          <w:tab w:val="left" w:pos="660"/>
          <w:tab w:val="right" w:leader="dot" w:pos="9061"/>
        </w:tabs>
        <w:rPr>
          <w:rFonts w:asciiTheme="minorHAnsi" w:eastAsiaTheme="minorEastAsia" w:hAnsiTheme="minorHAnsi" w:cstheme="minorBidi"/>
          <w:b w:val="0"/>
          <w:noProof/>
          <w:sz w:val="22"/>
          <w:szCs w:val="22"/>
        </w:rPr>
      </w:pPr>
      <w:hyperlink w:anchor="_Toc479347056" w:history="1">
        <w:r w:rsidR="002A24F4" w:rsidRPr="00A9445B">
          <w:rPr>
            <w:rStyle w:val="Hyperlink"/>
            <w:noProof/>
          </w:rPr>
          <w:t>1.4</w:t>
        </w:r>
        <w:r w:rsidR="002A24F4">
          <w:rPr>
            <w:rFonts w:asciiTheme="minorHAnsi" w:eastAsiaTheme="minorEastAsia" w:hAnsiTheme="minorHAnsi" w:cstheme="minorBidi"/>
            <w:b w:val="0"/>
            <w:noProof/>
            <w:sz w:val="22"/>
            <w:szCs w:val="22"/>
          </w:rPr>
          <w:tab/>
        </w:r>
        <w:r w:rsidR="002A24F4" w:rsidRPr="00A9445B">
          <w:rPr>
            <w:rStyle w:val="Hyperlink"/>
            <w:noProof/>
          </w:rPr>
          <w:t>Estrutura do Trabalho</w:t>
        </w:r>
        <w:r w:rsidR="002A24F4">
          <w:rPr>
            <w:noProof/>
            <w:webHidden/>
          </w:rPr>
          <w:tab/>
        </w:r>
        <w:r w:rsidR="002A24F4">
          <w:rPr>
            <w:noProof/>
            <w:webHidden/>
          </w:rPr>
          <w:fldChar w:fldCharType="begin"/>
        </w:r>
        <w:r w:rsidR="002A24F4">
          <w:rPr>
            <w:noProof/>
            <w:webHidden/>
          </w:rPr>
          <w:instrText xml:space="preserve"> PAGEREF _Toc479347056 \h </w:instrText>
        </w:r>
        <w:r w:rsidR="002A24F4">
          <w:rPr>
            <w:noProof/>
            <w:webHidden/>
          </w:rPr>
        </w:r>
        <w:r w:rsidR="002A24F4">
          <w:rPr>
            <w:noProof/>
            <w:webHidden/>
          </w:rPr>
          <w:fldChar w:fldCharType="separate"/>
        </w:r>
        <w:r w:rsidR="00C25FF3">
          <w:rPr>
            <w:noProof/>
            <w:webHidden/>
          </w:rPr>
          <w:t>31</w:t>
        </w:r>
        <w:r w:rsidR="002A24F4">
          <w:rPr>
            <w:noProof/>
            <w:webHidden/>
          </w:rPr>
          <w:fldChar w:fldCharType="end"/>
        </w:r>
      </w:hyperlink>
    </w:p>
    <w:p w14:paraId="443077F5" w14:textId="77777777" w:rsidR="002A24F4" w:rsidRDefault="003019C2">
      <w:pPr>
        <w:pStyle w:val="Sumrio1"/>
        <w:tabs>
          <w:tab w:val="left" w:pos="660"/>
          <w:tab w:val="right" w:leader="dot" w:pos="9061"/>
        </w:tabs>
        <w:rPr>
          <w:rFonts w:asciiTheme="minorHAnsi" w:eastAsiaTheme="minorEastAsia" w:hAnsiTheme="minorHAnsi" w:cstheme="minorBidi"/>
          <w:b w:val="0"/>
          <w:caps w:val="0"/>
          <w:noProof/>
          <w:sz w:val="22"/>
          <w:szCs w:val="22"/>
        </w:rPr>
      </w:pPr>
      <w:hyperlink w:anchor="_Toc479347057" w:history="1">
        <w:r w:rsidR="002A24F4" w:rsidRPr="00A9445B">
          <w:rPr>
            <w:rStyle w:val="Hyperlink"/>
            <w:noProof/>
          </w:rPr>
          <w:t>2.</w:t>
        </w:r>
        <w:r w:rsidR="002A24F4">
          <w:rPr>
            <w:rFonts w:asciiTheme="minorHAnsi" w:eastAsiaTheme="minorEastAsia" w:hAnsiTheme="minorHAnsi" w:cstheme="minorBidi"/>
            <w:b w:val="0"/>
            <w:caps w:val="0"/>
            <w:noProof/>
            <w:sz w:val="22"/>
            <w:szCs w:val="22"/>
          </w:rPr>
          <w:tab/>
        </w:r>
        <w:r w:rsidR="002A24F4" w:rsidRPr="00A9445B">
          <w:rPr>
            <w:rStyle w:val="Hyperlink"/>
            <w:noProof/>
          </w:rPr>
          <w:t>FUNDAMENTAÇÃO TÉORICA</w:t>
        </w:r>
        <w:r w:rsidR="002A24F4">
          <w:rPr>
            <w:noProof/>
            <w:webHidden/>
          </w:rPr>
          <w:tab/>
        </w:r>
        <w:r w:rsidR="002A24F4">
          <w:rPr>
            <w:noProof/>
            <w:webHidden/>
          </w:rPr>
          <w:fldChar w:fldCharType="begin"/>
        </w:r>
        <w:r w:rsidR="002A24F4">
          <w:rPr>
            <w:noProof/>
            <w:webHidden/>
          </w:rPr>
          <w:instrText xml:space="preserve"> PAGEREF _Toc479347057 \h </w:instrText>
        </w:r>
        <w:r w:rsidR="002A24F4">
          <w:rPr>
            <w:noProof/>
            <w:webHidden/>
          </w:rPr>
        </w:r>
        <w:r w:rsidR="002A24F4">
          <w:rPr>
            <w:noProof/>
            <w:webHidden/>
          </w:rPr>
          <w:fldChar w:fldCharType="separate"/>
        </w:r>
        <w:r w:rsidR="00C25FF3">
          <w:rPr>
            <w:noProof/>
            <w:webHidden/>
          </w:rPr>
          <w:t>33</w:t>
        </w:r>
        <w:r w:rsidR="002A24F4">
          <w:rPr>
            <w:noProof/>
            <w:webHidden/>
          </w:rPr>
          <w:fldChar w:fldCharType="end"/>
        </w:r>
      </w:hyperlink>
    </w:p>
    <w:p w14:paraId="1276BDD6" w14:textId="77777777" w:rsidR="002A24F4" w:rsidRDefault="003019C2">
      <w:pPr>
        <w:pStyle w:val="Sumrio2"/>
        <w:tabs>
          <w:tab w:val="left" w:pos="660"/>
          <w:tab w:val="right" w:leader="dot" w:pos="9061"/>
        </w:tabs>
        <w:rPr>
          <w:rFonts w:asciiTheme="minorHAnsi" w:eastAsiaTheme="minorEastAsia" w:hAnsiTheme="minorHAnsi" w:cstheme="minorBidi"/>
          <w:b w:val="0"/>
          <w:noProof/>
          <w:sz w:val="22"/>
          <w:szCs w:val="22"/>
        </w:rPr>
      </w:pPr>
      <w:hyperlink w:anchor="_Toc479347058" w:history="1">
        <w:r w:rsidR="002A24F4" w:rsidRPr="00A9445B">
          <w:rPr>
            <w:rStyle w:val="Hyperlink"/>
            <w:noProof/>
          </w:rPr>
          <w:t>2.1</w:t>
        </w:r>
        <w:r w:rsidR="002A24F4">
          <w:rPr>
            <w:rFonts w:asciiTheme="minorHAnsi" w:eastAsiaTheme="minorEastAsia" w:hAnsiTheme="minorHAnsi" w:cstheme="minorBidi"/>
            <w:b w:val="0"/>
            <w:noProof/>
            <w:sz w:val="22"/>
            <w:szCs w:val="22"/>
          </w:rPr>
          <w:tab/>
        </w:r>
        <w:r w:rsidR="002A24F4" w:rsidRPr="00A9445B">
          <w:rPr>
            <w:rStyle w:val="Hyperlink"/>
            <w:noProof/>
          </w:rPr>
          <w:t>Avaliação de Decisões Estratégicas Sob Incerteza Profunda</w:t>
        </w:r>
        <w:r w:rsidR="002A24F4">
          <w:rPr>
            <w:noProof/>
            <w:webHidden/>
          </w:rPr>
          <w:tab/>
        </w:r>
        <w:r w:rsidR="002A24F4">
          <w:rPr>
            <w:noProof/>
            <w:webHidden/>
          </w:rPr>
          <w:fldChar w:fldCharType="begin"/>
        </w:r>
        <w:r w:rsidR="002A24F4">
          <w:rPr>
            <w:noProof/>
            <w:webHidden/>
          </w:rPr>
          <w:instrText xml:space="preserve"> PAGEREF _Toc479347058 \h </w:instrText>
        </w:r>
        <w:r w:rsidR="002A24F4">
          <w:rPr>
            <w:noProof/>
            <w:webHidden/>
          </w:rPr>
        </w:r>
        <w:r w:rsidR="002A24F4">
          <w:rPr>
            <w:noProof/>
            <w:webHidden/>
          </w:rPr>
          <w:fldChar w:fldCharType="separate"/>
        </w:r>
        <w:r w:rsidR="00C25FF3">
          <w:rPr>
            <w:noProof/>
            <w:webHidden/>
          </w:rPr>
          <w:t>33</w:t>
        </w:r>
        <w:r w:rsidR="002A24F4">
          <w:rPr>
            <w:noProof/>
            <w:webHidden/>
          </w:rPr>
          <w:fldChar w:fldCharType="end"/>
        </w:r>
      </w:hyperlink>
    </w:p>
    <w:p w14:paraId="705D6752" w14:textId="77777777" w:rsidR="002A24F4" w:rsidRDefault="003019C2">
      <w:pPr>
        <w:pStyle w:val="Sumrio3"/>
        <w:tabs>
          <w:tab w:val="left" w:pos="880"/>
        </w:tabs>
        <w:rPr>
          <w:rFonts w:asciiTheme="minorHAnsi" w:eastAsiaTheme="minorEastAsia" w:hAnsiTheme="minorHAnsi" w:cstheme="minorBidi"/>
          <w:noProof/>
          <w:sz w:val="22"/>
          <w:szCs w:val="22"/>
        </w:rPr>
      </w:pPr>
      <w:hyperlink w:anchor="_Toc479347059" w:history="1">
        <w:r w:rsidR="002A24F4" w:rsidRPr="00A9445B">
          <w:rPr>
            <w:rStyle w:val="Hyperlink"/>
            <w:noProof/>
          </w:rPr>
          <w:t>2.1.1</w:t>
        </w:r>
        <w:r w:rsidR="002A24F4">
          <w:rPr>
            <w:rFonts w:asciiTheme="minorHAnsi" w:eastAsiaTheme="minorEastAsia" w:hAnsiTheme="minorHAnsi" w:cstheme="minorBidi"/>
            <w:noProof/>
            <w:sz w:val="22"/>
            <w:szCs w:val="22"/>
          </w:rPr>
          <w:tab/>
        </w:r>
        <w:r w:rsidR="002A24F4" w:rsidRPr="00A9445B">
          <w:rPr>
            <w:rStyle w:val="Hyperlink"/>
            <w:noProof/>
          </w:rPr>
          <w:t>Avaliação de Decisões Estratégias</w:t>
        </w:r>
        <w:r w:rsidR="002A24F4">
          <w:rPr>
            <w:noProof/>
            <w:webHidden/>
          </w:rPr>
          <w:tab/>
        </w:r>
        <w:r w:rsidR="002A24F4">
          <w:rPr>
            <w:noProof/>
            <w:webHidden/>
          </w:rPr>
          <w:fldChar w:fldCharType="begin"/>
        </w:r>
        <w:r w:rsidR="002A24F4">
          <w:rPr>
            <w:noProof/>
            <w:webHidden/>
          </w:rPr>
          <w:instrText xml:space="preserve"> PAGEREF _Toc479347059 \h </w:instrText>
        </w:r>
        <w:r w:rsidR="002A24F4">
          <w:rPr>
            <w:noProof/>
            <w:webHidden/>
          </w:rPr>
        </w:r>
        <w:r w:rsidR="002A24F4">
          <w:rPr>
            <w:noProof/>
            <w:webHidden/>
          </w:rPr>
          <w:fldChar w:fldCharType="separate"/>
        </w:r>
        <w:r w:rsidR="00C25FF3">
          <w:rPr>
            <w:noProof/>
            <w:webHidden/>
          </w:rPr>
          <w:t>33</w:t>
        </w:r>
        <w:r w:rsidR="002A24F4">
          <w:rPr>
            <w:noProof/>
            <w:webHidden/>
          </w:rPr>
          <w:fldChar w:fldCharType="end"/>
        </w:r>
      </w:hyperlink>
    </w:p>
    <w:p w14:paraId="4A51B7EA" w14:textId="77777777" w:rsidR="002A24F4" w:rsidRDefault="003019C2">
      <w:pPr>
        <w:pStyle w:val="Sumrio3"/>
        <w:tabs>
          <w:tab w:val="left" w:pos="880"/>
        </w:tabs>
        <w:rPr>
          <w:rFonts w:asciiTheme="minorHAnsi" w:eastAsiaTheme="minorEastAsia" w:hAnsiTheme="minorHAnsi" w:cstheme="minorBidi"/>
          <w:noProof/>
          <w:sz w:val="22"/>
          <w:szCs w:val="22"/>
        </w:rPr>
      </w:pPr>
      <w:hyperlink w:anchor="_Toc479347060" w:history="1">
        <w:r w:rsidR="002A24F4" w:rsidRPr="00A9445B">
          <w:rPr>
            <w:rStyle w:val="Hyperlink"/>
            <w:noProof/>
          </w:rPr>
          <w:t>2.1.2</w:t>
        </w:r>
        <w:r w:rsidR="002A24F4">
          <w:rPr>
            <w:rFonts w:asciiTheme="minorHAnsi" w:eastAsiaTheme="minorEastAsia" w:hAnsiTheme="minorHAnsi" w:cstheme="minorBidi"/>
            <w:noProof/>
            <w:sz w:val="22"/>
            <w:szCs w:val="22"/>
          </w:rPr>
          <w:tab/>
        </w:r>
        <w:r w:rsidR="002A24F4" w:rsidRPr="00A9445B">
          <w:rPr>
            <w:rStyle w:val="Hyperlink"/>
            <w:noProof/>
          </w:rPr>
          <w:t>Níveis de Incerteza e Incerteza Profunda</w:t>
        </w:r>
        <w:r w:rsidR="002A24F4">
          <w:rPr>
            <w:noProof/>
            <w:webHidden/>
          </w:rPr>
          <w:tab/>
        </w:r>
        <w:r w:rsidR="002A24F4">
          <w:rPr>
            <w:noProof/>
            <w:webHidden/>
          </w:rPr>
          <w:fldChar w:fldCharType="begin"/>
        </w:r>
        <w:r w:rsidR="002A24F4">
          <w:rPr>
            <w:noProof/>
            <w:webHidden/>
          </w:rPr>
          <w:instrText xml:space="preserve"> PAGEREF _Toc479347060 \h </w:instrText>
        </w:r>
        <w:r w:rsidR="002A24F4">
          <w:rPr>
            <w:noProof/>
            <w:webHidden/>
          </w:rPr>
        </w:r>
        <w:r w:rsidR="002A24F4">
          <w:rPr>
            <w:noProof/>
            <w:webHidden/>
          </w:rPr>
          <w:fldChar w:fldCharType="separate"/>
        </w:r>
        <w:r w:rsidR="00C25FF3">
          <w:rPr>
            <w:noProof/>
            <w:webHidden/>
          </w:rPr>
          <w:t>37</w:t>
        </w:r>
        <w:r w:rsidR="002A24F4">
          <w:rPr>
            <w:noProof/>
            <w:webHidden/>
          </w:rPr>
          <w:fldChar w:fldCharType="end"/>
        </w:r>
      </w:hyperlink>
    </w:p>
    <w:p w14:paraId="3C09610D" w14:textId="77777777" w:rsidR="002A24F4" w:rsidRDefault="003019C2">
      <w:pPr>
        <w:pStyle w:val="Sumrio2"/>
        <w:tabs>
          <w:tab w:val="left" w:pos="660"/>
          <w:tab w:val="right" w:leader="dot" w:pos="9061"/>
        </w:tabs>
        <w:rPr>
          <w:rFonts w:asciiTheme="minorHAnsi" w:eastAsiaTheme="minorEastAsia" w:hAnsiTheme="minorHAnsi" w:cstheme="minorBidi"/>
          <w:b w:val="0"/>
          <w:noProof/>
          <w:sz w:val="22"/>
          <w:szCs w:val="22"/>
        </w:rPr>
      </w:pPr>
      <w:hyperlink w:anchor="_Toc479347061" w:history="1">
        <w:r w:rsidR="002A24F4" w:rsidRPr="00A9445B">
          <w:rPr>
            <w:rStyle w:val="Hyperlink"/>
            <w:noProof/>
            <w:lang w:val="en-US"/>
          </w:rPr>
          <w:t>2.2</w:t>
        </w:r>
        <w:r w:rsidR="002A24F4">
          <w:rPr>
            <w:rFonts w:asciiTheme="minorHAnsi" w:eastAsiaTheme="minorEastAsia" w:hAnsiTheme="minorHAnsi" w:cstheme="minorBidi"/>
            <w:b w:val="0"/>
            <w:noProof/>
            <w:sz w:val="22"/>
            <w:szCs w:val="22"/>
          </w:rPr>
          <w:tab/>
        </w:r>
        <w:r w:rsidR="002A24F4" w:rsidRPr="00A9445B">
          <w:rPr>
            <w:rStyle w:val="Hyperlink"/>
            <w:noProof/>
            <w:lang w:val="en-US"/>
          </w:rPr>
          <w:t>RDM – Robust Decision Making</w:t>
        </w:r>
        <w:r w:rsidR="002A24F4">
          <w:rPr>
            <w:noProof/>
            <w:webHidden/>
          </w:rPr>
          <w:tab/>
        </w:r>
        <w:r w:rsidR="002A24F4">
          <w:rPr>
            <w:noProof/>
            <w:webHidden/>
          </w:rPr>
          <w:fldChar w:fldCharType="begin"/>
        </w:r>
        <w:r w:rsidR="002A24F4">
          <w:rPr>
            <w:noProof/>
            <w:webHidden/>
          </w:rPr>
          <w:instrText xml:space="preserve"> PAGEREF _Toc479347061 \h </w:instrText>
        </w:r>
        <w:r w:rsidR="002A24F4">
          <w:rPr>
            <w:noProof/>
            <w:webHidden/>
          </w:rPr>
        </w:r>
        <w:r w:rsidR="002A24F4">
          <w:rPr>
            <w:noProof/>
            <w:webHidden/>
          </w:rPr>
          <w:fldChar w:fldCharType="separate"/>
        </w:r>
        <w:r w:rsidR="00C25FF3">
          <w:rPr>
            <w:noProof/>
            <w:webHidden/>
          </w:rPr>
          <w:t>39</w:t>
        </w:r>
        <w:r w:rsidR="002A24F4">
          <w:rPr>
            <w:noProof/>
            <w:webHidden/>
          </w:rPr>
          <w:fldChar w:fldCharType="end"/>
        </w:r>
      </w:hyperlink>
    </w:p>
    <w:p w14:paraId="4EDD0FC8" w14:textId="77777777" w:rsidR="002A24F4" w:rsidRDefault="003019C2">
      <w:pPr>
        <w:pStyle w:val="Sumrio3"/>
        <w:tabs>
          <w:tab w:val="left" w:pos="880"/>
        </w:tabs>
        <w:rPr>
          <w:rFonts w:asciiTheme="minorHAnsi" w:eastAsiaTheme="minorEastAsia" w:hAnsiTheme="minorHAnsi" w:cstheme="minorBidi"/>
          <w:noProof/>
          <w:sz w:val="22"/>
          <w:szCs w:val="22"/>
        </w:rPr>
      </w:pPr>
      <w:hyperlink w:anchor="_Toc479347062" w:history="1">
        <w:r w:rsidR="002A24F4" w:rsidRPr="00A9445B">
          <w:rPr>
            <w:rStyle w:val="Hyperlink"/>
            <w:noProof/>
          </w:rPr>
          <w:t>2.2.1</w:t>
        </w:r>
        <w:r w:rsidR="002A24F4">
          <w:rPr>
            <w:rFonts w:asciiTheme="minorHAnsi" w:eastAsiaTheme="minorEastAsia" w:hAnsiTheme="minorHAnsi" w:cstheme="minorBidi"/>
            <w:noProof/>
            <w:sz w:val="22"/>
            <w:szCs w:val="22"/>
          </w:rPr>
          <w:tab/>
        </w:r>
        <w:r w:rsidR="002A24F4" w:rsidRPr="00A9445B">
          <w:rPr>
            <w:rStyle w:val="Hyperlink"/>
            <w:noProof/>
          </w:rPr>
          <w:t>Elementos Analíticos</w:t>
        </w:r>
        <w:r w:rsidR="002A24F4">
          <w:rPr>
            <w:noProof/>
            <w:webHidden/>
          </w:rPr>
          <w:tab/>
        </w:r>
        <w:r w:rsidR="002A24F4">
          <w:rPr>
            <w:noProof/>
            <w:webHidden/>
          </w:rPr>
          <w:fldChar w:fldCharType="begin"/>
        </w:r>
        <w:r w:rsidR="002A24F4">
          <w:rPr>
            <w:noProof/>
            <w:webHidden/>
          </w:rPr>
          <w:instrText xml:space="preserve"> PAGEREF _Toc479347062 \h </w:instrText>
        </w:r>
        <w:r w:rsidR="002A24F4">
          <w:rPr>
            <w:noProof/>
            <w:webHidden/>
          </w:rPr>
        </w:r>
        <w:r w:rsidR="002A24F4">
          <w:rPr>
            <w:noProof/>
            <w:webHidden/>
          </w:rPr>
          <w:fldChar w:fldCharType="separate"/>
        </w:r>
        <w:r w:rsidR="00C25FF3">
          <w:rPr>
            <w:noProof/>
            <w:webHidden/>
          </w:rPr>
          <w:t>40</w:t>
        </w:r>
        <w:r w:rsidR="002A24F4">
          <w:rPr>
            <w:noProof/>
            <w:webHidden/>
          </w:rPr>
          <w:fldChar w:fldCharType="end"/>
        </w:r>
      </w:hyperlink>
    </w:p>
    <w:p w14:paraId="11B34041" w14:textId="77777777" w:rsidR="002A24F4" w:rsidRDefault="003019C2">
      <w:pPr>
        <w:pStyle w:val="Sumrio3"/>
        <w:tabs>
          <w:tab w:val="left" w:pos="880"/>
        </w:tabs>
        <w:rPr>
          <w:rFonts w:asciiTheme="minorHAnsi" w:eastAsiaTheme="minorEastAsia" w:hAnsiTheme="minorHAnsi" w:cstheme="minorBidi"/>
          <w:noProof/>
          <w:sz w:val="22"/>
          <w:szCs w:val="22"/>
        </w:rPr>
      </w:pPr>
      <w:hyperlink w:anchor="_Toc479347063" w:history="1">
        <w:r w:rsidR="002A24F4" w:rsidRPr="00A9445B">
          <w:rPr>
            <w:rStyle w:val="Hyperlink"/>
            <w:noProof/>
          </w:rPr>
          <w:t>2.2.2</w:t>
        </w:r>
        <w:r w:rsidR="002A24F4">
          <w:rPr>
            <w:rFonts w:asciiTheme="minorHAnsi" w:eastAsiaTheme="minorEastAsia" w:hAnsiTheme="minorHAnsi" w:cstheme="minorBidi"/>
            <w:noProof/>
            <w:sz w:val="22"/>
            <w:szCs w:val="22"/>
          </w:rPr>
          <w:tab/>
        </w:r>
        <w:r w:rsidR="002A24F4" w:rsidRPr="00A9445B">
          <w:rPr>
            <w:rStyle w:val="Hyperlink"/>
            <w:noProof/>
          </w:rPr>
          <w:t>Modelagem e Análise Exploratória</w:t>
        </w:r>
        <w:r w:rsidR="002A24F4">
          <w:rPr>
            <w:noProof/>
            <w:webHidden/>
          </w:rPr>
          <w:tab/>
        </w:r>
        <w:r w:rsidR="002A24F4">
          <w:rPr>
            <w:noProof/>
            <w:webHidden/>
          </w:rPr>
          <w:fldChar w:fldCharType="begin"/>
        </w:r>
        <w:r w:rsidR="002A24F4">
          <w:rPr>
            <w:noProof/>
            <w:webHidden/>
          </w:rPr>
          <w:instrText xml:space="preserve"> PAGEREF _Toc479347063 \h </w:instrText>
        </w:r>
        <w:r w:rsidR="002A24F4">
          <w:rPr>
            <w:noProof/>
            <w:webHidden/>
          </w:rPr>
        </w:r>
        <w:r w:rsidR="002A24F4">
          <w:rPr>
            <w:noProof/>
            <w:webHidden/>
          </w:rPr>
          <w:fldChar w:fldCharType="separate"/>
        </w:r>
        <w:r w:rsidR="00C25FF3">
          <w:rPr>
            <w:noProof/>
            <w:webHidden/>
          </w:rPr>
          <w:t>41</w:t>
        </w:r>
        <w:r w:rsidR="002A24F4">
          <w:rPr>
            <w:noProof/>
            <w:webHidden/>
          </w:rPr>
          <w:fldChar w:fldCharType="end"/>
        </w:r>
      </w:hyperlink>
    </w:p>
    <w:p w14:paraId="24B4B3DD" w14:textId="77777777" w:rsidR="002A24F4" w:rsidRDefault="003019C2">
      <w:pPr>
        <w:pStyle w:val="Sumrio3"/>
        <w:tabs>
          <w:tab w:val="left" w:pos="880"/>
        </w:tabs>
        <w:rPr>
          <w:rFonts w:asciiTheme="minorHAnsi" w:eastAsiaTheme="minorEastAsia" w:hAnsiTheme="minorHAnsi" w:cstheme="minorBidi"/>
          <w:noProof/>
          <w:sz w:val="22"/>
          <w:szCs w:val="22"/>
        </w:rPr>
      </w:pPr>
      <w:hyperlink w:anchor="_Toc479347064" w:history="1">
        <w:r w:rsidR="002A24F4" w:rsidRPr="00A9445B">
          <w:rPr>
            <w:rStyle w:val="Hyperlink"/>
            <w:noProof/>
          </w:rPr>
          <w:t>2.2.3</w:t>
        </w:r>
        <w:r w:rsidR="002A24F4">
          <w:rPr>
            <w:rFonts w:asciiTheme="minorHAnsi" w:eastAsiaTheme="minorEastAsia" w:hAnsiTheme="minorHAnsi" w:cstheme="minorBidi"/>
            <w:noProof/>
            <w:sz w:val="22"/>
            <w:szCs w:val="22"/>
          </w:rPr>
          <w:tab/>
        </w:r>
        <w:r w:rsidR="002A24F4" w:rsidRPr="00A9445B">
          <w:rPr>
            <w:rStyle w:val="Hyperlink"/>
            <w:noProof/>
          </w:rPr>
          <w:t>Visão Geral das Etapas do RDM</w:t>
        </w:r>
        <w:r w:rsidR="002A24F4">
          <w:rPr>
            <w:noProof/>
            <w:webHidden/>
          </w:rPr>
          <w:tab/>
        </w:r>
        <w:r w:rsidR="002A24F4">
          <w:rPr>
            <w:noProof/>
            <w:webHidden/>
          </w:rPr>
          <w:fldChar w:fldCharType="begin"/>
        </w:r>
        <w:r w:rsidR="002A24F4">
          <w:rPr>
            <w:noProof/>
            <w:webHidden/>
          </w:rPr>
          <w:instrText xml:space="preserve"> PAGEREF _Toc479347064 \h </w:instrText>
        </w:r>
        <w:r w:rsidR="002A24F4">
          <w:rPr>
            <w:noProof/>
            <w:webHidden/>
          </w:rPr>
        </w:r>
        <w:r w:rsidR="002A24F4">
          <w:rPr>
            <w:noProof/>
            <w:webHidden/>
          </w:rPr>
          <w:fldChar w:fldCharType="separate"/>
        </w:r>
        <w:r w:rsidR="00C25FF3">
          <w:rPr>
            <w:noProof/>
            <w:webHidden/>
          </w:rPr>
          <w:t>45</w:t>
        </w:r>
        <w:r w:rsidR="002A24F4">
          <w:rPr>
            <w:noProof/>
            <w:webHidden/>
          </w:rPr>
          <w:fldChar w:fldCharType="end"/>
        </w:r>
      </w:hyperlink>
    </w:p>
    <w:p w14:paraId="4364EC3E" w14:textId="77777777" w:rsidR="002A24F4" w:rsidRDefault="003019C2">
      <w:pPr>
        <w:pStyle w:val="Sumrio3"/>
        <w:tabs>
          <w:tab w:val="left" w:pos="880"/>
        </w:tabs>
        <w:rPr>
          <w:rFonts w:asciiTheme="minorHAnsi" w:eastAsiaTheme="minorEastAsia" w:hAnsiTheme="minorHAnsi" w:cstheme="minorBidi"/>
          <w:noProof/>
          <w:sz w:val="22"/>
          <w:szCs w:val="22"/>
        </w:rPr>
      </w:pPr>
      <w:hyperlink w:anchor="_Toc479347065" w:history="1">
        <w:r w:rsidR="002A24F4" w:rsidRPr="00A9445B">
          <w:rPr>
            <w:rStyle w:val="Hyperlink"/>
            <w:noProof/>
          </w:rPr>
          <w:t>2.2.4</w:t>
        </w:r>
        <w:r w:rsidR="002A24F4">
          <w:rPr>
            <w:rFonts w:asciiTheme="minorHAnsi" w:eastAsiaTheme="minorEastAsia" w:hAnsiTheme="minorHAnsi" w:cstheme="minorBidi"/>
            <w:noProof/>
            <w:sz w:val="22"/>
            <w:szCs w:val="22"/>
          </w:rPr>
          <w:tab/>
        </w:r>
        <w:r w:rsidR="002A24F4" w:rsidRPr="00A9445B">
          <w:rPr>
            <w:rStyle w:val="Hyperlink"/>
            <w:noProof/>
          </w:rPr>
          <w:t>Estruturação da Decisão</w:t>
        </w:r>
        <w:r w:rsidR="002A24F4">
          <w:rPr>
            <w:noProof/>
            <w:webHidden/>
          </w:rPr>
          <w:tab/>
        </w:r>
        <w:r w:rsidR="002A24F4">
          <w:rPr>
            <w:noProof/>
            <w:webHidden/>
          </w:rPr>
          <w:fldChar w:fldCharType="begin"/>
        </w:r>
        <w:r w:rsidR="002A24F4">
          <w:rPr>
            <w:noProof/>
            <w:webHidden/>
          </w:rPr>
          <w:instrText xml:space="preserve"> PAGEREF _Toc479347065 \h </w:instrText>
        </w:r>
        <w:r w:rsidR="002A24F4">
          <w:rPr>
            <w:noProof/>
            <w:webHidden/>
          </w:rPr>
        </w:r>
        <w:r w:rsidR="002A24F4">
          <w:rPr>
            <w:noProof/>
            <w:webHidden/>
          </w:rPr>
          <w:fldChar w:fldCharType="separate"/>
        </w:r>
        <w:r w:rsidR="00C25FF3">
          <w:rPr>
            <w:noProof/>
            <w:webHidden/>
          </w:rPr>
          <w:t>48</w:t>
        </w:r>
        <w:r w:rsidR="002A24F4">
          <w:rPr>
            <w:noProof/>
            <w:webHidden/>
          </w:rPr>
          <w:fldChar w:fldCharType="end"/>
        </w:r>
      </w:hyperlink>
    </w:p>
    <w:p w14:paraId="11C7E0E4" w14:textId="77777777" w:rsidR="002A24F4" w:rsidRDefault="003019C2">
      <w:pPr>
        <w:pStyle w:val="Sumrio3"/>
        <w:tabs>
          <w:tab w:val="left" w:pos="880"/>
        </w:tabs>
        <w:rPr>
          <w:rFonts w:asciiTheme="minorHAnsi" w:eastAsiaTheme="minorEastAsia" w:hAnsiTheme="minorHAnsi" w:cstheme="minorBidi"/>
          <w:noProof/>
          <w:sz w:val="22"/>
          <w:szCs w:val="22"/>
        </w:rPr>
      </w:pPr>
      <w:hyperlink w:anchor="_Toc479347066" w:history="1">
        <w:r w:rsidR="002A24F4" w:rsidRPr="00A9445B">
          <w:rPr>
            <w:rStyle w:val="Hyperlink"/>
            <w:noProof/>
          </w:rPr>
          <w:t>2.2.5</w:t>
        </w:r>
        <w:r w:rsidR="002A24F4">
          <w:rPr>
            <w:rFonts w:asciiTheme="minorHAnsi" w:eastAsiaTheme="minorEastAsia" w:hAnsiTheme="minorHAnsi" w:cstheme="minorBidi"/>
            <w:noProof/>
            <w:sz w:val="22"/>
            <w:szCs w:val="22"/>
          </w:rPr>
          <w:tab/>
        </w:r>
        <w:r w:rsidR="002A24F4" w:rsidRPr="00A9445B">
          <w:rPr>
            <w:rStyle w:val="Hyperlink"/>
            <w:noProof/>
          </w:rPr>
          <w:t>Geração de Casos</w:t>
        </w:r>
        <w:r w:rsidR="002A24F4">
          <w:rPr>
            <w:noProof/>
            <w:webHidden/>
          </w:rPr>
          <w:tab/>
        </w:r>
        <w:r w:rsidR="002A24F4">
          <w:rPr>
            <w:noProof/>
            <w:webHidden/>
          </w:rPr>
          <w:fldChar w:fldCharType="begin"/>
        </w:r>
        <w:r w:rsidR="002A24F4">
          <w:rPr>
            <w:noProof/>
            <w:webHidden/>
          </w:rPr>
          <w:instrText xml:space="preserve"> PAGEREF _Toc479347066 \h </w:instrText>
        </w:r>
        <w:r w:rsidR="002A24F4">
          <w:rPr>
            <w:noProof/>
            <w:webHidden/>
          </w:rPr>
        </w:r>
        <w:r w:rsidR="002A24F4">
          <w:rPr>
            <w:noProof/>
            <w:webHidden/>
          </w:rPr>
          <w:fldChar w:fldCharType="separate"/>
        </w:r>
        <w:r w:rsidR="00C25FF3">
          <w:rPr>
            <w:noProof/>
            <w:webHidden/>
          </w:rPr>
          <w:t>49</w:t>
        </w:r>
        <w:r w:rsidR="002A24F4">
          <w:rPr>
            <w:noProof/>
            <w:webHidden/>
          </w:rPr>
          <w:fldChar w:fldCharType="end"/>
        </w:r>
      </w:hyperlink>
    </w:p>
    <w:p w14:paraId="3C0B408D" w14:textId="77777777" w:rsidR="002A24F4" w:rsidRDefault="003019C2">
      <w:pPr>
        <w:pStyle w:val="Sumrio3"/>
        <w:tabs>
          <w:tab w:val="left" w:pos="880"/>
        </w:tabs>
        <w:rPr>
          <w:rFonts w:asciiTheme="minorHAnsi" w:eastAsiaTheme="minorEastAsia" w:hAnsiTheme="minorHAnsi" w:cstheme="minorBidi"/>
          <w:noProof/>
          <w:sz w:val="22"/>
          <w:szCs w:val="22"/>
        </w:rPr>
      </w:pPr>
      <w:hyperlink w:anchor="_Toc479347067" w:history="1">
        <w:r w:rsidR="002A24F4" w:rsidRPr="00A9445B">
          <w:rPr>
            <w:rStyle w:val="Hyperlink"/>
            <w:noProof/>
          </w:rPr>
          <w:t>2.2.6</w:t>
        </w:r>
        <w:r w:rsidR="002A24F4">
          <w:rPr>
            <w:rFonts w:asciiTheme="minorHAnsi" w:eastAsiaTheme="minorEastAsia" w:hAnsiTheme="minorHAnsi" w:cstheme="minorBidi"/>
            <w:noProof/>
            <w:sz w:val="22"/>
            <w:szCs w:val="22"/>
          </w:rPr>
          <w:tab/>
        </w:r>
        <w:r w:rsidR="002A24F4" w:rsidRPr="00A9445B">
          <w:rPr>
            <w:rStyle w:val="Hyperlink"/>
            <w:noProof/>
          </w:rPr>
          <w:t>Descoberta de Cenários para Análise de Vulnerabilidade</w:t>
        </w:r>
        <w:r w:rsidR="002A24F4">
          <w:rPr>
            <w:noProof/>
            <w:webHidden/>
          </w:rPr>
          <w:tab/>
        </w:r>
        <w:r w:rsidR="002A24F4">
          <w:rPr>
            <w:noProof/>
            <w:webHidden/>
          </w:rPr>
          <w:fldChar w:fldCharType="begin"/>
        </w:r>
        <w:r w:rsidR="002A24F4">
          <w:rPr>
            <w:noProof/>
            <w:webHidden/>
          </w:rPr>
          <w:instrText xml:space="preserve"> PAGEREF _Toc479347067 \h </w:instrText>
        </w:r>
        <w:r w:rsidR="002A24F4">
          <w:rPr>
            <w:noProof/>
            <w:webHidden/>
          </w:rPr>
        </w:r>
        <w:r w:rsidR="002A24F4">
          <w:rPr>
            <w:noProof/>
            <w:webHidden/>
          </w:rPr>
          <w:fldChar w:fldCharType="separate"/>
        </w:r>
        <w:r w:rsidR="00C25FF3">
          <w:rPr>
            <w:noProof/>
            <w:webHidden/>
          </w:rPr>
          <w:t>52</w:t>
        </w:r>
        <w:r w:rsidR="002A24F4">
          <w:rPr>
            <w:noProof/>
            <w:webHidden/>
          </w:rPr>
          <w:fldChar w:fldCharType="end"/>
        </w:r>
      </w:hyperlink>
    </w:p>
    <w:p w14:paraId="16B84421" w14:textId="77777777" w:rsidR="002A24F4" w:rsidRDefault="003019C2">
      <w:pPr>
        <w:pStyle w:val="Sumrio3"/>
        <w:tabs>
          <w:tab w:val="left" w:pos="880"/>
        </w:tabs>
        <w:rPr>
          <w:rFonts w:asciiTheme="minorHAnsi" w:eastAsiaTheme="minorEastAsia" w:hAnsiTheme="minorHAnsi" w:cstheme="minorBidi"/>
          <w:noProof/>
          <w:sz w:val="22"/>
          <w:szCs w:val="22"/>
        </w:rPr>
      </w:pPr>
      <w:hyperlink w:anchor="_Toc479347068" w:history="1">
        <w:r w:rsidR="002A24F4" w:rsidRPr="00A9445B">
          <w:rPr>
            <w:rStyle w:val="Hyperlink"/>
            <w:noProof/>
          </w:rPr>
          <w:t>2.2.7</w:t>
        </w:r>
        <w:r w:rsidR="002A24F4">
          <w:rPr>
            <w:rFonts w:asciiTheme="minorHAnsi" w:eastAsiaTheme="minorEastAsia" w:hAnsiTheme="minorHAnsi" w:cstheme="minorBidi"/>
            <w:noProof/>
            <w:sz w:val="22"/>
            <w:szCs w:val="22"/>
          </w:rPr>
          <w:tab/>
        </w:r>
        <w:r w:rsidR="002A24F4" w:rsidRPr="00A9445B">
          <w:rPr>
            <w:rStyle w:val="Hyperlink"/>
            <w:noProof/>
          </w:rPr>
          <w:t>Análise de Tradeoffs</w:t>
        </w:r>
        <w:r w:rsidR="002A24F4">
          <w:rPr>
            <w:noProof/>
            <w:webHidden/>
          </w:rPr>
          <w:tab/>
        </w:r>
        <w:r w:rsidR="002A24F4">
          <w:rPr>
            <w:noProof/>
            <w:webHidden/>
          </w:rPr>
          <w:fldChar w:fldCharType="begin"/>
        </w:r>
        <w:r w:rsidR="002A24F4">
          <w:rPr>
            <w:noProof/>
            <w:webHidden/>
          </w:rPr>
          <w:instrText xml:space="preserve"> PAGEREF _Toc479347068 \h </w:instrText>
        </w:r>
        <w:r w:rsidR="002A24F4">
          <w:rPr>
            <w:noProof/>
            <w:webHidden/>
          </w:rPr>
        </w:r>
        <w:r w:rsidR="002A24F4">
          <w:rPr>
            <w:noProof/>
            <w:webHidden/>
          </w:rPr>
          <w:fldChar w:fldCharType="separate"/>
        </w:r>
        <w:r w:rsidR="00C25FF3">
          <w:rPr>
            <w:noProof/>
            <w:webHidden/>
          </w:rPr>
          <w:t>60</w:t>
        </w:r>
        <w:r w:rsidR="002A24F4">
          <w:rPr>
            <w:noProof/>
            <w:webHidden/>
          </w:rPr>
          <w:fldChar w:fldCharType="end"/>
        </w:r>
      </w:hyperlink>
    </w:p>
    <w:p w14:paraId="361A76D6" w14:textId="77777777" w:rsidR="002A24F4" w:rsidRDefault="003019C2">
      <w:pPr>
        <w:pStyle w:val="Sumrio3"/>
        <w:tabs>
          <w:tab w:val="left" w:pos="880"/>
        </w:tabs>
        <w:rPr>
          <w:rFonts w:asciiTheme="minorHAnsi" w:eastAsiaTheme="minorEastAsia" w:hAnsiTheme="minorHAnsi" w:cstheme="minorBidi"/>
          <w:noProof/>
          <w:sz w:val="22"/>
          <w:szCs w:val="22"/>
        </w:rPr>
      </w:pPr>
      <w:hyperlink w:anchor="_Toc479347069" w:history="1">
        <w:r w:rsidR="002A24F4" w:rsidRPr="00A9445B">
          <w:rPr>
            <w:rStyle w:val="Hyperlink"/>
            <w:noProof/>
          </w:rPr>
          <w:t>2.2.8</w:t>
        </w:r>
        <w:r w:rsidR="002A24F4">
          <w:rPr>
            <w:rFonts w:asciiTheme="minorHAnsi" w:eastAsiaTheme="minorEastAsia" w:hAnsiTheme="minorHAnsi" w:cstheme="minorBidi"/>
            <w:noProof/>
            <w:sz w:val="22"/>
            <w:szCs w:val="22"/>
          </w:rPr>
          <w:tab/>
        </w:r>
        <w:r w:rsidR="002A24F4" w:rsidRPr="00A9445B">
          <w:rPr>
            <w:rStyle w:val="Hyperlink"/>
            <w:noProof/>
          </w:rPr>
          <w:t>Quando usar o RDM</w:t>
        </w:r>
        <w:r w:rsidR="002A24F4">
          <w:rPr>
            <w:noProof/>
            <w:webHidden/>
          </w:rPr>
          <w:tab/>
        </w:r>
        <w:r w:rsidR="002A24F4">
          <w:rPr>
            <w:noProof/>
            <w:webHidden/>
          </w:rPr>
          <w:fldChar w:fldCharType="begin"/>
        </w:r>
        <w:r w:rsidR="002A24F4">
          <w:rPr>
            <w:noProof/>
            <w:webHidden/>
          </w:rPr>
          <w:instrText xml:space="preserve"> PAGEREF _Toc479347069 \h </w:instrText>
        </w:r>
        <w:r w:rsidR="002A24F4">
          <w:rPr>
            <w:noProof/>
            <w:webHidden/>
          </w:rPr>
        </w:r>
        <w:r w:rsidR="002A24F4">
          <w:rPr>
            <w:noProof/>
            <w:webHidden/>
          </w:rPr>
          <w:fldChar w:fldCharType="separate"/>
        </w:r>
        <w:r w:rsidR="00C25FF3">
          <w:rPr>
            <w:noProof/>
            <w:webHidden/>
          </w:rPr>
          <w:t>64</w:t>
        </w:r>
        <w:r w:rsidR="002A24F4">
          <w:rPr>
            <w:noProof/>
            <w:webHidden/>
          </w:rPr>
          <w:fldChar w:fldCharType="end"/>
        </w:r>
      </w:hyperlink>
    </w:p>
    <w:p w14:paraId="304DC935" w14:textId="77777777" w:rsidR="002A24F4" w:rsidRDefault="003019C2">
      <w:pPr>
        <w:pStyle w:val="Sumrio1"/>
        <w:tabs>
          <w:tab w:val="left" w:pos="660"/>
          <w:tab w:val="right" w:leader="dot" w:pos="9061"/>
        </w:tabs>
        <w:rPr>
          <w:rFonts w:asciiTheme="minorHAnsi" w:eastAsiaTheme="minorEastAsia" w:hAnsiTheme="minorHAnsi" w:cstheme="minorBidi"/>
          <w:b w:val="0"/>
          <w:caps w:val="0"/>
          <w:noProof/>
          <w:sz w:val="22"/>
          <w:szCs w:val="22"/>
        </w:rPr>
      </w:pPr>
      <w:hyperlink w:anchor="_Toc479347070" w:history="1">
        <w:r w:rsidR="002A24F4" w:rsidRPr="00A9445B">
          <w:rPr>
            <w:rStyle w:val="Hyperlink"/>
            <w:noProof/>
          </w:rPr>
          <w:t>3.</w:t>
        </w:r>
        <w:r w:rsidR="002A24F4">
          <w:rPr>
            <w:rFonts w:asciiTheme="minorHAnsi" w:eastAsiaTheme="minorEastAsia" w:hAnsiTheme="minorHAnsi" w:cstheme="minorBidi"/>
            <w:b w:val="0"/>
            <w:caps w:val="0"/>
            <w:noProof/>
            <w:sz w:val="22"/>
            <w:szCs w:val="22"/>
          </w:rPr>
          <w:tab/>
        </w:r>
        <w:r w:rsidR="002A24F4" w:rsidRPr="00A9445B">
          <w:rPr>
            <w:rStyle w:val="Hyperlink"/>
            <w:noProof/>
          </w:rPr>
          <w:t>PROCEDIMENTOS METODOLÓGICOS</w:t>
        </w:r>
        <w:r w:rsidR="002A24F4">
          <w:rPr>
            <w:noProof/>
            <w:webHidden/>
          </w:rPr>
          <w:tab/>
        </w:r>
        <w:r w:rsidR="002A24F4">
          <w:rPr>
            <w:noProof/>
            <w:webHidden/>
          </w:rPr>
          <w:fldChar w:fldCharType="begin"/>
        </w:r>
        <w:r w:rsidR="002A24F4">
          <w:rPr>
            <w:noProof/>
            <w:webHidden/>
          </w:rPr>
          <w:instrText xml:space="preserve"> PAGEREF _Toc479347070 \h </w:instrText>
        </w:r>
        <w:r w:rsidR="002A24F4">
          <w:rPr>
            <w:noProof/>
            <w:webHidden/>
          </w:rPr>
        </w:r>
        <w:r w:rsidR="002A24F4">
          <w:rPr>
            <w:noProof/>
            <w:webHidden/>
          </w:rPr>
          <w:fldChar w:fldCharType="separate"/>
        </w:r>
        <w:r w:rsidR="00C25FF3">
          <w:rPr>
            <w:noProof/>
            <w:webHidden/>
          </w:rPr>
          <w:t>66</w:t>
        </w:r>
        <w:r w:rsidR="002A24F4">
          <w:rPr>
            <w:noProof/>
            <w:webHidden/>
          </w:rPr>
          <w:fldChar w:fldCharType="end"/>
        </w:r>
      </w:hyperlink>
    </w:p>
    <w:p w14:paraId="332CCB73" w14:textId="77777777" w:rsidR="002A24F4" w:rsidRDefault="003019C2">
      <w:pPr>
        <w:pStyle w:val="Sumrio2"/>
        <w:tabs>
          <w:tab w:val="left" w:pos="660"/>
          <w:tab w:val="right" w:leader="dot" w:pos="9061"/>
        </w:tabs>
        <w:rPr>
          <w:rFonts w:asciiTheme="minorHAnsi" w:eastAsiaTheme="minorEastAsia" w:hAnsiTheme="minorHAnsi" w:cstheme="minorBidi"/>
          <w:b w:val="0"/>
          <w:noProof/>
          <w:sz w:val="22"/>
          <w:szCs w:val="22"/>
        </w:rPr>
      </w:pPr>
      <w:hyperlink w:anchor="_Toc479347071" w:history="1">
        <w:r w:rsidR="002A24F4" w:rsidRPr="00A9445B">
          <w:rPr>
            <w:rStyle w:val="Hyperlink"/>
            <w:noProof/>
          </w:rPr>
          <w:t>3.1</w:t>
        </w:r>
        <w:r w:rsidR="002A24F4">
          <w:rPr>
            <w:rFonts w:asciiTheme="minorHAnsi" w:eastAsiaTheme="minorEastAsia" w:hAnsiTheme="minorHAnsi" w:cstheme="minorBidi"/>
            <w:b w:val="0"/>
            <w:noProof/>
            <w:sz w:val="22"/>
            <w:szCs w:val="22"/>
          </w:rPr>
          <w:tab/>
        </w:r>
        <w:r w:rsidR="002A24F4" w:rsidRPr="00A9445B">
          <w:rPr>
            <w:rStyle w:val="Hyperlink"/>
            <w:noProof/>
          </w:rPr>
          <w:t>Delineamento da Pesquisa</w:t>
        </w:r>
        <w:r w:rsidR="002A24F4">
          <w:rPr>
            <w:noProof/>
            <w:webHidden/>
          </w:rPr>
          <w:tab/>
        </w:r>
        <w:r w:rsidR="002A24F4">
          <w:rPr>
            <w:noProof/>
            <w:webHidden/>
          </w:rPr>
          <w:fldChar w:fldCharType="begin"/>
        </w:r>
        <w:r w:rsidR="002A24F4">
          <w:rPr>
            <w:noProof/>
            <w:webHidden/>
          </w:rPr>
          <w:instrText xml:space="preserve"> PAGEREF _Toc479347071 \h </w:instrText>
        </w:r>
        <w:r w:rsidR="002A24F4">
          <w:rPr>
            <w:noProof/>
            <w:webHidden/>
          </w:rPr>
        </w:r>
        <w:r w:rsidR="002A24F4">
          <w:rPr>
            <w:noProof/>
            <w:webHidden/>
          </w:rPr>
          <w:fldChar w:fldCharType="separate"/>
        </w:r>
        <w:r w:rsidR="00C25FF3">
          <w:rPr>
            <w:noProof/>
            <w:webHidden/>
          </w:rPr>
          <w:t>66</w:t>
        </w:r>
        <w:r w:rsidR="002A24F4">
          <w:rPr>
            <w:noProof/>
            <w:webHidden/>
          </w:rPr>
          <w:fldChar w:fldCharType="end"/>
        </w:r>
      </w:hyperlink>
    </w:p>
    <w:p w14:paraId="5885C268" w14:textId="77777777" w:rsidR="002A24F4" w:rsidRDefault="003019C2">
      <w:pPr>
        <w:pStyle w:val="Sumrio2"/>
        <w:tabs>
          <w:tab w:val="left" w:pos="660"/>
          <w:tab w:val="right" w:leader="dot" w:pos="9061"/>
        </w:tabs>
        <w:rPr>
          <w:rFonts w:asciiTheme="minorHAnsi" w:eastAsiaTheme="minorEastAsia" w:hAnsiTheme="minorHAnsi" w:cstheme="minorBidi"/>
          <w:b w:val="0"/>
          <w:noProof/>
          <w:sz w:val="22"/>
          <w:szCs w:val="22"/>
        </w:rPr>
      </w:pPr>
      <w:hyperlink w:anchor="_Toc479347072" w:history="1">
        <w:r w:rsidR="002A24F4" w:rsidRPr="00A9445B">
          <w:rPr>
            <w:rStyle w:val="Hyperlink"/>
            <w:noProof/>
          </w:rPr>
          <w:t>3.2</w:t>
        </w:r>
        <w:r w:rsidR="002A24F4">
          <w:rPr>
            <w:rFonts w:asciiTheme="minorHAnsi" w:eastAsiaTheme="minorEastAsia" w:hAnsiTheme="minorHAnsi" w:cstheme="minorBidi"/>
            <w:b w:val="0"/>
            <w:noProof/>
            <w:sz w:val="22"/>
            <w:szCs w:val="22"/>
          </w:rPr>
          <w:tab/>
        </w:r>
        <w:r w:rsidR="002A24F4" w:rsidRPr="00A9445B">
          <w:rPr>
            <w:rStyle w:val="Hyperlink"/>
            <w:noProof/>
          </w:rPr>
          <w:t>Método de Trabalho</w:t>
        </w:r>
        <w:r w:rsidR="002A24F4">
          <w:rPr>
            <w:noProof/>
            <w:webHidden/>
          </w:rPr>
          <w:tab/>
        </w:r>
        <w:r w:rsidR="002A24F4">
          <w:rPr>
            <w:noProof/>
            <w:webHidden/>
          </w:rPr>
          <w:fldChar w:fldCharType="begin"/>
        </w:r>
        <w:r w:rsidR="002A24F4">
          <w:rPr>
            <w:noProof/>
            <w:webHidden/>
          </w:rPr>
          <w:instrText xml:space="preserve"> PAGEREF _Toc479347072 \h </w:instrText>
        </w:r>
        <w:r w:rsidR="002A24F4">
          <w:rPr>
            <w:noProof/>
            <w:webHidden/>
          </w:rPr>
        </w:r>
        <w:r w:rsidR="002A24F4">
          <w:rPr>
            <w:noProof/>
            <w:webHidden/>
          </w:rPr>
          <w:fldChar w:fldCharType="separate"/>
        </w:r>
        <w:r w:rsidR="00C25FF3">
          <w:rPr>
            <w:noProof/>
            <w:webHidden/>
          </w:rPr>
          <w:t>66</w:t>
        </w:r>
        <w:r w:rsidR="002A24F4">
          <w:rPr>
            <w:noProof/>
            <w:webHidden/>
          </w:rPr>
          <w:fldChar w:fldCharType="end"/>
        </w:r>
      </w:hyperlink>
    </w:p>
    <w:p w14:paraId="1E800280" w14:textId="77777777" w:rsidR="002A24F4" w:rsidRDefault="003019C2">
      <w:pPr>
        <w:pStyle w:val="Sumrio2"/>
        <w:tabs>
          <w:tab w:val="left" w:pos="660"/>
          <w:tab w:val="right" w:leader="dot" w:pos="9061"/>
        </w:tabs>
        <w:rPr>
          <w:rFonts w:asciiTheme="minorHAnsi" w:eastAsiaTheme="minorEastAsia" w:hAnsiTheme="minorHAnsi" w:cstheme="minorBidi"/>
          <w:b w:val="0"/>
          <w:noProof/>
          <w:sz w:val="22"/>
          <w:szCs w:val="22"/>
        </w:rPr>
      </w:pPr>
      <w:hyperlink w:anchor="_Toc479347073" w:history="1">
        <w:r w:rsidR="002A24F4" w:rsidRPr="00A9445B">
          <w:rPr>
            <w:rStyle w:val="Hyperlink"/>
            <w:noProof/>
          </w:rPr>
          <w:t>3.3</w:t>
        </w:r>
        <w:r w:rsidR="002A24F4">
          <w:rPr>
            <w:rFonts w:asciiTheme="minorHAnsi" w:eastAsiaTheme="minorEastAsia" w:hAnsiTheme="minorHAnsi" w:cstheme="minorBidi"/>
            <w:b w:val="0"/>
            <w:noProof/>
            <w:sz w:val="22"/>
            <w:szCs w:val="22"/>
          </w:rPr>
          <w:tab/>
        </w:r>
        <w:r w:rsidR="002A24F4" w:rsidRPr="00A9445B">
          <w:rPr>
            <w:rStyle w:val="Hyperlink"/>
            <w:noProof/>
          </w:rPr>
          <w:t>Coleta de Dados</w:t>
        </w:r>
        <w:r w:rsidR="002A24F4">
          <w:rPr>
            <w:noProof/>
            <w:webHidden/>
          </w:rPr>
          <w:tab/>
        </w:r>
        <w:r w:rsidR="002A24F4">
          <w:rPr>
            <w:noProof/>
            <w:webHidden/>
          </w:rPr>
          <w:fldChar w:fldCharType="begin"/>
        </w:r>
        <w:r w:rsidR="002A24F4">
          <w:rPr>
            <w:noProof/>
            <w:webHidden/>
          </w:rPr>
          <w:instrText xml:space="preserve"> PAGEREF _Toc479347073 \h </w:instrText>
        </w:r>
        <w:r w:rsidR="002A24F4">
          <w:rPr>
            <w:noProof/>
            <w:webHidden/>
          </w:rPr>
        </w:r>
        <w:r w:rsidR="002A24F4">
          <w:rPr>
            <w:noProof/>
            <w:webHidden/>
          </w:rPr>
          <w:fldChar w:fldCharType="separate"/>
        </w:r>
        <w:r w:rsidR="00C25FF3">
          <w:rPr>
            <w:noProof/>
            <w:webHidden/>
          </w:rPr>
          <w:t>66</w:t>
        </w:r>
        <w:r w:rsidR="002A24F4">
          <w:rPr>
            <w:noProof/>
            <w:webHidden/>
          </w:rPr>
          <w:fldChar w:fldCharType="end"/>
        </w:r>
      </w:hyperlink>
    </w:p>
    <w:p w14:paraId="2FEC9F80" w14:textId="77777777" w:rsidR="002A24F4" w:rsidRDefault="003019C2">
      <w:pPr>
        <w:pStyle w:val="Sumrio2"/>
        <w:tabs>
          <w:tab w:val="left" w:pos="660"/>
          <w:tab w:val="right" w:leader="dot" w:pos="9061"/>
        </w:tabs>
        <w:rPr>
          <w:rFonts w:asciiTheme="minorHAnsi" w:eastAsiaTheme="minorEastAsia" w:hAnsiTheme="minorHAnsi" w:cstheme="minorBidi"/>
          <w:b w:val="0"/>
          <w:noProof/>
          <w:sz w:val="22"/>
          <w:szCs w:val="22"/>
        </w:rPr>
      </w:pPr>
      <w:hyperlink w:anchor="_Toc479347074" w:history="1">
        <w:r w:rsidR="002A24F4" w:rsidRPr="00A9445B">
          <w:rPr>
            <w:rStyle w:val="Hyperlink"/>
            <w:noProof/>
          </w:rPr>
          <w:t>3.4</w:t>
        </w:r>
        <w:r w:rsidR="002A24F4">
          <w:rPr>
            <w:rFonts w:asciiTheme="minorHAnsi" w:eastAsiaTheme="minorEastAsia" w:hAnsiTheme="minorHAnsi" w:cstheme="minorBidi"/>
            <w:b w:val="0"/>
            <w:noProof/>
            <w:sz w:val="22"/>
            <w:szCs w:val="22"/>
          </w:rPr>
          <w:tab/>
        </w:r>
        <w:r w:rsidR="002A24F4" w:rsidRPr="00A9445B">
          <w:rPr>
            <w:rStyle w:val="Hyperlink"/>
            <w:noProof/>
          </w:rPr>
          <w:t>Análise dos Dados</w:t>
        </w:r>
        <w:r w:rsidR="002A24F4">
          <w:rPr>
            <w:noProof/>
            <w:webHidden/>
          </w:rPr>
          <w:tab/>
        </w:r>
        <w:r w:rsidR="002A24F4">
          <w:rPr>
            <w:noProof/>
            <w:webHidden/>
          </w:rPr>
          <w:fldChar w:fldCharType="begin"/>
        </w:r>
        <w:r w:rsidR="002A24F4">
          <w:rPr>
            <w:noProof/>
            <w:webHidden/>
          </w:rPr>
          <w:instrText xml:space="preserve"> PAGEREF _Toc479347074 \h </w:instrText>
        </w:r>
        <w:r w:rsidR="002A24F4">
          <w:rPr>
            <w:noProof/>
            <w:webHidden/>
          </w:rPr>
        </w:r>
        <w:r w:rsidR="002A24F4">
          <w:rPr>
            <w:noProof/>
            <w:webHidden/>
          </w:rPr>
          <w:fldChar w:fldCharType="separate"/>
        </w:r>
        <w:r w:rsidR="00C25FF3">
          <w:rPr>
            <w:noProof/>
            <w:webHidden/>
          </w:rPr>
          <w:t>66</w:t>
        </w:r>
        <w:r w:rsidR="002A24F4">
          <w:rPr>
            <w:noProof/>
            <w:webHidden/>
          </w:rPr>
          <w:fldChar w:fldCharType="end"/>
        </w:r>
      </w:hyperlink>
    </w:p>
    <w:p w14:paraId="23AFB16A" w14:textId="77777777" w:rsidR="002A24F4" w:rsidRDefault="003019C2">
      <w:pPr>
        <w:pStyle w:val="Sumrio1"/>
        <w:tabs>
          <w:tab w:val="left" w:pos="660"/>
          <w:tab w:val="right" w:leader="dot" w:pos="9061"/>
        </w:tabs>
        <w:rPr>
          <w:rFonts w:asciiTheme="minorHAnsi" w:eastAsiaTheme="minorEastAsia" w:hAnsiTheme="minorHAnsi" w:cstheme="minorBidi"/>
          <w:b w:val="0"/>
          <w:caps w:val="0"/>
          <w:noProof/>
          <w:sz w:val="22"/>
          <w:szCs w:val="22"/>
        </w:rPr>
      </w:pPr>
      <w:hyperlink w:anchor="_Toc479347075" w:history="1">
        <w:r w:rsidR="002A24F4" w:rsidRPr="00A9445B">
          <w:rPr>
            <w:rStyle w:val="Hyperlink"/>
            <w:noProof/>
          </w:rPr>
          <w:t>4.</w:t>
        </w:r>
        <w:r w:rsidR="002A24F4">
          <w:rPr>
            <w:rFonts w:asciiTheme="minorHAnsi" w:eastAsiaTheme="minorEastAsia" w:hAnsiTheme="minorHAnsi" w:cstheme="minorBidi"/>
            <w:b w:val="0"/>
            <w:caps w:val="0"/>
            <w:noProof/>
            <w:sz w:val="22"/>
            <w:szCs w:val="22"/>
          </w:rPr>
          <w:tab/>
        </w:r>
        <w:r w:rsidR="002A24F4" w:rsidRPr="00A9445B">
          <w:rPr>
            <w:rStyle w:val="Hyperlink"/>
            <w:noProof/>
          </w:rPr>
          <w:t>APLICAÇÃO E AVALIAÇÂO DO RDM</w:t>
        </w:r>
        <w:r w:rsidR="002A24F4">
          <w:rPr>
            <w:noProof/>
            <w:webHidden/>
          </w:rPr>
          <w:tab/>
        </w:r>
        <w:r w:rsidR="002A24F4">
          <w:rPr>
            <w:noProof/>
            <w:webHidden/>
          </w:rPr>
          <w:fldChar w:fldCharType="begin"/>
        </w:r>
        <w:r w:rsidR="002A24F4">
          <w:rPr>
            <w:noProof/>
            <w:webHidden/>
          </w:rPr>
          <w:instrText xml:space="preserve"> PAGEREF _Toc479347075 \h </w:instrText>
        </w:r>
        <w:r w:rsidR="002A24F4">
          <w:rPr>
            <w:noProof/>
            <w:webHidden/>
          </w:rPr>
        </w:r>
        <w:r w:rsidR="002A24F4">
          <w:rPr>
            <w:noProof/>
            <w:webHidden/>
          </w:rPr>
          <w:fldChar w:fldCharType="separate"/>
        </w:r>
        <w:r w:rsidR="00C25FF3">
          <w:rPr>
            <w:noProof/>
            <w:webHidden/>
          </w:rPr>
          <w:t>67</w:t>
        </w:r>
        <w:r w:rsidR="002A24F4">
          <w:rPr>
            <w:noProof/>
            <w:webHidden/>
          </w:rPr>
          <w:fldChar w:fldCharType="end"/>
        </w:r>
      </w:hyperlink>
    </w:p>
    <w:p w14:paraId="26360707" w14:textId="77777777" w:rsidR="002A24F4" w:rsidRDefault="003019C2">
      <w:pPr>
        <w:pStyle w:val="Sumrio2"/>
        <w:tabs>
          <w:tab w:val="left" w:pos="660"/>
          <w:tab w:val="right" w:leader="dot" w:pos="9061"/>
        </w:tabs>
        <w:rPr>
          <w:rFonts w:asciiTheme="minorHAnsi" w:eastAsiaTheme="minorEastAsia" w:hAnsiTheme="minorHAnsi" w:cstheme="minorBidi"/>
          <w:b w:val="0"/>
          <w:noProof/>
          <w:sz w:val="22"/>
          <w:szCs w:val="22"/>
        </w:rPr>
      </w:pPr>
      <w:hyperlink w:anchor="_Toc479347076" w:history="1">
        <w:r w:rsidR="002A24F4" w:rsidRPr="00A9445B">
          <w:rPr>
            <w:rStyle w:val="Hyperlink"/>
            <w:noProof/>
          </w:rPr>
          <w:t>4.1</w:t>
        </w:r>
        <w:r w:rsidR="002A24F4">
          <w:rPr>
            <w:rFonts w:asciiTheme="minorHAnsi" w:eastAsiaTheme="minorEastAsia" w:hAnsiTheme="minorHAnsi" w:cstheme="minorBidi"/>
            <w:b w:val="0"/>
            <w:noProof/>
            <w:sz w:val="22"/>
            <w:szCs w:val="22"/>
          </w:rPr>
          <w:tab/>
        </w:r>
        <w:r w:rsidR="002A24F4" w:rsidRPr="00A9445B">
          <w:rPr>
            <w:rStyle w:val="Hyperlink"/>
            <w:noProof/>
          </w:rPr>
          <w:t>O Contexto de Aplicação</w:t>
        </w:r>
        <w:r w:rsidR="002A24F4">
          <w:rPr>
            <w:noProof/>
            <w:webHidden/>
          </w:rPr>
          <w:tab/>
        </w:r>
        <w:r w:rsidR="002A24F4">
          <w:rPr>
            <w:noProof/>
            <w:webHidden/>
          </w:rPr>
          <w:fldChar w:fldCharType="begin"/>
        </w:r>
        <w:r w:rsidR="002A24F4">
          <w:rPr>
            <w:noProof/>
            <w:webHidden/>
          </w:rPr>
          <w:instrText xml:space="preserve"> PAGEREF _Toc479347076 \h </w:instrText>
        </w:r>
        <w:r w:rsidR="002A24F4">
          <w:rPr>
            <w:noProof/>
            <w:webHidden/>
          </w:rPr>
        </w:r>
        <w:r w:rsidR="002A24F4">
          <w:rPr>
            <w:noProof/>
            <w:webHidden/>
          </w:rPr>
          <w:fldChar w:fldCharType="separate"/>
        </w:r>
        <w:r w:rsidR="00C25FF3">
          <w:rPr>
            <w:noProof/>
            <w:webHidden/>
          </w:rPr>
          <w:t>67</w:t>
        </w:r>
        <w:r w:rsidR="002A24F4">
          <w:rPr>
            <w:noProof/>
            <w:webHidden/>
          </w:rPr>
          <w:fldChar w:fldCharType="end"/>
        </w:r>
      </w:hyperlink>
    </w:p>
    <w:p w14:paraId="01B85104" w14:textId="77777777" w:rsidR="002A24F4" w:rsidRDefault="003019C2">
      <w:pPr>
        <w:pStyle w:val="Sumrio2"/>
        <w:tabs>
          <w:tab w:val="left" w:pos="660"/>
          <w:tab w:val="right" w:leader="dot" w:pos="9061"/>
        </w:tabs>
        <w:rPr>
          <w:rFonts w:asciiTheme="minorHAnsi" w:eastAsiaTheme="minorEastAsia" w:hAnsiTheme="minorHAnsi" w:cstheme="minorBidi"/>
          <w:b w:val="0"/>
          <w:noProof/>
          <w:sz w:val="22"/>
          <w:szCs w:val="22"/>
        </w:rPr>
      </w:pPr>
      <w:hyperlink w:anchor="_Toc479347077" w:history="1">
        <w:r w:rsidR="002A24F4" w:rsidRPr="00A9445B">
          <w:rPr>
            <w:rStyle w:val="Hyperlink"/>
            <w:noProof/>
          </w:rPr>
          <w:t>4.2</w:t>
        </w:r>
        <w:r w:rsidR="002A24F4">
          <w:rPr>
            <w:rFonts w:asciiTheme="minorHAnsi" w:eastAsiaTheme="minorEastAsia" w:hAnsiTheme="minorHAnsi" w:cstheme="minorBidi"/>
            <w:b w:val="0"/>
            <w:noProof/>
            <w:sz w:val="22"/>
            <w:szCs w:val="22"/>
          </w:rPr>
          <w:tab/>
        </w:r>
        <w:r w:rsidR="002A24F4" w:rsidRPr="00A9445B">
          <w:rPr>
            <w:rStyle w:val="Hyperlink"/>
            <w:noProof/>
          </w:rPr>
          <w:t>Aplicação do RDM</w:t>
        </w:r>
        <w:r w:rsidR="002A24F4">
          <w:rPr>
            <w:noProof/>
            <w:webHidden/>
          </w:rPr>
          <w:tab/>
        </w:r>
        <w:r w:rsidR="002A24F4">
          <w:rPr>
            <w:noProof/>
            <w:webHidden/>
          </w:rPr>
          <w:fldChar w:fldCharType="begin"/>
        </w:r>
        <w:r w:rsidR="002A24F4">
          <w:rPr>
            <w:noProof/>
            <w:webHidden/>
          </w:rPr>
          <w:instrText xml:space="preserve"> PAGEREF _Toc479347077 \h </w:instrText>
        </w:r>
        <w:r w:rsidR="002A24F4">
          <w:rPr>
            <w:noProof/>
            <w:webHidden/>
          </w:rPr>
        </w:r>
        <w:r w:rsidR="002A24F4">
          <w:rPr>
            <w:noProof/>
            <w:webHidden/>
          </w:rPr>
          <w:fldChar w:fldCharType="separate"/>
        </w:r>
        <w:r w:rsidR="00C25FF3">
          <w:rPr>
            <w:noProof/>
            <w:webHidden/>
          </w:rPr>
          <w:t>67</w:t>
        </w:r>
        <w:r w:rsidR="002A24F4">
          <w:rPr>
            <w:noProof/>
            <w:webHidden/>
          </w:rPr>
          <w:fldChar w:fldCharType="end"/>
        </w:r>
      </w:hyperlink>
    </w:p>
    <w:p w14:paraId="1708C625" w14:textId="77777777" w:rsidR="002A24F4" w:rsidRDefault="003019C2">
      <w:pPr>
        <w:pStyle w:val="Sumrio3"/>
        <w:tabs>
          <w:tab w:val="left" w:pos="880"/>
        </w:tabs>
        <w:rPr>
          <w:rFonts w:asciiTheme="minorHAnsi" w:eastAsiaTheme="minorEastAsia" w:hAnsiTheme="minorHAnsi" w:cstheme="minorBidi"/>
          <w:noProof/>
          <w:sz w:val="22"/>
          <w:szCs w:val="22"/>
        </w:rPr>
      </w:pPr>
      <w:hyperlink w:anchor="_Toc479347078" w:history="1">
        <w:r w:rsidR="002A24F4" w:rsidRPr="00A9445B">
          <w:rPr>
            <w:rStyle w:val="Hyperlink"/>
            <w:noProof/>
          </w:rPr>
          <w:t>4.2.1</w:t>
        </w:r>
        <w:r w:rsidR="002A24F4">
          <w:rPr>
            <w:rFonts w:asciiTheme="minorHAnsi" w:eastAsiaTheme="minorEastAsia" w:hAnsiTheme="minorHAnsi" w:cstheme="minorBidi"/>
            <w:noProof/>
            <w:sz w:val="22"/>
            <w:szCs w:val="22"/>
          </w:rPr>
          <w:tab/>
        </w:r>
        <w:r w:rsidR="002A24F4" w:rsidRPr="00A9445B">
          <w:rPr>
            <w:rStyle w:val="Hyperlink"/>
            <w:noProof/>
          </w:rPr>
          <w:t>Estruturação da Situação: XLRM</w:t>
        </w:r>
        <w:r w:rsidR="002A24F4">
          <w:rPr>
            <w:noProof/>
            <w:webHidden/>
          </w:rPr>
          <w:tab/>
        </w:r>
        <w:r w:rsidR="002A24F4">
          <w:rPr>
            <w:noProof/>
            <w:webHidden/>
          </w:rPr>
          <w:fldChar w:fldCharType="begin"/>
        </w:r>
        <w:r w:rsidR="002A24F4">
          <w:rPr>
            <w:noProof/>
            <w:webHidden/>
          </w:rPr>
          <w:instrText xml:space="preserve"> PAGEREF _Toc479347078 \h </w:instrText>
        </w:r>
        <w:r w:rsidR="002A24F4">
          <w:rPr>
            <w:noProof/>
            <w:webHidden/>
          </w:rPr>
        </w:r>
        <w:r w:rsidR="002A24F4">
          <w:rPr>
            <w:noProof/>
            <w:webHidden/>
          </w:rPr>
          <w:fldChar w:fldCharType="separate"/>
        </w:r>
        <w:r w:rsidR="00C25FF3">
          <w:rPr>
            <w:noProof/>
            <w:webHidden/>
          </w:rPr>
          <w:t>67</w:t>
        </w:r>
        <w:r w:rsidR="002A24F4">
          <w:rPr>
            <w:noProof/>
            <w:webHidden/>
          </w:rPr>
          <w:fldChar w:fldCharType="end"/>
        </w:r>
      </w:hyperlink>
    </w:p>
    <w:p w14:paraId="46A63C0E" w14:textId="77777777" w:rsidR="002A24F4" w:rsidRDefault="003019C2">
      <w:pPr>
        <w:pStyle w:val="Sumrio3"/>
        <w:tabs>
          <w:tab w:val="left" w:pos="880"/>
        </w:tabs>
        <w:rPr>
          <w:rFonts w:asciiTheme="minorHAnsi" w:eastAsiaTheme="minorEastAsia" w:hAnsiTheme="minorHAnsi" w:cstheme="minorBidi"/>
          <w:noProof/>
          <w:sz w:val="22"/>
          <w:szCs w:val="22"/>
        </w:rPr>
      </w:pPr>
      <w:hyperlink w:anchor="_Toc479347079" w:history="1">
        <w:r w:rsidR="002A24F4" w:rsidRPr="00A9445B">
          <w:rPr>
            <w:rStyle w:val="Hyperlink"/>
            <w:noProof/>
          </w:rPr>
          <w:t>4.2.2</w:t>
        </w:r>
        <w:r w:rsidR="002A24F4">
          <w:rPr>
            <w:rFonts w:asciiTheme="minorHAnsi" w:eastAsiaTheme="minorEastAsia" w:hAnsiTheme="minorHAnsi" w:cstheme="minorBidi"/>
            <w:noProof/>
            <w:sz w:val="22"/>
            <w:szCs w:val="22"/>
          </w:rPr>
          <w:tab/>
        </w:r>
        <w:r w:rsidR="002A24F4" w:rsidRPr="00A9445B">
          <w:rPr>
            <w:rStyle w:val="Hyperlink"/>
            <w:noProof/>
          </w:rPr>
          <w:t>Projetando o Modelo</w:t>
        </w:r>
        <w:r w:rsidR="002A24F4">
          <w:rPr>
            <w:noProof/>
            <w:webHidden/>
          </w:rPr>
          <w:tab/>
        </w:r>
        <w:r w:rsidR="002A24F4">
          <w:rPr>
            <w:noProof/>
            <w:webHidden/>
          </w:rPr>
          <w:fldChar w:fldCharType="begin"/>
        </w:r>
        <w:r w:rsidR="002A24F4">
          <w:rPr>
            <w:noProof/>
            <w:webHidden/>
          </w:rPr>
          <w:instrText xml:space="preserve"> PAGEREF _Toc479347079 \h </w:instrText>
        </w:r>
        <w:r w:rsidR="002A24F4">
          <w:rPr>
            <w:noProof/>
            <w:webHidden/>
          </w:rPr>
        </w:r>
        <w:r w:rsidR="002A24F4">
          <w:rPr>
            <w:noProof/>
            <w:webHidden/>
          </w:rPr>
          <w:fldChar w:fldCharType="separate"/>
        </w:r>
        <w:r w:rsidR="00C25FF3">
          <w:rPr>
            <w:noProof/>
            <w:webHidden/>
          </w:rPr>
          <w:t>67</w:t>
        </w:r>
        <w:r w:rsidR="002A24F4">
          <w:rPr>
            <w:noProof/>
            <w:webHidden/>
          </w:rPr>
          <w:fldChar w:fldCharType="end"/>
        </w:r>
      </w:hyperlink>
    </w:p>
    <w:p w14:paraId="725AC1EB" w14:textId="77777777" w:rsidR="002A24F4" w:rsidRDefault="003019C2">
      <w:pPr>
        <w:pStyle w:val="Sumrio3"/>
        <w:tabs>
          <w:tab w:val="left" w:pos="880"/>
        </w:tabs>
        <w:rPr>
          <w:rFonts w:asciiTheme="minorHAnsi" w:eastAsiaTheme="minorEastAsia" w:hAnsiTheme="minorHAnsi" w:cstheme="minorBidi"/>
          <w:noProof/>
          <w:sz w:val="22"/>
          <w:szCs w:val="22"/>
        </w:rPr>
      </w:pPr>
      <w:hyperlink w:anchor="_Toc479347080" w:history="1">
        <w:r w:rsidR="002A24F4" w:rsidRPr="00A9445B">
          <w:rPr>
            <w:rStyle w:val="Hyperlink"/>
            <w:noProof/>
          </w:rPr>
          <w:t>4.2.3</w:t>
        </w:r>
        <w:r w:rsidR="002A24F4">
          <w:rPr>
            <w:rFonts w:asciiTheme="minorHAnsi" w:eastAsiaTheme="minorEastAsia" w:hAnsiTheme="minorHAnsi" w:cstheme="minorBidi"/>
            <w:noProof/>
            <w:sz w:val="22"/>
            <w:szCs w:val="22"/>
          </w:rPr>
          <w:tab/>
        </w:r>
        <w:r w:rsidR="002A24F4" w:rsidRPr="00A9445B">
          <w:rPr>
            <w:rStyle w:val="Hyperlink"/>
            <w:noProof/>
          </w:rPr>
          <w:t>Geração de Casos</w:t>
        </w:r>
        <w:r w:rsidR="002A24F4">
          <w:rPr>
            <w:noProof/>
            <w:webHidden/>
          </w:rPr>
          <w:tab/>
        </w:r>
        <w:r w:rsidR="002A24F4">
          <w:rPr>
            <w:noProof/>
            <w:webHidden/>
          </w:rPr>
          <w:fldChar w:fldCharType="begin"/>
        </w:r>
        <w:r w:rsidR="002A24F4">
          <w:rPr>
            <w:noProof/>
            <w:webHidden/>
          </w:rPr>
          <w:instrText xml:space="preserve"> PAGEREF _Toc479347080 \h </w:instrText>
        </w:r>
        <w:r w:rsidR="002A24F4">
          <w:rPr>
            <w:noProof/>
            <w:webHidden/>
          </w:rPr>
        </w:r>
        <w:r w:rsidR="002A24F4">
          <w:rPr>
            <w:noProof/>
            <w:webHidden/>
          </w:rPr>
          <w:fldChar w:fldCharType="separate"/>
        </w:r>
        <w:r w:rsidR="00C25FF3">
          <w:rPr>
            <w:noProof/>
            <w:webHidden/>
          </w:rPr>
          <w:t>67</w:t>
        </w:r>
        <w:r w:rsidR="002A24F4">
          <w:rPr>
            <w:noProof/>
            <w:webHidden/>
          </w:rPr>
          <w:fldChar w:fldCharType="end"/>
        </w:r>
      </w:hyperlink>
    </w:p>
    <w:p w14:paraId="1ECE5699" w14:textId="77777777" w:rsidR="002A24F4" w:rsidRDefault="003019C2">
      <w:pPr>
        <w:pStyle w:val="Sumrio3"/>
        <w:tabs>
          <w:tab w:val="left" w:pos="880"/>
        </w:tabs>
        <w:rPr>
          <w:rFonts w:asciiTheme="minorHAnsi" w:eastAsiaTheme="minorEastAsia" w:hAnsiTheme="minorHAnsi" w:cstheme="minorBidi"/>
          <w:noProof/>
          <w:sz w:val="22"/>
          <w:szCs w:val="22"/>
        </w:rPr>
      </w:pPr>
      <w:hyperlink w:anchor="_Toc479347081" w:history="1">
        <w:r w:rsidR="002A24F4" w:rsidRPr="00A9445B">
          <w:rPr>
            <w:rStyle w:val="Hyperlink"/>
            <w:noProof/>
          </w:rPr>
          <w:t>4.2.4</w:t>
        </w:r>
        <w:r w:rsidR="002A24F4">
          <w:rPr>
            <w:rFonts w:asciiTheme="minorHAnsi" w:eastAsiaTheme="minorEastAsia" w:hAnsiTheme="minorHAnsi" w:cstheme="minorBidi"/>
            <w:noProof/>
            <w:sz w:val="22"/>
            <w:szCs w:val="22"/>
          </w:rPr>
          <w:tab/>
        </w:r>
        <w:r w:rsidR="002A24F4" w:rsidRPr="00A9445B">
          <w:rPr>
            <w:rStyle w:val="Hyperlink"/>
            <w:noProof/>
          </w:rPr>
          <w:t>Análise de Robustez das Decisões</w:t>
        </w:r>
        <w:r w:rsidR="002A24F4">
          <w:rPr>
            <w:noProof/>
            <w:webHidden/>
          </w:rPr>
          <w:tab/>
        </w:r>
        <w:r w:rsidR="002A24F4">
          <w:rPr>
            <w:noProof/>
            <w:webHidden/>
          </w:rPr>
          <w:fldChar w:fldCharType="begin"/>
        </w:r>
        <w:r w:rsidR="002A24F4">
          <w:rPr>
            <w:noProof/>
            <w:webHidden/>
          </w:rPr>
          <w:instrText xml:space="preserve"> PAGEREF _Toc479347081 \h </w:instrText>
        </w:r>
        <w:r w:rsidR="002A24F4">
          <w:rPr>
            <w:noProof/>
            <w:webHidden/>
          </w:rPr>
        </w:r>
        <w:r w:rsidR="002A24F4">
          <w:rPr>
            <w:noProof/>
            <w:webHidden/>
          </w:rPr>
          <w:fldChar w:fldCharType="separate"/>
        </w:r>
        <w:r w:rsidR="00C25FF3">
          <w:rPr>
            <w:noProof/>
            <w:webHidden/>
          </w:rPr>
          <w:t>67</w:t>
        </w:r>
        <w:r w:rsidR="002A24F4">
          <w:rPr>
            <w:noProof/>
            <w:webHidden/>
          </w:rPr>
          <w:fldChar w:fldCharType="end"/>
        </w:r>
      </w:hyperlink>
    </w:p>
    <w:p w14:paraId="6CDCF9BB" w14:textId="77777777" w:rsidR="002A24F4" w:rsidRDefault="003019C2">
      <w:pPr>
        <w:pStyle w:val="Sumrio3"/>
        <w:tabs>
          <w:tab w:val="left" w:pos="880"/>
        </w:tabs>
        <w:rPr>
          <w:rFonts w:asciiTheme="minorHAnsi" w:eastAsiaTheme="minorEastAsia" w:hAnsiTheme="minorHAnsi" w:cstheme="minorBidi"/>
          <w:noProof/>
          <w:sz w:val="22"/>
          <w:szCs w:val="22"/>
        </w:rPr>
      </w:pPr>
      <w:hyperlink w:anchor="_Toc479347082" w:history="1">
        <w:r w:rsidR="002A24F4" w:rsidRPr="00A9445B">
          <w:rPr>
            <w:rStyle w:val="Hyperlink"/>
            <w:noProof/>
          </w:rPr>
          <w:t>4.2.5</w:t>
        </w:r>
        <w:r w:rsidR="002A24F4">
          <w:rPr>
            <w:rFonts w:asciiTheme="minorHAnsi" w:eastAsiaTheme="minorEastAsia" w:hAnsiTheme="minorHAnsi" w:cstheme="minorBidi"/>
            <w:noProof/>
            <w:sz w:val="22"/>
            <w:szCs w:val="22"/>
          </w:rPr>
          <w:tab/>
        </w:r>
        <w:r w:rsidR="002A24F4" w:rsidRPr="00A9445B">
          <w:rPr>
            <w:rStyle w:val="Hyperlink"/>
            <w:noProof/>
          </w:rPr>
          <w:t>Análise de Tradeoffs</w:t>
        </w:r>
        <w:r w:rsidR="002A24F4">
          <w:rPr>
            <w:noProof/>
            <w:webHidden/>
          </w:rPr>
          <w:tab/>
        </w:r>
        <w:r w:rsidR="002A24F4">
          <w:rPr>
            <w:noProof/>
            <w:webHidden/>
          </w:rPr>
          <w:fldChar w:fldCharType="begin"/>
        </w:r>
        <w:r w:rsidR="002A24F4">
          <w:rPr>
            <w:noProof/>
            <w:webHidden/>
          </w:rPr>
          <w:instrText xml:space="preserve"> PAGEREF _Toc479347082 \h </w:instrText>
        </w:r>
        <w:r w:rsidR="002A24F4">
          <w:rPr>
            <w:noProof/>
            <w:webHidden/>
          </w:rPr>
        </w:r>
        <w:r w:rsidR="002A24F4">
          <w:rPr>
            <w:noProof/>
            <w:webHidden/>
          </w:rPr>
          <w:fldChar w:fldCharType="separate"/>
        </w:r>
        <w:r w:rsidR="00C25FF3">
          <w:rPr>
            <w:noProof/>
            <w:webHidden/>
          </w:rPr>
          <w:t>67</w:t>
        </w:r>
        <w:r w:rsidR="002A24F4">
          <w:rPr>
            <w:noProof/>
            <w:webHidden/>
          </w:rPr>
          <w:fldChar w:fldCharType="end"/>
        </w:r>
      </w:hyperlink>
    </w:p>
    <w:p w14:paraId="74656614" w14:textId="77777777" w:rsidR="002A24F4" w:rsidRDefault="003019C2">
      <w:pPr>
        <w:pStyle w:val="Sumrio2"/>
        <w:tabs>
          <w:tab w:val="left" w:pos="660"/>
          <w:tab w:val="right" w:leader="dot" w:pos="9061"/>
        </w:tabs>
        <w:rPr>
          <w:rFonts w:asciiTheme="minorHAnsi" w:eastAsiaTheme="minorEastAsia" w:hAnsiTheme="minorHAnsi" w:cstheme="minorBidi"/>
          <w:b w:val="0"/>
          <w:noProof/>
          <w:sz w:val="22"/>
          <w:szCs w:val="22"/>
        </w:rPr>
      </w:pPr>
      <w:hyperlink w:anchor="_Toc479347083" w:history="1">
        <w:r w:rsidR="002A24F4" w:rsidRPr="00A9445B">
          <w:rPr>
            <w:rStyle w:val="Hyperlink"/>
            <w:noProof/>
          </w:rPr>
          <w:t>4.3</w:t>
        </w:r>
        <w:r w:rsidR="002A24F4">
          <w:rPr>
            <w:rFonts w:asciiTheme="minorHAnsi" w:eastAsiaTheme="minorEastAsia" w:hAnsiTheme="minorHAnsi" w:cstheme="minorBidi"/>
            <w:b w:val="0"/>
            <w:noProof/>
            <w:sz w:val="22"/>
            <w:szCs w:val="22"/>
          </w:rPr>
          <w:tab/>
        </w:r>
        <w:r w:rsidR="002A24F4" w:rsidRPr="00A9445B">
          <w:rPr>
            <w:rStyle w:val="Hyperlink"/>
            <w:noProof/>
          </w:rPr>
          <w:t>Avaliação da Aplicação</w:t>
        </w:r>
        <w:r w:rsidR="002A24F4">
          <w:rPr>
            <w:noProof/>
            <w:webHidden/>
          </w:rPr>
          <w:tab/>
        </w:r>
        <w:r w:rsidR="002A24F4">
          <w:rPr>
            <w:noProof/>
            <w:webHidden/>
          </w:rPr>
          <w:fldChar w:fldCharType="begin"/>
        </w:r>
        <w:r w:rsidR="002A24F4">
          <w:rPr>
            <w:noProof/>
            <w:webHidden/>
          </w:rPr>
          <w:instrText xml:space="preserve"> PAGEREF _Toc479347083 \h </w:instrText>
        </w:r>
        <w:r w:rsidR="002A24F4">
          <w:rPr>
            <w:noProof/>
            <w:webHidden/>
          </w:rPr>
        </w:r>
        <w:r w:rsidR="002A24F4">
          <w:rPr>
            <w:noProof/>
            <w:webHidden/>
          </w:rPr>
          <w:fldChar w:fldCharType="separate"/>
        </w:r>
        <w:r w:rsidR="00C25FF3">
          <w:rPr>
            <w:noProof/>
            <w:webHidden/>
          </w:rPr>
          <w:t>67</w:t>
        </w:r>
        <w:r w:rsidR="002A24F4">
          <w:rPr>
            <w:noProof/>
            <w:webHidden/>
          </w:rPr>
          <w:fldChar w:fldCharType="end"/>
        </w:r>
      </w:hyperlink>
    </w:p>
    <w:p w14:paraId="710A03E0" w14:textId="77777777" w:rsidR="002A24F4" w:rsidRDefault="003019C2">
      <w:pPr>
        <w:pStyle w:val="Sumrio3"/>
        <w:tabs>
          <w:tab w:val="left" w:pos="880"/>
        </w:tabs>
        <w:rPr>
          <w:rFonts w:asciiTheme="minorHAnsi" w:eastAsiaTheme="minorEastAsia" w:hAnsiTheme="minorHAnsi" w:cstheme="minorBidi"/>
          <w:noProof/>
          <w:sz w:val="22"/>
          <w:szCs w:val="22"/>
        </w:rPr>
      </w:pPr>
      <w:hyperlink w:anchor="_Toc479347084" w:history="1">
        <w:r w:rsidR="002A24F4" w:rsidRPr="00A9445B">
          <w:rPr>
            <w:rStyle w:val="Hyperlink"/>
            <w:noProof/>
          </w:rPr>
          <w:t>4.3.1</w:t>
        </w:r>
        <w:r w:rsidR="002A24F4">
          <w:rPr>
            <w:rFonts w:asciiTheme="minorHAnsi" w:eastAsiaTheme="minorEastAsia" w:hAnsiTheme="minorHAnsi" w:cstheme="minorBidi"/>
            <w:noProof/>
            <w:sz w:val="22"/>
            <w:szCs w:val="22"/>
          </w:rPr>
          <w:tab/>
        </w:r>
        <w:r w:rsidR="002A24F4" w:rsidRPr="00A9445B">
          <w:rPr>
            <w:rStyle w:val="Hyperlink"/>
            <w:noProof/>
          </w:rPr>
          <w:t>Síntese da Avaliação</w:t>
        </w:r>
        <w:r w:rsidR="002A24F4">
          <w:rPr>
            <w:noProof/>
            <w:webHidden/>
          </w:rPr>
          <w:tab/>
        </w:r>
        <w:r w:rsidR="002A24F4">
          <w:rPr>
            <w:noProof/>
            <w:webHidden/>
          </w:rPr>
          <w:fldChar w:fldCharType="begin"/>
        </w:r>
        <w:r w:rsidR="002A24F4">
          <w:rPr>
            <w:noProof/>
            <w:webHidden/>
          </w:rPr>
          <w:instrText xml:space="preserve"> PAGEREF _Toc479347084 \h </w:instrText>
        </w:r>
        <w:r w:rsidR="002A24F4">
          <w:rPr>
            <w:noProof/>
            <w:webHidden/>
          </w:rPr>
        </w:r>
        <w:r w:rsidR="002A24F4">
          <w:rPr>
            <w:noProof/>
            <w:webHidden/>
          </w:rPr>
          <w:fldChar w:fldCharType="separate"/>
        </w:r>
        <w:r w:rsidR="00C25FF3">
          <w:rPr>
            <w:noProof/>
            <w:webHidden/>
          </w:rPr>
          <w:t>67</w:t>
        </w:r>
        <w:r w:rsidR="002A24F4">
          <w:rPr>
            <w:noProof/>
            <w:webHidden/>
          </w:rPr>
          <w:fldChar w:fldCharType="end"/>
        </w:r>
      </w:hyperlink>
    </w:p>
    <w:p w14:paraId="284396E5" w14:textId="77777777" w:rsidR="002A24F4" w:rsidRDefault="003019C2">
      <w:pPr>
        <w:pStyle w:val="Sumrio1"/>
        <w:tabs>
          <w:tab w:val="left" w:pos="660"/>
          <w:tab w:val="right" w:leader="dot" w:pos="9061"/>
        </w:tabs>
        <w:rPr>
          <w:rFonts w:asciiTheme="minorHAnsi" w:eastAsiaTheme="minorEastAsia" w:hAnsiTheme="minorHAnsi" w:cstheme="minorBidi"/>
          <w:b w:val="0"/>
          <w:caps w:val="0"/>
          <w:noProof/>
          <w:sz w:val="22"/>
          <w:szCs w:val="22"/>
        </w:rPr>
      </w:pPr>
      <w:hyperlink w:anchor="_Toc479347085" w:history="1">
        <w:r w:rsidR="002A24F4" w:rsidRPr="00A9445B">
          <w:rPr>
            <w:rStyle w:val="Hyperlink"/>
            <w:noProof/>
          </w:rPr>
          <w:t>5.</w:t>
        </w:r>
        <w:r w:rsidR="002A24F4">
          <w:rPr>
            <w:rFonts w:asciiTheme="minorHAnsi" w:eastAsiaTheme="minorEastAsia" w:hAnsiTheme="minorHAnsi" w:cstheme="minorBidi"/>
            <w:b w:val="0"/>
            <w:caps w:val="0"/>
            <w:noProof/>
            <w:sz w:val="22"/>
            <w:szCs w:val="22"/>
          </w:rPr>
          <w:tab/>
        </w:r>
        <w:r w:rsidR="002A24F4" w:rsidRPr="00A9445B">
          <w:rPr>
            <w:rStyle w:val="Hyperlink"/>
            <w:noProof/>
          </w:rPr>
          <w:t>CONCLUSÃO</w:t>
        </w:r>
        <w:r w:rsidR="002A24F4">
          <w:rPr>
            <w:noProof/>
            <w:webHidden/>
          </w:rPr>
          <w:tab/>
        </w:r>
        <w:r w:rsidR="002A24F4">
          <w:rPr>
            <w:noProof/>
            <w:webHidden/>
          </w:rPr>
          <w:fldChar w:fldCharType="begin"/>
        </w:r>
        <w:r w:rsidR="002A24F4">
          <w:rPr>
            <w:noProof/>
            <w:webHidden/>
          </w:rPr>
          <w:instrText xml:space="preserve"> PAGEREF _Toc479347085 \h </w:instrText>
        </w:r>
        <w:r w:rsidR="002A24F4">
          <w:rPr>
            <w:noProof/>
            <w:webHidden/>
          </w:rPr>
        </w:r>
        <w:r w:rsidR="002A24F4">
          <w:rPr>
            <w:noProof/>
            <w:webHidden/>
          </w:rPr>
          <w:fldChar w:fldCharType="separate"/>
        </w:r>
        <w:r w:rsidR="00C25FF3">
          <w:rPr>
            <w:noProof/>
            <w:webHidden/>
          </w:rPr>
          <w:t>67</w:t>
        </w:r>
        <w:r w:rsidR="002A24F4">
          <w:rPr>
            <w:noProof/>
            <w:webHidden/>
          </w:rPr>
          <w:fldChar w:fldCharType="end"/>
        </w:r>
      </w:hyperlink>
    </w:p>
    <w:p w14:paraId="4400A609" w14:textId="77777777" w:rsidR="002A24F4" w:rsidRDefault="003019C2">
      <w:pPr>
        <w:pStyle w:val="Sumrio1"/>
        <w:tabs>
          <w:tab w:val="right" w:leader="dot" w:pos="9061"/>
        </w:tabs>
        <w:rPr>
          <w:rFonts w:asciiTheme="minorHAnsi" w:eastAsiaTheme="minorEastAsia" w:hAnsiTheme="minorHAnsi" w:cstheme="minorBidi"/>
          <w:b w:val="0"/>
          <w:caps w:val="0"/>
          <w:noProof/>
          <w:sz w:val="22"/>
          <w:szCs w:val="22"/>
        </w:rPr>
      </w:pPr>
      <w:hyperlink w:anchor="_Toc479347086" w:history="1">
        <w:r w:rsidR="002A24F4" w:rsidRPr="00A9445B">
          <w:rPr>
            <w:rStyle w:val="Hyperlink"/>
            <w:noProof/>
            <w:lang w:val="en-US"/>
          </w:rPr>
          <w:t>REFERÊNCIAS</w:t>
        </w:r>
        <w:r w:rsidR="002A24F4">
          <w:rPr>
            <w:noProof/>
            <w:webHidden/>
          </w:rPr>
          <w:tab/>
        </w:r>
        <w:r w:rsidR="002A24F4">
          <w:rPr>
            <w:noProof/>
            <w:webHidden/>
          </w:rPr>
          <w:fldChar w:fldCharType="begin"/>
        </w:r>
        <w:r w:rsidR="002A24F4">
          <w:rPr>
            <w:noProof/>
            <w:webHidden/>
          </w:rPr>
          <w:instrText xml:space="preserve"> PAGEREF _Toc479347086 \h </w:instrText>
        </w:r>
        <w:r w:rsidR="002A24F4">
          <w:rPr>
            <w:noProof/>
            <w:webHidden/>
          </w:rPr>
        </w:r>
        <w:r w:rsidR="002A24F4">
          <w:rPr>
            <w:noProof/>
            <w:webHidden/>
          </w:rPr>
          <w:fldChar w:fldCharType="separate"/>
        </w:r>
        <w:r w:rsidR="00C25FF3">
          <w:rPr>
            <w:noProof/>
            <w:webHidden/>
          </w:rPr>
          <w:t>68</w:t>
        </w:r>
        <w:r w:rsidR="002A24F4">
          <w:rPr>
            <w:noProof/>
            <w:webHidden/>
          </w:rPr>
          <w:fldChar w:fldCharType="end"/>
        </w:r>
      </w:hyperlink>
    </w:p>
    <w:p w14:paraId="67EE6EC0" w14:textId="77777777" w:rsidR="002A24F4" w:rsidRDefault="003019C2">
      <w:pPr>
        <w:pStyle w:val="Sumrio1"/>
        <w:tabs>
          <w:tab w:val="right" w:leader="dot" w:pos="9061"/>
        </w:tabs>
        <w:rPr>
          <w:rFonts w:asciiTheme="minorHAnsi" w:eastAsiaTheme="minorEastAsia" w:hAnsiTheme="minorHAnsi" w:cstheme="minorBidi"/>
          <w:b w:val="0"/>
          <w:caps w:val="0"/>
          <w:noProof/>
          <w:sz w:val="22"/>
          <w:szCs w:val="22"/>
        </w:rPr>
      </w:pPr>
      <w:hyperlink w:anchor="_Toc479347087" w:history="1">
        <w:r w:rsidR="002A24F4" w:rsidRPr="00A9445B">
          <w:rPr>
            <w:rStyle w:val="Hyperlink"/>
            <w:noProof/>
          </w:rPr>
          <w:t>A</w:t>
        </w:r>
        <w:r w:rsidR="002A24F4" w:rsidRPr="00A9445B">
          <w:rPr>
            <w:rStyle w:val="Hyperlink"/>
            <w:rFonts w:eastAsia="Calibri" w:cs="Arial"/>
            <w:noProof/>
            <w:spacing w:val="5"/>
            <w:kern w:val="32"/>
          </w:rPr>
          <w:t>PÊNDIC</w:t>
        </w:r>
        <w:r w:rsidR="002A24F4" w:rsidRPr="00A9445B">
          <w:rPr>
            <w:rStyle w:val="Hyperlink"/>
            <w:noProof/>
          </w:rPr>
          <w:t>E A – Protocolo da Revisão Sistemática da Literatura</w:t>
        </w:r>
        <w:r w:rsidR="002A24F4">
          <w:rPr>
            <w:noProof/>
            <w:webHidden/>
          </w:rPr>
          <w:tab/>
        </w:r>
        <w:r w:rsidR="002A24F4">
          <w:rPr>
            <w:noProof/>
            <w:webHidden/>
          </w:rPr>
          <w:fldChar w:fldCharType="begin"/>
        </w:r>
        <w:r w:rsidR="002A24F4">
          <w:rPr>
            <w:noProof/>
            <w:webHidden/>
          </w:rPr>
          <w:instrText xml:space="preserve"> PAGEREF _Toc479347087 \h </w:instrText>
        </w:r>
        <w:r w:rsidR="002A24F4">
          <w:rPr>
            <w:noProof/>
            <w:webHidden/>
          </w:rPr>
        </w:r>
        <w:r w:rsidR="002A24F4">
          <w:rPr>
            <w:noProof/>
            <w:webHidden/>
          </w:rPr>
          <w:fldChar w:fldCharType="separate"/>
        </w:r>
        <w:r w:rsidR="00C25FF3">
          <w:rPr>
            <w:noProof/>
            <w:webHidden/>
          </w:rPr>
          <w:t>76</w:t>
        </w:r>
        <w:r w:rsidR="002A24F4">
          <w:rPr>
            <w:noProof/>
            <w:webHidden/>
          </w:rPr>
          <w:fldChar w:fldCharType="end"/>
        </w:r>
      </w:hyperlink>
    </w:p>
    <w:p w14:paraId="411BA087" w14:textId="77777777" w:rsidR="002A24F4" w:rsidRDefault="003019C2">
      <w:pPr>
        <w:pStyle w:val="Sumrio1"/>
        <w:tabs>
          <w:tab w:val="right" w:leader="dot" w:pos="9061"/>
        </w:tabs>
        <w:rPr>
          <w:rFonts w:asciiTheme="minorHAnsi" w:eastAsiaTheme="minorEastAsia" w:hAnsiTheme="minorHAnsi" w:cstheme="minorBidi"/>
          <w:b w:val="0"/>
          <w:caps w:val="0"/>
          <w:noProof/>
          <w:sz w:val="22"/>
          <w:szCs w:val="22"/>
        </w:rPr>
      </w:pPr>
      <w:hyperlink w:anchor="_Toc479347088" w:history="1">
        <w:r w:rsidR="002A24F4" w:rsidRPr="00A9445B">
          <w:rPr>
            <w:rStyle w:val="Hyperlink"/>
            <w:noProof/>
          </w:rPr>
          <w:t>A</w:t>
        </w:r>
        <w:r w:rsidR="002A24F4" w:rsidRPr="00A9445B">
          <w:rPr>
            <w:rStyle w:val="Hyperlink"/>
            <w:rFonts w:eastAsia="Calibri" w:cs="Arial"/>
            <w:noProof/>
            <w:spacing w:val="5"/>
            <w:kern w:val="32"/>
          </w:rPr>
          <w:t>PÊNDIC</w:t>
        </w:r>
        <w:r w:rsidR="002A24F4" w:rsidRPr="00A9445B">
          <w:rPr>
            <w:rStyle w:val="Hyperlink"/>
            <w:noProof/>
          </w:rPr>
          <w:t>E B – Literatura Analisada sobre Decisões Estratégicas sob Incerteza</w:t>
        </w:r>
        <w:r w:rsidR="002A24F4">
          <w:rPr>
            <w:noProof/>
            <w:webHidden/>
          </w:rPr>
          <w:tab/>
        </w:r>
        <w:r w:rsidR="002A24F4">
          <w:rPr>
            <w:noProof/>
            <w:webHidden/>
          </w:rPr>
          <w:fldChar w:fldCharType="begin"/>
        </w:r>
        <w:r w:rsidR="002A24F4">
          <w:rPr>
            <w:noProof/>
            <w:webHidden/>
          </w:rPr>
          <w:instrText xml:space="preserve"> PAGEREF _Toc479347088 \h </w:instrText>
        </w:r>
        <w:r w:rsidR="002A24F4">
          <w:rPr>
            <w:noProof/>
            <w:webHidden/>
          </w:rPr>
        </w:r>
        <w:r w:rsidR="002A24F4">
          <w:rPr>
            <w:noProof/>
            <w:webHidden/>
          </w:rPr>
          <w:fldChar w:fldCharType="separate"/>
        </w:r>
        <w:r w:rsidR="00C25FF3">
          <w:rPr>
            <w:noProof/>
            <w:webHidden/>
          </w:rPr>
          <w:t>79</w:t>
        </w:r>
        <w:r w:rsidR="002A24F4">
          <w:rPr>
            <w:noProof/>
            <w:webHidden/>
          </w:rPr>
          <w:fldChar w:fldCharType="end"/>
        </w:r>
      </w:hyperlink>
    </w:p>
    <w:p w14:paraId="5BEA40A5" w14:textId="77777777" w:rsidR="002A24F4" w:rsidRDefault="003019C2">
      <w:pPr>
        <w:pStyle w:val="Sumrio1"/>
        <w:tabs>
          <w:tab w:val="right" w:leader="dot" w:pos="9061"/>
        </w:tabs>
        <w:rPr>
          <w:rFonts w:asciiTheme="minorHAnsi" w:eastAsiaTheme="minorEastAsia" w:hAnsiTheme="minorHAnsi" w:cstheme="minorBidi"/>
          <w:b w:val="0"/>
          <w:caps w:val="0"/>
          <w:noProof/>
          <w:sz w:val="22"/>
          <w:szCs w:val="22"/>
        </w:rPr>
      </w:pPr>
      <w:hyperlink w:anchor="_Toc479347089" w:history="1">
        <w:r w:rsidR="002A24F4" w:rsidRPr="00A9445B">
          <w:rPr>
            <w:rStyle w:val="Hyperlink"/>
            <w:noProof/>
          </w:rPr>
          <w:t>A</w:t>
        </w:r>
        <w:r w:rsidR="002A24F4" w:rsidRPr="00A9445B">
          <w:rPr>
            <w:rStyle w:val="Hyperlink"/>
            <w:rFonts w:eastAsia="Calibri" w:cs="Arial"/>
            <w:noProof/>
            <w:spacing w:val="5"/>
            <w:kern w:val="32"/>
          </w:rPr>
          <w:t>PÊNDIC</w:t>
        </w:r>
        <w:r w:rsidR="002A24F4" w:rsidRPr="00A9445B">
          <w:rPr>
            <w:rStyle w:val="Hyperlink"/>
            <w:noProof/>
          </w:rPr>
          <w:t>E C – Literatura Analisada sobre RDM e EMA</w:t>
        </w:r>
        <w:r w:rsidR="002A24F4">
          <w:rPr>
            <w:noProof/>
            <w:webHidden/>
          </w:rPr>
          <w:tab/>
        </w:r>
        <w:r w:rsidR="002A24F4">
          <w:rPr>
            <w:noProof/>
            <w:webHidden/>
          </w:rPr>
          <w:fldChar w:fldCharType="begin"/>
        </w:r>
        <w:r w:rsidR="002A24F4">
          <w:rPr>
            <w:noProof/>
            <w:webHidden/>
          </w:rPr>
          <w:instrText xml:space="preserve"> PAGEREF _Toc479347089 \h </w:instrText>
        </w:r>
        <w:r w:rsidR="002A24F4">
          <w:rPr>
            <w:noProof/>
            <w:webHidden/>
          </w:rPr>
        </w:r>
        <w:r w:rsidR="002A24F4">
          <w:rPr>
            <w:noProof/>
            <w:webHidden/>
          </w:rPr>
          <w:fldChar w:fldCharType="separate"/>
        </w:r>
        <w:r w:rsidR="00C25FF3">
          <w:rPr>
            <w:noProof/>
            <w:webHidden/>
          </w:rPr>
          <w:t>82</w:t>
        </w:r>
        <w:r w:rsidR="002A24F4">
          <w:rPr>
            <w:noProof/>
            <w:webHidden/>
          </w:rPr>
          <w:fldChar w:fldCharType="end"/>
        </w:r>
      </w:hyperlink>
    </w:p>
    <w:p w14:paraId="44BEDF78" w14:textId="77777777" w:rsidR="002A24F4" w:rsidRDefault="003019C2">
      <w:pPr>
        <w:pStyle w:val="Sumrio1"/>
        <w:tabs>
          <w:tab w:val="right" w:leader="dot" w:pos="9061"/>
        </w:tabs>
        <w:rPr>
          <w:rFonts w:asciiTheme="minorHAnsi" w:eastAsiaTheme="minorEastAsia" w:hAnsiTheme="minorHAnsi" w:cstheme="minorBidi"/>
          <w:b w:val="0"/>
          <w:caps w:val="0"/>
          <w:noProof/>
          <w:sz w:val="22"/>
          <w:szCs w:val="22"/>
        </w:rPr>
      </w:pPr>
      <w:hyperlink w:anchor="_Toc479347090" w:history="1">
        <w:r w:rsidR="002A24F4" w:rsidRPr="00A9445B">
          <w:rPr>
            <w:rStyle w:val="Hyperlink"/>
            <w:noProof/>
          </w:rPr>
          <w:t>A</w:t>
        </w:r>
        <w:r w:rsidR="002A24F4" w:rsidRPr="00A9445B">
          <w:rPr>
            <w:rStyle w:val="Hyperlink"/>
            <w:rFonts w:eastAsia="Calibri" w:cs="Arial"/>
            <w:noProof/>
            <w:spacing w:val="5"/>
            <w:kern w:val="32"/>
          </w:rPr>
          <w:t>PÊNDIC</w:t>
        </w:r>
        <w:r w:rsidR="002A24F4" w:rsidRPr="00A9445B">
          <w:rPr>
            <w:rStyle w:val="Hyperlink"/>
            <w:noProof/>
          </w:rPr>
          <w:t>E D – Contextos de Aplicação do RDM</w:t>
        </w:r>
        <w:r w:rsidR="002A24F4">
          <w:rPr>
            <w:noProof/>
            <w:webHidden/>
          </w:rPr>
          <w:tab/>
        </w:r>
        <w:r w:rsidR="002A24F4">
          <w:rPr>
            <w:noProof/>
            <w:webHidden/>
          </w:rPr>
          <w:fldChar w:fldCharType="begin"/>
        </w:r>
        <w:r w:rsidR="002A24F4">
          <w:rPr>
            <w:noProof/>
            <w:webHidden/>
          </w:rPr>
          <w:instrText xml:space="preserve"> PAGEREF _Toc479347090 \h </w:instrText>
        </w:r>
        <w:r w:rsidR="002A24F4">
          <w:rPr>
            <w:noProof/>
            <w:webHidden/>
          </w:rPr>
        </w:r>
        <w:r w:rsidR="002A24F4">
          <w:rPr>
            <w:noProof/>
            <w:webHidden/>
          </w:rPr>
          <w:fldChar w:fldCharType="separate"/>
        </w:r>
        <w:r w:rsidR="00C25FF3">
          <w:rPr>
            <w:noProof/>
            <w:webHidden/>
          </w:rPr>
          <w:t>85</w:t>
        </w:r>
        <w:r w:rsidR="002A24F4">
          <w:rPr>
            <w:noProof/>
            <w:webHidden/>
          </w:rPr>
          <w:fldChar w:fldCharType="end"/>
        </w:r>
      </w:hyperlink>
    </w:p>
    <w:p w14:paraId="698FDD27" w14:textId="77777777" w:rsidR="002A24F4" w:rsidRDefault="003019C2">
      <w:pPr>
        <w:pStyle w:val="Sumrio1"/>
        <w:tabs>
          <w:tab w:val="right" w:leader="dot" w:pos="9061"/>
        </w:tabs>
        <w:rPr>
          <w:rFonts w:asciiTheme="minorHAnsi" w:eastAsiaTheme="minorEastAsia" w:hAnsiTheme="minorHAnsi" w:cstheme="minorBidi"/>
          <w:b w:val="0"/>
          <w:caps w:val="0"/>
          <w:noProof/>
          <w:sz w:val="22"/>
          <w:szCs w:val="22"/>
        </w:rPr>
      </w:pPr>
      <w:hyperlink w:anchor="_Toc479347091" w:history="1">
        <w:r w:rsidR="002A24F4" w:rsidRPr="00A9445B">
          <w:rPr>
            <w:rStyle w:val="Hyperlink"/>
            <w:noProof/>
          </w:rPr>
          <w:t>A</w:t>
        </w:r>
        <w:r w:rsidR="002A24F4" w:rsidRPr="00A9445B">
          <w:rPr>
            <w:rStyle w:val="Hyperlink"/>
            <w:rFonts w:eastAsia="Calibri" w:cs="Arial"/>
            <w:noProof/>
            <w:spacing w:val="5"/>
            <w:kern w:val="32"/>
          </w:rPr>
          <w:t>PÊNDIC</w:t>
        </w:r>
        <w:r w:rsidR="002A24F4" w:rsidRPr="00A9445B">
          <w:rPr>
            <w:rStyle w:val="Hyperlink"/>
            <w:noProof/>
          </w:rPr>
          <w:t>E E – Protocolo da Pesquisa</w:t>
        </w:r>
        <w:r w:rsidR="002A24F4">
          <w:rPr>
            <w:noProof/>
            <w:webHidden/>
          </w:rPr>
          <w:tab/>
        </w:r>
        <w:r w:rsidR="002A24F4">
          <w:rPr>
            <w:noProof/>
            <w:webHidden/>
          </w:rPr>
          <w:fldChar w:fldCharType="begin"/>
        </w:r>
        <w:r w:rsidR="002A24F4">
          <w:rPr>
            <w:noProof/>
            <w:webHidden/>
          </w:rPr>
          <w:instrText xml:space="preserve"> PAGEREF _Toc479347091 \h </w:instrText>
        </w:r>
        <w:r w:rsidR="002A24F4">
          <w:rPr>
            <w:noProof/>
            <w:webHidden/>
          </w:rPr>
        </w:r>
        <w:r w:rsidR="002A24F4">
          <w:rPr>
            <w:noProof/>
            <w:webHidden/>
          </w:rPr>
          <w:fldChar w:fldCharType="separate"/>
        </w:r>
        <w:r w:rsidR="00C25FF3">
          <w:rPr>
            <w:noProof/>
            <w:webHidden/>
          </w:rPr>
          <w:t>88</w:t>
        </w:r>
        <w:r w:rsidR="002A24F4">
          <w:rPr>
            <w:noProof/>
            <w:webHidden/>
          </w:rPr>
          <w:fldChar w:fldCharType="end"/>
        </w:r>
      </w:hyperlink>
    </w:p>
    <w:p w14:paraId="4F2403D9" w14:textId="77777777" w:rsidR="002A24F4" w:rsidRDefault="003019C2">
      <w:pPr>
        <w:pStyle w:val="Sumrio1"/>
        <w:tabs>
          <w:tab w:val="right" w:leader="dot" w:pos="9061"/>
        </w:tabs>
        <w:rPr>
          <w:rFonts w:asciiTheme="minorHAnsi" w:eastAsiaTheme="minorEastAsia" w:hAnsiTheme="minorHAnsi" w:cstheme="minorBidi"/>
          <w:b w:val="0"/>
          <w:caps w:val="0"/>
          <w:noProof/>
          <w:sz w:val="22"/>
          <w:szCs w:val="22"/>
        </w:rPr>
      </w:pPr>
      <w:hyperlink w:anchor="_Toc479347092" w:history="1">
        <w:r w:rsidR="002A24F4" w:rsidRPr="00A9445B">
          <w:rPr>
            <w:rStyle w:val="Hyperlink"/>
            <w:noProof/>
          </w:rPr>
          <w:t>A</w:t>
        </w:r>
        <w:r w:rsidR="002A24F4" w:rsidRPr="00A9445B">
          <w:rPr>
            <w:rStyle w:val="Hyperlink"/>
            <w:rFonts w:eastAsia="Calibri" w:cs="Arial"/>
            <w:noProof/>
            <w:spacing w:val="5"/>
            <w:kern w:val="32"/>
          </w:rPr>
          <w:t>PÊNDIC</w:t>
        </w:r>
        <w:r w:rsidR="002A24F4" w:rsidRPr="00A9445B">
          <w:rPr>
            <w:rStyle w:val="Hyperlink"/>
            <w:noProof/>
          </w:rPr>
          <w:t>E F – Equações relacionadas ao RDM e Fontes</w:t>
        </w:r>
        <w:r w:rsidR="002A24F4">
          <w:rPr>
            <w:noProof/>
            <w:webHidden/>
          </w:rPr>
          <w:tab/>
        </w:r>
        <w:r w:rsidR="002A24F4">
          <w:rPr>
            <w:noProof/>
            <w:webHidden/>
          </w:rPr>
          <w:fldChar w:fldCharType="begin"/>
        </w:r>
        <w:r w:rsidR="002A24F4">
          <w:rPr>
            <w:noProof/>
            <w:webHidden/>
          </w:rPr>
          <w:instrText xml:space="preserve"> PAGEREF _Toc479347092 \h </w:instrText>
        </w:r>
        <w:r w:rsidR="002A24F4">
          <w:rPr>
            <w:noProof/>
            <w:webHidden/>
          </w:rPr>
        </w:r>
        <w:r w:rsidR="002A24F4">
          <w:rPr>
            <w:noProof/>
            <w:webHidden/>
          </w:rPr>
          <w:fldChar w:fldCharType="separate"/>
        </w:r>
        <w:r w:rsidR="00C25FF3">
          <w:rPr>
            <w:noProof/>
            <w:webHidden/>
          </w:rPr>
          <w:t>90</w:t>
        </w:r>
        <w:r w:rsidR="002A24F4">
          <w:rPr>
            <w:noProof/>
            <w:webHidden/>
          </w:rPr>
          <w:fldChar w:fldCharType="end"/>
        </w:r>
      </w:hyperlink>
    </w:p>
    <w:p w14:paraId="33B47E24" w14:textId="77777777" w:rsidR="002A24F4" w:rsidRDefault="003019C2">
      <w:pPr>
        <w:pStyle w:val="Sumrio1"/>
        <w:tabs>
          <w:tab w:val="right" w:leader="dot" w:pos="9061"/>
        </w:tabs>
        <w:rPr>
          <w:rFonts w:asciiTheme="minorHAnsi" w:eastAsiaTheme="minorEastAsia" w:hAnsiTheme="minorHAnsi" w:cstheme="minorBidi"/>
          <w:b w:val="0"/>
          <w:caps w:val="0"/>
          <w:noProof/>
          <w:sz w:val="22"/>
          <w:szCs w:val="22"/>
        </w:rPr>
      </w:pPr>
      <w:hyperlink w:anchor="_Toc479347093" w:history="1">
        <w:r w:rsidR="002A24F4" w:rsidRPr="00A9445B">
          <w:rPr>
            <w:rStyle w:val="Hyperlink"/>
            <w:noProof/>
          </w:rPr>
          <w:t>A</w:t>
        </w:r>
        <w:r w:rsidR="002A24F4" w:rsidRPr="00A9445B">
          <w:rPr>
            <w:rStyle w:val="Hyperlink"/>
            <w:rFonts w:eastAsia="Calibri" w:cs="Arial"/>
            <w:noProof/>
            <w:spacing w:val="5"/>
            <w:kern w:val="32"/>
          </w:rPr>
          <w:t>PÊNDIC</w:t>
        </w:r>
        <w:r w:rsidR="002A24F4" w:rsidRPr="00A9445B">
          <w:rPr>
            <w:rStyle w:val="Hyperlink"/>
            <w:noProof/>
          </w:rPr>
          <w:t>E G – Quadro Completo de Métodos</w:t>
        </w:r>
        <w:r w:rsidR="002A24F4">
          <w:rPr>
            <w:noProof/>
            <w:webHidden/>
          </w:rPr>
          <w:tab/>
        </w:r>
        <w:r w:rsidR="002A24F4">
          <w:rPr>
            <w:noProof/>
            <w:webHidden/>
          </w:rPr>
          <w:fldChar w:fldCharType="begin"/>
        </w:r>
        <w:r w:rsidR="002A24F4">
          <w:rPr>
            <w:noProof/>
            <w:webHidden/>
          </w:rPr>
          <w:instrText xml:space="preserve"> PAGEREF _Toc479347093 \h </w:instrText>
        </w:r>
        <w:r w:rsidR="002A24F4">
          <w:rPr>
            <w:noProof/>
            <w:webHidden/>
          </w:rPr>
        </w:r>
        <w:r w:rsidR="002A24F4">
          <w:rPr>
            <w:noProof/>
            <w:webHidden/>
          </w:rPr>
          <w:fldChar w:fldCharType="separate"/>
        </w:r>
        <w:r w:rsidR="00C25FF3">
          <w:rPr>
            <w:noProof/>
            <w:webHidden/>
          </w:rPr>
          <w:t>92</w:t>
        </w:r>
        <w:r w:rsidR="002A24F4">
          <w:rPr>
            <w:noProof/>
            <w:webHidden/>
          </w:rPr>
          <w:fldChar w:fldCharType="end"/>
        </w:r>
      </w:hyperlink>
    </w:p>
    <w:p w14:paraId="2E57EA8B" w14:textId="77777777" w:rsidR="00A24367" w:rsidRDefault="00A24367" w:rsidP="00A24367">
      <w:pPr>
        <w:pStyle w:val="PPGEClinhaembranco"/>
        <w:ind w:firstLine="0"/>
        <w:jc w:val="center"/>
        <w:rPr>
          <w:rFonts w:cs="Arial"/>
          <w:b/>
          <w:color w:val="FF0000"/>
          <w:sz w:val="20"/>
        </w:rPr>
        <w:sectPr w:rsidR="00A24367" w:rsidSect="001F56FA">
          <w:footnotePr>
            <w:numRestart w:val="eachSect"/>
          </w:footnotePr>
          <w:pgSz w:w="11906" w:h="16838" w:code="9"/>
          <w:pgMar w:top="1701" w:right="1134" w:bottom="1134" w:left="1701" w:header="1134" w:footer="709" w:gutter="0"/>
          <w:cols w:space="708"/>
          <w:titlePg/>
          <w:docGrid w:linePitch="360"/>
        </w:sectPr>
      </w:pPr>
      <w:r>
        <w:rPr>
          <w:rFonts w:cs="Arial"/>
          <w:b/>
          <w:color w:val="FF0000"/>
          <w:sz w:val="20"/>
        </w:rPr>
        <w:fldChar w:fldCharType="end"/>
      </w:r>
    </w:p>
    <w:p w14:paraId="7DCDAA90" w14:textId="77777777" w:rsidR="00A24367" w:rsidRPr="003B46D6" w:rsidRDefault="002A58D4" w:rsidP="003B46D6">
      <w:pPr>
        <w:pStyle w:val="Ttulo1"/>
      </w:pPr>
      <w:bookmarkStart w:id="40" w:name="_Toc479347050"/>
      <w:commentRangeStart w:id="41"/>
      <w:r w:rsidRPr="003B46D6">
        <w:lastRenderedPageBreak/>
        <w:t>INTRODUÇÃO</w:t>
      </w:r>
      <w:bookmarkEnd w:id="40"/>
      <w:commentRangeEnd w:id="41"/>
      <w:r w:rsidR="00DA0EA8">
        <w:rPr>
          <w:rStyle w:val="Refdecomentrio"/>
          <w:b w:val="0"/>
        </w:rPr>
        <w:commentReference w:id="41"/>
      </w:r>
    </w:p>
    <w:p w14:paraId="0A7FA4E5" w14:textId="2F6A563A" w:rsidR="00C66879" w:rsidRDefault="00E8725A" w:rsidP="00584119">
      <w:bookmarkStart w:id="42" w:name="_Toc456015058"/>
      <w:r>
        <w:t xml:space="preserve">Uma decisão representa um comprometimento de recursos que não é reversível, exceto por uma outra decisão futura. </w:t>
      </w:r>
      <w:r>
        <w:fldChar w:fldCharType="begin" w:fldLock="1"/>
      </w:r>
      <w:r w:rsidR="00680F4C">
        <w:instrText>ADDIN CSL_CITATION { "citationItems" : [ { "id" : "ITEM-1", "itemData" : { "DOI" : "10.1057/jors.1973.52", "ISBN" : "00303623", "ISSN" : "0160-5682", "abstract" : "The use of \"optimality\" as an operational research criterion is insufficiently discriminating. Ample evidence exists that for many problems simple optimization (particularly profit maximization) does not represent the aims of management. In this paper we discuss the nature of the problem situations for which alternative decision criteria are more appropriate. In particular the structure of strategic planning problems is analysed. The provisional commitment involved in a plan (in contrast to the irrevocable commitment of a decision) leads to the development of a particular criterion, robustness-a measure of the flexibility which an initial decision of a plan maintains for achieving near-optimal states in conditions of uncertainty. The robustness concept is developed through the case study of a sequential factory location problem.", "author" : [ { "dropping-particle" : "", "family" : "Rosenhead", "given" : "Jonathan", "non-dropping-particle" : "", "parse-names" : false, "suffix" : "" }, { "dropping-particle" : "", "family" : "Elton", "given" : "Martin", "non-dropping-particle" : "", "parse-names" : false, "suffix" : "" }, { "dropping-particle" : "", "family" : "Gupta", "given" : "Shiv K.", "non-dropping-particle" : "", "parse-names" : false, "suffix" : "" } ], "container-title" : "Operational Research Quarterly", "id" : "ITEM-1", "issue" : "4", "issued" : { "date-parts" : [ [ "1973" ] ] }, "page" : "413-431", "title" : "Robustness and optimality as criteria for strategic decisions", "type" : "article-journal", "volume" : "23" }, "uris" : [ "http://www.mendeley.com/documents/?uuid=999022a7-9d19-436d-a757-07dc4f5ca5a1" ] } ], "mendeley" : { "formattedCitation" : "(ROSENHEAD; ELTON; GUPTA, 1973)", "plainTextFormattedCitation" : "(ROSENHEAD; ELTON; GUPTA, 1973)", "previouslyFormattedCitation" : "(ROSENHEAD; ELTON; GUPTA, 1973)" }, "properties" : { "noteIndex" : 0 }, "schema" : "https://github.com/citation-style-language/schema/raw/master/csl-citation.json" }</w:instrText>
      </w:r>
      <w:r>
        <w:fldChar w:fldCharType="separate"/>
      </w:r>
      <w:r w:rsidRPr="00E8725A">
        <w:rPr>
          <w:noProof/>
        </w:rPr>
        <w:t>(ROSENHEAD; ELTON; GUPTA, 1973)</w:t>
      </w:r>
      <w:r>
        <w:fldChar w:fldCharType="end"/>
      </w:r>
      <w:r>
        <w:t xml:space="preserve">. </w:t>
      </w:r>
      <w:r w:rsidR="00937337" w:rsidRPr="00937337">
        <w:t>A</w:t>
      </w:r>
      <w:r w:rsidR="00E21EEA">
        <w:t>s Decisões Estratégicas</w:t>
      </w:r>
      <w:r w:rsidR="00937337" w:rsidRPr="00937337">
        <w:t xml:space="preserve"> </w:t>
      </w:r>
      <w:r w:rsidR="00937337">
        <w:t>(</w:t>
      </w:r>
      <w:r w:rsidR="00937337" w:rsidRPr="00937337">
        <w:rPr>
          <w:i/>
        </w:rPr>
        <w:t>Strategic Decision Making</w:t>
      </w:r>
      <w:r w:rsidR="006E3D67">
        <w:rPr>
          <w:i/>
        </w:rPr>
        <w:t xml:space="preserve"> </w:t>
      </w:r>
      <w:del w:id="43" w:author="Daniel Lacerda" w:date="2017-04-29T12:39:00Z">
        <w:r w:rsidR="006E3D67" w:rsidDel="00CA7EBB">
          <w:rPr>
            <w:i/>
          </w:rPr>
          <w:delText>-</w:delText>
        </w:r>
      </w:del>
      <w:ins w:id="44" w:author="Daniel Lacerda" w:date="2017-04-29T12:39:00Z">
        <w:r w:rsidR="00CA7EBB">
          <w:rPr>
            <w:i/>
          </w:rPr>
          <w:t>–</w:t>
        </w:r>
      </w:ins>
      <w:r w:rsidR="006E3D67">
        <w:rPr>
          <w:i/>
        </w:rPr>
        <w:t xml:space="preserve"> SDM</w:t>
      </w:r>
      <w:r w:rsidR="00937337">
        <w:t>)</w:t>
      </w:r>
      <w:r w:rsidR="007D2350">
        <w:t xml:space="preserve"> pode</w:t>
      </w:r>
      <w:r w:rsidR="00E21EEA">
        <w:t>m</w:t>
      </w:r>
      <w:r w:rsidR="007D2350">
        <w:t xml:space="preserve"> ser considerada</w:t>
      </w:r>
      <w:r w:rsidR="00E21EEA">
        <w:t>s</w:t>
      </w:r>
      <w:r w:rsidR="00937337" w:rsidRPr="00937337">
        <w:t xml:space="preserve"> </w:t>
      </w:r>
      <w:r w:rsidR="00E21EEA">
        <w:t xml:space="preserve">como </w:t>
      </w:r>
      <w:r w:rsidR="00937337">
        <w:t>um aspecto ce</w:t>
      </w:r>
      <w:r w:rsidR="00C66879">
        <w:t>ntral da estratégia</w:t>
      </w:r>
      <w:r w:rsidR="00E21EEA">
        <w:t xml:space="preserve"> de uma empresa</w:t>
      </w:r>
      <w:r w:rsidR="00C66879">
        <w:t>, pois molda</w:t>
      </w:r>
      <w:r w:rsidR="00E21EEA">
        <w:t>m</w:t>
      </w:r>
      <w:r w:rsidR="00937337">
        <w:t xml:space="preserve"> o</w:t>
      </w:r>
      <w:r w:rsidR="00E21EEA">
        <w:t xml:space="preserve"> seu</w:t>
      </w:r>
      <w:r w:rsidR="00937337">
        <w:t xml:space="preserve"> </w:t>
      </w:r>
      <w:r w:rsidR="00664E7C">
        <w:t>futuro</w:t>
      </w:r>
      <w:r w:rsidR="00937337">
        <w:t xml:space="preserve">. </w:t>
      </w:r>
      <w:r w:rsidR="00937337">
        <w:fldChar w:fldCharType="begin" w:fldLock="1"/>
      </w:r>
      <w:r w:rsidR="00664E7C">
        <w:instrText>ADDIN CSL_CITATION { "citationItems" : [ { "id" : "ITEM-1", "itemData" : { "DOI" : "10.1002/smj.4250130904", "ISSN" : "01432095", "author" : [ { "dropping-particle" : "", "family" : "Eisenhardt", "given" : "Kathleen M.", "non-dropping-particle" : "", "parse-names" : false, "suffix" : "" }, { "dropping-particle" : "", "family" : "Zbaracki", "given" : "Mark J.", "non-dropping-particle" : "", "parse-names" : false, "suffix" : "" } ], "container-title" : "Strategic Management Journal", "id" : "ITEM-1", "issue" : "S2", "issued" : { "date-parts" : [ [ "1992" ] ] }, "page" : "17-37", "title" : "Strategic decision making", "type" : "article-journal", "volume" : "13" }, "uris" : [ "http://www.mendeley.com/documents/?uuid=e313b4e0-a8ae-45d6-984f-b15be022f698" ] } ], "mendeley" : { "formattedCitation" : "(EISENHARDT; ZBARACKI, 1992)", "plainTextFormattedCitation" : "(EISENHARDT; ZBARACKI, 1992)", "previouslyFormattedCitation" : "(EISENHARDT; ZBARACKI, 1992)" }, "properties" : { "noteIndex" : 0 }, "schema" : "https://github.com/citation-style-language/schema/raw/master/csl-citation.json" }</w:instrText>
      </w:r>
      <w:r w:rsidR="00937337">
        <w:fldChar w:fldCharType="separate"/>
      </w:r>
      <w:r w:rsidR="00937337" w:rsidRPr="00937337">
        <w:rPr>
          <w:noProof/>
        </w:rPr>
        <w:t>(EISENHARDT; ZBARACKI, 1992)</w:t>
      </w:r>
      <w:r w:rsidR="00937337">
        <w:fldChar w:fldCharType="end"/>
      </w:r>
      <w:r w:rsidR="00937337">
        <w:t>.</w:t>
      </w:r>
      <w:r w:rsidR="00664E7C">
        <w:t xml:space="preserve"> Mintzberg, Raisinghani e Theoret </w:t>
      </w:r>
      <w:r w:rsidR="00664E7C">
        <w:fldChar w:fldCharType="begin" w:fldLock="1"/>
      </w:r>
      <w:r w:rsidR="00664E7C">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"locator" : "246", "suppress-author" : 1, "uris" : [ "http://www.mendeley.com/documents/?uuid=b69a9a03-ae74-49ec-9f1f-28fb719734b3" ] } ], "mendeley" : { "formattedCitation" : "(1976, p. 246)", "plainTextFormattedCitation" : "(1976, p. 246)", "previouslyFormattedCitation" : "(1976, p. 246)" }, "properties" : { "noteIndex" : 0 }, "schema" : "https://github.com/citation-style-language/schema/raw/master/csl-citation.json" }</w:instrText>
      </w:r>
      <w:r w:rsidR="00664E7C">
        <w:fldChar w:fldCharType="separate"/>
      </w:r>
      <w:r w:rsidR="00664E7C" w:rsidRPr="00664E7C">
        <w:rPr>
          <w:noProof/>
        </w:rPr>
        <w:t>(1976, p. 246)</w:t>
      </w:r>
      <w:r w:rsidR="00664E7C">
        <w:fldChar w:fldCharType="end"/>
      </w:r>
      <w:r w:rsidR="00664E7C">
        <w:t xml:space="preserve">, </w:t>
      </w:r>
      <w:r w:rsidR="00C66879">
        <w:t>caracteriza</w:t>
      </w:r>
      <w:r w:rsidR="00AB6AEE">
        <w:t>m</w:t>
      </w:r>
      <w:r w:rsidR="00664E7C">
        <w:t xml:space="preserve"> as decisões estratégicas como importantes em termos das ações realizadas, recursos comprometidos ou </w:t>
      </w:r>
      <w:r w:rsidR="00845BD7">
        <w:t>pelos</w:t>
      </w:r>
      <w:r w:rsidR="00664E7C">
        <w:t xml:space="preserve"> precedentes</w:t>
      </w:r>
      <w:r w:rsidR="00845BD7">
        <w:t xml:space="preserve"> que define</w:t>
      </w:r>
      <w:r w:rsidR="00664E7C">
        <w:t xml:space="preserve">. Eisenhardt e Zbaracki </w:t>
      </w:r>
      <w:r w:rsidR="00664E7C">
        <w:fldChar w:fldCharType="begin" w:fldLock="1"/>
      </w:r>
      <w:r w:rsidR="007B175C">
        <w:instrText>ADDIN CSL_CITATION { "citationItems" : [ { "id" : "ITEM-1", "itemData" : { "DOI" : "10.1002/smj.4250130904", "ISSN" : "01432095", "author" : [ { "dropping-particle" : "", "family" : "Eisenhardt", "given" : "Kathleen M.", "non-dropping-particle" : "", "parse-names" : false, "suffix" : "" }, { "dropping-particle" : "", "family" : "Zbaracki", "given" : "Mark J.", "non-dropping-particle" : "", "parse-names" : false, "suffix" : "" } ], "container-title" : "Strategic Management Journal", "id" : "ITEM-1", "issue" : "S2", "issued" : { "date-parts" : [ [ "1992" ] ] }, "page" : "17-37", "title" : "Strategic decision making", "type" : "article-journal", "volume" : "13" }, "locator" : "17", "suppress-author" : 1, "uris" : [ "http://www.mendeley.com/documents/?uuid=e313b4e0-a8ae-45d6-984f-b15be022f698" ] } ], "mendeley" : { "formattedCitation" : "(1992, p. 17)", "plainTextFormattedCitation" : "(1992, p. 17)", "previouslyFormattedCitation" : "(1992, p. 17)" }, "properties" : { "noteIndex" : 0 }, "schema" : "https://github.com/citation-style-language/schema/raw/master/csl-citation.json" }</w:instrText>
      </w:r>
      <w:r w:rsidR="00664E7C">
        <w:fldChar w:fldCharType="separate"/>
      </w:r>
      <w:r w:rsidR="00664E7C" w:rsidRPr="00664E7C">
        <w:rPr>
          <w:noProof/>
        </w:rPr>
        <w:t>(1992, p. 17)</w:t>
      </w:r>
      <w:r w:rsidR="00664E7C">
        <w:fldChar w:fldCharType="end"/>
      </w:r>
      <w:r w:rsidR="00664E7C">
        <w:t xml:space="preserve"> adicionam que decisões estratégicas são decisões infrequentes, tomadas pelos líderes de uma organização, que  afetam </w:t>
      </w:r>
      <w:r w:rsidR="00C66879">
        <w:t>cri</w:t>
      </w:r>
      <w:r w:rsidR="00664E7C">
        <w:t>ticamente a saúde da organização e sua sobrevivência.</w:t>
      </w:r>
    </w:p>
    <w:p w14:paraId="4F458D07" w14:textId="60288F10" w:rsidR="003C6F02" w:rsidRDefault="00AB6AEE" w:rsidP="003C6F02">
      <w:r>
        <w:t xml:space="preserve">Dada a criticidade </w:t>
      </w:r>
      <w:r w:rsidR="003C6F02">
        <w:t xml:space="preserve">das decisões estratégicas sobre o futuro das empresas, espera-se que as </w:t>
      </w:r>
      <w:r w:rsidR="00E21EEA">
        <w:t>mesmas</w:t>
      </w:r>
      <w:r w:rsidR="003C6F02">
        <w:t xml:space="preserve"> procurem suportar tais decisões da melhor maneira disponível, possivelmente usando processos formais. Esta necessidade manifestou-se no surgimento do planejamento estratégico formal, considerado </w:t>
      </w:r>
      <w:r w:rsidR="00E21EEA">
        <w:t xml:space="preserve">a partir dos anos 60 </w:t>
      </w:r>
      <w:r w:rsidR="003C6F02">
        <w:t xml:space="preserve">como </w:t>
      </w:r>
      <w:r w:rsidR="003C6F02">
        <w:rPr>
          <w:i/>
        </w:rPr>
        <w:t xml:space="preserve">a </w:t>
      </w:r>
      <w:r w:rsidR="003C6F02">
        <w:t>melhor alternativa para o suporte à estratégia</w:t>
      </w:r>
      <w:r w:rsidR="00E21EEA">
        <w:t>.</w:t>
      </w:r>
      <w:r w:rsidR="003C6F02">
        <w:t xml:space="preserve"> </w:t>
      </w:r>
      <w:r w:rsidR="003C6F02">
        <w:fldChar w:fldCharType="begin" w:fldLock="1"/>
      </w:r>
      <w:r w:rsidR="003C6F02">
        <w:instrText>ADDIN CSL_CITATION { "citationItems" : [ { "id" : "ITEM-1", "itemData" : { "ISBN" : "9781476754765", "abstract" : "Strategic planning isn\u2019t strategic thinking. One is analysis, and the other is synthesis.", "author" : [ { "dropping-particle" : "", "family" : "Mintzberg", "given" : "Henry", "non-dropping-particle" : "", "parse-names" : false, "suffix" : "" } ], "container-title" : "Strategic Planning", "id" : "ITEM-1", "issued" : { "date-parts" : [ [ "1994" ] ] }, "page" : "107-114", "title" : "The Fall and Rise of Strategic Planning", "type" : "article-journal" }, "uris" : [ "http://www.mendeley.com/documents/?uuid=05ae9d02-6b07-49ed-a2a9-52ee88cbddcf" ] } ], "mendeley" : { "formattedCitation" : "(MINTZBERG, 1994)", "plainTextFormattedCitation" : "(MINTZBERG, 1994)", "previouslyFormattedCitation" : "(MINTZBERG, 1994)" }, "properties" : { "noteIndex" : 0 }, "schema" : "https://github.com/citation-style-language/schema/raw/master/csl-citation.json" }</w:instrText>
      </w:r>
      <w:r w:rsidR="003C6F02">
        <w:fldChar w:fldCharType="separate"/>
      </w:r>
      <w:r w:rsidR="003C6F02" w:rsidRPr="00175DCB">
        <w:rPr>
          <w:noProof/>
        </w:rPr>
        <w:t>(MINTZBERG, 1994)</w:t>
      </w:r>
      <w:r w:rsidR="003C6F02">
        <w:fldChar w:fldCharType="end"/>
      </w:r>
      <w:r w:rsidR="003C6F02">
        <w:t xml:space="preserve">. Neste sentido, seria necessário “um processo explícito que determine os objetivos de longo prazo da firma, procedimentos para gerar e </w:t>
      </w:r>
      <w:r w:rsidR="003C6F02" w:rsidRPr="003C6F02">
        <w:rPr>
          <w:i/>
        </w:rPr>
        <w:t>avaliar estratégias alternativas</w:t>
      </w:r>
      <w:r w:rsidR="003C6F02">
        <w:t xml:space="preserve"> e um sistema para monitorar os resultados do plano quando implementado”. </w:t>
      </w:r>
      <w:r w:rsidR="003C6F02">
        <w:fldChar w:fldCharType="begin" w:fldLock="1"/>
      </w:r>
      <w:r w:rsidR="00B70C94">
        <w:instrText>ADDIN CSL_CITATION { "citationItems" : [ { "id" : "ITEM-1", "itemData" : { "DOI" : "10.1002/smj.4250030303", "ISSN" : "01432095", "author" : [ { "dropping-particle" : "", "family" : "Armstrong", "given" : "J Scott", "non-dropping-particle" : "", "parse-names" : false, "suffix" : "" } ], "container-title" : "Strategic Management Journal", "id" : "ITEM-1", "issue" : "3", "issued" : { "date-parts" : [ [ "1982", "7" ] ] }, "page" : "197-211", "title" : "The value of formal planning for strategic decisions: Review of empirical research", "type" : "article-journal", "volume" : "3" }, "locator" : "1998", "suffix" : "grifo do autor", "uris" : [ "http://www.mendeley.com/documents/?uuid=c78f9a1b-6336-4295-9baf-fdc0b1639f95" ] } ], "mendeley" : { "formattedCitation" : "(ARMSTRONG, 1982, p. 1998 grifo do autor)", "plainTextFormattedCitation" : "(ARMSTRONG, 1982, p. 1998 grifo do autor)", "previouslyFormattedCitation" : "(ARMSTRONG, 1982, p. 1998 grifo do autor)" }, "properties" : { "noteIndex" : 0 }, "schema" : "https://github.com/citation-style-language/schema/raw/master/csl-citation.json" }</w:instrText>
      </w:r>
      <w:r w:rsidR="003C6F02">
        <w:fldChar w:fldCharType="separate"/>
      </w:r>
      <w:r w:rsidR="003C6F02" w:rsidRPr="003C6F02">
        <w:rPr>
          <w:noProof/>
        </w:rPr>
        <w:t>(ARMSTRONG, 1982, p. 1998 grifo do autor)</w:t>
      </w:r>
      <w:r w:rsidR="003C6F02">
        <w:fldChar w:fldCharType="end"/>
      </w:r>
      <w:r w:rsidR="003C6F02">
        <w:t xml:space="preserve">. Tal processo foi caracterizado como indicado na </w:t>
      </w:r>
      <w:r w:rsidR="003C6F02">
        <w:fldChar w:fldCharType="begin"/>
      </w:r>
      <w:r w:rsidR="003C6F02">
        <w:instrText xml:space="preserve"> REF _Ref480553143 \h </w:instrText>
      </w:r>
      <w:r w:rsidR="003C6F02">
        <w:fldChar w:fldCharType="separate"/>
      </w:r>
      <w:r w:rsidR="003C6F02">
        <w:t xml:space="preserve">Figura </w:t>
      </w:r>
      <w:r w:rsidR="003C6F02">
        <w:rPr>
          <w:noProof/>
        </w:rPr>
        <w:t>1</w:t>
      </w:r>
      <w:r w:rsidR="003C6F02">
        <w:fldChar w:fldCharType="end"/>
      </w:r>
      <w:r w:rsidR="003C6F02">
        <w:t xml:space="preserve">. Destacada nesta figura está </w:t>
      </w:r>
      <w:r w:rsidR="0034454D">
        <w:t>o foco de discussão deste trabalho, a</w:t>
      </w:r>
      <w:r w:rsidR="003C6F02">
        <w:t xml:space="preserve"> etapa “Avaliar Estratégias”, entendida como a </w:t>
      </w:r>
      <w:r w:rsidR="0034454D">
        <w:t>fase</w:t>
      </w:r>
      <w:r w:rsidR="003C6F02">
        <w:t xml:space="preserve"> na qual estratégias são comparadas e ranqueadas de acordo com alguma métrica de sucesso para a sua escolha</w:t>
      </w:r>
      <w:del w:id="45" w:author="Daniel Lacerda" w:date="2017-04-29T12:40:00Z">
        <w:r w:rsidR="003C6F02" w:rsidDel="00C70146">
          <w:delText xml:space="preserve"> </w:delText>
        </w:r>
      </w:del>
      <w:r w:rsidR="003C6F02">
        <w:t>.</w:t>
      </w:r>
      <w:r w:rsidR="003C6F02">
        <w:fldChar w:fldCharType="begin" w:fldLock="1"/>
      </w:r>
      <w:r w:rsidR="003C6F02">
        <w:instrText>ADDIN CSL_CITATION { "citationItems" : [ { "id" : "ITEM-1", "itemData" : { "DOI" : "10.1002/smj.4250030303", "ISSN" : "01432095", "author" : [ { "dropping-particle" : "", "family" : "Armstrong", "given" : "J Scott", "non-dropping-particle" : "", "parse-names" : false, "suffix" : "" } ], "container-title" : "Strategic Management Journal", "id" : "ITEM-1", "issue" : "3", "issued" : { "date-parts" : [ [ "1982", "7" ] ] }, "page" : "197-211", "title" : "The value of formal planning for strategic decisions: Review of empirical research", "type" : "article-journal", "volume" : "3" }, "uris" : [ "http://www.mendeley.com/documents/?uuid=c78f9a1b-6336-4295-9baf-fdc0b1639f95" ] } ], "mendeley" : { "formattedCitation" : "(ARMSTRONG, 1982)", "plainTextFormattedCitation" : "(ARMSTRONG, 1982)", "previouslyFormattedCitation" : "(ARMSTRONG, 1982)" }, "properties" : { "noteIndex" : 0 }, "schema" : "https://github.com/citation-style-language/schema/raw/master/csl-citation.json" }</w:instrText>
      </w:r>
      <w:r w:rsidR="003C6F02">
        <w:fldChar w:fldCharType="separate"/>
      </w:r>
      <w:r w:rsidR="003C6F02" w:rsidRPr="00ED70D5">
        <w:rPr>
          <w:noProof/>
        </w:rPr>
        <w:t>(ARMSTRONG, 1982)</w:t>
      </w:r>
      <w:r w:rsidR="003C6F02">
        <w:fldChar w:fldCharType="end"/>
      </w:r>
      <w:r w:rsidR="003C6F02">
        <w:t xml:space="preserve">. </w:t>
      </w:r>
    </w:p>
    <w:p w14:paraId="3A402C1F" w14:textId="2195D300" w:rsidR="003C6F02" w:rsidRDefault="003C6F02" w:rsidP="003C6F02">
      <w:pPr>
        <w:pStyle w:val="Legenda"/>
      </w:pPr>
      <w:bookmarkStart w:id="46" w:name="_Ref480553143"/>
      <w:r>
        <w:t xml:space="preserve">Figura </w:t>
      </w:r>
      <w:r w:rsidR="003019C2">
        <w:fldChar w:fldCharType="begin"/>
      </w:r>
      <w:r w:rsidR="003019C2">
        <w:instrText xml:space="preserve"> SEQ Figura \* ARABIC </w:instrText>
      </w:r>
      <w:r w:rsidR="003019C2">
        <w:fldChar w:fldCharType="separate"/>
      </w:r>
      <w:r w:rsidR="001375A1">
        <w:rPr>
          <w:noProof/>
        </w:rPr>
        <w:t>1</w:t>
      </w:r>
      <w:r w:rsidR="003019C2">
        <w:rPr>
          <w:noProof/>
        </w:rPr>
        <w:fldChar w:fldCharType="end"/>
      </w:r>
      <w:bookmarkEnd w:id="46"/>
      <w:r>
        <w:t xml:space="preserve"> – Processo Formal para Suporte à Decisões Estratégicas</w:t>
      </w:r>
    </w:p>
    <w:p w14:paraId="4AE96E4A" w14:textId="77777777" w:rsidR="003C6F02" w:rsidRDefault="003C6F02" w:rsidP="003C6F02">
      <w:pPr>
        <w:ind w:firstLine="0"/>
        <w:jc w:val="center"/>
      </w:pPr>
      <w:r>
        <w:rPr>
          <w:noProof/>
        </w:rPr>
        <w:drawing>
          <wp:inline distT="0" distB="0" distL="0" distR="0" wp14:anchorId="53B7DD17" wp14:editId="4FA9ABE6">
            <wp:extent cx="4781379" cy="1359752"/>
            <wp:effectExtent l="0" t="0" r="635" b="0"/>
            <wp:docPr id="1036" name="Imagem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75028" cy="1386384"/>
                    </a:xfrm>
                    <a:prstGeom prst="rect">
                      <a:avLst/>
                    </a:prstGeom>
                    <a:noFill/>
                  </pic:spPr>
                </pic:pic>
              </a:graphicData>
            </a:graphic>
          </wp:inline>
        </w:drawing>
      </w:r>
    </w:p>
    <w:p w14:paraId="7838DC3B" w14:textId="77777777" w:rsidR="003C6F02" w:rsidRDefault="003C6F02" w:rsidP="00AB6AEE">
      <w:pPr>
        <w:ind w:firstLine="0"/>
        <w:jc w:val="center"/>
      </w:pPr>
      <w:r>
        <w:t xml:space="preserve">Fonte: Adaptado de Armstrong </w:t>
      </w:r>
      <w:r>
        <w:fldChar w:fldCharType="begin" w:fldLock="1"/>
      </w:r>
      <w:r>
        <w:instrText>ADDIN CSL_CITATION { "citationItems" : [ { "id" : "ITEM-1", "itemData" : { "DOI" : "10.1002/smj.4250030303", "ISSN" : "01432095", "author" : [ { "dropping-particle" : "", "family" : "Armstrong", "given" : "J Scott", "non-dropping-particle" : "", "parse-names" : false, "suffix" : "" } ], "container-title" : "Strategic Management Journal", "id" : "ITEM-1", "issue" : "3", "issued" : { "date-parts" : [ [ "1982", "7" ] ] }, "page" : "197-211", "title" : "The value of formal planning for strategic decisions: Review of empirical research", "type" : "article-journal", "volume" : "3" }, "locator" : "198", "uris" : [ "http://www.mendeley.com/documents/?uuid=c78f9a1b-6336-4295-9baf-fdc0b1639f95" ] } ], "mendeley" : { "formattedCitation" : "(ARMSTRONG, 1982, p. 198)", "plainTextFormattedCitation" : "(ARMSTRONG, 1982, p. 198)", "previouslyFormattedCitation" : "(ARMSTRONG, 1982, p. 198)" }, "properties" : { "noteIndex" : 0 }, "schema" : "https://github.com/citation-style-language/schema/raw/master/csl-citation.json" }</w:instrText>
      </w:r>
      <w:r>
        <w:fldChar w:fldCharType="separate"/>
      </w:r>
      <w:r w:rsidRPr="00835F75">
        <w:rPr>
          <w:noProof/>
        </w:rPr>
        <w:t>(ARMSTRONG, 1982, p. 198)</w:t>
      </w:r>
      <w:r>
        <w:fldChar w:fldCharType="end"/>
      </w:r>
      <w:r>
        <w:t>.</w:t>
      </w:r>
    </w:p>
    <w:p w14:paraId="3865AAFC" w14:textId="710430F6" w:rsidR="003C6F02" w:rsidRDefault="003C6F02" w:rsidP="003C6F02">
      <w:r>
        <w:lastRenderedPageBreak/>
        <w:t xml:space="preserve">Embora haja concessões quanto às contribuições do planejamento estratégico formal para suportar decisões estratégicas, o mesmo foi </w:t>
      </w:r>
      <w:del w:id="47" w:author="Daniel Lacerda" w:date="2017-04-29T12:45:00Z">
        <w:r w:rsidDel="00D16E80">
          <w:delText xml:space="preserve">duramente </w:delText>
        </w:r>
      </w:del>
      <w:ins w:id="48" w:author="Daniel Lacerda" w:date="2017-04-29T12:45:00Z">
        <w:r w:rsidR="00D16E80">
          <w:t xml:space="preserve">extensivamente </w:t>
        </w:r>
      </w:ins>
      <w:r>
        <w:t xml:space="preserve">criticado. Mintzberg </w:t>
      </w:r>
      <w:r>
        <w:fldChar w:fldCharType="begin" w:fldLock="1"/>
      </w:r>
      <w:r>
        <w:instrText>ADDIN CSL_CITATION { "citationItems" : [ { "id" : "ITEM-1", "itemData" : { "ISBN" : "9781476754765", "abstract" : "Strategic planning isn\u2019t strategic thinking. One is analysis, and the other is synthesis.", "author" : [ { "dropping-particle" : "", "family" : "Mintzberg", "given" : "Henry", "non-dropping-particle" : "", "parse-names" : false, "suffix" : "" } ], "container-title" : "Strategic Planning", "id" : "ITEM-1", "issued" : { "date-parts" : [ [ "1994" ] ] }, "page" : "107-114", "title" : "The Fall and Rise of Strategic Planning", "type" : "article-journal" }, "suppress-author" : 1, "uris" : [ "http://www.mendeley.com/documents/?uuid=05ae9d02-6b07-49ed-a2a9-52ee88cbddcf" ] } ], "mendeley" : { "formattedCitation" : "(1994)", "plainTextFormattedCitation" : "(1994)", "previouslyFormattedCitation" : "(1994)" }, "properties" : { "noteIndex" : 0 }, "schema" : "https://github.com/citation-style-language/schema/raw/master/csl-citation.json" }</w:instrText>
      </w:r>
      <w:r>
        <w:fldChar w:fldCharType="separate"/>
      </w:r>
      <w:r w:rsidRPr="009136D7">
        <w:rPr>
          <w:noProof/>
        </w:rPr>
        <w:t>(1994)</w:t>
      </w:r>
      <w:r>
        <w:fldChar w:fldCharType="end"/>
      </w:r>
      <w:r>
        <w:t xml:space="preserve"> condena o Planejamento estratégico formal por depender de pressupostos falaciosos, a saber: (i) a necessidade da predição; (ii) o pressuposto da formalização, e; (iii) o pressuposto do desligamento (entre a formulação e implementação). </w:t>
      </w:r>
      <w:r>
        <w:fldChar w:fldCharType="begin" w:fldLock="1"/>
      </w:r>
      <w:r>
        <w:instrText>ADDIN CSL_CITATION { "citationItems" : [ { "id" : "ITEM-1", "itemData" : { "ISBN" : "9781476754765", "abstract" : "Strategic planning isn\u2019t strategic thinking. One is analysis, and the other is synthesis.", "author" : [ { "dropping-particle" : "", "family" : "Mintzberg", "given" : "Henry", "non-dropping-particle" : "", "parse-names" : false, "suffix" : "" } ], "container-title" : "Strategic Planning", "id" : "ITEM-1", "issued" : { "date-parts" : [ [ "1994" ] ] }, "page" : "107-114", "title" : "The Fall and Rise of Strategic Planning", "type" : "article-journal" }, "uris" : [ "http://www.mendeley.com/documents/?uuid=05ae9d02-6b07-49ed-a2a9-52ee88cbddcf" ] } ], "mendeley" : { "formattedCitation" : "(MINTZBERG, 1994)", "plainTextFormattedCitation" : "(MINTZBERG, 1994)", "previouslyFormattedCitation" : "(MINTZBERG, 1994)" }, "properties" : { "noteIndex" : 0 }, "schema" : "https://github.com/citation-style-language/schema/raw/master/csl-citation.json" }</w:instrText>
      </w:r>
      <w:r>
        <w:fldChar w:fldCharType="separate"/>
      </w:r>
      <w:r w:rsidRPr="00ED70D5">
        <w:rPr>
          <w:noProof/>
        </w:rPr>
        <w:t>(MINTZBERG, 1994)</w:t>
      </w:r>
      <w:r>
        <w:fldChar w:fldCharType="end"/>
      </w:r>
      <w:r>
        <w:t xml:space="preserve">. A falácia da predição, especificamente, se refere à necessidade de que o mundo não mude enquanto o planejamento está sendo executado, e continue assim enquanto o plano está sendo implementado. Deste modo, Mintzberg </w:t>
      </w:r>
      <w:del w:id="49" w:author="Daniel Lacerda" w:date="2017-04-29T12:45:00Z">
        <w:r w:rsidDel="00D16E80">
          <w:delText xml:space="preserve"> </w:delText>
        </w:r>
      </w:del>
      <w:r>
        <w:fldChar w:fldCharType="begin" w:fldLock="1"/>
      </w:r>
      <w:r>
        <w:instrText>ADDIN CSL_CITATION { "citationItems" : [ { "id" : "ITEM-1", "itemData" : { "ISBN" : "9781476754765", "abstract" : "Strategic planning isn\u2019t strategic thinking. One is analysis, and the other is synthesis.", "author" : [ { "dropping-particle" : "", "family" : "Mintzberg", "given" : "Henry", "non-dropping-particle" : "", "parse-names" : false, "suffix" : "" } ], "container-title" : "Strategic Planning", "id" : "ITEM-1", "issued" : { "date-parts" : [ [ "1994" ] ] }, "page" : "107-114", "title" : "The Fall and Rise of Strategic Planning", "type" : "article-journal" }, "suppress-author" : 1, "uris" : [ "http://www.mendeley.com/documents/?uuid=05ae9d02-6b07-49ed-a2a9-52ee88cbddcf" ] } ], "mendeley" : { "formattedCitation" : "(1994)", "plainTextFormattedCitation" : "(1994)", "previouslyFormattedCitation" : "(1994)" }, "properties" : { "noteIndex" : 0 }, "schema" : "https://github.com/citation-style-language/schema/raw/master/csl-citation.json" }</w:instrText>
      </w:r>
      <w:r>
        <w:fldChar w:fldCharType="separate"/>
      </w:r>
      <w:r w:rsidRPr="007D54DE">
        <w:rPr>
          <w:noProof/>
        </w:rPr>
        <w:t>(1994)</w:t>
      </w:r>
      <w:r>
        <w:fldChar w:fldCharType="end"/>
      </w:r>
      <w:r>
        <w:t xml:space="preserve"> sugere que </w:t>
      </w:r>
      <w:r w:rsidR="00E21EEA">
        <w:t>o</w:t>
      </w:r>
      <w:r>
        <w:t xml:space="preserve"> </w:t>
      </w:r>
      <w:r w:rsidR="00E21EEA">
        <w:t>p</w:t>
      </w:r>
      <w:r>
        <w:t>lanejamento formal subestima o impacto da incerteza sobre as decisões estratégicas.</w:t>
      </w:r>
    </w:p>
    <w:p w14:paraId="2F5D6096" w14:textId="77777777" w:rsidR="003C6F02" w:rsidRDefault="003C6F02" w:rsidP="003C6F02">
      <w:r>
        <w:t>Ainda que sejam atribuídas todas estas falhas ao P</w:t>
      </w:r>
      <w:r w:rsidR="005B2947">
        <w:t>lanejamento Estratégico formal</w:t>
      </w:r>
      <w:r>
        <w:t xml:space="preserve">, a Avaliação das Decisões estratégicas </w:t>
      </w:r>
      <w:r w:rsidR="0034454D">
        <w:t>mantém</w:t>
      </w:r>
      <w:r>
        <w:t xml:space="preserve"> um papel relevante. Mesmo em um modelo empírico, não normativo, como o de Mintzberg, Raisinghani e Theoret </w:t>
      </w:r>
      <w:r>
        <w:fldChar w:fldCharType="begin" w:fldLock="1"/>
      </w:r>
      <w:r>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"suppress-author" : 1, "uris" : [ "http://www.mendeley.com/documents/?uuid=b69a9a03-ae74-49ec-9f1f-28fb719734b3" ] } ], "mendeley" : { "formattedCitation" : "(1976)", "plainTextFormattedCitation" : "(1976)", "previouslyFormattedCitation" : "(1976)" }, "properties" : { "noteIndex" : 0 }, "schema" : "https://github.com/citation-style-language/schema/raw/master/csl-citation.json" }</w:instrText>
      </w:r>
      <w:r>
        <w:fldChar w:fldCharType="separate"/>
      </w:r>
      <w:r w:rsidRPr="00AF673E">
        <w:rPr>
          <w:noProof/>
        </w:rPr>
        <w:t>(1976)</w:t>
      </w:r>
      <w:r>
        <w:fldChar w:fldCharType="end"/>
      </w:r>
      <w:r>
        <w:t xml:space="preserve"> a “Rotina de Avaliação e Escolha” é detalhadamente discutida. </w:t>
      </w:r>
      <w:r>
        <w:fldChar w:fldCharType="begin" w:fldLock="1"/>
      </w:r>
      <w:r>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"uris" : [ "http://www.mendeley.com/documents/?uuid=b69a9a03-ae74-49ec-9f1f-28fb719734b3" ] } ], "mendeley" : { "formattedCitation" : "(MINTZBERG; RAISINGHANI; THEORET, 1976)", "plainTextFormattedCitation" : "(MINTZBERG; RAISINGHANI; THEORET, 1976)", "previouslyFormattedCitation" : "(MINTZBERG; RAISINGHANI; THEORET, 1976)" }, "properties" : { "noteIndex" : 0 }, "schema" : "https://github.com/citation-style-language/schema/raw/master/csl-citation.json" }</w:instrText>
      </w:r>
      <w:r>
        <w:fldChar w:fldCharType="separate"/>
      </w:r>
      <w:r w:rsidRPr="00AF673E">
        <w:rPr>
          <w:noProof/>
        </w:rPr>
        <w:t>(MINTZBERG; RAISINGHANI; THEORET, 1976)</w:t>
      </w:r>
      <w:r>
        <w:fldChar w:fldCharType="end"/>
      </w:r>
      <w:r>
        <w:t>.</w:t>
      </w:r>
      <w:r w:rsidR="005B2947">
        <w:t xml:space="preserve"> </w:t>
      </w:r>
    </w:p>
    <w:p w14:paraId="2C4F2892" w14:textId="35ED3B29" w:rsidR="003C6F02" w:rsidRDefault="003C6F02" w:rsidP="003C6F02">
      <w:r>
        <w:t xml:space="preserve">Duas observações de Mintzberg, Raisinghani e Theoret </w:t>
      </w:r>
      <w:r>
        <w:fldChar w:fldCharType="begin" w:fldLock="1"/>
      </w:r>
      <w:r>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"locator" : "246", "suppress-author" : 1, "uris" : [ "http://www.mendeley.com/documents/?uuid=b69a9a03-ae74-49ec-9f1f-28fb719734b3" ] } ], "mendeley" : { "formattedCitation" : "(1976, p. 246)", "plainTextFormattedCitation" : "(1976, p. 246)", "previouslyFormattedCitation" : "(1976, p. 246)" }, "properties" : { "noteIndex" : 0 }, "schema" : "https://github.com/citation-style-language/schema/raw/master/csl-citation.json" }</w:instrText>
      </w:r>
      <w:r>
        <w:fldChar w:fldCharType="separate"/>
      </w:r>
      <w:r w:rsidRPr="00664E7C">
        <w:rPr>
          <w:noProof/>
        </w:rPr>
        <w:t>(1976, p. 246)</w:t>
      </w:r>
      <w:r>
        <w:fldChar w:fldCharType="end"/>
      </w:r>
      <w:r>
        <w:t xml:space="preserve"> ressaltam a importância desta etapa crítica. Primeiro, foi observado que as etapas de “avaliação-escolha” estão intrinsecamente relacionadas. Portanto, deve-se notar que toda a importância dada à </w:t>
      </w:r>
      <w:r w:rsidRPr="0058541F">
        <w:rPr>
          <w:i/>
        </w:rPr>
        <w:t>escolha</w:t>
      </w:r>
      <w:r>
        <w:t xml:space="preserve"> das decisões estratégicas também deve ser lançada à forma de </w:t>
      </w:r>
      <w:r w:rsidRPr="0058541F">
        <w:rPr>
          <w:i/>
        </w:rPr>
        <w:t>avaliação</w:t>
      </w:r>
      <w:r>
        <w:t xml:space="preserve"> das decisões estratégicas. Em outras palavras, é importante que a empresa saiba </w:t>
      </w:r>
      <w:del w:id="50" w:author="Daniel Lacerda" w:date="2017-04-29T12:46:00Z">
        <w:r w:rsidDel="00D16E80">
          <w:delText xml:space="preserve">como </w:delText>
        </w:r>
      </w:del>
      <w:r>
        <w:t xml:space="preserve">“Decidir como Decidir”. </w:t>
      </w:r>
      <w:r>
        <w:fldChar w:fldCharType="begin" w:fldLock="1"/>
      </w:r>
      <w: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"uris" : [ "http://www.mendeley.com/documents/?uuid=1f5de6ec-e5e0-4fa0-af78-fcd71754d5ed" ] } ], "mendeley" : { "formattedCitation" : "(COURTNEY; LOVALLO; CLARKE, 2013)", "plainTextFormattedCitation" : "(COURTNEY; LOVALLO; CLARKE, 2013)", "previouslyFormattedCitation" : "(COURTNEY; LOVALLO; CLARKE, 2013)" }, "properties" : { "noteIndex" : 0 }, "schema" : "https://github.com/citation-style-language/schema/raw/master/csl-citation.json" }</w:instrText>
      </w:r>
      <w:r>
        <w:fldChar w:fldCharType="separate"/>
      </w:r>
      <w:r w:rsidRPr="0037717B">
        <w:rPr>
          <w:noProof/>
        </w:rPr>
        <w:t>(COURTNEY; LOVALLO; CLARKE, 2013)</w:t>
      </w:r>
      <w:r>
        <w:fldChar w:fldCharType="end"/>
      </w:r>
      <w:r>
        <w:t xml:space="preserve">. </w:t>
      </w:r>
    </w:p>
    <w:p w14:paraId="73D426DA" w14:textId="4677C890" w:rsidR="003C6F02" w:rsidRDefault="00722582" w:rsidP="003C6F02">
      <w:r>
        <w:t>Segundo, d</w:t>
      </w:r>
      <w:r w:rsidR="00181CD1">
        <w:t xml:space="preserve">urante a Rotina de Avaliação e Escolha, </w:t>
      </w:r>
      <w:r w:rsidR="003C6F02">
        <w:t xml:space="preserve">Mintzberg, Raisinghani e Theoret </w:t>
      </w:r>
      <w:r w:rsidR="003C6F02">
        <w:fldChar w:fldCharType="begin" w:fldLock="1"/>
      </w:r>
      <w:r w:rsidR="003C6F02">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"suppress-author" : 1, "uris" : [ "http://www.mendeley.com/documents/?uuid=b69a9a03-ae74-49ec-9f1f-28fb719734b3" ] } ], "mendeley" : { "formattedCitation" : "(1976)", "plainTextFormattedCitation" : "(1976)", "previouslyFormattedCitation" : "(1976)" }, "properties" : { "noteIndex" : 0 }, "schema" : "https://github.com/citation-style-language/schema/raw/master/csl-citation.json" }</w:instrText>
      </w:r>
      <w:r w:rsidR="003C6F02">
        <w:fldChar w:fldCharType="separate"/>
      </w:r>
      <w:r w:rsidR="003C6F02" w:rsidRPr="00AF673E">
        <w:rPr>
          <w:noProof/>
        </w:rPr>
        <w:t>(1976)</w:t>
      </w:r>
      <w:r w:rsidR="003C6F02">
        <w:fldChar w:fldCharType="end"/>
      </w:r>
      <w:r w:rsidR="003C6F02">
        <w:t xml:space="preserve"> </w:t>
      </w:r>
      <w:r w:rsidR="00181CD1">
        <w:t xml:space="preserve">observaram três modos </w:t>
      </w:r>
      <w:r w:rsidR="003C6F02">
        <w:t>de tomada de decisão: Julgamento, Barganha e Análise. No modo “julgamento” (</w:t>
      </w:r>
      <w:r w:rsidR="003C6F02" w:rsidRPr="00D16E80">
        <w:rPr>
          <w:i/>
          <w:rPrChange w:id="51" w:author="Daniel Lacerda" w:date="2017-04-29T12:47:00Z">
            <w:rPr/>
          </w:rPrChange>
        </w:rPr>
        <w:t>judgment</w:t>
      </w:r>
      <w:r w:rsidR="003C6F02">
        <w:t>), um indivíduo realiza a escolha com base em procedimentos que o mesmo não explicita</w:t>
      </w:r>
      <w:r w:rsidR="008E02A8">
        <w:t xml:space="preserve"> (e talvez não sabe explicitar)</w:t>
      </w:r>
      <w:r w:rsidR="003C6F02">
        <w:t>. No modo “barganha”, a seleção da decisão é realizada por um grupo de decisores que possuem sistemas de metas conflitantes, cada um utilizando seu próprio julgamento. Finalmente, na análise, a avali</w:t>
      </w:r>
      <w:r w:rsidR="008E02A8">
        <w:t>ação formal é realizada</w:t>
      </w:r>
      <w:r w:rsidR="003C6F02">
        <w:t xml:space="preserve"> geralmente por tecnocratas, seguida de escolha gerencial por meio da barganha ou julgamento. Mintzberg, Raisinghani e Theoret </w:t>
      </w:r>
      <w:r w:rsidR="003C6F02">
        <w:fldChar w:fldCharType="begin" w:fldLock="1"/>
      </w:r>
      <w:r w:rsidR="003C6F02">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"locator" : "246", "suppress-author" : 1, "uris" : [ "http://www.mendeley.com/documents/?uuid=b69a9a03-ae74-49ec-9f1f-28fb719734b3" ] } ], "mendeley" : { "formattedCitation" : "(1976, p. 246)", "plainTextFormattedCitation" : "(1976, p. 246)", "previouslyFormattedCitation" : "(1976, p. 246)" }, "properties" : { "noteIndex" : 0 }, "schema" : "https://github.com/citation-style-language/schema/raw/master/csl-citation.json" }</w:instrText>
      </w:r>
      <w:r w:rsidR="003C6F02">
        <w:fldChar w:fldCharType="separate"/>
      </w:r>
      <w:r w:rsidR="003C6F02" w:rsidRPr="00664E7C">
        <w:rPr>
          <w:noProof/>
        </w:rPr>
        <w:t>(1976, p. 246)</w:t>
      </w:r>
      <w:r w:rsidR="003C6F02">
        <w:fldChar w:fldCharType="end"/>
      </w:r>
      <w:r w:rsidR="003C6F02">
        <w:t xml:space="preserve"> observam que a maior parte das decisões</w:t>
      </w:r>
      <w:r w:rsidR="0058541F">
        <w:t xml:space="preserve"> não são realizadas em um processo analítico (como apregoado pela então literatura normativa), mas </w:t>
      </w:r>
      <w:del w:id="52" w:author="Daniel Lacerda" w:date="2017-04-29T12:47:00Z">
        <w:r w:rsidR="0058541F" w:rsidDel="00D16E80">
          <w:delText xml:space="preserve">sim </w:delText>
        </w:r>
      </w:del>
      <w:r w:rsidR="0058541F">
        <w:t>em julgamento e barganha.</w:t>
      </w:r>
    </w:p>
    <w:p w14:paraId="2CE373C8" w14:textId="77777777" w:rsidR="00D41615" w:rsidRDefault="00D41615" w:rsidP="008E02A8">
      <w:r>
        <w:lastRenderedPageBreak/>
        <w:t>No entanto</w:t>
      </w:r>
      <w:r w:rsidR="00716C70">
        <w:t xml:space="preserve">, esta constatação não significa que “Julgamento” e “Barganha” </w:t>
      </w:r>
      <w:r w:rsidR="00B70C94">
        <w:t>sejam</w:t>
      </w:r>
      <w:r w:rsidR="00716C70">
        <w:t xml:space="preserve"> alternativas </w:t>
      </w:r>
      <w:r w:rsidR="00716C70">
        <w:rPr>
          <w:i/>
        </w:rPr>
        <w:t xml:space="preserve">melhores </w:t>
      </w:r>
      <w:r w:rsidR="00716C70">
        <w:t>do que</w:t>
      </w:r>
      <w:r w:rsidR="00B70C94">
        <w:t xml:space="preserve"> a “Análise Formal” para a avaliação de decisões estratégicas. </w:t>
      </w:r>
      <w:commentRangeStart w:id="53"/>
      <w:r w:rsidR="008E02A8">
        <w:t>Ao contrário</w:t>
      </w:r>
      <w:r w:rsidR="00B70C94">
        <w:t xml:space="preserve">, evidências apontam </w:t>
      </w:r>
      <w:r w:rsidR="00181CD1">
        <w:t>que o uso de procedimentos racionais para o suporte à tomada de decisão estratégica traz benefícios às empresas.</w:t>
      </w:r>
      <w:commentRangeEnd w:id="53"/>
      <w:r w:rsidR="00D16E80">
        <w:rPr>
          <w:rStyle w:val="Refdecomentrio"/>
        </w:rPr>
        <w:commentReference w:id="53"/>
      </w:r>
    </w:p>
    <w:p w14:paraId="2CDD796D" w14:textId="5714BC1F" w:rsidR="00EB5011" w:rsidRDefault="00116FC4" w:rsidP="008E02A8">
      <w:r>
        <w:t>O “julgamento” e a “ba</w:t>
      </w:r>
      <w:r w:rsidR="008E02A8">
        <w:t>rganha” são modos de avaliação sujeitos a vi</w:t>
      </w:r>
      <w:r w:rsidR="00EB5011">
        <w:t>és</w:t>
      </w:r>
      <w:r w:rsidR="008E02A8">
        <w:t xml:space="preserve">, cujo </w:t>
      </w:r>
      <w:r w:rsidR="00087EB2">
        <w:t xml:space="preserve">impacto </w:t>
      </w:r>
      <w:r w:rsidR="00EB5011">
        <w:t xml:space="preserve">negativo </w:t>
      </w:r>
      <w:r w:rsidR="008E02A8">
        <w:t>sobre as</w:t>
      </w:r>
      <w:r w:rsidR="00EB5011">
        <w:t xml:space="preserve"> decisões</w:t>
      </w:r>
      <w:r w:rsidR="00087EB2">
        <w:t xml:space="preserve"> estratégicas foi reconhecido há pelo menos 3 décadas</w:t>
      </w:r>
      <w:r w:rsidR="00EB5011">
        <w:t>. Barnes</w:t>
      </w:r>
      <w:r w:rsidR="00087EB2">
        <w:t xml:space="preserve"> </w:t>
      </w:r>
      <w:r w:rsidR="00087EB2">
        <w:fldChar w:fldCharType="begin" w:fldLock="1"/>
      </w:r>
      <w:r w:rsidR="00D41A23">
        <w:instrText>ADDIN CSL_CITATION { "citationItems" : [ { "id" : "ITEM-1", "itemData" : { "DOI" : "10.1002/smj.4250050204", "ISSN" : "01432095", "abstract" : "Subjective judgements by planners and managers are a major component in the process of strategic planning. If such judgements are faulty, efforts at better strategic plans are likely to be misdirected. Thispaper discusses those biases which appear common to both managers and planners when they make judgements about risk. Implications of biased judgement are discussed in a planning context. Although we still do not know the best ways to elicit\\njudgements, the paper concludes with a discussion of subjective sensitivity analysis which appears to offer some hope.", "author" : [ { "dropping-particle" : "", "family" : "Barnes", "given" : "James H.", "non-dropping-particle" : "", "parse-names" : false, "suffix" : "" } ], "container-title" : "Strategic Management Journal", "id" : "ITEM-1", "issue" : "2", "issued" : { "date-parts" : [ [ "1984", "4" ] ] }, "page" : "129-137", "title" : "Cognitive biases and their impact on strategic planning", "type" : "article-journal", "volume" : "5" }, "suppress-author" : 1, "uris" : [ "http://www.mendeley.com/documents/?uuid=1949703a-d02b-4bff-8283-90715f8dc289" ] } ], "mendeley" : { "formattedCitation" : "(1984)", "plainTextFormattedCitation" : "(1984)", "previouslyFormattedCitation" : "(1984)" }, "properties" : { "noteIndex" : 0 }, "schema" : "https://github.com/citation-style-language/schema/raw/master/csl-citation.json" }</w:instrText>
      </w:r>
      <w:r w:rsidR="00087EB2">
        <w:fldChar w:fldCharType="separate"/>
      </w:r>
      <w:r w:rsidR="00EB5011" w:rsidRPr="00EB5011">
        <w:rPr>
          <w:noProof/>
        </w:rPr>
        <w:t>(1984)</w:t>
      </w:r>
      <w:r w:rsidR="00087EB2">
        <w:fldChar w:fldCharType="end"/>
      </w:r>
      <w:r w:rsidR="00EB5011">
        <w:t xml:space="preserve"> observa que o viés da confiança em excesso (</w:t>
      </w:r>
      <w:r w:rsidR="00EB5011" w:rsidRPr="00807021">
        <w:rPr>
          <w:i/>
          <w:rPrChange w:id="54" w:author="Daniel Lacerda" w:date="2017-04-29T13:19:00Z">
            <w:rPr/>
          </w:rPrChange>
        </w:rPr>
        <w:t>overconfidence</w:t>
      </w:r>
      <w:r w:rsidR="00EB5011">
        <w:t xml:space="preserve">) é particularmente pernicioso para as decisões estratégicas pois dificulta o reconhecimento da fragilidade de pressupostos. Como consequência, não é surpreendente que este viés esteja associado </w:t>
      </w:r>
      <w:r w:rsidR="004A7876">
        <w:t>negativamente</w:t>
      </w:r>
      <w:r w:rsidR="00EB5011">
        <w:t xml:space="preserve"> </w:t>
      </w:r>
      <w:r w:rsidR="004A7876">
        <w:t>ao tempo de sobrevivência</w:t>
      </w:r>
      <w:r w:rsidR="00EB5011">
        <w:t xml:space="preserve"> das empresas</w:t>
      </w:r>
      <w:r w:rsidR="008E02A8">
        <w:t>.</w:t>
      </w:r>
      <w:r w:rsidR="008E02A8">
        <w:fldChar w:fldCharType="begin" w:fldLock="1"/>
      </w:r>
      <w:r w:rsidR="00EB5011">
        <w:instrText>ADDIN CSL_CITATION { "citationItems" : [ { "id" : "ITEM-1", "itemData" : { "DOI" : "10.1016/j.emj.2013.01.001", "ISBN" : "02632373", "ISSN" : "02632373", "PMID" : "86371970", "abstract" : "Entrepreneur's cognitive biases have emerged as one of the central themes in understanding the performance of entrepreneurial firms. Research has shown that entrepreneur's overconfidence and optimism bias help firm creation, but also contribute to firm failure. Prior studies using cognitive biases to explain entrepreneurial outcomes are lacking. First, they usually focus on a single cognitive bias. Second, as yet no studies have identified a cognitive bias that, unlike overconfidence and optimism, acts positively both on firm creation and survival. In research on failure avoidance in high consequence industries, distrust is emerging as an important cognitive bias explaining non-failure in non-routine situations, but entrepreneurship research has paid little attention to distrust in entrepreneurs. Third, research on cognitive biases is generally affected by survival bias: most studies have focused on cognitive biases among surviving firms alone, but we still know little about diverse multilevel impacts on both survivors and non-survivors. To address this gap, we built a multilevel model explaining the interplay of cognitive biases, the different cognitive make-ups of entrepreneurs, and their influence on organization and survival. Our results show that overconfidence is the chief negative influence on survival. Optimism bias and distrust are conflicting cognitive biases influencing overconfidence, but showing a directly opposite influence on firm survival respectively. Further, entrepreneur's cognitive types show diverse influence on organization such as the propensity to delegate and financial orientation, but congruent positive influence on opportunity orientation. The study concludes by suggesting that entrepreneurs should balance their organizations, for instance through hiring policies, to prevent extreme overconfidence, optimism or distrust becoming a predominant organizational culture. ?? 2013 Elsevier Ltd.", "author" : [ { "dropping-particle" : "", "family" : "Gudmundsson", "given" : "Sveinn Vidar", "non-dropping-particle" : "", "parse-names" : false, "suffix" : "" }, { "dropping-particle" : "", "family" : "Lechner", "given" : "Christian", "non-dropping-particle" : "", "parse-names" : false, "suffix" : "" } ], "container-title" : "European Management Journal", "id" : "ITEM-1", "issue" : "3", "issued" : { "date-parts" : [ [ "2013" ] ] }, "page" : "278-294", "title" : "Cognitive biases, organization, and entrepreneurial firm survival", "type" : "article-journal", "volume" : "31" }, "uris" : [ "http://www.mendeley.com/documents/?uuid=ebb1e979-cd1e-44d8-9bbb-de12ffa31560" ] } ], "mendeley" : { "formattedCitation" : "(GUDMUNDSSON; LECHNER, 2013)", "plainTextFormattedCitation" : "(GUDMUNDSSON; LECHNER, 2013)", "previouslyFormattedCitation" : "(GUDMUNDSSON; LECHNER, 2013)" }, "properties" : { "noteIndex" : 0 }, "schema" : "https://github.com/citation-style-language/schema/raw/master/csl-citation.json" }</w:instrText>
      </w:r>
      <w:r w:rsidR="008E02A8">
        <w:fldChar w:fldCharType="separate"/>
      </w:r>
      <w:r w:rsidR="008E02A8" w:rsidRPr="008E02A8">
        <w:rPr>
          <w:noProof/>
        </w:rPr>
        <w:t>(GUDMUNDSSON; LECHNER, 2013)</w:t>
      </w:r>
      <w:r w:rsidR="008E02A8">
        <w:fldChar w:fldCharType="end"/>
      </w:r>
      <w:r w:rsidR="00087EB2">
        <w:t xml:space="preserve">. </w:t>
      </w:r>
    </w:p>
    <w:p w14:paraId="47882629" w14:textId="1881600A" w:rsidR="00D41A23" w:rsidRDefault="00D41615" w:rsidP="00571557">
      <w:r>
        <w:t xml:space="preserve">Se a presença de vieses no julgamento humano pode ser </w:t>
      </w:r>
      <w:r w:rsidR="00D41A23">
        <w:t>prejudicial para a qualidade de decisões estratégica, resta saber se a alternativa analítica pode trazer benefícios. De fato, a relação entre o</w:t>
      </w:r>
      <w:r>
        <w:t xml:space="preserve"> uso de processos de decisão estratégica racionais (</w:t>
      </w:r>
      <w:r>
        <w:rPr>
          <w:i/>
        </w:rPr>
        <w:t>procedural racionality)</w:t>
      </w:r>
      <w:r w:rsidR="00D41A23">
        <w:rPr>
          <w:i/>
        </w:rPr>
        <w:t xml:space="preserve"> </w:t>
      </w:r>
      <w:r w:rsidR="00D41A23">
        <w:t>e a qualidade de decisões estratégicas foi testada</w:t>
      </w:r>
      <w:ins w:id="55" w:author="Daniel Lacerda" w:date="2017-04-29T13:19:00Z">
        <w:r w:rsidR="00807021">
          <w:t xml:space="preserve"> empíricamente</w:t>
        </w:r>
      </w:ins>
      <w:del w:id="56" w:author="Daniel Lacerda" w:date="2017-04-29T13:19:00Z">
        <w:r w:rsidR="00D41A23" w:rsidDel="00807021">
          <w:delText xml:space="preserve"> pela literatura empírica</w:delText>
        </w:r>
      </w:del>
      <w:r w:rsidR="00D41A23">
        <w:t xml:space="preserve">. </w:t>
      </w:r>
      <w:r w:rsidR="00B70C94">
        <w:t xml:space="preserve">Dean e Sharfman </w:t>
      </w:r>
      <w:r w:rsidR="00B70C94">
        <w:fldChar w:fldCharType="begin" w:fldLock="1"/>
      </w:r>
      <w:r w:rsidR="004B312E">
        <w:instrText>ADDIN CSL_CITATION { "citationItems" : [ { "id" : "ITEM-1", "itemData" : { "DOI" : "10.2307/256784", "ISBN" : "0001-4273", "ISSN" : "00014273", "PMID" : "5", "abstract" : "This study examined whether strategic decision-making processes are related to decision effectiveness, using a longitudinal field study design. We studied 52 decisions in 24 companies to determine if procedural rationality and political behavior influence decision success, controlling for the favorability of the environment and decision implementation. Our results indicate that decision-making processes are indeed related to decision success. Results are discussed in terms of the importance of strategic choice in organizations.", "author" : [ { "dropping-particle" : "", "family" : "Dean", "given" : "James W.", "non-dropping-particle" : "", "parse-names" : false, "suffix" : "" }, { "dropping-particle" : "", "family" : "Sharfman", "given" : "Mark P.", "non-dropping-particle" : "", "parse-names" : false, "suffix" : "" } ], "container-title" : "Academy of Management Journal", "id" : "ITEM-1", "issue" : "2", "issued" : { "date-parts" : [ [ "1996" ] ] }, "page" : "368-396", "title" : "Does decision process matter? A study of strategic decision-making effectiveness", "type" : "article-journal", "volume" : "39" }, "suppress-author" : 1, "uris" : [ "http://www.mendeley.com/documents/?uuid=f1edcbfa-1305-4bc7-8f5b-232e2364e7fc" ] } ], "mendeley" : { "formattedCitation" : "(1996)", "plainTextFormattedCitation" : "(1996)", "previouslyFormattedCitation" : "(1996)" }, "properties" : { "noteIndex" : 0 }, "schema" : "https://github.com/citation-style-language/schema/raw/master/csl-citation.json" }</w:instrText>
      </w:r>
      <w:r w:rsidR="00B70C94">
        <w:fldChar w:fldCharType="separate"/>
      </w:r>
      <w:r w:rsidR="00B70C94" w:rsidRPr="00B70C94">
        <w:rPr>
          <w:noProof/>
        </w:rPr>
        <w:t>(1996)</w:t>
      </w:r>
      <w:r w:rsidR="00B70C94">
        <w:fldChar w:fldCharType="end"/>
      </w:r>
      <w:r w:rsidR="00B70C94">
        <w:t xml:space="preserve"> </w:t>
      </w:r>
      <w:r w:rsidR="004B312E">
        <w:t>encontraram uma relação positiva entre o uso de processos d</w:t>
      </w:r>
      <w:r w:rsidR="00181CD1">
        <w:t>e decisão estratégica racionais</w:t>
      </w:r>
      <w:r w:rsidR="004B312E">
        <w:t xml:space="preserve"> e a efetividade d</w:t>
      </w:r>
      <w:r w:rsidR="00D41A23">
        <w:t xml:space="preserve">as decisões estratégica, mesmo controlando fatores externos como a favorabilidade do ambiente e a qualidade da implementação. </w:t>
      </w:r>
      <w:r w:rsidR="000E4642">
        <w:t xml:space="preserve">Brews e Hunt </w:t>
      </w:r>
      <w:r w:rsidR="000E4642">
        <w:fldChar w:fldCharType="begin" w:fldLock="1"/>
      </w:r>
      <w:r w:rsidR="00A558F3">
        <w:instrText>ADDIN CSL_CITATION { "citationItems" : [ { "id" : "ITEM-1", "itemData" : { "DOI" : "10.1002/(SICI)1097-0266(199910)20:10&lt;889::AID-SMJ60&gt;3.0.CO;2-F", "ISBN" : "0143-2095", "ISSN" : "0143-2095", "author" : [ { "dropping-particle" : "", "family" : "Brews", "given" : "PJ", "non-dropping-particle" : "", "parse-names" : false, "suffix" : "" }, { "dropping-particle" : "", "family" : "Hunt", "given" : "MR", "non-dropping-particle" : "", "parse-names" : false, "suffix" : "" } ], "container-title" : "Strategic Management Journal", "id" : "ITEM-1", "issue" : "10", "issued" : { "date-parts" : [ [ "1999" ] ] }, "page" : "889-913", "title" : "Learning to plan and planning to learn: resolving the planning school/learning school debate", "type" : "article-journal", "volume" : "20" }, "suppress-author" : 1, "uris" : [ "http://www.mendeley.com/documents/?uuid=553fe4c8-990c-4f70-8ff4-65846b864809" ] } ], "mendeley" : { "formattedCitation" : "(1999)", "plainTextFormattedCitation" : "(1999)", "previouslyFormattedCitation" : "(1999)" }, "properties" : { "noteIndex" : 0 }, "schema" : "https://github.com/citation-style-language/schema/raw/master/csl-citation.json" }</w:instrText>
      </w:r>
      <w:r w:rsidR="000E4642">
        <w:fldChar w:fldCharType="separate"/>
      </w:r>
      <w:r w:rsidR="000E4642" w:rsidRPr="000E4642">
        <w:rPr>
          <w:noProof/>
        </w:rPr>
        <w:t>(1999)</w:t>
      </w:r>
      <w:r w:rsidR="000E4642">
        <w:fldChar w:fldCharType="end"/>
      </w:r>
      <w:r w:rsidR="000E4642">
        <w:t xml:space="preserve"> procuraram “resolver o dilema entre as escolas do aprendizado e planejamento”, sugerindo que os benefícios do planejamento formal são realizados conforme a empresa “aprende a planejar”, e utiliza o “planejamento para aprender”.</w:t>
      </w:r>
      <w:r w:rsidR="003D4947">
        <w:t xml:space="preserve"> </w:t>
      </w:r>
    </w:p>
    <w:p w14:paraId="3014B7FE" w14:textId="69F4DBAB" w:rsidR="00C66879" w:rsidRDefault="00A558F3" w:rsidP="008507BF">
      <w:r>
        <w:t>Um fator crítico e controverso em relação ao uso de artefatos analíticos para suporte à avaliação de decisões estratégicas é a incerteza.</w:t>
      </w:r>
      <w:r w:rsidR="008507BF">
        <w:t xml:space="preserve"> </w:t>
      </w:r>
      <w:r w:rsidR="008507BF">
        <w:rPr>
          <w:spacing w:val="-4"/>
        </w:rPr>
        <w:t xml:space="preserve">Incerteza pode ser definida como conhecimento limitado sobre eventos futuros, passados ou atuais. Ainda que a definição de Incerteza possa ter começado desde os gregos, uma definição na história moderna começou no trabalho seminal de Knight </w:t>
      </w:r>
      <w:del w:id="57" w:author="Daniel Lacerda" w:date="2017-04-29T13:20:00Z">
        <w:r w:rsidR="008507BF" w:rsidDel="00807021">
          <w:rPr>
            <w:spacing w:val="-4"/>
          </w:rPr>
          <w:delText xml:space="preserve"> </w:delText>
        </w:r>
      </w:del>
      <w:r w:rsidR="008507BF">
        <w:rPr>
          <w:spacing w:val="-4"/>
        </w:rPr>
        <w:fldChar w:fldCharType="begin" w:fldLock="1"/>
      </w:r>
      <w:r w:rsidR="008507BF">
        <w:rPr>
          <w:spacing w:val="-4"/>
        </w:rPr>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rsidR="008507BF">
        <w:rPr>
          <w:spacing w:val="-4"/>
        </w:rPr>
        <w:fldChar w:fldCharType="separate"/>
      </w:r>
      <w:r w:rsidR="008507BF" w:rsidRPr="005A1C94">
        <w:rPr>
          <w:noProof/>
          <w:spacing w:val="-4"/>
        </w:rPr>
        <w:t>(WALKER; LEMPERT; KWAKKEL, 2013)</w:t>
      </w:r>
      <w:r w:rsidR="008507BF">
        <w:rPr>
          <w:spacing w:val="-4"/>
        </w:rPr>
        <w:fldChar w:fldCharType="end"/>
      </w:r>
      <w:r w:rsidR="008507BF">
        <w:rPr>
          <w:spacing w:val="-4"/>
        </w:rPr>
        <w:t xml:space="preserve">. Nesta definição, o risco denota a parte calculável e controlável de tudo que é desconhecido. A parcela do que não é conhecido e que não é controlável é a incerteza </w:t>
      </w:r>
      <w:r w:rsidR="008507BF">
        <w:rPr>
          <w:spacing w:val="-4"/>
        </w:rPr>
        <w:fldChar w:fldCharType="begin" w:fldLock="1"/>
      </w:r>
      <w:r w:rsidR="008507BF">
        <w:rPr>
          <w:spacing w:val="-4"/>
        </w:rPr>
        <w:instrText>ADDIN CSL_CITATION { "citationItems" : [ { "id" : "ITEM-1", "itemData" : { "DOI" : "10.1017/CBO9781107415324.004", "ISSN" : "1098-6596", "PMID" : "140", "abstract" : "A timeless classic of economic theory that remains fascinating and pertinent today, this is Frank Knight's famous explanation of why perfect competition cannot eliminate profits, the important differences between \"risk\" and \"uncertainty,\" and the vital role of the entrepreneur in profitmaking. Based on Knight's PhD dissertation, this 1921 work, balancing theory with fact to come to stunning insights, is a distinct pleasure to read. FRANK H. KNIGHT (1885-1972) is considered by some the greatest American scholar of economics of the 20th century. An economics professor at the University of Chicago from 1927 until 1955, he was one of the founders of the Chicago school of economics, which influenced Milton Friedman and George Stigler.", "author" : [ { "dropping-particle" : "", "family" : "Knight", "given" : "Frank H.", "non-dropping-particle" : "", "parse-names" : false, "suffix" : "" } ], "id" : "ITEM-1", "issued" : { "date-parts" : [ [ "1921" ] ] }, "number-of-pages" : "1-30", "title" : "Risk, Uncertainty and Profit", "type" : "book", "volume" : "XXXI" }, "uris" : [ "http://www.mendeley.com/documents/?uuid=9a813bee-8b9c-4a63-9022-28b6b9ae8791" ] } ], "mendeley" : { "formattedCitation" : "(KNIGHT, 1921)", "plainTextFormattedCitation" : "(KNIGHT, 1921)", "previouslyFormattedCitation" : "(KNIGHT, 1921)" }, "properties" : { "noteIndex" : 0 }, "schema" : "https://github.com/citation-style-language/schema/raw/master/csl-citation.json" }</w:instrText>
      </w:r>
      <w:r w:rsidR="008507BF">
        <w:rPr>
          <w:spacing w:val="-4"/>
        </w:rPr>
        <w:fldChar w:fldCharType="separate"/>
      </w:r>
      <w:r w:rsidR="008507BF" w:rsidRPr="005A1C94">
        <w:rPr>
          <w:noProof/>
          <w:spacing w:val="-4"/>
        </w:rPr>
        <w:t>(KNIGHT, 1921)</w:t>
      </w:r>
      <w:r w:rsidR="008507BF">
        <w:rPr>
          <w:spacing w:val="-4"/>
        </w:rPr>
        <w:fldChar w:fldCharType="end"/>
      </w:r>
      <w:r w:rsidR="008507BF">
        <w:rPr>
          <w:spacing w:val="-4"/>
        </w:rPr>
        <w:t>.</w:t>
      </w:r>
      <w:r>
        <w:t xml:space="preserve"> Enquanto os defensores do planejamento formal indicam que tais processos sejam mais importantes ainda em situações de incerteza </w:t>
      </w:r>
      <w:r>
        <w:fldChar w:fldCharType="begin" w:fldLock="1"/>
      </w:r>
      <w:r>
        <w:instrText>ADDIN CSL_CITATION { "citationItems" : [ { "id" : "ITEM-1", "itemData" : { "DOI" : "10.1002/smj.4250030303", "ISSN" : "01432095", "author" : [ { "dropping-particle" : "", "family" : "Armstrong", "given" : "J Scott", "non-dropping-particle" : "", "parse-names" : false, "suffix" : "" } ], "container-title" : "Strategic Management Journal", "id" : "ITEM-1", "issue" : "3", "issued" : { "date-parts" : [ [ "1982", "7" ] ] }, "page" : "197-211", "title" : "The value of formal planning for strategic decisions: Review of empirical research", "type" : "article-journal", "volume" : "3" }, "uris" : [ "http://www.mendeley.com/documents/?uuid=c78f9a1b-6336-4295-9baf-fdc0b1639f95" ] } ], "mendeley" : { "formattedCitation" : "(ARMSTRONG, 1982)", "plainTextFormattedCitation" : "(ARMSTRONG, 1982)", "previouslyFormattedCitation" : "(ARMSTRONG, 1982)" }, "properties" : { "noteIndex" : 0 }, "schema" : "https://github.com/citation-style-language/schema/raw/master/csl-citation.json" }</w:instrText>
      </w:r>
      <w:r>
        <w:fldChar w:fldCharType="separate"/>
      </w:r>
      <w:r w:rsidRPr="00A558F3">
        <w:rPr>
          <w:noProof/>
        </w:rPr>
        <w:t>(ARMSTRONG, 1982)</w:t>
      </w:r>
      <w:r>
        <w:fldChar w:fldCharType="end"/>
      </w:r>
      <w:r>
        <w:t xml:space="preserve">, e haja evidências empíricas que suportem esta proposição </w:t>
      </w:r>
      <w:r>
        <w:fldChar w:fldCharType="begin" w:fldLock="1"/>
      </w:r>
      <w:r w:rsidR="00764B97">
        <w:instrText>ADDIN CSL_CITATION { "citationItems" : [ { "id" : "ITEM-1", "itemData" : { "DOI" : "10.2307/256784", "ISBN" : "0001-4273", "ISSN" : "00014273", "PMID" : "5", "abstract" : "This study examined whether strategic decision-making processes are related to decision effectiveness, using a longitudinal field study design. We studied 52 decisions in 24 companies to determine if procedural rationality and political behavior influence decision success, controlling for the favorability of the environment and decision implementation. Our results indicate that decision-making processes are indeed related to decision success. Results are discussed in terms of the importance of strategic choice in organizations.", "author" : [ { "dropping-particle" : "", "family" : "Dean", "given" : "James W.", "non-dropping-particle" : "", "parse-names" : false, "suffix" : "" }, { "dropping-particle" : "", "family" : "Sharfman", "given" : "Mark P.", "non-dropping-particle" : "", "parse-names" : false, "suffix" : "" } ], "container-title" : "Academy of Management Journal", "id" : "ITEM-1", "issue" : "2", "issued" : { "date-parts" : [ [ "1996" ] ] }, "page" : "368-396", "title" : "Does decision process matter? A study of strategic decision-making effectiveness", "type" : "article-journal", "volume" : "39" }, "uris" : [ "http://www.mendeley.com/documents/?uuid=f1edcbfa-1305-4bc7-8f5b-232e2364e7fc" ] } ], "mendeley" : { "formattedCitation" : "(DEAN; SHARFMAN, 1996)", "plainTextFormattedCitation" : "(DEAN; SHARFMAN, 1996)", "previouslyFormattedCitation" : "(DEAN; SHARFMAN, 1996)" }, "properties" : { "noteIndex" : 0 }, "schema" : "https://github.com/citation-style-language/schema/raw/master/csl-citation.json" }</w:instrText>
      </w:r>
      <w:r>
        <w:fldChar w:fldCharType="separate"/>
      </w:r>
      <w:r w:rsidRPr="00A558F3">
        <w:rPr>
          <w:noProof/>
        </w:rPr>
        <w:t>(DEAN; SHARFMAN, 1996)</w:t>
      </w:r>
      <w:r>
        <w:fldChar w:fldCharType="end"/>
      </w:r>
      <w:r>
        <w:t xml:space="preserve">, há também argumentos contrários. Hough e White </w:t>
      </w:r>
      <w:r w:rsidR="00764B97">
        <w:fldChar w:fldCharType="begin" w:fldLock="1"/>
      </w:r>
      <w:r w:rsidR="00764B97">
        <w:instrText>ADDIN CSL_CITATION { "citationItems" : [ { "id" : "ITEM-1", "itemData" : { "DOI" : "10.1002/smj.303", "ISBN" : "0143-2095", "ISSN" : "01432095", "PMID" : "9515884", "abstract" : "Several approaches have been used to explore environmental dynamism as a contingent predictor of the relationship between rational-comprehensive strategic decision-making and firm-level performance. At the decision level of analysis, however, small sample sizes, low statistical power, and statistical dependence have plagued the research. Through the use of a simulated decision-making environment and multilevel analysis, this study examined 400 decisions from 54 executive teams. Consistent with much of the existing firm-level research, the results indicated that environmental dynamism may moderate the relationship between rational-comprehensive decision making and decision quality. Surprisingly, the form of the relationship differed from much of the firm-level research.", "author" : [ { "dropping-particle" : "", "family" : "Hough", "given" : "Jill R.", "non-dropping-particle" : "", "parse-names" : false, "suffix" : "" }, { "dropping-particle" : "", "family" : "White", "given" : "Margaret A.", "non-dropping-particle" : "", "parse-names" : false, "suffix" : "" } ], "container-title" : "Strategic Management Journal", "id" : "ITEM-1", "issue" : "5", "issued" : { "date-parts" : [ [ "2003" ] ] }, "page" : "481-489", "title" : "Environmental dynamism and strategic decision-making rationality: An examination at the decision level", "type" : "article-journal", "volume" : "24" }, "suppress-author" : 1, "uris" : [ "http://www.mendeley.com/documents/?uuid=4ad34691-6c0b-4eea-b04d-b124c33dc84c" ] } ], "mendeley" : { "formattedCitation" : "(2003)", "plainTextFormattedCitation" : "(2003)", "previouslyFormattedCitation" : "(2003)" }, "properties" : { "noteIndex" : 0 }, "schema" : "https://github.com/citation-style-language/schema/raw/master/csl-citation.json" }</w:instrText>
      </w:r>
      <w:r w:rsidR="00764B97">
        <w:fldChar w:fldCharType="separate"/>
      </w:r>
      <w:r w:rsidR="00764B97" w:rsidRPr="00764B97">
        <w:rPr>
          <w:noProof/>
        </w:rPr>
        <w:t>(2003)</w:t>
      </w:r>
      <w:r w:rsidR="00764B97">
        <w:fldChar w:fldCharType="end"/>
      </w:r>
      <w:r w:rsidR="00764B97">
        <w:t xml:space="preserve"> </w:t>
      </w:r>
      <w:r>
        <w:t xml:space="preserve">encontraram evidências controversas no nível da decisão, de modo que o “dinamismo </w:t>
      </w:r>
      <w:r>
        <w:lastRenderedPageBreak/>
        <w:t>do ambiente” f</w:t>
      </w:r>
      <w:r w:rsidR="00764B97">
        <w:t>oi apontado como um fator que limitou a utilidade dos processos racionais de decisão.</w:t>
      </w:r>
    </w:p>
    <w:p w14:paraId="25E34EF0" w14:textId="636D295C" w:rsidR="007D54DE" w:rsidRDefault="009E554E" w:rsidP="007D54DE">
      <w:pPr>
        <w:rPr>
          <w:spacing w:val="-4"/>
        </w:rPr>
      </w:pPr>
      <w:commentRangeStart w:id="58"/>
      <w:r>
        <w:rPr>
          <w:spacing w:val="-4"/>
        </w:rPr>
        <w:t>Em todo caso, c</w:t>
      </w:r>
      <w:r w:rsidR="007D54DE">
        <w:rPr>
          <w:spacing w:val="-4"/>
        </w:rPr>
        <w:t xml:space="preserve">onsiderar a incerteza de modo inapropriado </w:t>
      </w:r>
      <w:r>
        <w:rPr>
          <w:spacing w:val="-4"/>
        </w:rPr>
        <w:t>em decisões estratégicas</w:t>
      </w:r>
      <w:r w:rsidR="007D54DE">
        <w:rPr>
          <w:spacing w:val="-4"/>
        </w:rPr>
        <w:t xml:space="preserve"> pode ter resultados indesejáveis para as empresas. </w:t>
      </w:r>
      <w:r w:rsidR="007D54DE">
        <w:rPr>
          <w:spacing w:val="-4"/>
        </w:rPr>
        <w:fldChar w:fldCharType="begin" w:fldLock="1"/>
      </w:r>
      <w:r w:rsidR="007D54DE">
        <w:rPr>
          <w:spacing w:val="-4"/>
        </w:rPr>
        <w:instrText>ADDIN CSL_CITATION { "citationItems" : [ { "id" : "ITEM-1", "itemData" : { "author" : [ { "dropping-particle" : "", "family" : "Wack", "given" : "Pierre", "non-dropping-particle" : "", "parse-names" : false, "suffix" : "" } ], "container-title" : "Harvard Business Review", "id" : "ITEM-1", "issue" : "85516", "issued" : { "date-parts" : [ [ "1985" ] ] }, "title" : "Scenarios: Uncharted Waters Ahead", "type" : "article-journal" }, "uris" : [ "http://www.mendeley.com/documents/?uuid=ce00b288-8dc3-4ab0-9326-7364fef01252" ] }, { "id" : "ITEM-2", "itemData" : { "author" : [ { "dropping-particle" : "", "family" : "Schoemaker", "given" : "P J", "non-dropping-particle" : "", "parse-names" : false, "suffix" : "" } ], "container-title" : "Sloan management review", "id" : "ITEM-2", "issue" : "2", "issued" : { "date-parts" : [ [ "1995" ] ] }, "page" : "25", "title" : "Scenario planning: a tool for strategic thinking", "type" : "article-journal", "volume" : "36" }, "uris" : [ "http://www.mendeley.com/documents/?uuid=25ac4895-745e-462d-b4f3-234a77dd1e7d" ] } ], "mendeley" : { "formattedCitation" : "(SCHOEMAKER, 1995; WACK, 1985)", "plainTextFormattedCitation" : "(SCHOEMAKER, 1995; WACK, 1985)", "previouslyFormattedCitation" : "(SCHOEMAKER, 1995; WACK, 1985)" }, "properties" : { "noteIndex" : 0 }, "schema" : "https://github.com/citation-style-language/schema/raw/master/csl-citation.json" }</w:instrText>
      </w:r>
      <w:r w:rsidR="007D54DE">
        <w:rPr>
          <w:spacing w:val="-4"/>
        </w:rPr>
        <w:fldChar w:fldCharType="separate"/>
      </w:r>
      <w:r w:rsidR="007D54DE" w:rsidRPr="008D0B54">
        <w:rPr>
          <w:noProof/>
          <w:spacing w:val="-4"/>
        </w:rPr>
        <w:t>(SCHOEMAKER, 1995; WACK, 1985)</w:t>
      </w:r>
      <w:r w:rsidR="007D54DE">
        <w:rPr>
          <w:spacing w:val="-4"/>
        </w:rPr>
        <w:fldChar w:fldCharType="end"/>
      </w:r>
      <w:r w:rsidR="007D54DE">
        <w:rPr>
          <w:spacing w:val="-4"/>
        </w:rPr>
        <w:t xml:space="preserve">. </w:t>
      </w:r>
      <w:r>
        <w:rPr>
          <w:spacing w:val="-4"/>
        </w:rPr>
        <w:t>Ainda assim</w:t>
      </w:r>
      <w:r w:rsidR="007D54DE">
        <w:rPr>
          <w:spacing w:val="-4"/>
        </w:rPr>
        <w:t xml:space="preserve">, </w:t>
      </w:r>
      <w:r w:rsidR="008507BF">
        <w:rPr>
          <w:spacing w:val="-4"/>
        </w:rPr>
        <w:t xml:space="preserve">é possível observar que </w:t>
      </w:r>
      <w:r w:rsidR="007D54DE">
        <w:rPr>
          <w:spacing w:val="-4"/>
        </w:rPr>
        <w:t xml:space="preserve">empresas e governos subestimam o impacto de incertezas em momentos de crise ou transição. Um exemplo foi a crise do petróleo. Previsões realizadas em 1973 até o início de 1974 não visualizaram incialmente a agressiva queda de demanda de petróleo, e em seguida interpretaram incorretamente a severa recessão que viria após tal evento. </w:t>
      </w:r>
      <w:r w:rsidR="007D54DE">
        <w:rPr>
          <w:spacing w:val="-4"/>
        </w:rPr>
        <w:fldChar w:fldCharType="begin" w:fldLock="1"/>
      </w:r>
      <w:r w:rsidR="007D54DE">
        <w:rPr>
          <w:spacing w:val="-4"/>
        </w:rPr>
        <w:instrText>ADDIN CSL_CITATION { "citationItems" : [ { "id" : "ITEM-1", "itemData" : { "author" : [ { "dropping-particle" : "", "family" : "Wack", "given" : "Pierre", "non-dropping-particle" : "", "parse-names" : false, "suffix" : "" } ], "container-title" : "Harvard Business Review", "id" : "ITEM-1", "issue" : "85516", "issued" : { "date-parts" : [ [ "1985" ] ] }, "title" : "Scenarios: Uncharted Waters Ahead", "type" : "article-journal" }, "uris" : [ "http://www.mendeley.com/documents/?uuid=ce00b288-8dc3-4ab0-9326-7364fef01252" ] } ], "mendeley" : { "formattedCitation" : "(WACK, 1985)", "plainTextFormattedCitation" : "(WACK, 1985)", "previouslyFormattedCitation" : "(WACK, 1985)" }, "properties" : { "noteIndex" : 0 }, "schema" : "https://github.com/citation-style-language/schema/raw/master/csl-citation.json" }</w:instrText>
      </w:r>
      <w:r w:rsidR="007D54DE">
        <w:rPr>
          <w:spacing w:val="-4"/>
        </w:rPr>
        <w:fldChar w:fldCharType="separate"/>
      </w:r>
      <w:r w:rsidR="007D54DE" w:rsidRPr="00097BC2">
        <w:rPr>
          <w:noProof/>
          <w:spacing w:val="-4"/>
        </w:rPr>
        <w:t>(WACK, 1985)</w:t>
      </w:r>
      <w:r w:rsidR="007D54DE">
        <w:rPr>
          <w:spacing w:val="-4"/>
        </w:rPr>
        <w:fldChar w:fldCharType="end"/>
      </w:r>
      <w:r w:rsidR="007D54DE">
        <w:rPr>
          <w:spacing w:val="-4"/>
        </w:rPr>
        <w:t xml:space="preserve">. Como mostra a </w:t>
      </w:r>
      <w:r w:rsidR="007D54DE">
        <w:rPr>
          <w:spacing w:val="-4"/>
        </w:rPr>
        <w:fldChar w:fldCharType="begin"/>
      </w:r>
      <w:r w:rsidR="007D54DE">
        <w:rPr>
          <w:spacing w:val="-4"/>
        </w:rPr>
        <w:instrText xml:space="preserve"> REF _Ref471827157 \h </w:instrText>
      </w:r>
      <w:r w:rsidR="007D54DE">
        <w:rPr>
          <w:spacing w:val="-4"/>
        </w:rPr>
      </w:r>
      <w:r w:rsidR="007D54DE">
        <w:rPr>
          <w:spacing w:val="-4"/>
        </w:rPr>
        <w:fldChar w:fldCharType="separate"/>
      </w:r>
      <w:r w:rsidR="007D54DE">
        <w:t xml:space="preserve">Figura </w:t>
      </w:r>
      <w:r w:rsidR="007D54DE">
        <w:rPr>
          <w:noProof/>
        </w:rPr>
        <w:t>1</w:t>
      </w:r>
      <w:r w:rsidR="007D54DE">
        <w:rPr>
          <w:spacing w:val="-4"/>
        </w:rPr>
        <w:fldChar w:fldCharType="end"/>
      </w:r>
      <w:r w:rsidR="007D54DE">
        <w:rPr>
          <w:spacing w:val="-4"/>
        </w:rPr>
        <w:t xml:space="preserve">, esta situação demonstra que a demanda real de petróleo em uma situação de crise posicionou-se fora dos limites de previsão estimados. Considerando este contexto, utilizar previsões para a tomada de decisão que afetam o longo prazo em situações de incerteza, pode levar a decisões equivocadas. </w:t>
      </w:r>
      <w:r w:rsidR="007D54DE">
        <w:rPr>
          <w:spacing w:val="-4"/>
        </w:rPr>
        <w:fldChar w:fldCharType="begin" w:fldLock="1"/>
      </w:r>
      <w:r w:rsidR="007D54DE">
        <w:rPr>
          <w:spacing w:val="-4"/>
        </w:rPr>
        <w:instrText>ADDIN CSL_CITATION { "citationItems" : [ { "id" : "ITEM-1", "itemData" : { "author" : [ { "dropping-particle" : "", "family" : "Wack", "given" : "Pierre", "non-dropping-particle" : "", "parse-names" : false, "suffix" : "" } ], "container-title" : "Harvard Business Review", "id" : "ITEM-1", "issue" : "85516", "issued" : { "date-parts" : [ [ "1985" ] ] }, "title" : "Scenarios: Uncharted Waters Ahead", "type" : "article-journal" }, "uris" : [ "http://www.mendeley.com/documents/?uuid=ce00b288-8dc3-4ab0-9326-7364fef01252" ] } ], "mendeley" : { "formattedCitation" : "(WACK, 1985)", "plainTextFormattedCitation" : "(WACK, 1985)", "previouslyFormattedCitation" : "(WACK, 1985)" }, "properties" : { "noteIndex" : 0 }, "schema" : "https://github.com/citation-style-language/schema/raw/master/csl-citation.json" }</w:instrText>
      </w:r>
      <w:r w:rsidR="007D54DE">
        <w:rPr>
          <w:spacing w:val="-4"/>
        </w:rPr>
        <w:fldChar w:fldCharType="separate"/>
      </w:r>
      <w:r w:rsidR="007D54DE" w:rsidRPr="00097BC2">
        <w:rPr>
          <w:noProof/>
          <w:spacing w:val="-4"/>
        </w:rPr>
        <w:t>(WACK, 1985)</w:t>
      </w:r>
      <w:r w:rsidR="007D54DE">
        <w:rPr>
          <w:spacing w:val="-4"/>
        </w:rPr>
        <w:fldChar w:fldCharType="end"/>
      </w:r>
      <w:r w:rsidR="007D54DE">
        <w:rPr>
          <w:spacing w:val="-4"/>
        </w:rPr>
        <w:t>.</w:t>
      </w:r>
    </w:p>
    <w:p w14:paraId="1C58017D" w14:textId="0ECE203A" w:rsidR="007D54DE" w:rsidRDefault="007D54DE" w:rsidP="007D54DE">
      <w:pPr>
        <w:pStyle w:val="Legenda"/>
      </w:pPr>
      <w:bookmarkStart w:id="59" w:name="_Ref471827157"/>
      <w:bookmarkStart w:id="60" w:name="_Toc479347014"/>
      <w:r>
        <w:t xml:space="preserve">Figura </w:t>
      </w:r>
      <w:r w:rsidR="003019C2">
        <w:fldChar w:fldCharType="begin"/>
      </w:r>
      <w:r w:rsidR="003019C2">
        <w:instrText xml:space="preserve"> SEQ Figura \* ARABIC </w:instrText>
      </w:r>
      <w:r w:rsidR="003019C2">
        <w:fldChar w:fldCharType="separate"/>
      </w:r>
      <w:r w:rsidR="001375A1">
        <w:rPr>
          <w:noProof/>
        </w:rPr>
        <w:t>2</w:t>
      </w:r>
      <w:r w:rsidR="003019C2">
        <w:rPr>
          <w:noProof/>
        </w:rPr>
        <w:fldChar w:fldCharType="end"/>
      </w:r>
      <w:bookmarkEnd w:id="59"/>
      <w:r>
        <w:t xml:space="preserve"> – Previsões e Comportamento real da demanda de petróleo</w:t>
      </w:r>
      <w:bookmarkEnd w:id="60"/>
    </w:p>
    <w:p w14:paraId="773DEA01" w14:textId="77777777" w:rsidR="007D54DE" w:rsidRDefault="007D54DE" w:rsidP="007D54DE">
      <w:pPr>
        <w:jc w:val="center"/>
        <w:rPr>
          <w:spacing w:val="-4"/>
        </w:rPr>
      </w:pPr>
      <w:r w:rsidRPr="00097BC2">
        <w:rPr>
          <w:noProof/>
          <w:spacing w:val="-4"/>
        </w:rPr>
        <w:drawing>
          <wp:inline distT="0" distB="0" distL="0" distR="0" wp14:anchorId="3B3469A7" wp14:editId="54929824">
            <wp:extent cx="2291938" cy="242290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19572" cy="2452122"/>
                    </a:xfrm>
                    <a:prstGeom prst="rect">
                      <a:avLst/>
                    </a:prstGeom>
                  </pic:spPr>
                </pic:pic>
              </a:graphicData>
            </a:graphic>
          </wp:inline>
        </w:drawing>
      </w:r>
    </w:p>
    <w:p w14:paraId="1D472126" w14:textId="77777777" w:rsidR="007D54DE" w:rsidRDefault="007D54DE" w:rsidP="007D54DE">
      <w:pPr>
        <w:jc w:val="center"/>
        <w:rPr>
          <w:spacing w:val="-4"/>
        </w:rPr>
      </w:pPr>
      <w:r>
        <w:rPr>
          <w:spacing w:val="-4"/>
        </w:rPr>
        <w:t xml:space="preserve">Fonte: </w:t>
      </w:r>
      <w:r>
        <w:rPr>
          <w:spacing w:val="-4"/>
        </w:rPr>
        <w:fldChar w:fldCharType="begin" w:fldLock="1"/>
      </w:r>
      <w:r>
        <w:rPr>
          <w:spacing w:val="-4"/>
        </w:rPr>
        <w:instrText>ADDIN CSL_CITATION { "citationItems" : [ { "id" : "ITEM-1", "itemData" : { "author" : [ { "dropping-particle" : "", "family" : "Wack", "given" : "Pierre", "non-dropping-particle" : "", "parse-names" : false, "suffix" : "" } ], "container-title" : "Harvard Business Review", "id" : "ITEM-1", "issue" : "85516", "issued" : { "date-parts" : [ [ "1985" ] ] }, "title" : "Scenarios: Uncharted Waters Ahead", "type" : "article-journal" }, "locator" : "75", "uris" : [ "http://www.mendeley.com/documents/?uuid=ce00b288-8dc3-4ab0-9326-7364fef01252" ] } ], "mendeley" : { "formattedCitation" : "(WACK, 1985, p. 75)", "plainTextFormattedCitation" : "(WACK, 1985, p. 75)", "previouslyFormattedCitation" : "(WACK, 1985, p. 75)" }, "properties" : { "noteIndex" : 0 }, "schema" : "https://github.com/citation-style-language/schema/raw/master/csl-citation.json" }</w:instrText>
      </w:r>
      <w:r>
        <w:rPr>
          <w:spacing w:val="-4"/>
        </w:rPr>
        <w:fldChar w:fldCharType="separate"/>
      </w:r>
      <w:r w:rsidRPr="00097BC2">
        <w:rPr>
          <w:noProof/>
          <w:spacing w:val="-4"/>
        </w:rPr>
        <w:t>(WACK, 1985, p. 75)</w:t>
      </w:r>
      <w:r>
        <w:rPr>
          <w:spacing w:val="-4"/>
        </w:rPr>
        <w:fldChar w:fldCharType="end"/>
      </w:r>
    </w:p>
    <w:p w14:paraId="4CCF8127" w14:textId="7D46AC28" w:rsidR="00C66879" w:rsidRPr="00C66879" w:rsidRDefault="007D54DE" w:rsidP="007D54DE">
      <w:r>
        <w:rPr>
          <w:spacing w:val="-4"/>
        </w:rPr>
        <w:t>Outro exemplo conhecido e paradoxal é o caso da Kodak.</w:t>
      </w:r>
      <w:r w:rsidR="007D2350">
        <w:rPr>
          <w:spacing w:val="-4"/>
        </w:rPr>
        <w:t xml:space="preserve"> Este exemplo adiciona a sutileza que a incerteza, normalmente imaginada como um fator externo à empresa também está </w:t>
      </w:r>
      <w:r w:rsidR="007D2350">
        <w:rPr>
          <w:i/>
          <w:spacing w:val="-4"/>
        </w:rPr>
        <w:t xml:space="preserve">dentro </w:t>
      </w:r>
      <w:r w:rsidR="007D2350">
        <w:rPr>
          <w:spacing w:val="-4"/>
        </w:rPr>
        <w:t>da empresa.</w:t>
      </w:r>
      <w:r>
        <w:rPr>
          <w:spacing w:val="-4"/>
        </w:rPr>
        <w:t xml:space="preserve"> Em um artigo publicado na </w:t>
      </w:r>
      <w:r>
        <w:rPr>
          <w:i/>
          <w:spacing w:val="-4"/>
        </w:rPr>
        <w:t xml:space="preserve">Harvard Business Review </w:t>
      </w:r>
      <w:r>
        <w:rPr>
          <w:spacing w:val="-4"/>
        </w:rPr>
        <w:t xml:space="preserve">em 1997, o investimento anual da Kodak de 500 milhões de dólares em tecnologia foi citado como uma grande aposta com o objetivo de mudar a maneira pela qual as pessoas criam, armazenam e compartilham fotos. </w:t>
      </w:r>
      <w:r>
        <w:rPr>
          <w:spacing w:val="-4"/>
        </w:rPr>
        <w:fldChar w:fldCharType="begin" w:fldLock="1"/>
      </w:r>
      <w:r>
        <w:rPr>
          <w:spacing w:val="-4"/>
        </w:rP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"uris" : [ "http://www.mendeley.com/documents/?uuid=46af7d69-c758-4107-ae0d-2242fa22a40c" ] } ], "mendeley" : { "formattedCitation" : "(COURTNEY; KIRKLAND; VIGUERIE, 1997)", "plainTextFormattedCitation" : "(COURTNEY; KIRKLAND; VIGUERIE, 1997)", "previouslyFormattedCitation" : "(COURTNEY; KIRKLAND; VIGUERIE, 1997)" }, "properties" : { "noteIndex" : 0 }, "schema" : "https://github.com/citation-style-language/schema/raw/master/csl-citation.json" }</w:instrText>
      </w:r>
      <w:r>
        <w:rPr>
          <w:spacing w:val="-4"/>
        </w:rPr>
        <w:fldChar w:fldCharType="separate"/>
      </w:r>
      <w:r w:rsidRPr="00417381">
        <w:rPr>
          <w:noProof/>
          <w:spacing w:val="-4"/>
        </w:rPr>
        <w:t>(COURTNEY; KIRKLAND; VIGUERIE, 1997)</w:t>
      </w:r>
      <w:r>
        <w:rPr>
          <w:spacing w:val="-4"/>
        </w:rPr>
        <w:fldChar w:fldCharType="end"/>
      </w:r>
      <w:r>
        <w:rPr>
          <w:spacing w:val="-4"/>
        </w:rPr>
        <w:t xml:space="preserve">. Mais tarde, a falência da Kodak mostrou que uma tecnologia criada na própria empresa (a fotografia digital) foi capaz de destruir seu modelo de negócio. </w:t>
      </w:r>
      <w:r>
        <w:rPr>
          <w:spacing w:val="-4"/>
        </w:rPr>
        <w:fldChar w:fldCharType="begin" w:fldLock="1"/>
      </w:r>
      <w:r>
        <w:rPr>
          <w:spacing w:val="-4"/>
        </w:rPr>
        <w:instrText>ADDIN CSL_CITATION { "citationItems" : [ { "id" : "ITEM-1", "itemData" : { "URL" : "http://www.forbes.com/sites/chunkamui/2012/01/18/how-kodak-failed/", "abstract" : "A new book by Vince Barabba, a former Kodak executive, offers insight on the choices that set Kodak on the path to bankruptcy. Barabba\u2019s book, \u201cThe Decision Loom: A Design for Interactive Decision-Making in Organizations,\u201d also offers sage advice for how other organizations grappling with disruptive technologies might avoid their own Kodak moments.", "accessed" : { "date-parts" : [ [ "2017", "3", "17" ] ] }, "author" : [ { "dropping-particle" : "", "family" : "Mui", "given" : "Chunka", "non-dropping-particle" : "", "parse-names" : false, "suffix" : "" } ], "container-title" : "Forbes", "id" : "ITEM-1", "issued" : { "date-parts" : [ [ "2012" ] ] }, "page" : "3", "title" : "How Kodak Failed", "type" : "webpage" }, "uris" : [ "http://www.mendeley.com/documents/?uuid=d10cd3fd-ebdb-4184-b206-3075ea76404e" ] } ], "mendeley" : { "formattedCitation" : "(MUI, 2012)", "plainTextFormattedCitation" : "(MUI, 2012)", "previouslyFormattedCitation" : "(MUI, 2012)" }, "properties" : { "noteIndex" : 0 }, "schema" : "https://github.com/citation-style-language/schema/raw/master/csl-citation.json" }</w:instrText>
      </w:r>
      <w:r>
        <w:rPr>
          <w:spacing w:val="-4"/>
        </w:rPr>
        <w:fldChar w:fldCharType="separate"/>
      </w:r>
      <w:r w:rsidRPr="008B31D5">
        <w:rPr>
          <w:noProof/>
          <w:spacing w:val="-4"/>
        </w:rPr>
        <w:t>(MUI, 2012)</w:t>
      </w:r>
      <w:r>
        <w:rPr>
          <w:spacing w:val="-4"/>
        </w:rPr>
        <w:fldChar w:fldCharType="end"/>
      </w:r>
      <w:r>
        <w:rPr>
          <w:spacing w:val="-4"/>
        </w:rPr>
        <w:t xml:space="preserve">. </w:t>
      </w:r>
      <w:r>
        <w:rPr>
          <w:spacing w:val="-4"/>
        </w:rPr>
        <w:lastRenderedPageBreak/>
        <w:t xml:space="preserve">Atualmente, a Kodak é citada como um caso de falha estratégica em reconhecer oportunidades em situações de disrupção e incerteza. Uma prova de que o desfecho trágico da Kodak poderia ter sido diferente é a trajetória da Fuji Film, a qual explorou novos negócios, levando-a a faturar mais de 20 bilhões de dólares anualmente. </w:t>
      </w:r>
      <w:r>
        <w:rPr>
          <w:spacing w:val="-4"/>
        </w:rPr>
        <w:fldChar w:fldCharType="begin" w:fldLock="1"/>
      </w:r>
      <w:r>
        <w:rPr>
          <w:spacing w:val="-4"/>
        </w:rPr>
        <w:instrText>ADDIN CSL_CITATION { "citationItems" : [ { "id" : "ITEM-1", "itemData" : { "URL" : "https://hbr.org/2016/07/kodaks-downfall-wasnt-about-technology", "accessed" : { "date-parts" : [ [ "2017", "3", "16" ] ] }, "author" : [ { "dropping-particle" : "", "family" : "Anthony", "given" : "Scott", "non-dropping-particle" : "", "parse-names" : false, "suffix" : "" } ], "container-title" : "Harvard Business Review", "id" : "ITEM-1", "issued" : { "date-parts" : [ [ "2016" ] ] }, "title" : "Kodak\u2019s Downfall Wasn\u2019t About Technology", "type" : "webpage" }, "uris" : [ "http://www.mendeley.com/documents/?uuid=77523475-80ba-4f03-9028-0ee23ee2f87a" ] } ], "mendeley" : { "formattedCitation" : "(ANTHONY, 2016)", "plainTextFormattedCitation" : "(ANTHONY, 2016)", "previouslyFormattedCitation" : "(ANTHONY, 2016)" }, "properties" : { "noteIndex" : 0 }, "schema" : "https://github.com/citation-style-language/schema/raw/master/csl-citation.json" }</w:instrText>
      </w:r>
      <w:r>
        <w:rPr>
          <w:spacing w:val="-4"/>
        </w:rPr>
        <w:fldChar w:fldCharType="separate"/>
      </w:r>
      <w:r w:rsidRPr="008B31D5">
        <w:rPr>
          <w:noProof/>
          <w:spacing w:val="-4"/>
        </w:rPr>
        <w:t>(ANTHONY, 2016)</w:t>
      </w:r>
      <w:r>
        <w:rPr>
          <w:spacing w:val="-4"/>
        </w:rPr>
        <w:fldChar w:fldCharType="end"/>
      </w:r>
      <w:r>
        <w:rPr>
          <w:spacing w:val="-4"/>
        </w:rPr>
        <w:t>.</w:t>
      </w:r>
      <w:commentRangeEnd w:id="58"/>
      <w:r w:rsidR="00807021">
        <w:rPr>
          <w:rStyle w:val="Refdecomentrio"/>
        </w:rPr>
        <w:commentReference w:id="58"/>
      </w:r>
    </w:p>
    <w:p w14:paraId="0624F982" w14:textId="062A96EF" w:rsidR="00DC2AFD" w:rsidRDefault="00006573" w:rsidP="003F612E">
      <w:r>
        <w:t>Ambos estes exemplos</w:t>
      </w:r>
      <w:r w:rsidR="008507BF">
        <w:t xml:space="preserve">, bem como as tensões entre os defensores do planejamento formal (ex.: </w:t>
      </w:r>
      <w:r w:rsidR="008507BF">
        <w:fldChar w:fldCharType="begin" w:fldLock="1"/>
      </w:r>
      <w:r w:rsidR="008507BF">
        <w:instrText>ADDIN CSL_CITATION { "citationItems" : [ { "id" : "ITEM-1", "itemData" : { "DOI" : "10.1002/smj.4250030303", "ISSN" : "01432095", "author" : [ { "dropping-particle" : "", "family" : "Armstrong", "given" : "J Scott", "non-dropping-particle" : "", "parse-names" : false, "suffix" : "" } ], "container-title" : "Strategic Management Journal", "id" : "ITEM-1", "issue" : "3", "issued" : { "date-parts" : [ [ "1982", "7" ] ] }, "page" : "197-211", "title" : "The value of formal planning for strategic decisions: Review of empirical research", "type" : "article-journal", "volume" : "3" }, "uris" : [ "http://www.mendeley.com/documents/?uuid=c78f9a1b-6336-4295-9baf-fdc0b1639f95" ] }, { "id" : "ITEM-2", "itemData" : { "DOI" : "10.2307/256784", "ISBN" : "0001-4273", "ISSN" : "00014273", "PMID" : "5", "abstract" : "This study examined whether strategic decision-making processes are related to decision effectiveness, using a longitudinal field study design. We studied 52 decisions in 24 companies to determine if procedural rationality and political behavior influence decision success, controlling for the favorability of the environment and decision implementation. Our results indicate that decision-making processes are indeed related to decision success. Results are discussed in terms of the importance of strategic choice in organizations.", "author" : [ { "dropping-particle" : "", "family" : "Dean", "given" : "James W.", "non-dropping-particle" : "", "parse-names" : false, "suffix" : "" }, { "dropping-particle" : "", "family" : "Sharfman", "given" : "Mark P.", "non-dropping-particle" : "", "parse-names" : false, "suffix" : "" } ], "container-title" : "Academy of Management Journal", "id" : "ITEM-2", "issue" : "2", "issued" : { "date-parts" : [ [ "1996" ] ] }, "page" : "368-396", "title" : "Does decision process matter? A study of strategic decision-making effectiveness", "type" : "article-journal", "volume" : "39" }, "uris" : [ "http://www.mendeley.com/documents/?uuid=f1edcbfa-1305-4bc7-8f5b-232e2364e7fc" ] } ], "mendeley" : { "formattedCitation" : "(ARMSTRONG, 1982; DEAN; SHARFMAN, 1996)", "plainTextFormattedCitation" : "(ARMSTRONG, 1982; DEAN; SHARFMAN, 1996)", "previouslyFormattedCitation" : "(ARMSTRONG, 1982; DEAN; SHARFMAN, 1996)" }, "properties" : { "noteIndex" : 0 }, "schema" : "https://github.com/citation-style-language/schema/raw/master/csl-citation.json" }</w:instrText>
      </w:r>
      <w:r w:rsidR="008507BF">
        <w:fldChar w:fldCharType="separate"/>
      </w:r>
      <w:r w:rsidR="008507BF" w:rsidRPr="008507BF">
        <w:rPr>
          <w:noProof/>
        </w:rPr>
        <w:t>(ARMSTRONG, 1982; DEAN; SHARFMAN, 1996)</w:t>
      </w:r>
      <w:r w:rsidR="008507BF">
        <w:fldChar w:fldCharType="end"/>
      </w:r>
      <w:r w:rsidR="008507BF">
        <w:t xml:space="preserve">) e seus críticos </w:t>
      </w:r>
      <w:r w:rsidR="008507BF">
        <w:fldChar w:fldCharType="begin" w:fldLock="1"/>
      </w:r>
      <w:r w:rsidR="00287997">
        <w:instrText>ADDIN CSL_CITATION { "citationItems" : [ { "id" : "ITEM-1", "itemData" : { "ISBN" : "9781476754765", "abstract" : "Strategic planning isn\u2019t strategic thinking. One is analysis, and the other is synthesis.", "author" : [ { "dropping-particle" : "", "family" : "Mintzberg", "given" : "Henry", "non-dropping-particle" : "", "parse-names" : false, "suffix" : "" } ], "container-title" : "Strategic Planning", "id" : "ITEM-1", "issued" : { "date-parts" : [ [ "1994" ] ] }, "page" : "107-114", "title" : "The Fall and Rise of Strategic Planning", "type" : "article-journal" }, "uris" : [ "http://www.mendeley.com/documents/?uuid=05ae9d02-6b07-49ed-a2a9-52ee88cbddcf" ] } ], "mendeley" : { "formattedCitation" : "(MINTZBERG, 1994)", "plainTextFormattedCitation" : "(MINTZBERG, 1994)", "previouslyFormattedCitation" : "(MINTZBERG, 1994)" }, "properties" : { "noteIndex" : 0 }, "schema" : "https://github.com/citation-style-language/schema/raw/master/csl-citation.json" }</w:instrText>
      </w:r>
      <w:r w:rsidR="008507BF">
        <w:fldChar w:fldCharType="separate"/>
      </w:r>
      <w:r w:rsidR="008507BF" w:rsidRPr="008507BF">
        <w:rPr>
          <w:noProof/>
        </w:rPr>
        <w:t>(MINTZBERG, 1994)</w:t>
      </w:r>
      <w:r w:rsidR="008507BF">
        <w:fldChar w:fldCharType="end"/>
      </w:r>
      <w:r>
        <w:t xml:space="preserve"> apontam para a relevância da temática da avaliação de decisões estratégicas, especialmente em condições</w:t>
      </w:r>
      <w:r w:rsidR="00107341">
        <w:t xml:space="preserve"> de incerteza</w:t>
      </w:r>
      <w:r w:rsidR="008507BF">
        <w:t>.</w:t>
      </w:r>
      <w:r w:rsidR="0087697B">
        <w:t xml:space="preserve"> </w:t>
      </w:r>
      <w:r w:rsidR="008507BF">
        <w:t>Explicitada a relevância deste tema, a seção seguinte discutirá os problemas relacionados à avaliação de decisões estratégicas, e os elementos que a circundam. A questão de pesquisa deste trabalho será definida</w:t>
      </w:r>
      <w:r w:rsidR="001C660D">
        <w:t>.</w:t>
      </w:r>
    </w:p>
    <w:p w14:paraId="0DEAD1ED" w14:textId="77777777" w:rsidR="00DC2AFD" w:rsidRPr="00C040FC" w:rsidRDefault="00DC2AFD" w:rsidP="00DC2AFD">
      <w:pPr>
        <w:pStyle w:val="Ttulo2"/>
      </w:pPr>
      <w:r>
        <w:t xml:space="preserve">Objeto e </w:t>
      </w:r>
      <w:r w:rsidRPr="00C040FC">
        <w:t>Questão de Pesquisa</w:t>
      </w:r>
    </w:p>
    <w:p w14:paraId="4D829981" w14:textId="77777777" w:rsidR="006714F1" w:rsidRDefault="00462444" w:rsidP="00DC2AFD">
      <w:r>
        <w:t>Considerando o contexto apresentado, esta seção detalhará a problemática da decisão estratégic</w:t>
      </w:r>
      <w:r w:rsidR="00705637">
        <w:t>a sob incerteza. Inicialmente o objeto de pesquisa será localizado em seu contexto. Em seguida, os</w:t>
      </w:r>
      <w:r>
        <w:t xml:space="preserve"> problemas centrais da decisão estratégicas serão </w:t>
      </w:r>
      <w:r w:rsidR="00705637">
        <w:t>discutidos, culminando na questão de pesquisa do trabalho.</w:t>
      </w:r>
    </w:p>
    <w:p w14:paraId="0BE5A520" w14:textId="06E3AF92" w:rsidR="00F65834" w:rsidRDefault="006714F1" w:rsidP="00F65834">
      <w:r>
        <w:t xml:space="preserve">A pesquisa em decisão estratégica </w:t>
      </w:r>
      <w:r w:rsidR="007D7DFC">
        <w:t>frequentemente</w:t>
      </w:r>
      <w:r>
        <w:t xml:space="preserve"> foi dividida entre duas categorias: </w:t>
      </w:r>
      <w:ins w:id="61" w:author="Daniel Lacerda" w:date="2017-04-29T13:24:00Z">
        <w:r w:rsidR="00DA0EA8">
          <w:t xml:space="preserve">a </w:t>
        </w:r>
      </w:ins>
      <w:r>
        <w:t>pesquisa sobre o conteúdo das decisões</w:t>
      </w:r>
      <w:del w:id="62" w:author="Daniel Lacerda" w:date="2017-04-29T13:24:00Z">
        <w:r w:rsidDel="00DA0EA8">
          <w:delText>,</w:delText>
        </w:r>
      </w:del>
      <w:r>
        <w:t xml:space="preserve"> e </w:t>
      </w:r>
      <w:ins w:id="63" w:author="Daniel Lacerda" w:date="2017-04-29T13:24:00Z">
        <w:r w:rsidR="00DA0EA8">
          <w:t xml:space="preserve">a </w:t>
        </w:r>
      </w:ins>
      <w:r>
        <w:t xml:space="preserve">pesquisa sobre o processo das decisões. </w:t>
      </w:r>
      <w:r>
        <w:fldChar w:fldCharType="begin" w:fldLock="1"/>
      </w:r>
      <w:r w:rsidR="00C9617E">
        <w:instrText>ADDIN CSL_CITATION { "citationItems" : [ { "id" : "ITEM-1", "itemData" : { "DOI" : "10.1111/j.1468-2370.2006.00118.x", "ISBN" : "1460-8545", "ISSN" : "14608545", "PMID" : "20387012", "abstract" : "This paper reviews the strategic decision-making process literature with respect to the synoptic formalism/political incrementalism debate. Procedural rationality is chosen as a representative of the synoptic formalism perspective; and both intuitive synthesis and political behaviour are employed as representatives of the political-incrementalism perspective. In this paper, the author discusses the theoretical underpinnings of these three process dimensions, as well as the key research efforts gathered together under each perspective. In conducting this review, a number of areas have been identified which could profitably be examined further, and a number of implications for managers will be highlighted and discussed.", "author" : [ { "dropping-particle" : "", "family" : "Elbanna", "given" : "Said", "non-dropping-particle" : "", "parse-names" : false, "suffix" : "" } ], "container-title" : "International Journal of Management Reviews", "id" : "ITEM-1", "issue" : "1", "issued" : { "date-parts" : [ [ "2006" ] ] }, "page" : "1-20", "title" : "Strategic decision-making: Process perspectives", "type" : "article-journal", "volume" : "8" }, "uris" : [ "http://www.mendeley.com/documents/?uuid=834622a6-46fb-4482-8b6e-865c1dfdbe61" ] }, { "id" : "ITEM-2", "itemData" : { "DOI" : "10.1177/0149206306291485", "ISBN" : "0149-2063", "ISSN" : "0149-2063", "abstract" : "This article attempts to reflect the current state and progress of strategy-process research. Based on a literature review, an integrative framework is developed encompassing key antecedents, process and outcome factors, and the interrelationship among them. The review reveals that strategy- process research has made considerable progress in the past, shifting the focus from strategic plan- ning to new areas, thereby emphasizing the exposed position of the individuals involved. The authors recommend that researchers conduct more studies that explore the effects of the individu- als involved in strategy processes and the phases prior to and after the actual decision making.", "author" : [ { "dropping-particle" : "", "family" : "Hutzschenreuter, Thomas; Kleindienst", "given" : "Ingo", "non-dropping-particle" : "", "parse-names" : false, "suffix" : "" } ], "container-title" : "Journal of Management", "id" : "ITEM-2", "issue" : "5", "issued" : { "date-parts" : [ [ "2006" ] ] }, "page" : "673-620", "title" : "Strategy-process research: What have we learned and what is still to be explored", "type" : "article-journal", "volume" : "32" }, "uris" : [ "http://www.mendeley.com/documents/?uuid=9b24f5ef-8391-4894-97e6-bd10ec781984" ] } ], "mendeley" : { "formattedCitation" : "(ELBANNA, 2006; HUTZSCHENREUTER, THOMAS; KLEINDIENST, 2006)", "plainTextFormattedCitation" : "(ELBANNA, 2006; HUTZSCHENREUTER, THOMAS; KLEINDIENST, 2006)", "previouslyFormattedCitation" : "(ELBANNA, 2006; HUTZSCHENREUTER, THOMAS; KLEINDIENST, 2006)" }, "properties" : { "noteIndex" : 0 }, "schema" : "https://github.com/citation-style-language/schema/raw/master/csl-citation.json" }</w:instrText>
      </w:r>
      <w:r>
        <w:fldChar w:fldCharType="separate"/>
      </w:r>
      <w:r w:rsidRPr="006714F1">
        <w:rPr>
          <w:noProof/>
        </w:rPr>
        <w:t>(ELBANNA, 2006; HUTZSCHENREUTER, THOMAS; KLEINDIENST, 2006)</w:t>
      </w:r>
      <w:r>
        <w:fldChar w:fldCharType="end"/>
      </w:r>
      <w:r>
        <w:t>. Este trabalho posiciona-se próximo</w:t>
      </w:r>
      <w:r w:rsidR="00B33A5F">
        <w:t xml:space="preserve"> </w:t>
      </w:r>
      <w:r w:rsidR="00AF4259">
        <w:t>à segunda vertente indicada.</w:t>
      </w:r>
    </w:p>
    <w:p w14:paraId="1723BC41" w14:textId="2799F71A" w:rsidR="00813226" w:rsidRDefault="006D3767" w:rsidP="00813226">
      <w:r>
        <w:t xml:space="preserve">Mintzberg, Raisinghani e Theoret </w:t>
      </w:r>
      <w:r>
        <w:fldChar w:fldCharType="begin" w:fldLock="1"/>
      </w:r>
      <w:r w:rsidR="00BC52FE">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"suppress-author" : 1, "uris" : [ "http://www.mendeley.com/documents/?uuid=b69a9a03-ae74-49ec-9f1f-28fb719734b3" ] } ], "mendeley" : { "formattedCitation" : "(1976)", "plainTextFormattedCitation" : "(1976)", "previouslyFormattedCitation" : "(1976)" }, "properties" : { "noteIndex" : 0 }, "schema" : "https://github.com/citation-style-language/schema/raw/master/csl-citation.json" }</w:instrText>
      </w:r>
      <w:r>
        <w:fldChar w:fldCharType="separate"/>
      </w:r>
      <w:r w:rsidRPr="006D3767">
        <w:rPr>
          <w:noProof/>
        </w:rPr>
        <w:t>(1976)</w:t>
      </w:r>
      <w:r>
        <w:fldChar w:fldCharType="end"/>
      </w:r>
      <w:r>
        <w:t xml:space="preserve"> propuseram um modelo genérico, revelando a estrutura em processos de decisão estratégica (</w:t>
      </w:r>
      <w:r>
        <w:fldChar w:fldCharType="begin"/>
      </w:r>
      <w:r>
        <w:instrText xml:space="preserve"> REF _Ref481141681 \h </w:instrText>
      </w:r>
      <w:r>
        <w:fldChar w:fldCharType="separate"/>
      </w:r>
      <w:r>
        <w:t xml:space="preserve">Figura </w:t>
      </w:r>
      <w:r>
        <w:rPr>
          <w:noProof/>
        </w:rPr>
        <w:t>4</w:t>
      </w:r>
      <w:r>
        <w:fldChar w:fldCharType="end"/>
      </w:r>
      <w:r>
        <w:t>). O modelo sugere que toda decisão estratégica possui ao menos duas etapas em sua linha principal: Reconhecimento e Avaliação</w:t>
      </w:r>
      <w:r w:rsidR="00BC52FE">
        <w:t>/</w:t>
      </w:r>
      <w:r>
        <w:t>Escolha. Algumas decisões, no entanto, parecem precisar de etapas adicionais, incluindo diagnóstico, busca-screening</w:t>
      </w:r>
      <w:r w:rsidR="00E212F6">
        <w:t xml:space="preserve"> (para a localização de uma solução pronta a decisão), p</w:t>
      </w:r>
      <w:r>
        <w:t xml:space="preserve">rojeto </w:t>
      </w:r>
      <w:r w:rsidR="00DA7929">
        <w:t>(</w:t>
      </w:r>
      <w:r w:rsidR="00E212F6">
        <w:t>para o desenvolvimento de uma solução customizada para a decisão)</w:t>
      </w:r>
      <w:r>
        <w:t>. Ainda assim, em</w:t>
      </w:r>
      <w:r w:rsidR="00E212F6">
        <w:t xml:space="preserve"> </w:t>
      </w:r>
      <w:r>
        <w:t xml:space="preserve">um dado momento as opções indicadas serão </w:t>
      </w:r>
      <w:r w:rsidR="00BC52FE">
        <w:t>avaliadas (seja usando apenas</w:t>
      </w:r>
      <w:r w:rsidR="00E212F6">
        <w:t xml:space="preserve"> “julgamento”</w:t>
      </w:r>
      <w:r w:rsidR="00BC52FE">
        <w:t xml:space="preserve"> ou “barganha”, ou “análise” seguida de “julgamento” ou “barganha”</w:t>
      </w:r>
      <w:r w:rsidR="00E212F6">
        <w:t>). Após a etapa de avaliação</w:t>
      </w:r>
      <w:r w:rsidR="00BC52FE">
        <w:t>, o ciclo pode voltar para as etapas anteriores</w:t>
      </w:r>
      <w:r w:rsidR="00813226">
        <w:t xml:space="preserve">, ou prosseguir ser finalizado (com ou sem </w:t>
      </w:r>
      <w:r w:rsidR="00813226">
        <w:lastRenderedPageBreak/>
        <w:t>autorização). O objeto de pesquisa deste trabalho trata-se da etapa destacada na figura: “Análise:Avaliação”.</w:t>
      </w:r>
    </w:p>
    <w:p w14:paraId="60A4D48E" w14:textId="475BA630" w:rsidR="006D3767" w:rsidRDefault="006D3767" w:rsidP="006D3767">
      <w:pPr>
        <w:pStyle w:val="Legenda"/>
      </w:pPr>
      <w:bookmarkStart w:id="64" w:name="_Ref481141681"/>
      <w:r>
        <w:t xml:space="preserve">Figura </w:t>
      </w:r>
      <w:r w:rsidR="003019C2">
        <w:fldChar w:fldCharType="begin"/>
      </w:r>
      <w:r w:rsidR="003019C2">
        <w:instrText xml:space="preserve"> SEQ Figura \* ARABIC </w:instrText>
      </w:r>
      <w:r w:rsidR="003019C2">
        <w:fldChar w:fldCharType="separate"/>
      </w:r>
      <w:r w:rsidR="001375A1">
        <w:rPr>
          <w:noProof/>
        </w:rPr>
        <w:t>3</w:t>
      </w:r>
      <w:r w:rsidR="003019C2">
        <w:rPr>
          <w:noProof/>
        </w:rPr>
        <w:fldChar w:fldCharType="end"/>
      </w:r>
      <w:bookmarkEnd w:id="64"/>
      <w:r>
        <w:t xml:space="preserve"> – Um Modelo </w:t>
      </w:r>
      <w:r w:rsidR="00351325">
        <w:t>Genérico</w:t>
      </w:r>
      <w:r>
        <w:t xml:space="preserve"> do Processo de Decisão Estratégica</w:t>
      </w:r>
    </w:p>
    <w:p w14:paraId="72C55735" w14:textId="309D3E8C" w:rsidR="006D3767" w:rsidRDefault="006D3767" w:rsidP="00AA39D0">
      <w:pPr>
        <w:ind w:firstLine="0"/>
      </w:pPr>
      <w:r>
        <w:rPr>
          <w:noProof/>
        </w:rPr>
        <w:drawing>
          <wp:inline distT="0" distB="0" distL="0" distR="0" wp14:anchorId="38DA5F51" wp14:editId="3C8A14C0">
            <wp:extent cx="5724525" cy="2736922"/>
            <wp:effectExtent l="0" t="0" r="0" b="6350"/>
            <wp:docPr id="1029" name="Imagem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8424" cy="2753129"/>
                    </a:xfrm>
                    <a:prstGeom prst="rect">
                      <a:avLst/>
                    </a:prstGeom>
                    <a:noFill/>
                  </pic:spPr>
                </pic:pic>
              </a:graphicData>
            </a:graphic>
          </wp:inline>
        </w:drawing>
      </w:r>
    </w:p>
    <w:p w14:paraId="1186EA0C" w14:textId="48B29042" w:rsidR="00D41EBE" w:rsidRPr="00014CEB" w:rsidRDefault="00491D2B" w:rsidP="002A38C4">
      <w:pPr>
        <w:ind w:firstLine="0"/>
        <w:jc w:val="center"/>
        <w:rPr>
          <w:lang w:val="en-US"/>
          <w:rPrChange w:id="65" w:author="Pedro Lima" w:date="2017-04-29T18:10:00Z">
            <w:rPr>
              <w:lang w:val="en-US"/>
            </w:rPr>
          </w:rPrChange>
        </w:rPr>
      </w:pPr>
      <w:r w:rsidRPr="001375A1">
        <w:rPr>
          <w:lang w:val="en-US"/>
        </w:rPr>
        <w:t>F</w:t>
      </w:r>
      <w:r w:rsidR="006D3767" w:rsidRPr="00014CEB">
        <w:rPr>
          <w:lang w:val="en-US"/>
          <w:rPrChange w:id="66" w:author="Pedro Lima" w:date="2017-04-29T18:10:00Z">
            <w:rPr>
              <w:lang w:val="en-US"/>
            </w:rPr>
          </w:rPrChange>
        </w:rPr>
        <w:t xml:space="preserve">onte: Mintzberg, Raisinghani e Theoret </w:t>
      </w:r>
      <w:r w:rsidR="006D3767">
        <w:fldChar w:fldCharType="begin" w:fldLock="1"/>
      </w:r>
      <w:r w:rsidR="000F0D75" w:rsidRPr="00014CEB">
        <w:rPr>
          <w:lang w:val="en-US"/>
          <w:rPrChange w:id="67" w:author="Pedro Lima" w:date="2017-04-29T18:10:00Z">
            <w:rPr>
              <w:lang w:val="en-US"/>
            </w:rPr>
          </w:rPrChange>
        </w:rPr>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"locator" : "266", "suppress-author" : 1, "uris" : [ "http://www.mendeley.com/documents/?uuid=b69a9a03-ae74-49ec-9f1f-28fb719734b3" ] } ], "mendeley" : { "formattedCitation" : "(1976, p. 266)", "plainTextFormattedCitation" : "(1976, p. 266)", "previouslyFormattedCitation" : "(1976, p. 266)" }, "properties" : { "noteIndex" : 0 }, "schema" : "https://github.com/citation-style-language/schema/raw/master/csl-citation.json" }</w:instrText>
      </w:r>
      <w:r w:rsidR="006D3767">
        <w:fldChar w:fldCharType="separate"/>
      </w:r>
      <w:r w:rsidR="00BC52FE" w:rsidRPr="001375A1">
        <w:rPr>
          <w:noProof/>
          <w:lang w:val="en-US"/>
        </w:rPr>
        <w:t>(1976, p. 266)</w:t>
      </w:r>
      <w:r w:rsidR="006D3767">
        <w:fldChar w:fldCharType="end"/>
      </w:r>
      <w:r w:rsidR="006D3767" w:rsidRPr="001375A1">
        <w:rPr>
          <w:lang w:val="en-US"/>
        </w:rPr>
        <w:t>.</w:t>
      </w:r>
    </w:p>
    <w:p w14:paraId="31858389" w14:textId="522ED12F" w:rsidR="001378F6" w:rsidRDefault="007877CA" w:rsidP="00DC2AFD">
      <w:r>
        <w:t xml:space="preserve">Dois grupos de elementos são inevitavelmente importantes para qualquer decisão estratégica: O Ambiente Externo e o Ambiente Interno. O ambiente externo, o qual recebeu importância significativa na escola do Design, Planejamento e Posicionamento inclui fatores como mudanças na sociedade, mudanças governamentais, mudanças econômicas, mudanças na competição, fornecedores e mercado. </w:t>
      </w:r>
      <w:r>
        <w:fldChar w:fldCharType="begin" w:fldLock="1"/>
      </w:r>
      <w:r>
        <w:instrText>ADDIN CSL_CITATION { "citationItems" : [ { "id" : "ITEM-1", "itemData" : { "ISBN" : "9780743270571", "author" : [ { "dropping-particle" : "", "family" : "Mintzberg", "given" : "H", "non-dropping-particle" : "", "parse-names" : false, "suffix" : "" }, { "dropping-particle" : "", "family" : "Ahlstrand", "given" : "B", "non-dropping-particle" : "", "parse-names" : false, "suffix" : "" }, { "dropping-particle" : "", "family" : "Lampel", "given" : "Joseph", "non-dropping-particle" : "", "parse-names" : false, "suffix" : "" } ], "id" : "ITEM-1", "issued" : { "date-parts" : [ [ "2005" ] ] }, "number-of-pages" : "407", "publisher" : "Simon and Schuster", "title" : "Strategy Safari: A Guided Tour Through The Wilds of Strategic Mangament", "type" : "book" }, "uris" : [ "http://www.mendeley.com/documents/?uuid=7ac528b6-7568-4da2-a7d8-a240ac762a94" ] } ], "mendeley" : { "formattedCitation" : "(MINTZBERG; AHLSTRAND; LAMPEL, 2005)", "plainTextFormattedCitation" : "(MINTZBERG; AHLSTRAND; LAMPEL, 2005)", "previouslyFormattedCitation" : "(MINTZBERG; AHLSTRAND; LAMPEL, 2005)" }, "properties" : { "noteIndex" : 0 }, "schema" : "https://github.com/citation-style-language/schema/raw/master/csl-citation.json" }</w:instrText>
      </w:r>
      <w:r>
        <w:fldChar w:fldCharType="separate"/>
      </w:r>
      <w:r w:rsidRPr="007877CA">
        <w:rPr>
          <w:noProof/>
        </w:rPr>
        <w:t>(MINTZBERG; AHLSTRAND; LAMPEL, 2005)</w:t>
      </w:r>
      <w:r>
        <w:fldChar w:fldCharType="end"/>
      </w:r>
      <w:r>
        <w:t>. O Ambiente Interno, por sua vez recebeu atenção na análise das forças e fraquezas da organização, porém é melhor representado pela Visão Baseada em Recursos.</w:t>
      </w:r>
      <w:r w:rsidR="005E45EB">
        <w:t xml:space="preserve"> Segundo esta perspectiva, novas opções estratégicas podem emergir naturalmente conforme a empresa analisa seus recursos.</w:t>
      </w:r>
      <w:r>
        <w:t xml:space="preserve"> </w:t>
      </w:r>
      <w:r>
        <w:fldChar w:fldCharType="begin" w:fldLock="1"/>
      </w:r>
      <w:r w:rsidR="001F3D54">
        <w:instrText>ADDIN CSL_CITATION { "citationItems" : [ { "id" : "ITEM-1", "itemData" : { "DOI" : "10.1002/smj.4250050207", "ISBN" : "01432095", "ISSN" : "01432095", "PMID" : "19064477", "abstract" : "Wernerfelt, B. (1984). \u2018The resource-based view of the firm\u2019. Strategic Management Journal, 5, 171\u201380.", "author" : [ { "dropping-particle" : "", "family" : "Wernerfelt", "given" : "B.", "non-dropping-particle" : "", "parse-names" : false, "suffix" : "" } ], "container-title" : "Strategic Management Journal", "id" : "ITEM-1", "issue" : "April 1983", "issued" : { "date-parts" : [ [ "1984" ] ] }, "page" : "171-180", "title" : "The Resource-Based view of the firm", "type" : "article-journal", "volume" : "5" }, "uris" : [ "http://www.mendeley.com/documents/?uuid=cccee1c8-2390-4f01-909a-43b3baf25039" ] } ], "mendeley" : { "formattedCitation" : "(WERNERFELT, 1984)", "plainTextFormattedCitation" : "(WERNERFELT, 1984)", "previouslyFormattedCitation" : "(WERNERFELT, 1984)" }, "properties" : { "noteIndex" : 0 }, "schema" : "https://github.com/citation-style-language/schema/raw/master/csl-citation.json" }</w:instrText>
      </w:r>
      <w:r>
        <w:fldChar w:fldCharType="separate"/>
      </w:r>
      <w:r w:rsidRPr="007877CA">
        <w:rPr>
          <w:noProof/>
        </w:rPr>
        <w:t>(WERNERFELT, 1984)</w:t>
      </w:r>
      <w:r>
        <w:fldChar w:fldCharType="end"/>
      </w:r>
      <w:r w:rsidR="005E45EB">
        <w:t>.</w:t>
      </w:r>
    </w:p>
    <w:p w14:paraId="025E3FDC" w14:textId="6DF7F695" w:rsidR="001378F6" w:rsidRDefault="005E45EB" w:rsidP="005E45EB">
      <w:r>
        <w:t xml:space="preserve">Mesmo considerando estes dois grupos de fatores como </w:t>
      </w:r>
      <w:r w:rsidR="00EA4828">
        <w:t>essenciais</w:t>
      </w:r>
      <w:r>
        <w:t xml:space="preserve"> para a decisão estratégica, um problema ainda persiste: A incerteza. Se o ambiente interno ou externo é incerto, qualquer recomendação realizada a partir de uma análise do ambiente interno ou externo atual será falível </w:t>
      </w:r>
      <w:r w:rsidR="007D7DFC">
        <w:t>ao</w:t>
      </w:r>
      <w:r>
        <w:t xml:space="preserve"> pressupor que esta relação permanecerá </w:t>
      </w:r>
      <w:del w:id="68" w:author="Daniel Lacerda" w:date="2017-04-29T13:26:00Z">
        <w:r w:rsidDel="00DA0EA8">
          <w:delText xml:space="preserve">igual </w:delText>
        </w:r>
      </w:del>
      <w:r>
        <w:t>durante a implementação da decisão estratégica</w:t>
      </w:r>
      <w:r w:rsidR="007D7DFC">
        <w:t xml:space="preserve"> até os desdobramentos de suas consequências</w:t>
      </w:r>
      <w:r>
        <w:t>. Decisões estratégicas terão sucesso ou falharão</w:t>
      </w:r>
      <w:ins w:id="69" w:author="Daniel Lacerda" w:date="2017-04-29T13:27:00Z">
        <w:r w:rsidR="00DA0EA8">
          <w:t>,</w:t>
        </w:r>
      </w:ins>
      <w:r>
        <w:t xml:space="preserve"> e</w:t>
      </w:r>
      <w:ins w:id="70" w:author="Daniel Lacerda" w:date="2017-04-29T13:27:00Z">
        <w:r w:rsidR="00DA0EA8">
          <w:t>m</w:t>
        </w:r>
      </w:ins>
      <w:del w:id="71" w:author="Daniel Lacerda" w:date="2017-04-29T13:27:00Z">
        <w:r w:rsidDel="00DA0EA8">
          <w:delText>u</w:delText>
        </w:r>
      </w:del>
      <w:r>
        <w:t xml:space="preserve"> um </w:t>
      </w:r>
      <w:del w:id="72" w:author="Daniel Lacerda" w:date="2017-04-29T13:27:00Z">
        <w:r w:rsidDel="00DA0EA8">
          <w:delText xml:space="preserve">mundo </w:delText>
        </w:r>
      </w:del>
      <w:ins w:id="73" w:author="Daniel Lacerda" w:date="2017-04-29T13:27:00Z">
        <w:r w:rsidR="00DA0EA8">
          <w:t xml:space="preserve">contexto </w:t>
        </w:r>
      </w:ins>
      <w:r>
        <w:t>din</w:t>
      </w:r>
      <w:r w:rsidR="00EA4828">
        <w:t>âmico.</w:t>
      </w:r>
    </w:p>
    <w:p w14:paraId="04842A7F" w14:textId="51F88B20" w:rsidR="00DC2AFD" w:rsidRPr="003A584F" w:rsidRDefault="00C6184D" w:rsidP="00DC2AFD">
      <w:r>
        <w:lastRenderedPageBreak/>
        <w:t>O impacto da incerteza sobre as decisões estratégicas é resultado da necessidade de antecipação por parte da empresa</w:t>
      </w:r>
      <w:r w:rsidR="00DC2AFD" w:rsidRPr="003A584F">
        <w:t>. Em outras palavras, é necessári</w:t>
      </w:r>
      <w:r w:rsidR="00351325">
        <w:t xml:space="preserve">o que o estrategista </w:t>
      </w:r>
      <w:del w:id="74" w:author="Daniel Lacerda" w:date="2017-04-29T13:27:00Z">
        <w:r w:rsidR="00351325" w:rsidDel="00DA0EA8">
          <w:delText xml:space="preserve">olhe </w:delText>
        </w:r>
      </w:del>
      <w:ins w:id="75" w:author="Daniel Lacerda" w:date="2017-04-29T13:27:00Z">
        <w:r w:rsidR="00DA0EA8">
          <w:t xml:space="preserve">visualize </w:t>
        </w:r>
      </w:ins>
      <w:del w:id="76" w:author="Daniel Lacerda" w:date="2017-04-29T13:27:00Z">
        <w:r w:rsidR="00351325" w:rsidDel="00DA0EA8">
          <w:delText xml:space="preserve">para </w:delText>
        </w:r>
      </w:del>
      <w:r w:rsidR="00351325">
        <w:t>o presente e o futuro (tanto em relação ao ambiente externo quanto ao ambiente interno)</w:t>
      </w:r>
      <w:r w:rsidR="00DC2AFD" w:rsidRPr="003A584F">
        <w:t xml:space="preserve">, identifique as mudanças que deseja (ou não) impor </w:t>
      </w:r>
      <w:del w:id="77" w:author="Daniel Lacerda" w:date="2017-04-29T13:27:00Z">
        <w:r w:rsidR="00DC2AFD" w:rsidRPr="003A584F" w:rsidDel="00DA0EA8">
          <w:delText xml:space="preserve">ao jogo </w:delText>
        </w:r>
      </w:del>
      <w:r w:rsidR="00DC2AFD" w:rsidRPr="003A584F">
        <w:t>e decida m</w:t>
      </w:r>
      <w:r w:rsidR="00B22D01">
        <w:t>udar (ou não) seu curso de ação</w:t>
      </w:r>
      <w:r>
        <w:t>, prospectando o impacto desta decisão no ambiente interno e externo</w:t>
      </w:r>
      <w:r w:rsidR="00B22D01">
        <w:t>.</w:t>
      </w:r>
      <w:r w:rsidR="00DC2AFD" w:rsidRPr="003A584F">
        <w:t xml:space="preserve"> Uma empresa avaliando uma decisão de investimento precisa tomar esta decisão antecipando-se ao futuro, portanto comprometendo recursos antes de observar seu retorno. Em se tratando de decisões estratégicas, </w:t>
      </w:r>
      <w:r>
        <w:t>o tempo entre a decisão e suas consequências</w:t>
      </w:r>
      <w:r w:rsidR="00DC2AFD" w:rsidRPr="003A584F">
        <w:t xml:space="preserve"> pode significar meses, anos ou até décadas.</w:t>
      </w:r>
    </w:p>
    <w:bookmarkEnd w:id="42"/>
    <w:p w14:paraId="4D5C73C1" w14:textId="6FDF2955" w:rsidR="00EE361B" w:rsidRDefault="00EE361B" w:rsidP="00EE361B">
      <w:r w:rsidRPr="003A584F">
        <w:t>Como as decisões estratégicas tendem a “ser as mais importantes”, segue-se que seus custos tendem a ser expressivos e/ou irrecuperáveis. Por este motivo, o impacto das decisões estratégicas geralmente será pervasivo e duradouro. Pervasivo, pois as consequências das decisões estratégicas tendem a permea</w:t>
      </w:r>
      <w:r w:rsidR="00E8725A">
        <w:t>r toda a organização,</w:t>
      </w:r>
      <w:r w:rsidRPr="003A584F">
        <w:t xml:space="preserve"> e duradouro, visto que o custo de </w:t>
      </w:r>
      <w:del w:id="78" w:author="Daniel Lacerda" w:date="2017-04-29T13:28:00Z">
        <w:r w:rsidRPr="003A584F" w:rsidDel="00DA0EA8">
          <w:delText>voltar atrás</w:delText>
        </w:r>
      </w:del>
      <w:ins w:id="79" w:author="Daniel Lacerda" w:date="2017-04-29T13:28:00Z">
        <w:r w:rsidR="00DA0EA8">
          <w:t>retornar</w:t>
        </w:r>
      </w:ins>
      <w:r w:rsidRPr="003A584F">
        <w:t xml:space="preserve"> pode ser expressivo, tornando</w:t>
      </w:r>
      <w:ins w:id="80" w:author="Daniel Lacerda" w:date="2017-04-29T13:28:00Z">
        <w:r w:rsidR="00DA0EA8">
          <w:t xml:space="preserve"> em alguns casos inviável essa</w:t>
        </w:r>
      </w:ins>
      <w:r w:rsidRPr="003A584F">
        <w:t xml:space="preserve"> </w:t>
      </w:r>
      <w:del w:id="81" w:author="Daniel Lacerda" w:date="2017-04-29T13:28:00Z">
        <w:r w:rsidRPr="003A584F" w:rsidDel="00DA0EA8">
          <w:delText xml:space="preserve">esta </w:delText>
        </w:r>
      </w:del>
      <w:r w:rsidRPr="003A584F">
        <w:t>opção</w:t>
      </w:r>
      <w:del w:id="82" w:author="Daniel Lacerda" w:date="2017-04-29T13:29:00Z">
        <w:r w:rsidRPr="003A584F" w:rsidDel="00DA0EA8">
          <w:delText xml:space="preserve"> inviável</w:delText>
        </w:r>
      </w:del>
      <w:r w:rsidRPr="003A584F">
        <w:t>.</w:t>
      </w:r>
    </w:p>
    <w:p w14:paraId="7A6F2369" w14:textId="0DE89CA6" w:rsidR="00EE361B" w:rsidRPr="003A584F" w:rsidRDefault="00EE361B" w:rsidP="00EE361B">
      <w:r w:rsidRPr="003A584F">
        <w:t>O uso de previsões é</w:t>
      </w:r>
      <w:r w:rsidR="000B55EA">
        <w:t xml:space="preserve"> a maneira convencional</w:t>
      </w:r>
      <w:r w:rsidRPr="003A584F">
        <w:t xml:space="preserve"> de antecipação ao futuro para o suporte à decisão</w:t>
      </w:r>
      <w:r w:rsidR="000B55EA">
        <w:t>.</w:t>
      </w:r>
      <w:r w:rsidR="000B55EA" w:rsidRPr="000B55EA">
        <w:t xml:space="preserve"> </w:t>
      </w:r>
      <w:r w:rsidR="000B55EA">
        <w:fldChar w:fldCharType="begin" w:fldLock="1"/>
      </w:r>
      <w:r w:rsidR="000B55EA">
        <w:instrText>ADDIN CSL_CITATION { "citationItems" : [ { "id" : "ITEM-1", "itemData" : { "DOI" : "10.1016/j.ijforecast.2009.05.012", "ISBN" : "0169-2070", "ISSN" : "01692070", "abstract" : "Forecasts are crucial for practically all economic and business decisions. However, there is a mounting body of empirical evidence showing that accurate forecasting in the economic and business world is usually not possible. In addition, there is huge uncertainty, as practically all economic and business activities are subject to events we are unable to predict. The fact that forecasts can be inaccurate creates a serious dilemma for decision and policy makers. On the one hand, accepting the limits of forecasting accuracy implies being unable to assess the correctness of decisions and the surrounding uncertainty. On the other hand, believing that accurate forecasts are possible means succumbing to the illusion of control and experiencing surprises, often with negative consequences. We believe that the time has come for a new attitude towards dealing with the future. In this article, we discuss the limited predictability in the economic and business environment. We also provide a framework that allows decision and policy makers to face the future - despite the inherent limitations of forecasting and the uncertainty, sometimes huge, surrounding most future-oriented decisions. ?? 2009 International Institute of Forecasters.", "author" : [ { "dropping-particle" : "", "family" : "Makridakis", "given" : "Spyros", "non-dropping-particle" : "", "parse-names" : false, "suffix" : "" }, { "dropping-particle" : "", "family" : "Hogarth", "given" : "Robin M.", "non-dropping-particle" : "", "parse-names" : false, "suffix" : "" }, { "dropping-particle" : "", "family" : "Gaba", "given" : "Anil", "non-dropping-particle" : "", "parse-names" : false, "suffix" : "" } ], "container-title" : "International Journal of Forecasting", "id" : "ITEM-1", "issue" : "4", "issued" : { "date-parts" : [ [ "2009" ] ] }, "page" : "794-812", "publisher" : "Elsevier B.V.", "title" : "Forecasting and uncertainty in the economic and business world", "type" : "article-journal", "volume" : "25" }, "uris" : [ "http://www.mendeley.com/documents/?uuid=b4668af4-b936-4607-8d74-c614f161a0a0" ] } ], "mendeley" : { "formattedCitation" : "(MAKRIDAKIS; HOGARTH; GABA, 2009)", "plainTextFormattedCitation" : "(MAKRIDAKIS; HOGARTH; GABA, 2009)", "previouslyFormattedCitation" : "(MAKRIDAKIS; HOGARTH; GABA, 2009)" }, "properties" : { "noteIndex" : 0 }, "schema" : "https://github.com/citation-style-language/schema/raw/master/csl-citation.json" }</w:instrText>
      </w:r>
      <w:r w:rsidR="000B55EA">
        <w:fldChar w:fldCharType="separate"/>
      </w:r>
      <w:r w:rsidR="000B55EA" w:rsidRPr="000B55EA">
        <w:rPr>
          <w:noProof/>
        </w:rPr>
        <w:t>(MAKRIDAKIS; HOGARTH; GABA, 2009)</w:t>
      </w:r>
      <w:r w:rsidR="000B55EA">
        <w:fldChar w:fldCharType="end"/>
      </w:r>
      <w:r w:rsidRPr="003A584F">
        <w:t>. O processo pode tomar diversas formas, porém em geral avalia-se como o futuro deve ser e como as decisões candidatas se comportarão neste futuro previsto. A partir desta avaliação, escolhe-se a melhor decisão racional possível, com base em suas consequências esperadas.</w:t>
      </w:r>
      <w:r w:rsidR="000B55EA">
        <w:fldChar w:fldCharType="begin" w:fldLock="1"/>
      </w:r>
      <w:r w:rsidR="000B55EA">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0B55EA">
        <w:fldChar w:fldCharType="separate"/>
      </w:r>
      <w:r w:rsidR="000B55EA" w:rsidRPr="000B55EA">
        <w:rPr>
          <w:noProof/>
        </w:rPr>
        <w:t>(LEMPERT; POPPER; BANKES, 2003)</w:t>
      </w:r>
      <w:r w:rsidR="000B55EA">
        <w:fldChar w:fldCharType="end"/>
      </w:r>
      <w:r w:rsidR="000B55EA">
        <w:t>.</w:t>
      </w:r>
    </w:p>
    <w:p w14:paraId="62D8E181" w14:textId="4C42D870" w:rsidR="008E3CC2" w:rsidRDefault="00680F4C" w:rsidP="00EE361B">
      <w:r>
        <w:t>Previsões são eminentemente sujeitas à falhar.</w:t>
      </w:r>
      <w:r>
        <w:fldChar w:fldCharType="begin" w:fldLock="1"/>
      </w:r>
      <w:r w:rsidR="000B55EA">
        <w:instrText>ADDIN CSL_CITATION { "citationItems" : [ { "id" : "ITEM-1", "itemData" : { "DOI" : "10.1016/j.ijforecast.2009.05.012", "ISBN" : "0169-2070", "ISSN" : "01692070", "abstract" : "Forecasts are crucial for practically all economic and business decisions. However, there is a mounting body of empirical evidence showing that accurate forecasting in the economic and business world is usually not possible. In addition, there is huge uncertainty, as practically all economic and business activities are subject to events we are unable to predict. The fact that forecasts can be inaccurate creates a serious dilemma for decision and policy makers. On the one hand, accepting the limits of forecasting accuracy implies being unable to assess the correctness of decisions and the surrounding uncertainty. On the other hand, believing that accurate forecasts are possible means succumbing to the illusion of control and experiencing surprises, often with negative consequences. We believe that the time has come for a new attitude towards dealing with the future. In this article, we discuss the limited predictability in the economic and business environment. We also provide a framework that allows decision and policy makers to face the future - despite the inherent limitations of forecasting and the uncertainty, sometimes huge, surrounding most future-oriented decisions. ?? 2009 International Institute of Forecasters.", "author" : [ { "dropping-particle" : "", "family" : "Makridakis", "given" : "Spyros", "non-dropping-particle" : "", "parse-names" : false, "suffix" : "" }, { "dropping-particle" : "", "family" : "Hogarth", "given" : "Robin M.", "non-dropping-particle" : "", "parse-names" : false, "suffix" : "" }, { "dropping-particle" : "", "family" : "Gaba", "given" : "Anil", "non-dropping-particle" : "", "parse-names" : false, "suffix" : "" } ], "container-title" : "International Journal of Forecasting", "id" : "ITEM-1", "issue" : "4", "issued" : { "date-parts" : [ [ "2009" ] ] }, "page" : "794-812", "publisher" : "Elsevier B.V.", "title" : "Forecasting and uncertainty in the economic and business world", "type" : "article-journal", "volume" : "25" }, "uris" : [ "http://www.mendeley.com/documents/?uuid=b4668af4-b936-4607-8d74-c614f161a0a0" ] } ], "mendeley" : { "formattedCitation" : "(MAKRIDAKIS; HOGARTH; GABA, 2009)", "plainTextFormattedCitation" : "(MAKRIDAKIS; HOGARTH; GABA, 2009)", "previouslyFormattedCitation" : "(MAKRIDAKIS; HOGARTH; GABA, 2009)" }, "properties" : { "noteIndex" : 0 }, "schema" : "https://github.com/citation-style-language/schema/raw/master/csl-citation.json" }</w:instrText>
      </w:r>
      <w:r>
        <w:fldChar w:fldCharType="separate"/>
      </w:r>
      <w:r w:rsidRPr="00680F4C">
        <w:rPr>
          <w:noProof/>
        </w:rPr>
        <w:t>(MAKRIDAKIS; HOGARTH; GABA, 2009)</w:t>
      </w:r>
      <w:r>
        <w:fldChar w:fldCharType="end"/>
      </w:r>
      <w:r>
        <w:t xml:space="preserve"> .</w:t>
      </w:r>
      <w:r w:rsidR="000F0D75">
        <w:t>Por mais que p</w:t>
      </w:r>
      <w:r w:rsidR="00B22D01">
        <w:t xml:space="preserve">revisões </w:t>
      </w:r>
      <w:r w:rsidR="000F0D75">
        <w:t>sejam por algum tempo</w:t>
      </w:r>
      <w:r w:rsidR="00B22D01">
        <w:t xml:space="preserve"> razoavelmente precisas</w:t>
      </w:r>
      <w:r w:rsidR="000F0D75">
        <w:t xml:space="preserve"> enquanto o ambiente está estável, isto é o que as torna mais perigosas: Elas falharão no momento de mudanças significativas. </w:t>
      </w:r>
      <w:r w:rsidR="000F0D75">
        <w:fldChar w:fldCharType="begin" w:fldLock="1"/>
      </w:r>
      <w:r w:rsidR="000F0D75">
        <w:instrText>ADDIN CSL_CITATION { "citationItems" : [ { "id" : "ITEM-1", "itemData" : { "author" : [ { "dropping-particle" : "", "family" : "Wack", "given" : "Pierre", "non-dropping-particle" : "", "parse-names" : false, "suffix" : "" } ], "container-title" : "Harvard Business Review", "id" : "ITEM-1", "issue" : "85516", "issued" : { "date-parts" : [ [ "1985" ] ] }, "title" : "Scenarios: Uncharted Waters Ahead", "type" : "article-journal" }, "uris" : [ "http://www.mendeley.com/documents/?uuid=ce00b288-8dc3-4ab0-9326-7364fef01252" ] } ], "mendeley" : { "formattedCitation" : "(WACK, 1985)", "plainTextFormattedCitation" : "(WACK, 1985)", "previouslyFormattedCitation" : "(WACK, 1985)" }, "properties" : { "noteIndex" : 0 }, "schema" : "https://github.com/citation-style-language/schema/raw/master/csl-citation.json" }</w:instrText>
      </w:r>
      <w:r w:rsidR="000F0D75">
        <w:fldChar w:fldCharType="separate"/>
      </w:r>
      <w:r w:rsidR="000F0D75" w:rsidRPr="000F0D75">
        <w:rPr>
          <w:noProof/>
        </w:rPr>
        <w:t>(WACK, 1985)</w:t>
      </w:r>
      <w:r w:rsidR="000F0D75">
        <w:fldChar w:fldCharType="end"/>
      </w:r>
      <w:r w:rsidR="008E3CC2">
        <w:t>:</w:t>
      </w:r>
    </w:p>
    <w:p w14:paraId="798602E2" w14:textId="3716055F" w:rsidR="000F0D75" w:rsidRPr="008E3CC2" w:rsidRDefault="000F0D75" w:rsidP="008E3CC2">
      <w:pPr>
        <w:ind w:left="1416"/>
        <w:rPr>
          <w:sz w:val="22"/>
        </w:rPr>
      </w:pPr>
      <w:r w:rsidRPr="008E3CC2">
        <w:rPr>
          <w:sz w:val="22"/>
        </w:rPr>
        <w:t xml:space="preserve">“A forma de resolver este problema não é procurar por previsões melhores, melhorando técnicas ou contratando mais analistas de previsão. Muitas forças atuam contra a possibilidade de alcançar </w:t>
      </w:r>
      <w:r w:rsidRPr="008E3CC2">
        <w:rPr>
          <w:i/>
          <w:sz w:val="22"/>
        </w:rPr>
        <w:t xml:space="preserve">a </w:t>
      </w:r>
      <w:r w:rsidRPr="008E3CC2">
        <w:rPr>
          <w:sz w:val="22"/>
        </w:rPr>
        <w:t>previsão correta. O futuro não é mais estável; ele se tornou um alvo m</w:t>
      </w:r>
      <w:r w:rsidR="008E3CC2" w:rsidRPr="008E3CC2">
        <w:rPr>
          <w:sz w:val="22"/>
        </w:rPr>
        <w:t>ó</w:t>
      </w:r>
      <w:r w:rsidRPr="008E3CC2">
        <w:rPr>
          <w:sz w:val="22"/>
        </w:rPr>
        <w:t>vel. Nenhuma projeção “certa” pode ser deduzida do comportamento passado.</w:t>
      </w:r>
    </w:p>
    <w:p w14:paraId="5983DCA9" w14:textId="299F93BC" w:rsidR="000F0D75" w:rsidRPr="008E3CC2" w:rsidRDefault="000F0D75" w:rsidP="008E3CC2">
      <w:pPr>
        <w:ind w:left="1416"/>
        <w:rPr>
          <w:sz w:val="22"/>
        </w:rPr>
      </w:pPr>
      <w:r w:rsidRPr="008E3CC2">
        <w:rPr>
          <w:sz w:val="22"/>
        </w:rPr>
        <w:t xml:space="preserve">A abordagem melhor, eu acredito, é aceitar a incerteza, tentar entende-la, e torna-la parte de nosso raciocínio. Incerteza atualmente não é apenas </w:t>
      </w:r>
      <w:r w:rsidR="008E3CC2" w:rsidRPr="008E3CC2">
        <w:rPr>
          <w:sz w:val="22"/>
        </w:rPr>
        <w:t xml:space="preserve">um </w:t>
      </w:r>
      <w:r w:rsidR="008E3CC2" w:rsidRPr="008E3CC2">
        <w:rPr>
          <w:sz w:val="22"/>
        </w:rPr>
        <w:lastRenderedPageBreak/>
        <w:t xml:space="preserve">desvio temporário de uma previsão razoável; é a estrutura básica do ambiente de negócios. ” </w:t>
      </w:r>
      <w:r w:rsidR="008E3CC2" w:rsidRPr="008E3CC2">
        <w:rPr>
          <w:sz w:val="22"/>
        </w:rPr>
        <w:fldChar w:fldCharType="begin" w:fldLock="1"/>
      </w:r>
      <w:r w:rsidR="006714F1">
        <w:rPr>
          <w:sz w:val="22"/>
        </w:rPr>
        <w:instrText>ADDIN CSL_CITATION { "citationItems" : [ { "id" : "ITEM-1", "itemData" : { "author" : [ { "dropping-particle" : "", "family" : "Wack", "given" : "Pierre", "non-dropping-particle" : "", "parse-names" : false, "suffix" : "" } ], "container-title" : "Harvard Business Review", "id" : "ITEM-1", "issue" : "85516", "issued" : { "date-parts" : [ [ "1985" ] ] }, "title" : "Scenarios: Uncharted Waters Ahead", "type" : "article-journal" }, "locator" : "73", "uris" : [ "http://www.mendeley.com/documents/?uuid=ce00b288-8dc3-4ab0-9326-7364fef01252" ] } ], "mendeley" : { "formattedCitation" : "(WACK, 1985, p. 73)", "plainTextFormattedCitation" : "(WACK, 1985, p. 73)", "previouslyFormattedCitation" : "(WACK, 1985, p. 73)" }, "properties" : { "noteIndex" : 0 }, "schema" : "https://github.com/citation-style-language/schema/raw/master/csl-citation.json" }</w:instrText>
      </w:r>
      <w:r w:rsidR="008E3CC2" w:rsidRPr="008E3CC2">
        <w:rPr>
          <w:sz w:val="22"/>
        </w:rPr>
        <w:fldChar w:fldCharType="separate"/>
      </w:r>
      <w:r w:rsidR="008E3CC2" w:rsidRPr="008E3CC2">
        <w:rPr>
          <w:noProof/>
          <w:sz w:val="22"/>
        </w:rPr>
        <w:t>(WACK, 1985, p. 73)</w:t>
      </w:r>
      <w:r w:rsidR="008E3CC2" w:rsidRPr="008E3CC2">
        <w:rPr>
          <w:sz w:val="22"/>
        </w:rPr>
        <w:fldChar w:fldCharType="end"/>
      </w:r>
      <w:r w:rsidR="008E3CC2" w:rsidRPr="008E3CC2">
        <w:rPr>
          <w:sz w:val="22"/>
        </w:rPr>
        <w:t>.</w:t>
      </w:r>
    </w:p>
    <w:p w14:paraId="20DD3E4E" w14:textId="1257ABE9" w:rsidR="00EE361B" w:rsidRPr="003A584F" w:rsidRDefault="00EE361B" w:rsidP="00EE361B">
      <w:r>
        <w:t>Por este motivo, previsões são perigosas para as decisões estratégicas</w:t>
      </w:r>
      <w:r w:rsidRPr="003A584F">
        <w:t xml:space="preserve">. </w:t>
      </w:r>
      <w:r>
        <w:t xml:space="preserve">Uma decisão será tão </w:t>
      </w:r>
      <w:del w:id="83" w:author="Daniel Lacerda" w:date="2017-04-29T13:30:00Z">
        <w:r w:rsidDel="00DA0EA8">
          <w:delText xml:space="preserve">boa </w:delText>
        </w:r>
      </w:del>
      <w:ins w:id="84" w:author="Daniel Lacerda" w:date="2017-04-29T13:30:00Z">
        <w:r w:rsidR="00DA0EA8">
          <w:t xml:space="preserve">adequada </w:t>
        </w:r>
      </w:ins>
      <w:r>
        <w:t>quanto os pressupostos que a subsidiam</w:t>
      </w:r>
      <w:r w:rsidRPr="003A584F">
        <w:t>. Se estes pressupostos falham, a previsão falha e</w:t>
      </w:r>
      <w:ins w:id="85" w:author="Daniel Lacerda" w:date="2017-04-29T13:30:00Z">
        <w:r w:rsidR="00DA0EA8">
          <w:t>, por consequência,</w:t>
        </w:r>
      </w:ins>
      <w:del w:id="86" w:author="Daniel Lacerda" w:date="2017-04-29T13:30:00Z">
        <w:r w:rsidRPr="003A584F" w:rsidDel="00DA0EA8">
          <w:delText xml:space="preserve"> com ela,</w:delText>
        </w:r>
      </w:del>
      <w:r w:rsidRPr="003A584F">
        <w:t xml:space="preserve"> falha também a decisão estratégica. </w:t>
      </w:r>
    </w:p>
    <w:p w14:paraId="455E1E90" w14:textId="3088466B" w:rsidR="000F706A" w:rsidRDefault="00EE361B" w:rsidP="000F706A">
      <w:r>
        <w:t>Falsos pressupostos podem ter diversas fontes. Uma fonte primária é o pressuposto de que o futuro repetirá o passado, mesmo a partir de um intervalo de confiança.</w:t>
      </w:r>
      <w:r w:rsidR="000B55EA">
        <w:t xml:space="preserve"> </w:t>
      </w:r>
      <w:r w:rsidR="000B55EA">
        <w:fldChar w:fldCharType="begin" w:fldLock="1"/>
      </w:r>
      <w:r w:rsidR="000B55EA">
        <w:instrText>ADDIN CSL_CITATION { "citationItems" : [ { "id" : "ITEM-1", "itemData" : { "DOI" : "10.1016/j.ijforecast.2009.05.012", "ISBN" : "0169-2070", "ISSN" : "01692070", "abstract" : "Forecasts are crucial for practically all economic and business decisions. However, there is a mounting body of empirical evidence showing that accurate forecasting in the economic and business world is usually not possible. In addition, there is huge uncertainty, as practically all economic and business activities are subject to events we are unable to predict. The fact that forecasts can be inaccurate creates a serious dilemma for decision and policy makers. On the one hand, accepting the limits of forecasting accuracy implies being unable to assess the correctness of decisions and the surrounding uncertainty. On the other hand, believing that accurate forecasts are possible means succumbing to the illusion of control and experiencing surprises, often with negative consequences. We believe that the time has come for a new attitude towards dealing with the future. In this article, we discuss the limited predictability in the economic and business environment. We also provide a framework that allows decision and policy makers to face the future - despite the inherent limitations of forecasting and the uncertainty, sometimes huge, surrounding most future-oriented decisions. ?? 2009 International Institute of Forecasters.", "author" : [ { "dropping-particle" : "", "family" : "Makridakis", "given" : "Spyros", "non-dropping-particle" : "", "parse-names" : false, "suffix" : "" }, { "dropping-particle" : "", "family" : "Hogarth", "given" : "Robin M.", "non-dropping-particle" : "", "parse-names" : false, "suffix" : "" }, { "dropping-particle" : "", "family" : "Gaba", "given" : "Anil", "non-dropping-particle" : "", "parse-names" : false, "suffix" : "" } ], "container-title" : "International Journal of Forecasting", "id" : "ITEM-1", "issue" : "4", "issued" : { "date-parts" : [ [ "2009" ] ] }, "page" : "794-812", "publisher" : "Elsevier B.V.", "title" : "Forecasting and uncertainty in the economic and business world", "type" : "article-journal", "volume" : "25" }, "uris" : [ "http://www.mendeley.com/documents/?uuid=b4668af4-b936-4607-8d74-c614f161a0a0" ] } ], "mendeley" : { "formattedCitation" : "(MAKRIDAKIS; HOGARTH; GABA, 2009)", "plainTextFormattedCitation" : "(MAKRIDAKIS; HOGARTH; GABA, 2009)", "previouslyFormattedCitation" : "(MAKRIDAKIS; HOGARTH; GABA, 2009)" }, "properties" : { "noteIndex" : 0 }, "schema" : "https://github.com/citation-style-language/schema/raw/master/csl-citation.json" }</w:instrText>
      </w:r>
      <w:r w:rsidR="000B55EA">
        <w:fldChar w:fldCharType="separate"/>
      </w:r>
      <w:r w:rsidR="000B55EA" w:rsidRPr="000B55EA">
        <w:rPr>
          <w:noProof/>
        </w:rPr>
        <w:t>(MAKRIDAKIS; HOGARTH; GABA, 2009)</w:t>
      </w:r>
      <w:r w:rsidR="000B55EA">
        <w:fldChar w:fldCharType="end"/>
      </w:r>
      <w:r w:rsidR="000B55EA">
        <w:t>.</w:t>
      </w:r>
      <w:r>
        <w:t xml:space="preserve"> </w:t>
      </w:r>
      <w:del w:id="87" w:author="Daniel Lacerda" w:date="2017-04-29T13:30:00Z">
        <w:r w:rsidR="000B55EA" w:rsidDel="00DA0EA8">
          <w:delText xml:space="preserve"> </w:delText>
        </w:r>
      </w:del>
      <w:r>
        <w:t>Outra</w:t>
      </w:r>
      <w:r w:rsidRPr="003A584F">
        <w:t xml:space="preserve"> fonte abundante de pressupostos falsos são os vieses cognitivos.</w:t>
      </w:r>
      <w:r w:rsidR="000B55EA">
        <w:t xml:space="preserve"> Tomadores de decisão são excessivamente sujeitos a tratar problemas como únicos, tanto negligenciando dados sobre o passado, bem como múltiplas oportunidades do futuro</w:t>
      </w:r>
      <w:r w:rsidR="00ED4616">
        <w:t xml:space="preserve">. </w:t>
      </w:r>
      <w:r w:rsidR="000B55EA">
        <w:fldChar w:fldCharType="begin" w:fldLock="1"/>
      </w:r>
      <w:r w:rsidR="000B55EA">
        <w:instrText>ADDIN CSL_CITATION { "citationItems" : [ { "id" : "ITEM-1", "itemData" : { "DOI" : "10.1287/mnsc.39.1.17", "ISBN" : "00251909", "ISSN" : "0025-1909", "abstract" : "Daniel K. Dan L., Tutto fotocopiato", "author" : [ { "dropping-particle" : "", "family" : "Kahneman D. Lovallo", "given" : "D", "non-dropping-particle" : "", "parse-names" : false, "suffix" : "" } ], "container-title" : "Management Science", "id" : "ITEM-1", "issued" : { "date-parts" : [ [ "1993" ] ] }, "note" : "NULL", "page" : "393-413", "title" : "Timid Choises and Bold Forecasts: A Cognitive Perspective on Risk Taking", "type" : "article", "volume" : "39, n. 1, " }, "uris" : [ "http://www.mendeley.com/documents/?uuid=8a9badb5-c054-4d7f-8ce6-9aa938ed7cec" ] } ], "mendeley" : { "formattedCitation" : "(KAHNEMAN D. LOVALLO, 1993)", "plainTextFormattedCitation" : "(KAHNEMAN D. LOVALLO, 1993)", "previouslyFormattedCitation" : "(KAHNEMAN D. LOVALLO, 1993)" }, "properties" : { "noteIndex" : 0 }, "schema" : "https://github.com/citation-style-language/schema/raw/master/csl-citation.json" }</w:instrText>
      </w:r>
      <w:r w:rsidR="000B55EA">
        <w:fldChar w:fldCharType="separate"/>
      </w:r>
      <w:r w:rsidR="000B55EA" w:rsidRPr="000B55EA">
        <w:rPr>
          <w:noProof/>
        </w:rPr>
        <w:t>(KAHNEMAN D. LOVALLO, 1993)</w:t>
      </w:r>
      <w:r w:rsidR="000B55EA">
        <w:fldChar w:fldCharType="end"/>
      </w:r>
      <w:r w:rsidRPr="003A584F">
        <w:t xml:space="preserve">. Um viés importante </w:t>
      </w:r>
      <w:r w:rsidR="00BA679B">
        <w:t xml:space="preserve">para a decisão estratégica </w:t>
      </w:r>
      <w:r w:rsidRPr="003A584F">
        <w:t>é o da confiança em excesso (</w:t>
      </w:r>
      <w:r w:rsidRPr="00DA0EA8">
        <w:rPr>
          <w:i/>
          <w:rPrChange w:id="88" w:author="Daniel Lacerda" w:date="2017-04-29T13:31:00Z">
            <w:rPr/>
          </w:rPrChange>
        </w:rPr>
        <w:t>overconfidence</w:t>
      </w:r>
      <w:r w:rsidRPr="003A584F">
        <w:t xml:space="preserve">) </w:t>
      </w:r>
      <w:r w:rsidR="00BA679B">
        <w:fldChar w:fldCharType="begin" w:fldLock="1"/>
      </w:r>
      <w:r w:rsidR="00BA679B">
        <w:instrText>ADDIN CSL_CITATION { "citationItems" : [ { "id" : "ITEM-1", "itemData" : { "DOI" : "10.1002/smj.4250050204", "ISSN" : "01432095", "abstract" : "Subjective judgements by planners and managers are a major component in the process of strategic planning. If such judgements are faulty, efforts at better strategic plans are likely to be misdirected. Thispaper discusses those biases which appear common to both managers and planners when they make judgements about risk. Implications of biased judgement are discussed in a planning context. Although we still do not know the best ways to elicit\\njudgements, the paper concludes with a discussion of subjective sensitivity analysis which appears to offer some hope.", "author" : [ { "dropping-particle" : "", "family" : "Barnes", "given" : "James H.", "non-dropping-particle" : "", "parse-names" : false, "suffix" : "" } ], "container-title" : "Strategic Management Journal", "id" : "ITEM-1", "issue" : "2", "issued" : { "date-parts" : [ [ "1984", "4" ] ] }, "page" : "129-137", "title" : "Cognitive biases and their impact on strategic planning", "type" : "article-journal", "volume" : "5" }, "uris" : [ "http://www.mendeley.com/documents/?uuid=1949703a-d02b-4bff-8283-90715f8dc289" ] } ], "mendeley" : { "formattedCitation" : "(BARNES, 1984)", "plainTextFormattedCitation" : "(BARNES, 1984)", "previouslyFormattedCitation" : "(BARNES, 1984)" }, "properties" : { "noteIndex" : 0 }, "schema" : "https://github.com/citation-style-language/schema/raw/master/csl-citation.json" }</w:instrText>
      </w:r>
      <w:r w:rsidR="00BA679B">
        <w:fldChar w:fldCharType="separate"/>
      </w:r>
      <w:r w:rsidR="00BA679B" w:rsidRPr="000B55EA">
        <w:rPr>
          <w:noProof/>
        </w:rPr>
        <w:t>(BARNES, 1984)</w:t>
      </w:r>
      <w:r w:rsidR="00BA679B">
        <w:fldChar w:fldCharType="end"/>
      </w:r>
      <w:r w:rsidR="00BA679B">
        <w:t xml:space="preserve">, </w:t>
      </w:r>
      <w:del w:id="89" w:author="Daniel Lacerda" w:date="2017-04-29T13:31:00Z">
        <w:r w:rsidR="00BA679B" w:rsidDel="00DA0EA8">
          <w:delText xml:space="preserve"> </w:delText>
        </w:r>
      </w:del>
      <w:r w:rsidR="00BA679B">
        <w:t xml:space="preserve">sendo associado negativamente ao tempo de sobrevivênvia das empresas. </w:t>
      </w:r>
      <w:commentRangeStart w:id="90"/>
      <w:commentRangeStart w:id="91"/>
      <w:r w:rsidR="00BA679B">
        <w:fldChar w:fldCharType="begin" w:fldLock="1"/>
      </w:r>
      <w:r w:rsidR="00705637">
        <w:instrText>ADDIN CSL_CITATION { "citationItems" : [ { "id" : "ITEM-1", "itemData" : { "DOI" : "10.1016/j.emj.2013.01.001", "ISBN" : "02632373", "ISSN" : "02632373", "PMID" : "86371970", "abstract" : "Entrepreneur's cognitive biases have emerged as one of the central themes in understanding the performance of entrepreneurial firms. Research has shown that entrepreneur's overconfidence and optimism bias help firm creation, but also contribute to firm failure. Prior studies using cognitive biases to explain entrepreneurial outcomes are lacking. First, they usually focus on a single cognitive bias. Second, as yet no studies have identified a cognitive bias that, unlike overconfidence and optimism, acts positively both on firm creation and survival. In research on failure avoidance in high consequence industries, distrust is emerging as an important cognitive bias explaining non-failure in non-routine situations, but entrepreneurship research has paid little attention to distrust in entrepreneurs. Third, research on cognitive biases is generally affected by survival bias: most studies have focused on cognitive biases among surviving firms alone, but we still know little about diverse multilevel impacts on both survivors and non-survivors. To address this gap, we built a multilevel model explaining the interplay of cognitive biases, the different cognitive make-ups of entrepreneurs, and their influence on organization and survival. Our results show that overconfidence is the chief negative influence on survival. Optimism bias and distrust are conflicting cognitive biases influencing overconfidence, but showing a directly opposite influence on firm survival respectively. Further, entrepreneur's cognitive types show diverse influence on organization such as the propensity to delegate and financial orientation, but congruent positive influence on opportunity orientation. The study concludes by suggesting that entrepreneurs should balance their organizations, for instance through hiring policies, to prevent extreme overconfidence, optimism or distrust becoming a predominant organizational culture. ?? 2013 Elsevier Ltd.", "author" : [ { "dropping-particle" : "", "family" : "Gudmundsson", "given" : "Sveinn Vidar", "non-dropping-particle" : "", "parse-names" : false, "suffix" : "" }, { "dropping-particle" : "", "family" : "Lechner", "given" : "Christian", "non-dropping-particle" : "", "parse-names" : false, "suffix" : "" } ], "container-title" : "European Management Journal", "id" : "ITEM-1", "issue" : "3", "issued" : { "date-parts" : [ [ "2013" ] ] }, "page" : "278-294", "title" : "Cognitive biases, organization, and entrepreneurial firm survival", "type" : "article-journal", "volume" : "31" }, "uris" : [ "http://www.mendeley.com/documents/?uuid=ebb1e979-cd1e-44d8-9bbb-de12ffa31560" ] } ], "mendeley" : { "formattedCitation" : "(GUDMUNDSSON; LECHNER, 2013)", "plainTextFormattedCitation" : "(GUDMUNDSSON; LECHNER, 2013)", "previouslyFormattedCitation" : "(GUDMUNDSSON; LECHNER, 2013)" }, "properties" : { "noteIndex" : 0 }, "schema" : "https://github.com/citation-style-language/schema/raw/master/csl-citation.json" }</w:instrText>
      </w:r>
      <w:r w:rsidR="00BA679B">
        <w:fldChar w:fldCharType="separate"/>
      </w:r>
      <w:r w:rsidR="00BA679B" w:rsidRPr="00BA679B">
        <w:rPr>
          <w:noProof/>
        </w:rPr>
        <w:t>(GUDMUNDSSON; LECHNER, 2013)</w:t>
      </w:r>
      <w:r w:rsidR="00BA679B">
        <w:fldChar w:fldCharType="end"/>
      </w:r>
      <w:commentRangeEnd w:id="90"/>
      <w:r w:rsidR="000F706A">
        <w:rPr>
          <w:rStyle w:val="Refdecomentrio"/>
        </w:rPr>
        <w:commentReference w:id="90"/>
      </w:r>
      <w:commentRangeEnd w:id="91"/>
      <w:r w:rsidR="00DA0EA8">
        <w:rPr>
          <w:rStyle w:val="Refdecomentrio"/>
        </w:rPr>
        <w:commentReference w:id="91"/>
      </w:r>
      <w:r w:rsidR="00BA679B">
        <w:t>.</w:t>
      </w:r>
    </w:p>
    <w:p w14:paraId="3956DA37" w14:textId="75CC0A10" w:rsidR="001F3D54" w:rsidRDefault="001F3D54" w:rsidP="000F706A">
      <w:r>
        <w:t xml:space="preserve">Considerando estes elementos, propõe-se o desenho desta pesquisa na </w:t>
      </w:r>
      <w:r>
        <w:fldChar w:fldCharType="begin"/>
      </w:r>
      <w:r>
        <w:instrText xml:space="preserve"> REF _Ref481156768 \h </w:instrText>
      </w:r>
      <w:r>
        <w:fldChar w:fldCharType="separate"/>
      </w:r>
      <w:r>
        <w:t xml:space="preserve">Figura </w:t>
      </w:r>
      <w:r>
        <w:rPr>
          <w:noProof/>
        </w:rPr>
        <w:t>5</w:t>
      </w:r>
      <w:r>
        <w:fldChar w:fldCharType="end"/>
      </w:r>
      <w:r>
        <w:t xml:space="preserve">. A figura sugere que o passado e o futuro são estruturalmente idênticos (com a </w:t>
      </w:r>
      <w:del w:id="92" w:author="Daniel Lacerda" w:date="2017-04-29T13:31:00Z">
        <w:r w:rsidDel="00DA0EA8">
          <w:delText>excessão</w:delText>
        </w:r>
      </w:del>
      <w:ins w:id="93" w:author="Daniel Lacerda" w:date="2017-04-29T13:31:00Z">
        <w:r w:rsidR="00DA0EA8">
          <w:t>exceção</w:t>
        </w:r>
      </w:ins>
      <w:r>
        <w:t xml:space="preserve"> que o último é desconhecido). No entanto, reconhece-se o caráter sequencial e repetitivo das decisões estratégicas.</w:t>
      </w:r>
    </w:p>
    <w:p w14:paraId="5B14B2B7" w14:textId="33CD618E" w:rsidR="00E763A4" w:rsidRDefault="00E763A4" w:rsidP="000F706A">
      <w:r>
        <w:t xml:space="preserve">Diante da relevância da incerteza para as decisões estratégicas, Courtney </w:t>
      </w:r>
      <w:r>
        <w:fldChar w:fldCharType="begin" w:fldLock="1"/>
      </w:r>
      <w: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"suppress-author" : 1, "uris" : [ "http://www.mendeley.com/documents/?uuid=46af7d69-c758-4107-ae0d-2242fa22a40c" ] } ], "mendeley" : { "formattedCitation" : "(1997)", "plainTextFormattedCitation" : "(1997)", "previouslyFormattedCitation" : "(1997)" }, "properties" : { "noteIndex" : 0 }, "schema" : "https://github.com/citation-style-language/schema/raw/master/csl-citation.json" }</w:instrText>
      </w:r>
      <w:r>
        <w:fldChar w:fldCharType="separate"/>
      </w:r>
      <w:r w:rsidRPr="00B77E5C">
        <w:rPr>
          <w:noProof/>
        </w:rPr>
        <w:t>(1997)</w:t>
      </w:r>
      <w:r>
        <w:fldChar w:fldCharType="end"/>
      </w:r>
      <w:r>
        <w:t xml:space="preserve"> sugere que a incerteza residual (aquela que permanece após a melhor análise possível) pode ser definida em quatro níveis. No primeiro nível de incerteza, “Um futuro Suficientemente Claro”, é possível desenvolver uma previsão do futuro que é precisa o suficiente para a decisão estratégica. Neste nível de incerteza, ferramentas tradicionais de decisão estratégicas podem ser utilizadas.</w:t>
      </w:r>
      <w:r w:rsidRPr="00B77E5C">
        <w:t xml:space="preserve"> </w:t>
      </w:r>
      <w:r>
        <w:fldChar w:fldCharType="begin" w:fldLock="1"/>
      </w:r>
      <w: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"uris" : [ "http://www.mendeley.com/documents/?uuid=46af7d69-c758-4107-ae0d-2242fa22a40c" ] } ], "mendeley" : { "formattedCitation" : "(COURTNEY; KIRKLAND; VIGUERIE, 1997)", "plainTextFormattedCitation" : "(COURTNEY; KIRKLAND; VIGUERIE, 1997)", "previouslyFormattedCitation" : "(COURTNEY; KIRKLAND; VIGUERIE, 1997)" }, "properties" : { "noteIndex" : 0 }, "schema" : "https://github.com/citation-style-language/schema/raw/master/csl-citation.json" }</w:instrText>
      </w:r>
      <w:r>
        <w:fldChar w:fldCharType="separate"/>
      </w:r>
      <w:r w:rsidRPr="00B77E5C">
        <w:rPr>
          <w:noProof/>
        </w:rPr>
        <w:t>(COURTNEY; KIRKLAND; VIGUERIE, 1997)</w:t>
      </w:r>
      <w:r>
        <w:fldChar w:fldCharType="end"/>
      </w:r>
      <w:r>
        <w:t xml:space="preserve">. No segundo nível de incerteza, “Futuros Alternativos”, o futuro pode ser descrito como um de alguns cenários “discretos”. Neste nível de incerteza, Courtney </w:t>
      </w:r>
      <w:r>
        <w:fldChar w:fldCharType="begin" w:fldLock="1"/>
      </w:r>
      <w: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"suppress-author" : 1, "uris" : [ "http://www.mendeley.com/documents/?uuid=46af7d69-c758-4107-ae0d-2242fa22a40c" ] } ], "mendeley" : { "formattedCitation" : "(1997)", "plainTextFormattedCitation" : "(1997)", "previouslyFormattedCitation" : "(1997)" }, "properties" : { "noteIndex" : 0 }, "schema" : "https://github.com/citation-style-language/schema/raw/master/csl-citation.json" }</w:instrText>
      </w:r>
      <w:r>
        <w:fldChar w:fldCharType="separate"/>
      </w:r>
      <w:r w:rsidRPr="00B77E5C">
        <w:rPr>
          <w:noProof/>
        </w:rPr>
        <w:t>(1997)</w:t>
      </w:r>
      <w:r>
        <w:fldChar w:fldCharType="end"/>
      </w:r>
      <w:r>
        <w:t xml:space="preserve"> sugere o uso da “Análise de Decisão” (</w:t>
      </w:r>
      <w:r w:rsidRPr="00DA0EA8">
        <w:rPr>
          <w:i/>
          <w:rPrChange w:id="94" w:author="Daniel Lacerda" w:date="2017-04-29T13:32:00Z">
            <w:rPr/>
          </w:rPrChange>
        </w:rPr>
        <w:t>Decision Analysis</w:t>
      </w:r>
      <w:r>
        <w:t xml:space="preserve"> </w:t>
      </w:r>
      <w:r>
        <w:fldChar w:fldCharType="begin" w:fldLock="1"/>
      </w:r>
      <w:r>
        <w:instrText>ADDIN CSL_CITATION { "citationItems" : [ { "id" : "ITEM-1", "itemData" : { "author" : [ { "dropping-particle" : "", "family" : "Hillier", "given" : "Frederick S.", "non-dropping-particle" : "", "parse-names" : false, "suffix" : "" }, { "dropping-particle" : "", "family" : "Lieberman", "given" : "Gerald J.", "non-dropping-particle" : "", "parse-names" : false, "suffix" : "" } ], "container-title" : "Introduction to Operations Research", "edition" : "9", "id" : "ITEM-1", "issued" : { "date-parts" : [ [ "2010" ] ] }, "page" : "1047", "publisher" : "McGraw-Hill Higher Education", "publisher-place" : "New York", "title" : "Decision Analysis", "type" : "chapter" }, "uris" : [ "http://www.mendeley.com/documents/?uuid=9568ced7-483a-4383-bc74-3fff6333ebdd" ] } ], "mendeley" : { "formattedCitation" : "(HILLIER; LIEBERMAN, 2010)", "plainTextFormattedCitation" : "(HILLIER; LIEBERMAN, 2010)", "previouslyFormattedCitation" : "(HILLIER; LIEBERMAN, 2010)" }, "properties" : { "noteIndex" : 0 }, "schema" : "https://github.com/citation-style-language/schema/raw/master/csl-citation.json" }</w:instrText>
      </w:r>
      <w:r>
        <w:fldChar w:fldCharType="separate"/>
      </w:r>
      <w:r w:rsidRPr="00B77E5C">
        <w:rPr>
          <w:noProof/>
        </w:rPr>
        <w:t>(HILLIER; LIEBERMAN, 2010)</w:t>
      </w:r>
      <w:r>
        <w:fldChar w:fldCharType="end"/>
      </w:r>
      <w:r>
        <w:t>), Avaliação de Opções Reais e Teoria dos Jogos.</w:t>
      </w:r>
    </w:p>
    <w:p w14:paraId="4717A647" w14:textId="4B84966E" w:rsidR="001F3D54" w:rsidRDefault="001F3D54" w:rsidP="001F3D54">
      <w:pPr>
        <w:pStyle w:val="Legenda"/>
      </w:pPr>
      <w:bookmarkStart w:id="95" w:name="_Ref481156768"/>
      <w:r>
        <w:lastRenderedPageBreak/>
        <w:t xml:space="preserve">Figura </w:t>
      </w:r>
      <w:r w:rsidR="003019C2">
        <w:fldChar w:fldCharType="begin"/>
      </w:r>
      <w:r w:rsidR="003019C2">
        <w:instrText xml:space="preserve"> SEQ Figura \* ARABIC </w:instrText>
      </w:r>
      <w:r w:rsidR="003019C2">
        <w:fldChar w:fldCharType="separate"/>
      </w:r>
      <w:r w:rsidR="001375A1">
        <w:rPr>
          <w:noProof/>
        </w:rPr>
        <w:t>4</w:t>
      </w:r>
      <w:r w:rsidR="003019C2">
        <w:rPr>
          <w:noProof/>
        </w:rPr>
        <w:fldChar w:fldCharType="end"/>
      </w:r>
      <w:bookmarkEnd w:id="95"/>
      <w:r>
        <w:t xml:space="preserve"> – Desenho da Pesquisa</w:t>
      </w:r>
    </w:p>
    <w:p w14:paraId="15C32E4C" w14:textId="07B81E61" w:rsidR="000F706A" w:rsidRDefault="007B1FAD" w:rsidP="00924C74">
      <w:pPr>
        <w:ind w:firstLine="0"/>
        <w:jc w:val="center"/>
      </w:pPr>
      <w:commentRangeStart w:id="96"/>
      <w:r>
        <w:rPr>
          <w:noProof/>
        </w:rPr>
        <w:drawing>
          <wp:inline distT="0" distB="0" distL="0" distR="0" wp14:anchorId="4861EE2B" wp14:editId="0EB8964C">
            <wp:extent cx="5604849" cy="4286992"/>
            <wp:effectExtent l="0" t="0" r="0" b="0"/>
            <wp:docPr id="1032" name="Imagem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7292" cy="4311807"/>
                    </a:xfrm>
                    <a:prstGeom prst="rect">
                      <a:avLst/>
                    </a:prstGeom>
                    <a:noFill/>
                  </pic:spPr>
                </pic:pic>
              </a:graphicData>
            </a:graphic>
          </wp:inline>
        </w:drawing>
      </w:r>
      <w:commentRangeEnd w:id="96"/>
      <w:r w:rsidR="00DA0EA8">
        <w:rPr>
          <w:rStyle w:val="Refdecomentrio"/>
        </w:rPr>
        <w:commentReference w:id="96"/>
      </w:r>
    </w:p>
    <w:p w14:paraId="068BE6A1" w14:textId="1425313C" w:rsidR="00EE361B" w:rsidRDefault="001F3D54" w:rsidP="003C69E7">
      <w:pPr>
        <w:ind w:firstLine="0"/>
      </w:pPr>
      <w:r>
        <w:t xml:space="preserve">Fonte: Elaborado pelo autor, com base em Mintzberg, Raisinghani e Theoret </w:t>
      </w:r>
      <w:r>
        <w:fldChar w:fldCharType="begin" w:fldLock="1"/>
      </w:r>
      <w:r w:rsidR="00E33A0F">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"locator" : "266", "suppress-author" : 1, "uris" : [ "http://www.mendeley.com/documents/?uuid=b69a9a03-ae74-49ec-9f1f-28fb719734b3" ] } ], "mendeley" : { "formattedCitation" : "(1976, p. 266)", "plainTextFormattedCitation" : "(1976, p. 266)", "previouslyFormattedCitation" : "(1976, p. 266)" }, "properties" : { "noteIndex" : 0 }, "schema" : "https://github.com/citation-style-language/schema/raw/master/csl-citation.json" }</w:instrText>
      </w:r>
      <w:r>
        <w:fldChar w:fldCharType="separate"/>
      </w:r>
      <w:r w:rsidRPr="001F3D54">
        <w:rPr>
          <w:noProof/>
        </w:rPr>
        <w:t>(1976, p. 266)</w:t>
      </w:r>
      <w:r>
        <w:fldChar w:fldCharType="end"/>
      </w:r>
      <w:r>
        <w:t>.</w:t>
      </w:r>
    </w:p>
    <w:p w14:paraId="7908CDAA" w14:textId="598D6D73" w:rsidR="00B77E5C" w:rsidRDefault="00B77E5C" w:rsidP="00E33A0F">
      <w:r>
        <w:t xml:space="preserve">No terceiro nível de incerteza, “Um Range de Futuros”, uma faixa de possíveis </w:t>
      </w:r>
      <w:r>
        <w:rPr>
          <w:i/>
        </w:rPr>
        <w:t xml:space="preserve">outcomes </w:t>
      </w:r>
      <w:r>
        <w:t xml:space="preserve">pode ser visualizada, porém não são delineados cenários “discretos”. Neste nível de incerteza, Courtney </w:t>
      </w:r>
      <w:r>
        <w:fldChar w:fldCharType="begin" w:fldLock="1"/>
      </w:r>
      <w: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"suppress-author" : 1, "uris" : [ "http://www.mendeley.com/documents/?uuid=46af7d69-c758-4107-ae0d-2242fa22a40c" ] } ], "mendeley" : { "formattedCitation" : "(1997)", "plainTextFormattedCitation" : "(1997)", "previouslyFormattedCitation" : "(1997)" }, "properties" : { "noteIndex" : 0 }, "schema" : "https://github.com/citation-style-language/schema/raw/master/csl-citation.json" }</w:instrText>
      </w:r>
      <w:r>
        <w:fldChar w:fldCharType="separate"/>
      </w:r>
      <w:r w:rsidRPr="00B77E5C">
        <w:rPr>
          <w:noProof/>
        </w:rPr>
        <w:t>(1997)</w:t>
      </w:r>
      <w:r>
        <w:fldChar w:fldCharType="end"/>
      </w:r>
      <w:r>
        <w:t xml:space="preserve"> sugere o uso de pesquisas de demanda latente, “</w:t>
      </w:r>
      <w:r w:rsidRPr="00750BF4">
        <w:rPr>
          <w:i/>
          <w:rPrChange w:id="97" w:author="Daniel Lacerda" w:date="2017-04-29T13:36:00Z">
            <w:rPr/>
          </w:rPrChange>
        </w:rPr>
        <w:t>technology forecasting</w:t>
      </w:r>
      <w:r>
        <w:t xml:space="preserve">”, e planejamento por cenários. No último nível de incerteza, “Ambiguidade” completa, não há base para prever o futuro. Nestas situações, Courtney </w:t>
      </w:r>
      <w:r>
        <w:fldChar w:fldCharType="begin" w:fldLock="1"/>
      </w:r>
      <w: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"suppress-author" : 1, "uris" : [ "http://www.mendeley.com/documents/?uuid=46af7d69-c758-4107-ae0d-2242fa22a40c" ] } ], "mendeley" : { "formattedCitation" : "(1997)", "plainTextFormattedCitation" : "(1997)", "previouslyFormattedCitation" : "(1997)" }, "properties" : { "noteIndex" : 0 }, "schema" : "https://github.com/citation-style-language/schema/raw/master/csl-citation.json" }</w:instrText>
      </w:r>
      <w:r>
        <w:fldChar w:fldCharType="separate"/>
      </w:r>
      <w:r w:rsidRPr="00B77E5C">
        <w:rPr>
          <w:noProof/>
        </w:rPr>
        <w:t>(1997)</w:t>
      </w:r>
      <w:r>
        <w:fldChar w:fldCharType="end"/>
      </w:r>
      <w:r>
        <w:t xml:space="preserve"> recomenda o uso de analogias e reconhecimento de padrões, e o uso de Dinâmica de Sistemas.</w:t>
      </w:r>
      <w:r w:rsidR="00683DDD">
        <w:t xml:space="preserve"> Courtney, Lovallo e Clarke </w:t>
      </w:r>
      <w:r w:rsidR="00683DDD">
        <w:fldChar w:fldCharType="begin" w:fldLock="1"/>
      </w:r>
      <w:r w:rsidR="005874CE">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"suppress-author" : 1, "uris" : [ "http://www.mendeley.com/documents/?uuid=1f5de6ec-e5e0-4fa0-af78-fcd71754d5ed" ] } ], "mendeley" : { "formattedCitation" : "(2013)", "plainTextFormattedCitation" : "(2013)", "previouslyFormattedCitation" : "(2013)" }, "properties" : { "noteIndex" : 0 }, "schema" : "https://github.com/citation-style-language/schema/raw/master/csl-citation.json" }</w:instrText>
      </w:r>
      <w:r w:rsidR="00683DDD">
        <w:fldChar w:fldCharType="separate"/>
      </w:r>
      <w:r w:rsidR="00683DDD" w:rsidRPr="00683DDD">
        <w:rPr>
          <w:noProof/>
        </w:rPr>
        <w:t>(2013)</w:t>
      </w:r>
      <w:r w:rsidR="00683DDD">
        <w:fldChar w:fldCharType="end"/>
      </w:r>
      <w:r w:rsidR="00683DDD">
        <w:t xml:space="preserve"> atualizam esta lista de recomendações, </w:t>
      </w:r>
      <w:r w:rsidR="00CA52E9">
        <w:t>incluindo explicitamente ferramentas de agregação de informação, reforçando seu argumento a favor das ferramentas de decisão baseadas em caso.</w:t>
      </w:r>
    </w:p>
    <w:p w14:paraId="675A5D65" w14:textId="2B61F7E3" w:rsidR="00AA1437" w:rsidRDefault="005874CE" w:rsidP="00E33A0F">
      <w:r>
        <w:t xml:space="preserve">Walker, Lempert e Kwakkel </w:t>
      </w:r>
      <w:r>
        <w:fldChar w:fldCharType="begin" w:fldLock="1"/>
      </w:r>
      <w:r w:rsidR="00DE69F0">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"suppress-author" : 1, "uris" : [ "http://www.mendeley.com/documents/?uuid=3d1e1042-6d3c-47b1-8b19-fad4b3a09774" ] } ], "mendeley" : { "formattedCitation" : "(2013)", "plainTextFormattedCitation" : "(2013)", "previouslyFormattedCitation" : "(2013)" }, "properties" : { "noteIndex" : 0 }, "schema" : "https://github.com/citation-style-language/schema/raw/master/csl-citation.json" }</w:instrText>
      </w:r>
      <w:r>
        <w:fldChar w:fldCharType="separate"/>
      </w:r>
      <w:r w:rsidRPr="005874CE">
        <w:rPr>
          <w:noProof/>
        </w:rPr>
        <w:t>(2013)</w:t>
      </w:r>
      <w:r>
        <w:fldChar w:fldCharType="end"/>
      </w:r>
      <w:r w:rsidR="00AA1437">
        <w:t>, tratando do contexto de políticas públicas,</w:t>
      </w:r>
      <w:r>
        <w:t xml:space="preserve"> </w:t>
      </w:r>
      <w:r w:rsidR="003E4CF5">
        <w:t xml:space="preserve"> </w:t>
      </w:r>
      <w:r w:rsidR="00DE69F0">
        <w:t>utilizam o conceito</w:t>
      </w:r>
      <w:r w:rsidR="003E4CF5">
        <w:t xml:space="preserve"> de níveis de incerteza.</w:t>
      </w:r>
      <w:r w:rsidR="00D60CE7">
        <w:t xml:space="preserve"> Nos últimos dois níveis de incerteza está a “incerteza profunda”, a qual pode ser definida como as situações nos quais as partes de uma decisão não conhecem ou não concordam sobre (i) os modelos apropriados </w:t>
      </w:r>
      <w:r w:rsidR="00D60CE7">
        <w:lastRenderedPageBreak/>
        <w:t xml:space="preserve">para descrever as interações entre as variáveis de um sistema; (ii) </w:t>
      </w:r>
      <w:r w:rsidR="00047359">
        <w:t>as distribuições de probabilidades que representam a incerteza sobre parâmetros chave do modelo, e/ou; (iii) como valorizar a utilidade de diferentes resultados.</w:t>
      </w:r>
      <w:r w:rsidR="00C843D3">
        <w:t xml:space="preserve"> </w:t>
      </w:r>
      <w:r w:rsidR="00DE69F0">
        <w:fldChar w:fldCharType="begin" w:fldLock="1"/>
      </w:r>
      <w:r w:rsidR="00DE69F0">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DE69F0">
        <w:fldChar w:fldCharType="separate"/>
      </w:r>
      <w:r w:rsidR="00DE69F0" w:rsidRPr="00DE69F0">
        <w:rPr>
          <w:noProof/>
        </w:rPr>
        <w:t>(LEMPERT; POPPER; BANKES, 2003)</w:t>
      </w:r>
      <w:r w:rsidR="00DE69F0">
        <w:fldChar w:fldCharType="end"/>
      </w:r>
      <w:r w:rsidR="00DE69F0">
        <w:t>. Decisão neste nível de incerteza é denominada “</w:t>
      </w:r>
      <w:r w:rsidR="00DE69F0" w:rsidRPr="00750BF4">
        <w:rPr>
          <w:i/>
          <w:rPrChange w:id="98" w:author="Daniel Lacerda" w:date="2017-04-29T13:36:00Z">
            <w:rPr/>
          </w:rPrChange>
        </w:rPr>
        <w:t>Decision Making Under Deep Uncertainty</w:t>
      </w:r>
      <w:r w:rsidR="00DE69F0">
        <w:t xml:space="preserve">” (DMDU). </w:t>
      </w:r>
      <w:r w:rsidR="00DE69F0">
        <w:fldChar w:fldCharType="begin" w:fldLock="1"/>
      </w:r>
      <w:r w:rsidR="00AA1437">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rsidR="00DE69F0">
        <w:fldChar w:fldCharType="separate"/>
      </w:r>
      <w:r w:rsidR="00DE69F0" w:rsidRPr="00DE69F0">
        <w:rPr>
          <w:noProof/>
        </w:rPr>
        <w:t>(WALKER; LEMPERT; KWAKKEL, 2013)</w:t>
      </w:r>
      <w:r w:rsidR="00DE69F0">
        <w:fldChar w:fldCharType="end"/>
      </w:r>
      <w:r w:rsidR="00DE69F0">
        <w:t xml:space="preserve">. </w:t>
      </w:r>
    </w:p>
    <w:p w14:paraId="4A8997D1" w14:textId="49FD6B77" w:rsidR="005874CE" w:rsidRDefault="00DE69F0" w:rsidP="00E33A0F">
      <w:r>
        <w:t xml:space="preserve">Para este nível de incerteza, </w:t>
      </w:r>
      <w:r w:rsidR="00AA1437">
        <w:t xml:space="preserve">Walker, Lempert e Kwakkel </w:t>
      </w:r>
      <w:r w:rsidR="00AA1437">
        <w:fldChar w:fldCharType="begin" w:fldLock="1"/>
      </w:r>
      <w:r w:rsidR="00AA1437">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"suppress-author" : 1, "uris" : [ "http://www.mendeley.com/documents/?uuid=3d1e1042-6d3c-47b1-8b19-fad4b3a09774" ] } ], "mendeley" : { "formattedCitation" : "(2013)", "plainTextFormattedCitation" : "(2013)", "previouslyFormattedCitation" : "(2013)" }, "properties" : { "noteIndex" : 0 }, "schema" : "https://github.com/citation-style-language/schema/raw/master/csl-citation.json" }</w:instrText>
      </w:r>
      <w:r w:rsidR="00AA1437">
        <w:fldChar w:fldCharType="separate"/>
      </w:r>
      <w:r w:rsidR="00AA1437" w:rsidRPr="005874CE">
        <w:rPr>
          <w:noProof/>
        </w:rPr>
        <w:t>(2013)</w:t>
      </w:r>
      <w:r w:rsidR="00AA1437">
        <w:fldChar w:fldCharType="end"/>
      </w:r>
      <w:r w:rsidR="00AA1437">
        <w:t xml:space="preserve"> não indicam as ferramentas indicadas por Courtney, Lovallo e Clarke </w:t>
      </w:r>
      <w:r w:rsidR="00AA1437">
        <w:fldChar w:fldCharType="begin" w:fldLock="1"/>
      </w:r>
      <w:r w:rsidR="00AA1437">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"suppress-author" : 1, "uris" : [ "http://www.mendeley.com/documents/?uuid=1f5de6ec-e5e0-4fa0-af78-fcd71754d5ed" ] } ], "mendeley" : { "formattedCitation" : "(2013)", "plainTextFormattedCitation" : "(2013)", "previouslyFormattedCitation" : "(2013)" }, "properties" : { "noteIndex" : 0 }, "schema" : "https://github.com/citation-style-language/schema/raw/master/csl-citation.json" }</w:instrText>
      </w:r>
      <w:r w:rsidR="00AA1437">
        <w:fldChar w:fldCharType="separate"/>
      </w:r>
      <w:r w:rsidR="00AA1437" w:rsidRPr="00683DDD">
        <w:rPr>
          <w:noProof/>
        </w:rPr>
        <w:t>(2013)</w:t>
      </w:r>
      <w:r w:rsidR="00AA1437">
        <w:fldChar w:fldCharType="end"/>
      </w:r>
      <w:r w:rsidR="00AA1437">
        <w:t>. Ao contrário, indicam o RDM (</w:t>
      </w:r>
      <w:r w:rsidR="00AA1437" w:rsidRPr="00750BF4">
        <w:rPr>
          <w:i/>
          <w:rPrChange w:id="99" w:author="Daniel Lacerda" w:date="2017-04-29T13:37:00Z">
            <w:rPr/>
          </w:rPrChange>
        </w:rPr>
        <w:t>Robust Decision Making</w:t>
      </w:r>
      <w:r w:rsidR="00AA1437">
        <w:t xml:space="preserve"> - </w:t>
      </w:r>
      <w:r w:rsidR="00AA1437">
        <w:fldChar w:fldCharType="begin" w:fldLock="1"/>
      </w:r>
      <w:r w:rsidR="00AA1437">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AA1437">
        <w:fldChar w:fldCharType="separate"/>
      </w:r>
      <w:r w:rsidR="00AA1437" w:rsidRPr="00AA1437">
        <w:rPr>
          <w:noProof/>
        </w:rPr>
        <w:t>(LEMPERT et al., 2006)</w:t>
      </w:r>
      <w:r w:rsidR="00AA1437">
        <w:fldChar w:fldCharType="end"/>
      </w:r>
      <w:r w:rsidR="00AA1437">
        <w:t>) e o DAP (</w:t>
      </w:r>
      <w:r w:rsidR="00AA1437" w:rsidRPr="00750BF4">
        <w:rPr>
          <w:i/>
          <w:rPrChange w:id="100" w:author="Daniel Lacerda" w:date="2017-04-29T13:37:00Z">
            <w:rPr/>
          </w:rPrChange>
        </w:rPr>
        <w:t>Dynamic Adaptive Policy Making</w:t>
      </w:r>
      <w:r w:rsidR="00AA1437">
        <w:t xml:space="preserve"> - </w:t>
      </w:r>
      <w:r w:rsidR="00AA1437">
        <w:fldChar w:fldCharType="begin" w:fldLock="1"/>
      </w:r>
      <w:r w:rsidR="00AA1437">
        <w:instrText>ADDIN CSL_CITATION { "citationItems" : [ { "id" : "ITEM-1", "itemData" : { "DOI" : "10.1016/S0377-2217(00)00071-0", "ISBN" : "0377-2217", "ISSN" : "03772217", "abstract" : "Public policies must be devised in spite of profound uncertainties about the future. When there are many plausible scenarios for the future, it may well be impossible to construct any single static policy that will perform well in all of them. It is likely, however, that the uncertainties that confront planners will be resolved over the course of time by new information. Thus, policies should be adaptive - devised not to be optimal for a best estimate future, but robust across a range of plausible futures. Such policies should combine actions that are time urgent with those that make important commitments to shape the future and those that preserve needed flexibility for the future. In this paper, we propose an approach to policy formulation and implementation that explicitly confronts the pragmatic reality that policies will be adjusted as the world changes and as new information becomes available. Our suggested `adaptive' approach allows policymakers to cope with the uncertainties that confront them by creating policies that respond to changes over time and that make explicit provision for learning. The approach makes adaptation explicit at the outset of policy formulation. Thus, the inevitable policy changes become part of a larger, recognized process and are not forced to be made repeatedly on an ad hoc basis. This adaptive approach implies fundamental changes in the three major elements of policy-making: the analytical approach, the types of policies considered, and the decision-making process.", "author" : [ { "dropping-particle" : "", "family" : "Walker", "given" : "Warren E.", "non-dropping-particle" : "", "parse-names" : false, "suffix" : "" }, { "dropping-particle" : "", "family" : "Rahman", "given" : "S. Adnan", "non-dropping-particle" : "", "parse-names" : false, "suffix" : "" }, { "dropping-particle" : "", "family" : "Cave", "given" : "Jonathan", "non-dropping-particle" : "", "parse-names" : false, "suffix" : "" } ], "container-title" : "European Journal of Operational Research", "id" : "ITEM-1", "issue" : "2", "issued" : { "date-parts" : [ [ "2001" ] ] }, "page" : "282-289", "title" : "Adaptive policies, policy analysis, and policy-making", "type" : "article-journal", "volume" : "128" }, "uris" : [ "http://www.mendeley.com/documents/?uuid=215e91c1-107c-4f90-800c-3c584831bfed" ] } ], "mendeley" : { "formattedCitation" : "(WALKER; RAHMAN; CAVE, 2001)", "plainTextFormattedCitation" : "(WALKER; RAHMAN; CAVE, 2001)", "previouslyFormattedCitation" : "(WALKER; RAHMAN; CAVE, 2001)" }, "properties" : { "noteIndex" : 0 }, "schema" : "https://github.com/citation-style-language/schema/raw/master/csl-citation.json" }</w:instrText>
      </w:r>
      <w:r w:rsidR="00AA1437">
        <w:fldChar w:fldCharType="separate"/>
      </w:r>
      <w:r w:rsidR="00AA1437" w:rsidRPr="00AA1437">
        <w:rPr>
          <w:noProof/>
        </w:rPr>
        <w:t>(WALKER; RAHMAN; CAVE, 2001)</w:t>
      </w:r>
      <w:r w:rsidR="00AA1437">
        <w:fldChar w:fldCharType="end"/>
      </w:r>
      <w:r w:rsidR="00AA1437">
        <w:t xml:space="preserve">). Apesar da crescente adoção destas abordagens no ambiente de decisões relacionadas a políticas públicas em situações de incerteza </w:t>
      </w:r>
      <w:r w:rsidR="00AA1437">
        <w:fldChar w:fldCharType="begin" w:fldLock="1"/>
      </w:r>
      <w:r w:rsidR="001375A1">
        <w:instrText>ADDIN CSL_CITATION { "citationItems" : [ { "id" : "ITEM-1", "itemData" : { "DOI" : "10.1061/(ASCE)WR.1943-5452.0000509", "ISBN" : "0733-9496", "ISSN" : "0733-9496", "abstract" : "Water systems planners have long recognized the need for robust solutions capable of withstanding deviations from the conditions for which they were designed. Robustness analyses have shifted from expected utility to exploratory bottom-up approaches which identify vulnerable scenarios prior to assigning likelihoods. Examples include Robust Decision Making (RDM), Decision Scaling, Info-Gap, and Many-Objective Robust Decision Making (MORDM). We propose a taxonomy of robustness frameworks to compare and contrast these approaches based on their methods of (1) alternative generation, (2) sampling of states of the world, (3) quantification of robustness measures, and (4) sensitivity analysis to identify important uncertainties. Building from the proposed taxonomy, we use a regional urban water supply case study in the Research Triangle region of North Carolina to illustrate the decision-relevant consequences that emerge from each of these choices. Results indicate that the methodological choices in the taxonomy lead to the selection of substantially different planning alternatives, underscoring the importance of an informed definition of robustness. Moreover, the results show that some commonly employed methodological choices and definitions of robustness can have undesired consequences when ranking decision alternatives. For the demonstrated test case, recommendations for overcoming these issues include: (1) decision alternatives should be searched rather than prespecified, (2) dominant uncertainties should be discovered through sensitivity analysis rather than assumed, and (3) a carefully elicited multivariate satisficing measure of robustness allows stakeholders to achieve their problem-specific performance requirements. This work emphasizes the importance of an informed problem formulation for systems facing challenging performance tradeoffs and provides a common vocabulary to link the robustness frameworks widely used in the field of water systems planning.", "author" : [ { "dropping-particle" : "", "family" : "Herman", "given" : "J", "non-dropping-particle" : "", "parse-names" : false, "suffix" : "" }, { "dropping-particle" : "", "family" : "Reed", "given" : "P", "non-dropping-particle" : "", "parse-names" : false, "suffix" : "" }, { "dropping-particle" : "", "family" : "Zeff", "given" : "H", "non-dropping-particle" : "", "parse-names" : false, "suffix" : "" }, { "dropping-particle" : "", "family" : "Characklis", "given" : "G", "non-dropping-particle" : "", "parse-names" : false, "suffix" : "" } ], "container-title" : "Journal of Water Resources Planning and Management", "id" : "ITEM-1", "issue" : "10", "issued" : { "date-parts" : [ [ "2015" ] ] }, "page" : "4015012", "title" : "How Should Robustness Be Defined for Water Systems Planning under Change?", "type" : "article-journal", "volume" : "141" }, "uris" : [ "http://www.mendeley.com/documents/?uuid=46bd7297-ecc2-47b4-8956-17b428deb2c2" ] } ], "mendeley" : { "formattedCitation" : "(HERMAN et al., 2015)", "plainTextFormattedCitation" : "(HERMAN et al., 2015)", "previouslyFormattedCitation" : "(HERMAN et al., 2015)" }, "properties" : { "noteIndex" : 0 }, "schema" : "https://github.com/citation-style-language/schema/raw/master/csl-citation.json" }</w:instrText>
      </w:r>
      <w:r w:rsidR="00AA1437">
        <w:fldChar w:fldCharType="separate"/>
      </w:r>
      <w:r w:rsidR="00AA1437" w:rsidRPr="00AA1437">
        <w:rPr>
          <w:noProof/>
        </w:rPr>
        <w:t>(HERMAN et al., 2015)</w:t>
      </w:r>
      <w:r w:rsidR="00AA1437">
        <w:fldChar w:fldCharType="end"/>
      </w:r>
      <w:r w:rsidR="00AA1437">
        <w:t xml:space="preserve">, tais abordagens não foram </w:t>
      </w:r>
      <w:del w:id="101" w:author="Daniel Lacerda" w:date="2017-04-29T13:37:00Z">
        <w:r w:rsidR="00AA1437" w:rsidDel="00750BF4">
          <w:delText xml:space="preserve">da mesma maneira </w:delText>
        </w:r>
      </w:del>
      <w:r w:rsidR="00AA1437">
        <w:t>testadas no ambiente das estratégias organizacionais.</w:t>
      </w:r>
    </w:p>
    <w:p w14:paraId="0402DACF" w14:textId="23B750BA" w:rsidR="005874CE" w:rsidRDefault="005874CE" w:rsidP="00AA1437">
      <w:r>
        <w:t>Considerando a decisão estratég</w:t>
      </w:r>
      <w:r w:rsidR="00AA1437">
        <w:t xml:space="preserve">ica como o objeto de pesquisa, </w:t>
      </w:r>
      <w:r>
        <w:t xml:space="preserve">a incerteza como fator relevante para o sucesso da decisão, </w:t>
      </w:r>
      <w:r w:rsidR="00AA1437">
        <w:t xml:space="preserve">e o estado do conhecimento atual, </w:t>
      </w:r>
      <w:r>
        <w:t xml:space="preserve">propõe-se a questão de pesquisa: “Como avaliar decisões estratégicas </w:t>
      </w:r>
      <w:r w:rsidR="00AA1437">
        <w:t xml:space="preserve">organizacionais </w:t>
      </w:r>
      <w:r>
        <w:t>em si</w:t>
      </w:r>
      <w:r w:rsidR="00AA1437">
        <w:t>tuações de incerteza profunda”?</w:t>
      </w:r>
    </w:p>
    <w:p w14:paraId="1394267D" w14:textId="2EC291C2" w:rsidR="00EA3D80" w:rsidRDefault="00A01BF5" w:rsidP="00E763A4">
      <w:r>
        <w:t>Considerando esta questão, a seção seguinte definirá os objetivos deste trabalho. Em seguida a Justificativa acadêmica do trabalho será delineada, indicando o estado atual da literatura relevante em relação aos objetivos propostos.</w:t>
      </w:r>
    </w:p>
    <w:p w14:paraId="414B492F" w14:textId="77777777" w:rsidR="002769B5" w:rsidRDefault="002769B5" w:rsidP="002769B5">
      <w:pPr>
        <w:pStyle w:val="Ttulo3"/>
      </w:pPr>
      <w:r>
        <w:t>Tentativa de Definição do Objeto de Pesquisa com as Estratégias Emergentes</w:t>
      </w:r>
    </w:p>
    <w:p w14:paraId="00437887" w14:textId="77777777" w:rsidR="002769B5" w:rsidRDefault="002769B5" w:rsidP="002769B5">
      <w:r>
        <w:t xml:space="preserve">Observando como estratégias são formadas nas empresas, Mintzberg e Waters </w:t>
      </w:r>
      <w:r>
        <w:fldChar w:fldCharType="begin" w:fldLock="1"/>
      </w:r>
      <w:r>
        <w:instrText>ADDIN CSL_CITATION { "citationItems" : [ { "id" : "ITEM-1", "itemData" : { "DOI" : "10.1002/smj.4250060306", "ISSN" : "0143-2095", "author" : [ { "dropping-particle" : "", "family" : "Mintzberg", "given" : "Henry", "non-dropping-particle" : "", "parse-names" : false, "suffix" : "" }, { "dropping-particle" : "", "family" : "Waters", "given" : "James A.", "non-dropping-particle" : "", "parse-names" : false, "suffix" : "" } ], "container-title" : "Strategic Management Journal", "id" : "ITEM-1", "issue" : "3", "issued" : { "date-parts" : [ [ "1985" ] ] }, "page" : "257-272", "title" : "Of Strategies, Deliberate and Emergent", "type" : "article-journal", "volume" : "6" }, "suppress-author" : 1, "uris" : [ "http://www.mendeley.com/documents/?uuid=0b5b96f7-db62-40fe-bfd2-d8044101af75" ] } ], "mendeley" : { "formattedCitation" : "(1985)", "plainTextFormattedCitation" : "(1985)", "previouslyFormattedCitation" : "(1985)" }, "properties" : { "noteIndex" : 0 }, "schema" : "https://github.com/citation-style-language/schema/raw/master/csl-citation.json" }</w:instrText>
      </w:r>
      <w:r>
        <w:fldChar w:fldCharType="separate"/>
      </w:r>
      <w:r>
        <w:rPr>
          <w:noProof/>
        </w:rPr>
        <w:t>(1985)</w:t>
      </w:r>
      <w:r>
        <w:fldChar w:fldCharType="end"/>
      </w:r>
      <w:r>
        <w:t xml:space="preserve"> sustentam que estratégias emergentes e estratégias deliberadas podem ser concebidas como dois extremos de um espectro no qual estratégias do mundo real estão. Para que uma estratégia realizada seja puramente deliberada é necessário que seja fruto de uma intenção explícita, executada exatamente como pretendida, sem interferência de fatores externos. Neste sentido, o ambiente deveria ser perfeitamente previsível. Para que uma estratégia seja perfeitamente emergente, é necessário que haja ação consistente ao longo do tempo, porém sem intenção. A relação entre estes conceitos é ilustrada na </w:t>
      </w:r>
      <w:r>
        <w:fldChar w:fldCharType="begin"/>
      </w:r>
      <w:r>
        <w:instrText xml:space="preserve"> REF _Ref481138871 \h </w:instrText>
      </w:r>
      <w:r>
        <w:fldChar w:fldCharType="separate"/>
      </w:r>
      <w:r>
        <w:t xml:space="preserve">Figura </w:t>
      </w:r>
      <w:r>
        <w:rPr>
          <w:noProof/>
        </w:rPr>
        <w:t>3</w:t>
      </w:r>
      <w:r>
        <w:fldChar w:fldCharType="end"/>
      </w:r>
      <w:r>
        <w:t>.</w:t>
      </w:r>
    </w:p>
    <w:p w14:paraId="37738E76" w14:textId="7C1238D0" w:rsidR="002769B5" w:rsidRDefault="002769B5" w:rsidP="002769B5">
      <w:pPr>
        <w:pStyle w:val="Legenda"/>
      </w:pPr>
      <w:bookmarkStart w:id="102" w:name="_Ref481138871"/>
      <w:commentRangeStart w:id="103"/>
      <w:r>
        <w:lastRenderedPageBreak/>
        <w:t xml:space="preserve">Figura </w:t>
      </w:r>
      <w:r w:rsidR="003019C2">
        <w:fldChar w:fldCharType="begin"/>
      </w:r>
      <w:r w:rsidR="003019C2">
        <w:instrText xml:space="preserve"> SEQ Figura \* ARABIC </w:instrText>
      </w:r>
      <w:r w:rsidR="003019C2">
        <w:fldChar w:fldCharType="separate"/>
      </w:r>
      <w:r w:rsidR="001375A1">
        <w:rPr>
          <w:noProof/>
        </w:rPr>
        <w:t>5</w:t>
      </w:r>
      <w:r w:rsidR="003019C2">
        <w:rPr>
          <w:noProof/>
        </w:rPr>
        <w:fldChar w:fldCharType="end"/>
      </w:r>
      <w:bookmarkEnd w:id="102"/>
      <w:r>
        <w:t xml:space="preserve"> – Tipos de Estratégias</w:t>
      </w:r>
    </w:p>
    <w:p w14:paraId="672D2047" w14:textId="1A092921" w:rsidR="002769B5" w:rsidRDefault="002769B5" w:rsidP="002769B5">
      <w:pPr>
        <w:ind w:firstLine="0"/>
      </w:pPr>
      <w:r>
        <w:rPr>
          <w:noProof/>
        </w:rPr>
        <w:drawing>
          <wp:inline distT="0" distB="0" distL="0" distR="0" wp14:anchorId="7EAF4C0E" wp14:editId="1FA1B77E">
            <wp:extent cx="5652770" cy="1722120"/>
            <wp:effectExtent l="0" t="0" r="5080" b="0"/>
            <wp:docPr id="1035" name="Imagem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2770" cy="1722120"/>
                    </a:xfrm>
                    <a:prstGeom prst="rect">
                      <a:avLst/>
                    </a:prstGeom>
                    <a:noFill/>
                    <a:ln>
                      <a:noFill/>
                    </a:ln>
                  </pic:spPr>
                </pic:pic>
              </a:graphicData>
            </a:graphic>
          </wp:inline>
        </w:drawing>
      </w:r>
    </w:p>
    <w:p w14:paraId="493C4319" w14:textId="77777777" w:rsidR="002769B5" w:rsidRDefault="002769B5" w:rsidP="002769B5">
      <w:pPr>
        <w:ind w:firstLine="0"/>
        <w:jc w:val="center"/>
        <w:rPr>
          <w:lang w:val="en-US"/>
        </w:rPr>
      </w:pPr>
      <w:r>
        <w:rPr>
          <w:lang w:val="en-US"/>
        </w:rPr>
        <w:t xml:space="preserve">Fonte: Mintzberg e Waters </w:t>
      </w:r>
      <w:r>
        <w:fldChar w:fldCharType="begin" w:fldLock="1"/>
      </w:r>
      <w:r>
        <w:rPr>
          <w:lang w:val="en-US"/>
        </w:rPr>
        <w:instrText>ADDIN CSL_CITATION { "citationItems" : [ { "id" : "ITEM-1", "itemData" : { "DOI" : "10.1002/smj.4250060306", "ISSN" : "0143-2095", "author" : [ { "dropping-particle" : "", "family" : "Mintzberg", "given" : "Henry", "non-dropping-particle" : "", "parse-names" : false, "suffix" : "" }, { "dropping-particle" : "", "family" : "Waters", "given" : "James A.", "non-dropping-particle" : "", "parse-names" : false, "suffix" : "" } ], "container-title" : "Strategic Management Journal", "id" : "ITEM-1", "issue" : "3", "issued" : { "date-parts" : [ [ "1985" ] ] }, "page" : "257-272", "title" : "Of Strategies, Deliberate and Emergent", "type" : "article-journal", "volume" : "6" }, "locator" : "271", "uris" : [ "http://www.mendeley.com/documents/?uuid=0b5b96f7-db62-40fe-bfd2-d8044101af75" ] } ], "mendeley" : { "formattedCitation" : "(MINTZBERG; WATERS, 1985, p. 271)", "plainTextFormattedCitation" : "(MINTZBERG; WATERS, 1985, p. 271)", "previouslyFormattedCitation" : "(MINTZBERG; WATERS, 1985, p. 271)" }, "properties" : { "noteIndex" : 0 }, "schema" : "https://github.com/citation-style-language/schema/raw/master/csl-citation.json" }</w:instrText>
      </w:r>
      <w:r>
        <w:fldChar w:fldCharType="separate"/>
      </w:r>
      <w:r>
        <w:rPr>
          <w:noProof/>
          <w:lang w:val="en-US"/>
        </w:rPr>
        <w:t>(MINTZBERG; WATERS, 1985, p. 271)</w:t>
      </w:r>
      <w:r>
        <w:fldChar w:fldCharType="end"/>
      </w:r>
      <w:r>
        <w:rPr>
          <w:lang w:val="en-US"/>
        </w:rPr>
        <w:t>.</w:t>
      </w:r>
    </w:p>
    <w:p w14:paraId="27E6E0DD" w14:textId="77777777" w:rsidR="002769B5" w:rsidRDefault="002769B5" w:rsidP="002769B5">
      <w:pPr>
        <w:rPr>
          <w:lang w:val="en-US"/>
        </w:rPr>
      </w:pPr>
    </w:p>
    <w:p w14:paraId="5F4D3C66" w14:textId="70325F8E" w:rsidR="002769B5" w:rsidRDefault="002769B5" w:rsidP="002769B5">
      <w:pPr>
        <w:ind w:firstLine="0"/>
      </w:pPr>
      <w:r>
        <w:rPr>
          <w:noProof/>
        </w:rPr>
        <w:drawing>
          <wp:inline distT="0" distB="0" distL="0" distR="0" wp14:anchorId="2605A302" wp14:editId="2B18C460">
            <wp:extent cx="5771515" cy="3823970"/>
            <wp:effectExtent l="0" t="0" r="635" b="5080"/>
            <wp:docPr id="1034" name="Imagem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71515" cy="3823970"/>
                    </a:xfrm>
                    <a:prstGeom prst="rect">
                      <a:avLst/>
                    </a:prstGeom>
                    <a:noFill/>
                    <a:ln>
                      <a:noFill/>
                    </a:ln>
                  </pic:spPr>
                </pic:pic>
              </a:graphicData>
            </a:graphic>
          </wp:inline>
        </w:drawing>
      </w:r>
    </w:p>
    <w:p w14:paraId="31130526" w14:textId="77777777" w:rsidR="002769B5" w:rsidRDefault="002769B5" w:rsidP="002769B5"/>
    <w:p w14:paraId="41B95274" w14:textId="77777777" w:rsidR="002769B5" w:rsidRDefault="002769B5" w:rsidP="002769B5">
      <w:r>
        <w:t>Problema conceitual: A decisão não está entre a estratégia pretendida e a estratégia deliberada, mas sim antes da estratégia pretendida. Lendo o texto do mintzberg, ficou claro que a estratégia emergente é “Não-deliberada” por definição, e portanto não pode ser de análise formal. Além disso, a decisão estratégica está antes da “estratégia pretendida”.</w:t>
      </w:r>
    </w:p>
    <w:p w14:paraId="795E8FB9" w14:textId="7D9D0933" w:rsidR="002769B5" w:rsidRDefault="002769B5" w:rsidP="002769B5">
      <w:r w:rsidRPr="002769B5">
        <w:t xml:space="preserve"> </w:t>
      </w:r>
      <w:r>
        <w:rPr>
          <w:lang w:val="en-US"/>
        </w:rPr>
        <w:t>“Note the distinction here between unrealized strategy-that is, intentions not successfully realized-and realized strategy that is unsuccessful in its consequences. The intention to escalate was realized, in fact from Johnson’s point of view, over-</w:t>
      </w:r>
      <w:r>
        <w:rPr>
          <w:lang w:val="en-US"/>
        </w:rPr>
        <w:lastRenderedPageBreak/>
        <w:t xml:space="preserve">realized; it just did not achieve its objective. In contrast, John F. Kennedy’s earlier intention to provide advisers to the Vietnam army was not realized to the extent that those advisers became combatants. It should be noted, however, that the degree of deliberateness is not a measure of the potential success of a strategy. In our research, we have come across rather emergent strategies as well as rather deliberate ones that have been highly successful (see the discussion of the experimental film strategy later in the text for an example of the former) and others of both types that have been dramatic failures.)”  </w:t>
      </w:r>
      <w:r>
        <w:t>- Isso Sugere que a decisão estratégia precede a estratégia pretendida E a estratégia emergente também. Ou seja, a decisão estratégica não é consistente com este frame!</w:t>
      </w:r>
      <w:commentRangeEnd w:id="103"/>
      <w:r w:rsidR="00750BF4">
        <w:rPr>
          <w:rStyle w:val="Refdecomentrio"/>
        </w:rPr>
        <w:commentReference w:id="103"/>
      </w:r>
    </w:p>
    <w:p w14:paraId="35953DDC" w14:textId="77777777" w:rsidR="00DA1252" w:rsidRPr="00DA1252" w:rsidRDefault="001F56FA" w:rsidP="003B46D6">
      <w:pPr>
        <w:pStyle w:val="Ttulo2"/>
      </w:pPr>
      <w:bookmarkStart w:id="104" w:name="_Toc479347052"/>
      <w:r>
        <w:t>Objetivos</w:t>
      </w:r>
      <w:bookmarkEnd w:id="104"/>
    </w:p>
    <w:p w14:paraId="39730075" w14:textId="77777777" w:rsidR="006F4BC9" w:rsidRPr="006F4BC9" w:rsidRDefault="006F4BC9" w:rsidP="006F4BC9">
      <w:r>
        <w:t xml:space="preserve">Estão descritos nesta seção </w:t>
      </w:r>
      <w:r w:rsidR="00B728E0">
        <w:t>o objetivo geral</w:t>
      </w:r>
      <w:r w:rsidR="00DC18BE">
        <w:t xml:space="preserve"> (1.2.1)</w:t>
      </w:r>
      <w:r>
        <w:t xml:space="preserve"> e específicos</w:t>
      </w:r>
      <w:r w:rsidR="00DC18BE">
        <w:t xml:space="preserve"> (1.2.2)</w:t>
      </w:r>
      <w:r>
        <w:t xml:space="preserve"> deste trabalho.</w:t>
      </w:r>
    </w:p>
    <w:p w14:paraId="0BE552B0" w14:textId="77777777" w:rsidR="00A24367" w:rsidRPr="004567DC" w:rsidRDefault="001F56FA" w:rsidP="003B46D6">
      <w:pPr>
        <w:pStyle w:val="Ttulo3"/>
      </w:pPr>
      <w:bookmarkStart w:id="105" w:name="_Toc479347053"/>
      <w:r>
        <w:t xml:space="preserve">Objetivo </w:t>
      </w:r>
      <w:r w:rsidR="006F4BC9">
        <w:t>Geral</w:t>
      </w:r>
      <w:bookmarkEnd w:id="105"/>
    </w:p>
    <w:p w14:paraId="77A1D6AB" w14:textId="5BE7779B" w:rsidR="00DA1252" w:rsidRPr="00DA267D" w:rsidRDefault="006F4BC9" w:rsidP="00A24367">
      <w:r>
        <w:t xml:space="preserve">O objetivo deste trabalho é </w:t>
      </w:r>
      <w:ins w:id="106" w:author="Daniel Lacerda" w:date="2017-04-29T13:44:00Z">
        <w:r w:rsidR="005A486B">
          <w:t xml:space="preserve">propor uma abordagem para </w:t>
        </w:r>
      </w:ins>
      <w:r>
        <w:t>a</w:t>
      </w:r>
      <w:r w:rsidRPr="006F4BC9">
        <w:t>valiar a</w:t>
      </w:r>
      <w:ins w:id="107" w:author="Daniel Lacerda" w:date="2017-04-29T13:44:00Z">
        <w:r w:rsidR="005A486B">
          <w:t>s</w:t>
        </w:r>
      </w:ins>
      <w:r w:rsidRPr="006F4BC9">
        <w:t xml:space="preserve"> </w:t>
      </w:r>
      <w:del w:id="108" w:author="Daniel Lacerda" w:date="2017-04-29T13:44:00Z">
        <w:r w:rsidDel="005A486B">
          <w:delText>r</w:delText>
        </w:r>
        <w:r w:rsidRPr="006F4BC9" w:rsidDel="005A486B">
          <w:delText>obustez d</w:delText>
        </w:r>
      </w:del>
      <w:del w:id="109" w:author="Daniel Lacerda" w:date="2017-04-29T13:43:00Z">
        <w:r w:rsidRPr="006F4BC9" w:rsidDel="005A486B">
          <w:delText>e</w:delText>
        </w:r>
      </w:del>
      <w:del w:id="110" w:author="Daniel Lacerda" w:date="2017-04-29T13:44:00Z">
        <w:r w:rsidRPr="006F4BC9" w:rsidDel="005A486B">
          <w:delText xml:space="preserve"> </w:delText>
        </w:r>
      </w:del>
      <w:r>
        <w:t>d</w:t>
      </w:r>
      <w:r w:rsidRPr="006F4BC9">
        <w:t xml:space="preserve">ecisões </w:t>
      </w:r>
      <w:r>
        <w:t>e</w:t>
      </w:r>
      <w:r w:rsidRPr="006F4BC9">
        <w:t xml:space="preserve">stratégicas </w:t>
      </w:r>
      <w:del w:id="111" w:author="Daniel Lacerda" w:date="2017-04-29T13:44:00Z">
        <w:r w:rsidDel="005A486B">
          <w:delText>em uma empresa do utilizando a abordagem RDM</w:delText>
        </w:r>
      </w:del>
      <w:ins w:id="112" w:author="Daniel Lacerda" w:date="2017-04-29T13:44:00Z">
        <w:r w:rsidR="005A486B">
          <w:t>em situações de incerteza profunda</w:t>
        </w:r>
      </w:ins>
      <w:r>
        <w:t>.</w:t>
      </w:r>
    </w:p>
    <w:p w14:paraId="16B548D2" w14:textId="77777777" w:rsidR="00DA1252" w:rsidRDefault="001F56FA" w:rsidP="003B46D6">
      <w:pPr>
        <w:pStyle w:val="Ttulo3"/>
      </w:pPr>
      <w:bookmarkStart w:id="113" w:name="_Toc479347054"/>
      <w:bookmarkStart w:id="114" w:name="_Toc456015061"/>
      <w:r>
        <w:t>Objetivos Específicos</w:t>
      </w:r>
      <w:bookmarkEnd w:id="113"/>
    </w:p>
    <w:p w14:paraId="43B76CF1" w14:textId="77777777" w:rsidR="00F64E74" w:rsidRPr="00D45060" w:rsidRDefault="00F64E74" w:rsidP="00F64E74">
      <w:pPr>
        <w:pStyle w:val="ALNEAS"/>
      </w:pPr>
      <w:commentRangeStart w:id="115"/>
      <w:r>
        <w:t xml:space="preserve">identificar </w:t>
      </w:r>
      <w:r w:rsidR="006F4BC9">
        <w:t>incertezas, estratégias e objetivos da empresa X</w:t>
      </w:r>
      <w:r w:rsidRPr="00D45060">
        <w:t>;</w:t>
      </w:r>
    </w:p>
    <w:p w14:paraId="6EDB2C6B" w14:textId="77777777" w:rsidR="00F64E74" w:rsidRPr="00D45060" w:rsidRDefault="006F4BC9" w:rsidP="00F64E74">
      <w:pPr>
        <w:pStyle w:val="ALNEAS"/>
      </w:pPr>
      <w:r>
        <w:t>projetar um modelo para a geração e análise dos casos</w:t>
      </w:r>
      <w:r w:rsidR="00F64E74">
        <w:t>;</w:t>
      </w:r>
    </w:p>
    <w:p w14:paraId="69440106" w14:textId="77777777" w:rsidR="006F4BC9" w:rsidRDefault="006F4BC9" w:rsidP="00F64E74">
      <w:pPr>
        <w:pStyle w:val="ALNEAS"/>
      </w:pPr>
      <w:r>
        <w:t>gerar casos para a avaliação das estratégias propostas pela empresa;</w:t>
      </w:r>
    </w:p>
    <w:p w14:paraId="70E842A1" w14:textId="77777777" w:rsidR="006F4BC9" w:rsidRDefault="006F4BC9" w:rsidP="00F64E74">
      <w:pPr>
        <w:pStyle w:val="ALNEAS"/>
      </w:pPr>
      <w:r>
        <w:t>identificar cenários nos quais as estratégias da empresa tem performance ruim;</w:t>
      </w:r>
    </w:p>
    <w:p w14:paraId="19511992" w14:textId="77777777" w:rsidR="006F4BC9" w:rsidRDefault="006F4BC9" w:rsidP="00F64E74">
      <w:pPr>
        <w:pStyle w:val="ALNEAS"/>
      </w:pPr>
      <w:r>
        <w:t>analisar tradeoffs existentes entre as estratégias identificadas para a empresa;</w:t>
      </w:r>
    </w:p>
    <w:p w14:paraId="574EABE9" w14:textId="77777777" w:rsidR="00F64E74" w:rsidRDefault="006F4BC9" w:rsidP="00F64E74">
      <w:pPr>
        <w:pStyle w:val="ALNEAS"/>
      </w:pPr>
      <w:r>
        <w:t>avaliar a aplicação do método RDM</w:t>
      </w:r>
      <w:r w:rsidR="00F64E74">
        <w:t>.</w:t>
      </w:r>
      <w:commentRangeEnd w:id="115"/>
      <w:r w:rsidR="005A486B">
        <w:rPr>
          <w:rStyle w:val="Refdecomentrio"/>
          <w:rFonts w:eastAsia="Times New Roman"/>
          <w:lang w:eastAsia="pt-BR"/>
        </w:rPr>
        <w:commentReference w:id="115"/>
      </w:r>
    </w:p>
    <w:p w14:paraId="0025FA7E" w14:textId="77777777" w:rsidR="00A24367" w:rsidRPr="004567DC" w:rsidRDefault="00DA1252" w:rsidP="003B46D6">
      <w:pPr>
        <w:pStyle w:val="Ttulo2"/>
      </w:pPr>
      <w:bookmarkStart w:id="116" w:name="_Toc479347055"/>
      <w:bookmarkEnd w:id="114"/>
      <w:r>
        <w:t>Justificativa</w:t>
      </w:r>
      <w:bookmarkEnd w:id="116"/>
    </w:p>
    <w:p w14:paraId="4C075604" w14:textId="77777777" w:rsidR="003311AE" w:rsidRDefault="003311AE" w:rsidP="003311AE">
      <w:pPr>
        <w:rPr>
          <w:rFonts w:cs="Arial"/>
        </w:rPr>
      </w:pPr>
      <w:commentRangeStart w:id="117"/>
      <w:r>
        <w:rPr>
          <w:rFonts w:cs="Arial"/>
        </w:rPr>
        <w:lastRenderedPageBreak/>
        <w:t xml:space="preserve">A contribuição deste trabalho para o corpo de conhecimento atual pode ser compreendida por meio do framework de contribuição para o conhecimento em Design Science proposto por Gregor e Hevner </w:t>
      </w:r>
      <w:r>
        <w:rPr>
          <w:rFonts w:cs="Arial"/>
        </w:rPr>
        <w:fldChar w:fldCharType="begin" w:fldLock="1"/>
      </w:r>
      <w:r w:rsidR="00E8484E">
        <w:rPr>
          <w:rFonts w:cs="Arial"/>
        </w:rPr>
        <w:instrText>ADDIN CSL_CITATION { "citationItems" : [ { "id" : "ITEM-1", "itemData" : { "DOI" : "10.2753/MIS0742-1222240302", "ISBN" : "02767783", "ISSN" : "02767783", "PMID" : "28843849", "abstract" : "Design science research (DSR) has staked its rightful ground as an important and legitimate Information Systems (IS) research paradigm. We contend that DSR has yet to attain its full potential impact on the devel- opment and use of information systems due to gaps in the understanding and application of DSR concepts and methods. This essay aims to help researchers (1) appreciate the levels of artifact abstractions that may be DSR contributions, (2) identify appropriate ways of consuming and producing knowledge when they are preparing journal articles or other scholarly works, (3) understand and position the knowledge contributions of their research projects, and (4) structure a DSR article so that it emphasizes significant contributions to the knowl- edge base. Our focal contribution is the DSR knowledge contribution framework with two dimensions based on the existing state of knowledge in both the problem and solution domains for the research opportunity under study. In addition, we propose a DSR communication schema with similarities to more conventional publica- tion patterns, but which substitutes the description of the DSR artifact in place of a traditional results section. We evaluate the DSR contribution framework and the DSR communication schema via examinations of DSR exemplar publications", "author" : [ { "dropping-particle" : "", "family" : "Gregor", "given" : "Shirley", "non-dropping-particle" : "", "parse-names" : false, "suffix" : "" }, { "dropping-particle" : "", "family" : "Hevner", "given" : "Alan R", "non-dropping-particle" : "", "parse-names" : false, "suffix" : "" } ], "container-title" : "MIS Quarterly", "id" : "ITEM-1", "issue" : "2", "issued" : { "date-parts" : [ [ "2013" ] ] }, "page" : "337-355", "title" : "Positioning and Presenting Design Science Research for Maximum Impact", "type" : "article-journal", "volume" : "37" }, "suppress-author" : 1, "uris" : [ "http://www.mendeley.com/documents/?uuid=3868df27-80f1-4656-ac27-1156fb05613b" ] } ], "mendeley" : { "formattedCitation" : "(2013)", "plainTextFormattedCitation" : "(2013)", "previouslyFormattedCitation" : "(2013)" }, "properties" : { "noteIndex" : 0 }, "schema" : "https://github.com/citation-style-language/schema/raw/master/csl-citation.json" }</w:instrText>
      </w:r>
      <w:r>
        <w:rPr>
          <w:rFonts w:cs="Arial"/>
        </w:rPr>
        <w:fldChar w:fldCharType="separate"/>
      </w:r>
      <w:r w:rsidRPr="003311AE">
        <w:rPr>
          <w:rFonts w:cs="Arial"/>
          <w:noProof/>
        </w:rPr>
        <w:t>(2013)</w:t>
      </w:r>
      <w:r>
        <w:rPr>
          <w:rFonts w:cs="Arial"/>
        </w:rPr>
        <w:fldChar w:fldCharType="end"/>
      </w:r>
      <w:r>
        <w:rPr>
          <w:rFonts w:cs="Arial"/>
        </w:rPr>
        <w:t>.</w:t>
      </w:r>
      <w:r w:rsidR="00F73F74">
        <w:rPr>
          <w:rFonts w:cs="Arial"/>
        </w:rPr>
        <w:t xml:space="preserve"> Segundo este framework há três maneiras possíveis de contribuição ao conhecimento, considerando a maturidade do campo de aplicação e a maturidade da solução: Invenção (Novas Soluções para Novos Problemas), Melhoria (Novas Soluções para Problemas Conhecidos) e Exaptação (Soluções conhecidas estendidas a novos problemas).</w:t>
      </w:r>
      <w:r w:rsidR="00356DA1">
        <w:rPr>
          <w:rFonts w:cs="Arial"/>
        </w:rPr>
        <w:t xml:space="preserve"> Conforme ilustra a </w:t>
      </w:r>
      <w:r w:rsidR="00356DA1">
        <w:rPr>
          <w:rFonts w:cs="Arial"/>
        </w:rPr>
        <w:fldChar w:fldCharType="begin"/>
      </w:r>
      <w:r w:rsidR="00356DA1">
        <w:rPr>
          <w:rFonts w:cs="Arial"/>
        </w:rPr>
        <w:instrText xml:space="preserve"> REF _Ref479322790 \h </w:instrText>
      </w:r>
      <w:r w:rsidR="00356DA1">
        <w:rPr>
          <w:rFonts w:cs="Arial"/>
        </w:rPr>
      </w:r>
      <w:r w:rsidR="00356DA1">
        <w:rPr>
          <w:rFonts w:cs="Arial"/>
        </w:rPr>
        <w:fldChar w:fldCharType="separate"/>
      </w:r>
      <w:r w:rsidR="00C25FF3">
        <w:t xml:space="preserve">Figura </w:t>
      </w:r>
      <w:r w:rsidR="00C25FF3">
        <w:rPr>
          <w:noProof/>
        </w:rPr>
        <w:t>3</w:t>
      </w:r>
      <w:r w:rsidR="00356DA1">
        <w:rPr>
          <w:rFonts w:cs="Arial"/>
        </w:rPr>
        <w:fldChar w:fldCharType="end"/>
      </w:r>
      <w:r w:rsidR="00356DA1">
        <w:rPr>
          <w:rFonts w:cs="Arial"/>
        </w:rPr>
        <w:t>, este trabalho posiciona-se como uma “exaptação”, visto que busca estender soluções existentes a uma nova área de aplicação.</w:t>
      </w:r>
      <w:commentRangeEnd w:id="117"/>
      <w:r w:rsidR="005A486B">
        <w:rPr>
          <w:rStyle w:val="Refdecomentrio"/>
        </w:rPr>
        <w:commentReference w:id="117"/>
      </w:r>
      <w:r w:rsidR="00F73F74">
        <w:rPr>
          <w:rFonts w:cs="Arial"/>
        </w:rPr>
        <w:t xml:space="preserve"> O restante desta seção tratará de sintetizar as evidências </w:t>
      </w:r>
      <w:r w:rsidR="00A262BA">
        <w:rPr>
          <w:rFonts w:cs="Arial"/>
        </w:rPr>
        <w:t>coletadas em uma revisão sistemática da literatura, as quais sus</w:t>
      </w:r>
      <w:r w:rsidR="00F73F74">
        <w:rPr>
          <w:rFonts w:cs="Arial"/>
        </w:rPr>
        <w:t>tentam esta afirmação.</w:t>
      </w:r>
    </w:p>
    <w:p w14:paraId="507BB1AB" w14:textId="77777777" w:rsidR="00A12F3B" w:rsidRDefault="00A12F3B" w:rsidP="00A12F3B">
      <w:pPr>
        <w:rPr>
          <w:rFonts w:cs="Arial"/>
        </w:rPr>
      </w:pPr>
      <w:commentRangeStart w:id="118"/>
      <w:r>
        <w:rPr>
          <w:rFonts w:cs="Arial"/>
        </w:rPr>
        <w:t xml:space="preserve">O propósito desta revisão foi responder a cinco questões-chave: (i) </w:t>
      </w:r>
      <w:r w:rsidR="004808E3">
        <w:rPr>
          <w:rFonts w:cs="Arial"/>
        </w:rPr>
        <w:t>o</w:t>
      </w:r>
      <w:r>
        <w:rPr>
          <w:rFonts w:cs="Arial"/>
        </w:rPr>
        <w:t xml:space="preserve"> que é o RDM; (</w:t>
      </w:r>
      <w:r w:rsidR="004808E3">
        <w:rPr>
          <w:rFonts w:cs="Arial"/>
        </w:rPr>
        <w:t>ii) qual</w:t>
      </w:r>
      <w:r>
        <w:rPr>
          <w:rFonts w:cs="Arial"/>
        </w:rPr>
        <w:t xml:space="preserve"> é / como se configura o interesse acad</w:t>
      </w:r>
      <w:r w:rsidR="004808E3">
        <w:rPr>
          <w:rFonts w:cs="Arial"/>
        </w:rPr>
        <w:t>êmico a respeito do RDM; (iii) e</w:t>
      </w:r>
      <w:r>
        <w:rPr>
          <w:rFonts w:cs="Arial"/>
        </w:rPr>
        <w:t>m que cont</w:t>
      </w:r>
      <w:r w:rsidR="004808E3">
        <w:rPr>
          <w:rFonts w:cs="Arial"/>
        </w:rPr>
        <w:t>extos o RDM foi aplicado; (iv) q</w:t>
      </w:r>
      <w:r>
        <w:rPr>
          <w:rFonts w:cs="Arial"/>
        </w:rPr>
        <w:t xml:space="preserve">ue artefatos </w:t>
      </w:r>
      <w:r w:rsidR="004808E3">
        <w:rPr>
          <w:rFonts w:cs="Arial"/>
        </w:rPr>
        <w:t xml:space="preserve">foram comparados ao RDM; e (v) </w:t>
      </w:r>
      <w:commentRangeEnd w:id="118"/>
      <w:r w:rsidR="005A486B">
        <w:rPr>
          <w:rStyle w:val="Refdecomentrio"/>
        </w:rPr>
        <w:commentReference w:id="118"/>
      </w:r>
      <w:r w:rsidR="004808E3">
        <w:rPr>
          <w:rFonts w:cs="Arial"/>
        </w:rPr>
        <w:t>q</w:t>
      </w:r>
      <w:r>
        <w:rPr>
          <w:rFonts w:cs="Arial"/>
        </w:rPr>
        <w:t xml:space="preserve">ue artefatos a literatura em estratégia empresarial sugere para a avaliação de decisões estratégicas. Com o objetivo de gerar subsídios para responder a estas questões, foi conduzida uma Revisão Sistemática da Literatura, conforme os procedimentos sugeridos por Morandi e Camargo </w:t>
      </w:r>
      <w:r>
        <w:rPr>
          <w:rFonts w:cs="Arial"/>
        </w:rPr>
        <w:fldChar w:fldCharType="begin" w:fldLock="1"/>
      </w:r>
      <w:r>
        <w:rPr>
          <w:rFonts w:cs="Arial"/>
        </w:rPr>
        <w:instrText>ADDIN CSL_CITATION { "citationItems" : [ { "id" : "ITEM-1", "itemData" : { "DOI" : "10.1007/978-3-319-07374-3", "author" : [ { "dropping-particle" : "", "family" : "Morandi", "given" : "Maria Isabel Wolf Motta", "non-dropping-particle" : "", "parse-names" : false, "suffix" : "" }, { "dropping-particle" : "", "family" : "Camargo", "given" : "Luis Felipe Riehs", "non-dropping-particle" : "", "parse-names" : false, "suffix" : "" } ], "container-title" : "Design Science Research A Method for Science and Tecnhology Advancement", "editor" : [ { "dropping-particle" : "", "family" : "Dresch", "given" : "Aline", "non-dropping-particle" : "", "parse-names" : false, "suffix" : "" }, { "dropping-particle" : "", "family" : "Lacerda", "given" : "Daniel Pacheco", "non-dropping-particle" : "", "parse-names" : false, "suffix" : "" }, { "dropping-particle" : "", "family" : "Antunes Jr", "given" : "Jos\u00e9 Ant\u00f4nio Valle", "non-dropping-particle" : "", "parse-names" : false, "suffix" : "" } ], "id" : "ITEM-1", "issued" : { "date-parts" : [ [ "2015" ] ] }, "page" : "161", "publisher" : "Springer", "publisher-place" : "London", "title" : "Systematic Literature Review", "type" : "chapter" }, "suppress-author" : 1, "uris" : [ "http://www.mendeley.com/documents/?uuid=bbb0f5a8-0151-45db-b7c0-177de5b16b18" ] } ], "mendeley" : { "formattedCitation" : "(2015)", "plainTextFormattedCitation" : "(2015)", "previouslyFormattedCitation" : "(2015)" }, "properties" : { "noteIndex" : 0 }, "schema" : "https://github.com/citation-style-language/schema/raw/master/csl-citation.json" }</w:instrText>
      </w:r>
      <w:r>
        <w:rPr>
          <w:rFonts w:cs="Arial"/>
        </w:rPr>
        <w:fldChar w:fldCharType="separate"/>
      </w:r>
      <w:r w:rsidRPr="00600BD2">
        <w:rPr>
          <w:rFonts w:cs="Arial"/>
          <w:noProof/>
        </w:rPr>
        <w:t>(2015)</w:t>
      </w:r>
      <w:r>
        <w:rPr>
          <w:rFonts w:cs="Arial"/>
        </w:rPr>
        <w:fldChar w:fldCharType="end"/>
      </w:r>
      <w:r>
        <w:rPr>
          <w:rFonts w:cs="Arial"/>
        </w:rPr>
        <w:t>. Além disso, foram utilizadas técnicas bibliométricas para sintetizar informações a partir do padrão de citações destes trabalhos. O Apêndice I contém o protocolo de pesquisa utilizado para esta revisão, no qual constam detalhes sobre as decisões tomadas, critérios de busca, e outras informações relevantes para a replicação da revisão.</w:t>
      </w:r>
    </w:p>
    <w:p w14:paraId="345BC9A9" w14:textId="77777777" w:rsidR="00A12F3B" w:rsidRDefault="00A12F3B" w:rsidP="003311AE">
      <w:pPr>
        <w:rPr>
          <w:rFonts w:cs="Arial"/>
        </w:rPr>
      </w:pPr>
    </w:p>
    <w:p w14:paraId="40541862" w14:textId="5D614B57" w:rsidR="003311AE" w:rsidRDefault="003311AE" w:rsidP="003311AE">
      <w:pPr>
        <w:pStyle w:val="Legenda"/>
      </w:pPr>
      <w:bookmarkStart w:id="119" w:name="_Ref479322790"/>
      <w:bookmarkStart w:id="120" w:name="_Toc479347016"/>
      <w:commentRangeStart w:id="121"/>
      <w:r>
        <w:lastRenderedPageBreak/>
        <w:t xml:space="preserve">Figura </w:t>
      </w:r>
      <w:r w:rsidR="003019C2">
        <w:fldChar w:fldCharType="begin"/>
      </w:r>
      <w:r w:rsidR="003019C2">
        <w:instrText xml:space="preserve"> SEQ Figur</w:instrText>
      </w:r>
      <w:r w:rsidR="003019C2">
        <w:instrText xml:space="preserve">a \* ARABIC </w:instrText>
      </w:r>
      <w:r w:rsidR="003019C2">
        <w:fldChar w:fldCharType="separate"/>
      </w:r>
      <w:r w:rsidR="001375A1">
        <w:rPr>
          <w:noProof/>
        </w:rPr>
        <w:t>6</w:t>
      </w:r>
      <w:r w:rsidR="003019C2">
        <w:rPr>
          <w:noProof/>
        </w:rPr>
        <w:fldChar w:fldCharType="end"/>
      </w:r>
      <w:bookmarkEnd w:id="119"/>
      <w:r>
        <w:t xml:space="preserve"> – Posicionamento da Contribuição desta Pesquisa</w:t>
      </w:r>
      <w:bookmarkEnd w:id="120"/>
    </w:p>
    <w:p w14:paraId="75384615" w14:textId="77777777" w:rsidR="003311AE" w:rsidRDefault="003311AE" w:rsidP="00F73F74">
      <w:pPr>
        <w:ind w:firstLine="0"/>
        <w:jc w:val="center"/>
        <w:rPr>
          <w:rFonts w:cs="Arial"/>
        </w:rPr>
      </w:pPr>
      <w:r>
        <w:rPr>
          <w:rFonts w:cs="Arial"/>
          <w:noProof/>
        </w:rPr>
        <w:drawing>
          <wp:inline distT="0" distB="0" distL="0" distR="0" wp14:anchorId="71F0FCF1" wp14:editId="4524A8EE">
            <wp:extent cx="5726330" cy="3643952"/>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38828" cy="3715540"/>
                    </a:xfrm>
                    <a:prstGeom prst="rect">
                      <a:avLst/>
                    </a:prstGeom>
                    <a:noFill/>
                  </pic:spPr>
                </pic:pic>
              </a:graphicData>
            </a:graphic>
          </wp:inline>
        </w:drawing>
      </w:r>
      <w:commentRangeEnd w:id="121"/>
      <w:r w:rsidR="003A2B03">
        <w:rPr>
          <w:rStyle w:val="Refdecomentrio"/>
        </w:rPr>
        <w:commentReference w:id="121"/>
      </w:r>
    </w:p>
    <w:p w14:paraId="0AE595B5" w14:textId="77777777" w:rsidR="003311AE" w:rsidRDefault="003311AE" w:rsidP="00A12F3B">
      <w:pPr>
        <w:ind w:firstLine="0"/>
        <w:jc w:val="center"/>
        <w:rPr>
          <w:rFonts w:cs="Arial"/>
        </w:rPr>
      </w:pPr>
      <w:r>
        <w:rPr>
          <w:rFonts w:cs="Arial"/>
        </w:rPr>
        <w:t xml:space="preserve">Fonte: Elaborado pelo autor a partir de Gregor e Hevner </w:t>
      </w:r>
      <w:r>
        <w:rPr>
          <w:rFonts w:cs="Arial"/>
        </w:rPr>
        <w:fldChar w:fldCharType="begin" w:fldLock="1"/>
      </w:r>
      <w:r>
        <w:rPr>
          <w:rFonts w:cs="Arial"/>
        </w:rPr>
        <w:instrText>ADDIN CSL_CITATION { "citationItems" : [ { "id" : "ITEM-1", "itemData" : { "DOI" : "10.2753/MIS0742-1222240302", "ISBN" : "02767783", "ISSN" : "02767783", "PMID" : "28843849", "abstract" : "Design science research (DSR) has staked its rightful ground as an important and legitimate Information Systems (IS) research paradigm. We contend that DSR has yet to attain its full potential impact on the devel- opment and use of information systems due to gaps in the understanding and application of DSR concepts and methods. This essay aims to help researchers (1) appreciate the levels of artifact abstractions that may be DSR contributions, (2) identify appropriate ways of consuming and producing knowledge when they are preparing journal articles or other scholarly works, (3) understand and position the knowledge contributions of their research projects, and (4) structure a DSR article so that it emphasizes significant contributions to the knowl- edge base. Our focal contribution is the DSR knowledge contribution framework with two dimensions based on the existing state of knowledge in both the problem and solution domains for the research opportunity under study. In addition, we propose a DSR communication schema with similarities to more conventional publica- tion patterns, but which substitutes the description of the DSR artifact in place of a traditional results section. We evaluate the DSR contribution framework and the DSR communication schema via examinations of DSR exemplar publications", "author" : [ { "dropping-particle" : "", "family" : "Gregor", "given" : "Shirley", "non-dropping-particle" : "", "parse-names" : false, "suffix" : "" }, { "dropping-particle" : "", "family" : "Hevner", "given" : "Alan R", "non-dropping-particle" : "", "parse-names" : false, "suffix" : "" } ], "container-title" : "MIS Quarterly", "id" : "ITEM-1", "issue" : "2", "issued" : { "date-parts" : [ [ "2013" ] ] }, "page" : "337-355", "title" : "Positioning and Presenting Design Science Research for Maximum Impact", "type" : "article-journal", "volume" : "37" }, "locator" : "345", "suppress-author" : 1, "uris" : [ "http://www.mendeley.com/documents/?uuid=3868df27-80f1-4656-ac27-1156fb05613b" ] } ], "mendeley" : { "formattedCitation" : "(2013, p. 345)", "plainTextFormattedCitation" : "(2013, p. 345)", "previouslyFormattedCitation" : "(2013, p. 345)" }, "properties" : { "noteIndex" : 0 }, "schema" : "https://github.com/citation-style-language/schema/raw/master/csl-citation.json" }</w:instrText>
      </w:r>
      <w:r>
        <w:rPr>
          <w:rFonts w:cs="Arial"/>
        </w:rPr>
        <w:fldChar w:fldCharType="separate"/>
      </w:r>
      <w:r w:rsidRPr="00872612">
        <w:rPr>
          <w:rFonts w:cs="Arial"/>
          <w:noProof/>
        </w:rPr>
        <w:t>(2013, p. 345)</w:t>
      </w:r>
      <w:r>
        <w:rPr>
          <w:rFonts w:cs="Arial"/>
        </w:rPr>
        <w:fldChar w:fldCharType="end"/>
      </w:r>
    </w:p>
    <w:p w14:paraId="24AD00D2" w14:textId="09C9774A" w:rsidR="00A12F3B" w:rsidRPr="00A12F3B" w:rsidDel="003A2B03" w:rsidRDefault="00A12F3B" w:rsidP="00A12F3B">
      <w:pPr>
        <w:rPr>
          <w:del w:id="122" w:author="Daniel Lacerda" w:date="2017-04-29T13:55:00Z"/>
          <w:rFonts w:cs="Arial"/>
        </w:rPr>
      </w:pPr>
      <w:del w:id="123" w:author="Daniel Lacerda" w:date="2017-04-29T13:55:00Z">
        <w:r w:rsidDel="003A2B03">
          <w:rPr>
            <w:rFonts w:cs="Arial"/>
          </w:rPr>
          <w:delText xml:space="preserve">Com o objetivo de identificar os trabalhos mais relevantes para o trabalho atual, foi adotado como critério a seleção de trabalhos que tratam do método RDM – Robust Decision Making, visto a existência de outras abordagens similares à esta </w:delText>
        </w:r>
        <w:r w:rsidDel="003A2B03">
          <w:rPr>
            <w:rFonts w:cs="Arial"/>
          </w:rPr>
          <w:fldChar w:fldCharType="begin" w:fldLock="1"/>
        </w:r>
        <w:r w:rsidDel="003A2B03">
          <w:rPr>
            <w:rFonts w:cs="Arial"/>
          </w:rPr>
          <w:delInstrText>ADDIN CSL_CITATION { "citationItems" : [ { "id" : "ITEM-1", "itemData" : { "DOI" : "10.3390/su5030955", "ISBN" : "2071-1050", "ISSN" : "20711050", "abstract" : "There is increasing interest in long-term plans that can adapt to changing situations under conditions of deep uncertainty. We argue that a sustainable plan should not only achieve economic, environmental, and social objectives, but should be robust and able to be adapted over time to (unforeseen) future conditions. Large numbers of papers dealing with robustness and adaptive plans have begun to appear, but the literature is fragmented. The papers appear in disparate journals, and deal with a wide variety of policy domains. This paper (1) describes and compares a family of related conceptual approaches to designing a sustainable plan, and (2) describes several computational tools supporting these approaches. The conceptual approaches all have their roots in an approach to long-term planning called Assumption-Based Planning. Guiding principles for the design of a sustainable adaptive plan are: explore a wide variety of relevant uncertainties, connect short-term targets to long-term goals over time, commit to short-term actions while keeping options open, and continuously monitor the world and take actions if necessary.  A key computational tool across the conceptual approaches is a fast, simple  (policy analysis) model that is used to make large numbers of runs, in order to explore the full range of uncertainties and to identify situations in which the plan would fail.", "author" : [ { "dropping-particle" : "", "family" : "Walker", "given" : "Warren E.", "non-dropping-particle" : "", "parse-names" : false, "suffix" : "" }, { "dropping-particle" : "", "family" : "Haasnoot", "given" : "Marjolijn", "non-dropping-particle" : "", "parse-names" : false, "suffix" : "" }, { "dropping-particle" : "", "family" : "Kwakkel", "given" : "Jan H.", "non-dropping-particle" : "", "parse-names" : false, "suffix" : "" } ], "container-title" : "Sustainability (Switzerland)", "id" : "ITEM-1", "issue" : "3", "issued" : { "date-parts" : [ [ "2013" ] ] }, "page" : "955-979", "title" : "Adapt or perish: A review of planning approaches for adaptation under deep uncertainty", "type" : "article-journal", "volume" : "5" }, "uris" : [ "http://www.mendeley.com/documents/?uuid=b355c62c-3ec9-41ba-a59f-47bf12377027" ] }, { "id" : "ITEM-2", "itemData" : { "DOI" : "10.1016/j.ecolecon.2015.12.006", "ISBN" : "0956-2478", "ISSN" : "09218009", "abstract" : "Applying standard decision-making processes such as cost-benefit analysis in an area of high uncertainty such as climate change adaptation is challenging. While the costs of adaptation might be observable and immediate, the benefits are often uncertain. The limitations of traditional decision-making processes in the context of adaptation decisions are recognised, and so-called robust approaches are increasingly explored in the literature. Robust approaches select projects that meet their purpose across a variety of futures by integrating a wide range of climate scenarios, and are thus particularly suited for deep uncertainty. We review real option analysis, portfolio analysis, robust-decision making and no/low regret options as well as reduced decision-making time horizons, describing the underlying concepts and highlighting a number of applications. We discuss the limitations of robust decision-making processes to identify which ones may prove most promising as adaptation planning becomes increasingly critical; namely those that provide a compromise between a meaningful analysis and simple implementation. We introduce a simple framework identifying which method is suited for which application. We conclude that the 'robust decision making' method offers the most potential in adaptation appraisal as it can be applied with various degrees of complexity and to a wide range of options.", "author" : [ { "dropping-particle" : "", "family" : "Dittrich", "given" : "Ruth", "non-dropping-particle" : "", "parse-names" : false, "suffix" : "" }, { "dropping-particle" : "", "family" : "Wreford", "given" : "Anita", "non-dropping-particle" : "", "parse-names" : false, "suffix" : "" }, { "dropping-particle" : "", "family" : "Moran", "given" : "Dominic", "non-dropping-particle" : "", "parse-names" : false, "suffix" : "" } ], "container-title" : "Ecological Economics", "id" : "ITEM-2", "issued" : { "date-parts" : [ [ "2016" ] ] }, "page" : "79-89", "publisher" : "Elsevier B.V.", "title" : "A survey of decision-making approaches for climate change adaptation: Are robust methods the way forward?", "type" : "article-journal", "volume" : "122" }, "uris" : [ "http://www.mendeley.com/documents/?uuid=4d5b95a7-57ff-47ec-97bb-5bbfd5b4b4fa" ] } ], "mendeley" : { "formattedCitation" : "(DITTRICH; WREFORD; MORAN, 2016; WALKER; HAASNOOT; KWAKKEL, 2013)", "plainTextFormattedCitation" : "(DITTRICH; WREFORD; MORAN, 2016; WALKER; HAASNOOT; KWAKKEL, 2013)", "previouslyFormattedCitation" : "(DITTRICH; WREFORD; MORAN, 2016; WALKER; HAASNOOT; KWAKKEL, 2013)" }, "properties" : { "noteIndex" : 0 }, "schema" : "https://github.com/citation-style-language/schema/raw/master/csl-citation.json" }</w:delInstrText>
        </w:r>
        <w:r w:rsidDel="003A2B03">
          <w:rPr>
            <w:rFonts w:cs="Arial"/>
          </w:rPr>
          <w:fldChar w:fldCharType="separate"/>
        </w:r>
        <w:r w:rsidRPr="004D67F8" w:rsidDel="003A2B03">
          <w:rPr>
            <w:rFonts w:cs="Arial"/>
            <w:noProof/>
          </w:rPr>
          <w:delText>(DITTRICH; WREFORD; MORAN, 2016; WALKER; HAASNOOT; KWAKKEL, 2013)</w:delText>
        </w:r>
        <w:r w:rsidDel="003A2B03">
          <w:rPr>
            <w:rFonts w:cs="Arial"/>
          </w:rPr>
          <w:fldChar w:fldCharType="end"/>
        </w:r>
        <w:r w:rsidDel="003A2B03">
          <w:rPr>
            <w:rFonts w:cs="Arial"/>
          </w:rPr>
          <w:delText>. Dentre tais trabalhos que de fato tratam do RDM, foram selecionados os trabalhos seminais bem como aplicações completas do RDM. Foram selecionados para leitura completa os trabalhos que aparentavam responder ao menos uma das perguntas indicadas anteriormente.</w:delText>
        </w:r>
      </w:del>
    </w:p>
    <w:p w14:paraId="1C053762" w14:textId="77777777" w:rsidR="00A12F3B" w:rsidRPr="00A12F3B" w:rsidRDefault="00A12F3B" w:rsidP="00A12F3B">
      <w:pPr>
        <w:rPr>
          <w:spacing w:val="-4"/>
        </w:rPr>
        <w:sectPr w:rsidR="00A12F3B" w:rsidRPr="00A12F3B" w:rsidSect="001F56FA">
          <w:footnotePr>
            <w:numRestart w:val="eachSect"/>
          </w:footnotePr>
          <w:pgSz w:w="11906" w:h="16838" w:code="9"/>
          <w:pgMar w:top="1701" w:right="1134" w:bottom="1134" w:left="1701" w:header="1134" w:footer="709" w:gutter="0"/>
          <w:cols w:space="708"/>
          <w:docGrid w:linePitch="360"/>
        </w:sectPr>
      </w:pPr>
      <w:r w:rsidRPr="003227AE">
        <w:rPr>
          <w:spacing w:val="-4"/>
        </w:rPr>
        <w:t>.</w:t>
      </w:r>
    </w:p>
    <w:p w14:paraId="0F2A5BD5" w14:textId="77777777" w:rsidR="00A12F3B" w:rsidRPr="003227AE" w:rsidRDefault="00A12F3B" w:rsidP="00A12F3B">
      <w:pPr>
        <w:pStyle w:val="Legenda"/>
        <w:rPr>
          <w:rFonts w:cs="Arial"/>
        </w:rPr>
      </w:pPr>
      <w:bookmarkStart w:id="124" w:name="_Toc479346809"/>
      <w:r w:rsidRPr="003227AE">
        <w:lastRenderedPageBreak/>
        <w:t xml:space="preserve">Quadro </w:t>
      </w:r>
      <w:r>
        <w:fldChar w:fldCharType="begin"/>
      </w:r>
      <w:r w:rsidRPr="003227AE">
        <w:instrText xml:space="preserve"> SEQ Quadro \* ARABIC </w:instrText>
      </w:r>
      <w:r>
        <w:fldChar w:fldCharType="separate"/>
      </w:r>
      <w:r w:rsidR="00C25FF3">
        <w:rPr>
          <w:noProof/>
        </w:rPr>
        <w:t>1</w:t>
      </w:r>
      <w:r>
        <w:rPr>
          <w:noProof/>
        </w:rPr>
        <w:fldChar w:fldCharType="end"/>
      </w:r>
      <w:r w:rsidRPr="003227AE">
        <w:t xml:space="preserve"> – Buscas Realizadas durante a Revisão da Literatura e Relação com Questões de Interesse</w:t>
      </w:r>
      <w:bookmarkEnd w:id="124"/>
    </w:p>
    <w:tbl>
      <w:tblPr>
        <w:tblW w:w="15026" w:type="dxa"/>
        <w:tblInd w:w="-5" w:type="dxa"/>
        <w:tblCellMar>
          <w:left w:w="70" w:type="dxa"/>
          <w:right w:w="70" w:type="dxa"/>
        </w:tblCellMar>
        <w:tblLook w:val="04A0" w:firstRow="1" w:lastRow="0" w:firstColumn="1" w:lastColumn="0" w:noHBand="0" w:noVBand="1"/>
      </w:tblPr>
      <w:tblGrid>
        <w:gridCol w:w="1492"/>
        <w:gridCol w:w="1412"/>
        <w:gridCol w:w="5601"/>
        <w:gridCol w:w="1326"/>
        <w:gridCol w:w="1418"/>
        <w:gridCol w:w="1134"/>
        <w:gridCol w:w="1134"/>
        <w:gridCol w:w="1559"/>
      </w:tblGrid>
      <w:tr w:rsidR="006A373B" w:rsidRPr="006A373B" w14:paraId="17C9EDEC" w14:textId="77777777" w:rsidTr="006A373B">
        <w:trPr>
          <w:trHeight w:val="382"/>
        </w:trPr>
        <w:tc>
          <w:tcPr>
            <w:tcW w:w="102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11BAD1" w14:textId="77777777" w:rsidR="006A373B" w:rsidRPr="006A373B" w:rsidRDefault="006A373B" w:rsidP="006A373B">
            <w:pPr>
              <w:autoSpaceDE/>
              <w:autoSpaceDN/>
              <w:adjustRightInd/>
              <w:spacing w:line="240" w:lineRule="auto"/>
              <w:ind w:firstLine="0"/>
              <w:jc w:val="left"/>
              <w:rPr>
                <w:rFonts w:cs="Arial"/>
                <w:b/>
                <w:bCs/>
                <w:color w:val="000000"/>
                <w:sz w:val="22"/>
                <w:szCs w:val="22"/>
              </w:rPr>
            </w:pPr>
            <w:commentRangeStart w:id="125"/>
            <w:r w:rsidRPr="006A373B">
              <w:rPr>
                <w:rFonts w:cs="Arial"/>
                <w:b/>
                <w:bCs/>
                <w:color w:val="000000"/>
                <w:sz w:val="22"/>
                <w:szCs w:val="22"/>
              </w:rPr>
              <w:t>Questão</w:t>
            </w:r>
            <w:commentRangeEnd w:id="125"/>
            <w:r w:rsidR="003A2B03">
              <w:rPr>
                <w:rStyle w:val="Refdecomentrio"/>
              </w:rPr>
              <w:commentReference w:id="125"/>
            </w:r>
          </w:p>
        </w:tc>
        <w:tc>
          <w:tcPr>
            <w:tcW w:w="1412" w:type="dxa"/>
            <w:tcBorders>
              <w:top w:val="single" w:sz="4" w:space="0" w:color="auto"/>
              <w:left w:val="nil"/>
              <w:bottom w:val="single" w:sz="4" w:space="0" w:color="auto"/>
              <w:right w:val="single" w:sz="4" w:space="0" w:color="auto"/>
            </w:tcBorders>
            <w:shd w:val="clear" w:color="auto" w:fill="auto"/>
            <w:vAlign w:val="center"/>
            <w:hideMark/>
          </w:tcPr>
          <w:p w14:paraId="2E38C5DC" w14:textId="77777777" w:rsidR="006A373B" w:rsidRPr="006A373B" w:rsidRDefault="006A373B" w:rsidP="006A373B">
            <w:pPr>
              <w:autoSpaceDE/>
              <w:autoSpaceDN/>
              <w:adjustRightInd/>
              <w:spacing w:line="240" w:lineRule="auto"/>
              <w:ind w:firstLine="0"/>
              <w:jc w:val="left"/>
              <w:rPr>
                <w:rFonts w:cs="Arial"/>
                <w:b/>
                <w:bCs/>
                <w:color w:val="000000"/>
                <w:sz w:val="22"/>
                <w:szCs w:val="22"/>
              </w:rPr>
            </w:pPr>
            <w:commentRangeStart w:id="126"/>
            <w:r w:rsidRPr="006A373B">
              <w:rPr>
                <w:rFonts w:cs="Arial"/>
                <w:b/>
                <w:bCs/>
                <w:color w:val="000000"/>
                <w:sz w:val="22"/>
                <w:szCs w:val="22"/>
              </w:rPr>
              <w:t>Fonte</w:t>
            </w:r>
            <w:commentRangeEnd w:id="126"/>
            <w:r w:rsidR="003A2B03">
              <w:rPr>
                <w:rStyle w:val="Refdecomentrio"/>
              </w:rPr>
              <w:commentReference w:id="126"/>
            </w:r>
          </w:p>
        </w:tc>
        <w:tc>
          <w:tcPr>
            <w:tcW w:w="6072" w:type="dxa"/>
            <w:tcBorders>
              <w:top w:val="single" w:sz="4" w:space="0" w:color="auto"/>
              <w:left w:val="nil"/>
              <w:bottom w:val="single" w:sz="4" w:space="0" w:color="auto"/>
              <w:right w:val="single" w:sz="4" w:space="0" w:color="auto"/>
            </w:tcBorders>
            <w:shd w:val="clear" w:color="auto" w:fill="auto"/>
            <w:vAlign w:val="center"/>
            <w:hideMark/>
          </w:tcPr>
          <w:p w14:paraId="530B4BE8" w14:textId="77777777" w:rsidR="006A373B" w:rsidRPr="006A373B" w:rsidRDefault="006A373B" w:rsidP="006A373B">
            <w:pPr>
              <w:autoSpaceDE/>
              <w:autoSpaceDN/>
              <w:adjustRightInd/>
              <w:spacing w:line="240" w:lineRule="auto"/>
              <w:ind w:firstLine="0"/>
              <w:jc w:val="left"/>
              <w:rPr>
                <w:rFonts w:cs="Arial"/>
                <w:b/>
                <w:bCs/>
                <w:color w:val="000000"/>
                <w:sz w:val="22"/>
                <w:szCs w:val="22"/>
              </w:rPr>
            </w:pPr>
            <w:r w:rsidRPr="006A373B">
              <w:rPr>
                <w:rFonts w:cs="Arial"/>
                <w:b/>
                <w:bCs/>
                <w:color w:val="000000"/>
                <w:sz w:val="22"/>
                <w:szCs w:val="22"/>
              </w:rPr>
              <w:t>String de Busca</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736BEBF4" w14:textId="77777777" w:rsidR="006A373B" w:rsidRPr="006A373B" w:rsidRDefault="006A373B" w:rsidP="006A373B">
            <w:pPr>
              <w:autoSpaceDE/>
              <w:autoSpaceDN/>
              <w:adjustRightInd/>
              <w:spacing w:line="240" w:lineRule="auto"/>
              <w:ind w:firstLine="0"/>
              <w:jc w:val="center"/>
              <w:rPr>
                <w:rFonts w:cs="Arial"/>
                <w:b/>
                <w:bCs/>
                <w:color w:val="000000"/>
                <w:sz w:val="22"/>
                <w:szCs w:val="22"/>
              </w:rPr>
            </w:pPr>
            <w:r w:rsidRPr="006A373B">
              <w:rPr>
                <w:rFonts w:cs="Arial"/>
                <w:b/>
                <w:bCs/>
                <w:color w:val="000000"/>
                <w:sz w:val="22"/>
                <w:szCs w:val="22"/>
              </w:rPr>
              <w:t>Resultados</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0E47E655" w14:textId="77777777" w:rsidR="006A373B" w:rsidRPr="006A373B" w:rsidRDefault="006A373B" w:rsidP="006A373B">
            <w:pPr>
              <w:autoSpaceDE/>
              <w:autoSpaceDN/>
              <w:adjustRightInd/>
              <w:spacing w:line="240" w:lineRule="auto"/>
              <w:ind w:firstLine="0"/>
              <w:jc w:val="center"/>
              <w:rPr>
                <w:rFonts w:cs="Arial"/>
                <w:b/>
                <w:bCs/>
                <w:color w:val="000000"/>
                <w:sz w:val="22"/>
                <w:szCs w:val="22"/>
              </w:rPr>
            </w:pPr>
            <w:r w:rsidRPr="006A373B">
              <w:rPr>
                <w:rFonts w:cs="Arial"/>
                <w:b/>
                <w:bCs/>
                <w:color w:val="000000"/>
                <w:sz w:val="22"/>
                <w:szCs w:val="22"/>
              </w:rPr>
              <w:t>Duplicados</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775BF390" w14:textId="77777777" w:rsidR="006A373B" w:rsidRPr="006A373B" w:rsidRDefault="006A373B" w:rsidP="006A373B">
            <w:pPr>
              <w:autoSpaceDE/>
              <w:autoSpaceDN/>
              <w:adjustRightInd/>
              <w:spacing w:line="240" w:lineRule="auto"/>
              <w:ind w:firstLine="0"/>
              <w:jc w:val="center"/>
              <w:rPr>
                <w:rFonts w:cs="Arial"/>
                <w:b/>
                <w:bCs/>
                <w:color w:val="000000"/>
                <w:sz w:val="22"/>
                <w:szCs w:val="22"/>
              </w:rPr>
            </w:pPr>
            <w:r w:rsidRPr="006A373B">
              <w:rPr>
                <w:rFonts w:cs="Arial"/>
                <w:b/>
                <w:bCs/>
                <w:color w:val="000000"/>
                <w:sz w:val="22"/>
                <w:szCs w:val="22"/>
              </w:rPr>
              <w:t>Títulos</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D9BCD5B" w14:textId="77777777" w:rsidR="006A373B" w:rsidRPr="006A373B" w:rsidRDefault="006A373B" w:rsidP="006A373B">
            <w:pPr>
              <w:autoSpaceDE/>
              <w:autoSpaceDN/>
              <w:adjustRightInd/>
              <w:spacing w:line="240" w:lineRule="auto"/>
              <w:ind w:firstLine="0"/>
              <w:jc w:val="center"/>
              <w:rPr>
                <w:rFonts w:cs="Arial"/>
                <w:b/>
                <w:bCs/>
                <w:color w:val="000000"/>
                <w:sz w:val="22"/>
                <w:szCs w:val="22"/>
              </w:rPr>
            </w:pPr>
            <w:r w:rsidRPr="006A373B">
              <w:rPr>
                <w:rFonts w:cs="Arial"/>
                <w:b/>
                <w:bCs/>
                <w:color w:val="000000"/>
                <w:sz w:val="22"/>
                <w:szCs w:val="22"/>
              </w:rPr>
              <w:t>Abstract</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7D21E137" w14:textId="77777777" w:rsidR="006A373B" w:rsidRPr="006A373B" w:rsidRDefault="006A373B" w:rsidP="006A373B">
            <w:pPr>
              <w:autoSpaceDE/>
              <w:autoSpaceDN/>
              <w:adjustRightInd/>
              <w:spacing w:line="240" w:lineRule="auto"/>
              <w:ind w:firstLine="0"/>
              <w:jc w:val="center"/>
              <w:rPr>
                <w:rFonts w:cs="Arial"/>
                <w:b/>
                <w:bCs/>
                <w:color w:val="000000"/>
                <w:sz w:val="22"/>
                <w:szCs w:val="22"/>
              </w:rPr>
            </w:pPr>
            <w:r w:rsidRPr="006A373B">
              <w:rPr>
                <w:rFonts w:cs="Arial"/>
                <w:b/>
                <w:bCs/>
                <w:color w:val="000000"/>
                <w:sz w:val="22"/>
                <w:szCs w:val="22"/>
              </w:rPr>
              <w:t>Selecionados</w:t>
            </w:r>
          </w:p>
        </w:tc>
      </w:tr>
      <w:tr w:rsidR="006A373B" w:rsidRPr="006A373B" w14:paraId="43E84E13" w14:textId="77777777" w:rsidTr="006A373B">
        <w:trPr>
          <w:trHeight w:val="390"/>
        </w:trPr>
        <w:tc>
          <w:tcPr>
            <w:tcW w:w="1021" w:type="dxa"/>
            <w:tcBorders>
              <w:top w:val="nil"/>
              <w:left w:val="single" w:sz="4" w:space="0" w:color="auto"/>
              <w:bottom w:val="single" w:sz="4" w:space="0" w:color="auto"/>
              <w:right w:val="single" w:sz="4" w:space="0" w:color="auto"/>
            </w:tcBorders>
            <w:shd w:val="clear" w:color="auto" w:fill="auto"/>
            <w:vAlign w:val="center"/>
            <w:hideMark/>
          </w:tcPr>
          <w:p w14:paraId="38B942CA"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iii</w:t>
            </w:r>
          </w:p>
        </w:tc>
        <w:tc>
          <w:tcPr>
            <w:tcW w:w="1412" w:type="dxa"/>
            <w:vMerge w:val="restart"/>
            <w:tcBorders>
              <w:top w:val="nil"/>
              <w:left w:val="single" w:sz="4" w:space="0" w:color="auto"/>
              <w:bottom w:val="single" w:sz="4" w:space="0" w:color="auto"/>
              <w:right w:val="single" w:sz="4" w:space="0" w:color="auto"/>
            </w:tcBorders>
            <w:shd w:val="clear" w:color="auto" w:fill="auto"/>
            <w:vAlign w:val="center"/>
            <w:hideMark/>
          </w:tcPr>
          <w:p w14:paraId="364400DF"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Banco de Teses e Dissertações CAPES</w:t>
            </w:r>
          </w:p>
        </w:tc>
        <w:tc>
          <w:tcPr>
            <w:tcW w:w="6072" w:type="dxa"/>
            <w:tcBorders>
              <w:top w:val="nil"/>
              <w:left w:val="nil"/>
              <w:bottom w:val="single" w:sz="4" w:space="0" w:color="auto"/>
              <w:right w:val="single" w:sz="4" w:space="0" w:color="auto"/>
            </w:tcBorders>
            <w:shd w:val="clear" w:color="auto" w:fill="auto"/>
            <w:vAlign w:val="center"/>
            <w:hideMark/>
          </w:tcPr>
          <w:p w14:paraId="69E23B68" w14:textId="77777777" w:rsidR="006A373B" w:rsidRPr="006A373B" w:rsidRDefault="006A373B" w:rsidP="006A373B">
            <w:pPr>
              <w:autoSpaceDE/>
              <w:autoSpaceDN/>
              <w:adjustRightInd/>
              <w:spacing w:line="240" w:lineRule="auto"/>
              <w:ind w:firstLine="0"/>
              <w:jc w:val="left"/>
              <w:rPr>
                <w:rFonts w:cs="Arial"/>
                <w:color w:val="000000"/>
                <w:sz w:val="22"/>
                <w:szCs w:val="20"/>
              </w:rPr>
            </w:pPr>
            <w:r w:rsidRPr="006A373B">
              <w:rPr>
                <w:rFonts w:cs="Arial"/>
                <w:color w:val="000000"/>
                <w:sz w:val="22"/>
                <w:szCs w:val="20"/>
              </w:rPr>
              <w:t>"Robust Decision Making"</w:t>
            </w:r>
          </w:p>
        </w:tc>
        <w:tc>
          <w:tcPr>
            <w:tcW w:w="1276" w:type="dxa"/>
            <w:tcBorders>
              <w:top w:val="nil"/>
              <w:left w:val="nil"/>
              <w:bottom w:val="single" w:sz="4" w:space="0" w:color="auto"/>
              <w:right w:val="single" w:sz="4" w:space="0" w:color="auto"/>
            </w:tcBorders>
            <w:shd w:val="clear" w:color="auto" w:fill="auto"/>
            <w:vAlign w:val="center"/>
            <w:hideMark/>
          </w:tcPr>
          <w:p w14:paraId="270E012A"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1</w:t>
            </w:r>
          </w:p>
        </w:tc>
        <w:tc>
          <w:tcPr>
            <w:tcW w:w="1418" w:type="dxa"/>
            <w:tcBorders>
              <w:top w:val="nil"/>
              <w:left w:val="nil"/>
              <w:bottom w:val="single" w:sz="4" w:space="0" w:color="auto"/>
              <w:right w:val="single" w:sz="4" w:space="0" w:color="auto"/>
            </w:tcBorders>
            <w:shd w:val="clear" w:color="auto" w:fill="auto"/>
            <w:vAlign w:val="center"/>
            <w:hideMark/>
          </w:tcPr>
          <w:p w14:paraId="5F4F6FD0" w14:textId="77777777" w:rsidR="006A373B" w:rsidRPr="006A373B" w:rsidRDefault="006A373B" w:rsidP="006A373B">
            <w:pPr>
              <w:autoSpaceDE/>
              <w:autoSpaceDN/>
              <w:adjustRightInd/>
              <w:spacing w:line="240" w:lineRule="auto"/>
              <w:ind w:firstLine="0"/>
              <w:jc w:val="center"/>
              <w:rPr>
                <w:rFonts w:cs="Arial"/>
                <w:color w:val="000000"/>
                <w:sz w:val="22"/>
                <w:szCs w:val="22"/>
              </w:rPr>
            </w:pPr>
            <w:commentRangeStart w:id="127"/>
            <w:r w:rsidRPr="006A373B">
              <w:rPr>
                <w:rFonts w:cs="Arial"/>
                <w:color w:val="000000"/>
                <w:sz w:val="22"/>
                <w:szCs w:val="22"/>
              </w:rPr>
              <w:t>0</w:t>
            </w:r>
            <w:commentRangeEnd w:id="127"/>
            <w:r w:rsidR="003A2B03">
              <w:rPr>
                <w:rStyle w:val="Refdecomentrio"/>
              </w:rPr>
              <w:commentReference w:id="127"/>
            </w:r>
          </w:p>
        </w:tc>
        <w:tc>
          <w:tcPr>
            <w:tcW w:w="1134" w:type="dxa"/>
            <w:tcBorders>
              <w:top w:val="nil"/>
              <w:left w:val="nil"/>
              <w:bottom w:val="single" w:sz="4" w:space="0" w:color="auto"/>
              <w:right w:val="single" w:sz="4" w:space="0" w:color="auto"/>
            </w:tcBorders>
            <w:shd w:val="clear" w:color="auto" w:fill="auto"/>
            <w:vAlign w:val="center"/>
            <w:hideMark/>
          </w:tcPr>
          <w:p w14:paraId="05816A50"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1</w:t>
            </w:r>
          </w:p>
        </w:tc>
        <w:tc>
          <w:tcPr>
            <w:tcW w:w="1134" w:type="dxa"/>
            <w:tcBorders>
              <w:top w:val="nil"/>
              <w:left w:val="nil"/>
              <w:bottom w:val="single" w:sz="4" w:space="0" w:color="auto"/>
              <w:right w:val="single" w:sz="4" w:space="0" w:color="auto"/>
            </w:tcBorders>
            <w:shd w:val="clear" w:color="auto" w:fill="auto"/>
            <w:vAlign w:val="center"/>
            <w:hideMark/>
          </w:tcPr>
          <w:p w14:paraId="50D83A2E"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1</w:t>
            </w:r>
          </w:p>
        </w:tc>
        <w:tc>
          <w:tcPr>
            <w:tcW w:w="1559" w:type="dxa"/>
            <w:tcBorders>
              <w:top w:val="nil"/>
              <w:left w:val="nil"/>
              <w:bottom w:val="single" w:sz="4" w:space="0" w:color="auto"/>
              <w:right w:val="single" w:sz="4" w:space="0" w:color="auto"/>
            </w:tcBorders>
            <w:shd w:val="clear" w:color="auto" w:fill="auto"/>
            <w:vAlign w:val="center"/>
            <w:hideMark/>
          </w:tcPr>
          <w:p w14:paraId="123CDC9E"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1</w:t>
            </w:r>
          </w:p>
        </w:tc>
      </w:tr>
      <w:tr w:rsidR="006A373B" w:rsidRPr="006A373B" w14:paraId="4C6CAFF4" w14:textId="77777777" w:rsidTr="006A373B">
        <w:trPr>
          <w:trHeight w:val="390"/>
        </w:trPr>
        <w:tc>
          <w:tcPr>
            <w:tcW w:w="1021" w:type="dxa"/>
            <w:tcBorders>
              <w:top w:val="nil"/>
              <w:left w:val="single" w:sz="4" w:space="0" w:color="auto"/>
              <w:bottom w:val="single" w:sz="4" w:space="0" w:color="auto"/>
              <w:right w:val="single" w:sz="4" w:space="0" w:color="auto"/>
            </w:tcBorders>
            <w:shd w:val="clear" w:color="auto" w:fill="auto"/>
            <w:vAlign w:val="center"/>
            <w:hideMark/>
          </w:tcPr>
          <w:p w14:paraId="4207FCFA"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iii</w:t>
            </w:r>
          </w:p>
        </w:tc>
        <w:tc>
          <w:tcPr>
            <w:tcW w:w="1412" w:type="dxa"/>
            <w:vMerge/>
            <w:tcBorders>
              <w:top w:val="nil"/>
              <w:left w:val="single" w:sz="4" w:space="0" w:color="auto"/>
              <w:bottom w:val="single" w:sz="4" w:space="0" w:color="auto"/>
              <w:right w:val="single" w:sz="4" w:space="0" w:color="auto"/>
            </w:tcBorders>
            <w:vAlign w:val="center"/>
            <w:hideMark/>
          </w:tcPr>
          <w:p w14:paraId="4780E700" w14:textId="77777777" w:rsidR="006A373B" w:rsidRPr="006A373B" w:rsidRDefault="006A373B" w:rsidP="006A373B">
            <w:pPr>
              <w:autoSpaceDE/>
              <w:autoSpaceDN/>
              <w:adjustRightInd/>
              <w:spacing w:line="240" w:lineRule="auto"/>
              <w:ind w:firstLine="0"/>
              <w:jc w:val="left"/>
              <w:rPr>
                <w:rFonts w:cs="Arial"/>
                <w:color w:val="000000"/>
                <w:sz w:val="22"/>
                <w:szCs w:val="22"/>
              </w:rPr>
            </w:pPr>
          </w:p>
        </w:tc>
        <w:tc>
          <w:tcPr>
            <w:tcW w:w="6072" w:type="dxa"/>
            <w:tcBorders>
              <w:top w:val="nil"/>
              <w:left w:val="nil"/>
              <w:bottom w:val="single" w:sz="4" w:space="0" w:color="auto"/>
              <w:right w:val="single" w:sz="4" w:space="0" w:color="auto"/>
            </w:tcBorders>
            <w:shd w:val="clear" w:color="auto" w:fill="auto"/>
            <w:vAlign w:val="center"/>
            <w:hideMark/>
          </w:tcPr>
          <w:p w14:paraId="372ABF38" w14:textId="77777777" w:rsidR="006A373B" w:rsidRPr="006A373B" w:rsidRDefault="006A373B" w:rsidP="006A373B">
            <w:pPr>
              <w:autoSpaceDE/>
              <w:autoSpaceDN/>
              <w:adjustRightInd/>
              <w:spacing w:line="240" w:lineRule="auto"/>
              <w:ind w:firstLine="0"/>
              <w:jc w:val="left"/>
              <w:rPr>
                <w:rFonts w:cs="Arial"/>
                <w:color w:val="000000"/>
                <w:sz w:val="22"/>
                <w:szCs w:val="20"/>
              </w:rPr>
            </w:pPr>
            <w:r w:rsidRPr="006A373B">
              <w:rPr>
                <w:rFonts w:cs="Arial"/>
                <w:color w:val="000000"/>
                <w:sz w:val="22"/>
                <w:szCs w:val="20"/>
              </w:rPr>
              <w:t>"Exploratory Modeling"</w:t>
            </w:r>
          </w:p>
        </w:tc>
        <w:tc>
          <w:tcPr>
            <w:tcW w:w="1276" w:type="dxa"/>
            <w:tcBorders>
              <w:top w:val="nil"/>
              <w:left w:val="nil"/>
              <w:bottom w:val="single" w:sz="4" w:space="0" w:color="auto"/>
              <w:right w:val="single" w:sz="4" w:space="0" w:color="auto"/>
            </w:tcBorders>
            <w:shd w:val="clear" w:color="auto" w:fill="auto"/>
            <w:vAlign w:val="center"/>
            <w:hideMark/>
          </w:tcPr>
          <w:p w14:paraId="7DF6A779"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2</w:t>
            </w:r>
          </w:p>
        </w:tc>
        <w:tc>
          <w:tcPr>
            <w:tcW w:w="1418" w:type="dxa"/>
            <w:tcBorders>
              <w:top w:val="nil"/>
              <w:left w:val="nil"/>
              <w:bottom w:val="single" w:sz="4" w:space="0" w:color="auto"/>
              <w:right w:val="single" w:sz="4" w:space="0" w:color="auto"/>
            </w:tcBorders>
            <w:shd w:val="clear" w:color="auto" w:fill="auto"/>
            <w:vAlign w:val="center"/>
            <w:hideMark/>
          </w:tcPr>
          <w:p w14:paraId="7A83CEE1"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0</w:t>
            </w:r>
          </w:p>
        </w:tc>
        <w:tc>
          <w:tcPr>
            <w:tcW w:w="1134" w:type="dxa"/>
            <w:tcBorders>
              <w:top w:val="nil"/>
              <w:left w:val="nil"/>
              <w:bottom w:val="single" w:sz="4" w:space="0" w:color="auto"/>
              <w:right w:val="single" w:sz="4" w:space="0" w:color="auto"/>
            </w:tcBorders>
            <w:shd w:val="clear" w:color="auto" w:fill="auto"/>
            <w:vAlign w:val="center"/>
            <w:hideMark/>
          </w:tcPr>
          <w:p w14:paraId="2DA48CBE"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2</w:t>
            </w:r>
          </w:p>
        </w:tc>
        <w:tc>
          <w:tcPr>
            <w:tcW w:w="1134" w:type="dxa"/>
            <w:tcBorders>
              <w:top w:val="nil"/>
              <w:left w:val="nil"/>
              <w:bottom w:val="single" w:sz="4" w:space="0" w:color="auto"/>
              <w:right w:val="single" w:sz="4" w:space="0" w:color="auto"/>
            </w:tcBorders>
            <w:shd w:val="clear" w:color="auto" w:fill="auto"/>
            <w:vAlign w:val="center"/>
            <w:hideMark/>
          </w:tcPr>
          <w:p w14:paraId="1CB82A5F"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2</w:t>
            </w:r>
          </w:p>
        </w:tc>
        <w:tc>
          <w:tcPr>
            <w:tcW w:w="1559" w:type="dxa"/>
            <w:tcBorders>
              <w:top w:val="nil"/>
              <w:left w:val="nil"/>
              <w:bottom w:val="single" w:sz="4" w:space="0" w:color="auto"/>
              <w:right w:val="single" w:sz="4" w:space="0" w:color="auto"/>
            </w:tcBorders>
            <w:shd w:val="clear" w:color="auto" w:fill="auto"/>
            <w:vAlign w:val="center"/>
            <w:hideMark/>
          </w:tcPr>
          <w:p w14:paraId="603E2DB7"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0</w:t>
            </w:r>
          </w:p>
        </w:tc>
      </w:tr>
      <w:tr w:rsidR="006A373B" w:rsidRPr="006A373B" w14:paraId="1B03AB28" w14:textId="77777777" w:rsidTr="006A373B">
        <w:trPr>
          <w:trHeight w:val="390"/>
        </w:trPr>
        <w:tc>
          <w:tcPr>
            <w:tcW w:w="1021" w:type="dxa"/>
            <w:tcBorders>
              <w:top w:val="nil"/>
              <w:left w:val="single" w:sz="4" w:space="0" w:color="auto"/>
              <w:bottom w:val="single" w:sz="4" w:space="0" w:color="auto"/>
              <w:right w:val="single" w:sz="4" w:space="0" w:color="auto"/>
            </w:tcBorders>
            <w:shd w:val="clear" w:color="auto" w:fill="auto"/>
            <w:vAlign w:val="center"/>
            <w:hideMark/>
          </w:tcPr>
          <w:p w14:paraId="00A701C1"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iii</w:t>
            </w:r>
          </w:p>
        </w:tc>
        <w:tc>
          <w:tcPr>
            <w:tcW w:w="1412" w:type="dxa"/>
            <w:vMerge/>
            <w:tcBorders>
              <w:top w:val="nil"/>
              <w:left w:val="single" w:sz="4" w:space="0" w:color="auto"/>
              <w:bottom w:val="single" w:sz="4" w:space="0" w:color="auto"/>
              <w:right w:val="single" w:sz="4" w:space="0" w:color="auto"/>
            </w:tcBorders>
            <w:vAlign w:val="center"/>
            <w:hideMark/>
          </w:tcPr>
          <w:p w14:paraId="21FB01FC" w14:textId="77777777" w:rsidR="006A373B" w:rsidRPr="006A373B" w:rsidRDefault="006A373B" w:rsidP="006A373B">
            <w:pPr>
              <w:autoSpaceDE/>
              <w:autoSpaceDN/>
              <w:adjustRightInd/>
              <w:spacing w:line="240" w:lineRule="auto"/>
              <w:ind w:firstLine="0"/>
              <w:jc w:val="left"/>
              <w:rPr>
                <w:rFonts w:cs="Arial"/>
                <w:color w:val="000000"/>
                <w:sz w:val="22"/>
                <w:szCs w:val="22"/>
              </w:rPr>
            </w:pPr>
          </w:p>
        </w:tc>
        <w:tc>
          <w:tcPr>
            <w:tcW w:w="6072" w:type="dxa"/>
            <w:tcBorders>
              <w:top w:val="nil"/>
              <w:left w:val="nil"/>
              <w:bottom w:val="single" w:sz="4" w:space="0" w:color="auto"/>
              <w:right w:val="single" w:sz="4" w:space="0" w:color="auto"/>
            </w:tcBorders>
            <w:shd w:val="clear" w:color="auto" w:fill="auto"/>
            <w:vAlign w:val="center"/>
            <w:hideMark/>
          </w:tcPr>
          <w:p w14:paraId="3587F538" w14:textId="77777777" w:rsidR="006A373B" w:rsidRPr="006A373B" w:rsidRDefault="006A373B" w:rsidP="006A373B">
            <w:pPr>
              <w:autoSpaceDE/>
              <w:autoSpaceDN/>
              <w:adjustRightInd/>
              <w:spacing w:line="240" w:lineRule="auto"/>
              <w:ind w:firstLine="0"/>
              <w:jc w:val="left"/>
              <w:rPr>
                <w:rFonts w:cs="Arial"/>
                <w:color w:val="000000"/>
                <w:sz w:val="22"/>
                <w:szCs w:val="20"/>
              </w:rPr>
            </w:pPr>
            <w:r w:rsidRPr="006A373B">
              <w:rPr>
                <w:rFonts w:cs="Arial"/>
                <w:color w:val="000000"/>
                <w:sz w:val="22"/>
                <w:szCs w:val="20"/>
              </w:rPr>
              <w:t>"Scenario Discovery"</w:t>
            </w:r>
          </w:p>
        </w:tc>
        <w:tc>
          <w:tcPr>
            <w:tcW w:w="1276" w:type="dxa"/>
            <w:tcBorders>
              <w:top w:val="nil"/>
              <w:left w:val="nil"/>
              <w:bottom w:val="single" w:sz="4" w:space="0" w:color="auto"/>
              <w:right w:val="single" w:sz="4" w:space="0" w:color="auto"/>
            </w:tcBorders>
            <w:shd w:val="clear" w:color="auto" w:fill="auto"/>
            <w:vAlign w:val="center"/>
            <w:hideMark/>
          </w:tcPr>
          <w:p w14:paraId="3BD72E10"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1</w:t>
            </w:r>
          </w:p>
        </w:tc>
        <w:tc>
          <w:tcPr>
            <w:tcW w:w="1418" w:type="dxa"/>
            <w:tcBorders>
              <w:top w:val="nil"/>
              <w:left w:val="nil"/>
              <w:bottom w:val="single" w:sz="4" w:space="0" w:color="auto"/>
              <w:right w:val="single" w:sz="4" w:space="0" w:color="auto"/>
            </w:tcBorders>
            <w:shd w:val="clear" w:color="auto" w:fill="auto"/>
            <w:vAlign w:val="center"/>
            <w:hideMark/>
          </w:tcPr>
          <w:p w14:paraId="490EED56"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0</w:t>
            </w:r>
          </w:p>
        </w:tc>
        <w:tc>
          <w:tcPr>
            <w:tcW w:w="1134" w:type="dxa"/>
            <w:tcBorders>
              <w:top w:val="nil"/>
              <w:left w:val="nil"/>
              <w:bottom w:val="single" w:sz="4" w:space="0" w:color="auto"/>
              <w:right w:val="single" w:sz="4" w:space="0" w:color="auto"/>
            </w:tcBorders>
            <w:shd w:val="clear" w:color="auto" w:fill="auto"/>
            <w:vAlign w:val="center"/>
            <w:hideMark/>
          </w:tcPr>
          <w:p w14:paraId="5CB3C7B2"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1</w:t>
            </w:r>
          </w:p>
        </w:tc>
        <w:tc>
          <w:tcPr>
            <w:tcW w:w="1134" w:type="dxa"/>
            <w:tcBorders>
              <w:top w:val="nil"/>
              <w:left w:val="nil"/>
              <w:bottom w:val="single" w:sz="4" w:space="0" w:color="auto"/>
              <w:right w:val="single" w:sz="4" w:space="0" w:color="auto"/>
            </w:tcBorders>
            <w:shd w:val="clear" w:color="auto" w:fill="auto"/>
            <w:vAlign w:val="center"/>
            <w:hideMark/>
          </w:tcPr>
          <w:p w14:paraId="7800CE21"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1</w:t>
            </w:r>
          </w:p>
        </w:tc>
        <w:tc>
          <w:tcPr>
            <w:tcW w:w="1559" w:type="dxa"/>
            <w:tcBorders>
              <w:top w:val="nil"/>
              <w:left w:val="nil"/>
              <w:bottom w:val="single" w:sz="4" w:space="0" w:color="auto"/>
              <w:right w:val="single" w:sz="4" w:space="0" w:color="auto"/>
            </w:tcBorders>
            <w:shd w:val="clear" w:color="auto" w:fill="auto"/>
            <w:vAlign w:val="center"/>
            <w:hideMark/>
          </w:tcPr>
          <w:p w14:paraId="51F0B95B"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0</w:t>
            </w:r>
          </w:p>
        </w:tc>
      </w:tr>
      <w:tr w:rsidR="006A373B" w:rsidRPr="006A373B" w14:paraId="44FF4E16" w14:textId="77777777" w:rsidTr="006A373B">
        <w:trPr>
          <w:trHeight w:val="510"/>
        </w:trPr>
        <w:tc>
          <w:tcPr>
            <w:tcW w:w="1021" w:type="dxa"/>
            <w:tcBorders>
              <w:top w:val="nil"/>
              <w:left w:val="single" w:sz="4" w:space="0" w:color="auto"/>
              <w:bottom w:val="single" w:sz="4" w:space="0" w:color="auto"/>
              <w:right w:val="single" w:sz="4" w:space="0" w:color="auto"/>
            </w:tcBorders>
            <w:shd w:val="clear" w:color="auto" w:fill="auto"/>
            <w:vAlign w:val="center"/>
            <w:hideMark/>
          </w:tcPr>
          <w:p w14:paraId="76C9E1DD"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i-iv</w:t>
            </w:r>
          </w:p>
        </w:tc>
        <w:tc>
          <w:tcPr>
            <w:tcW w:w="1412" w:type="dxa"/>
            <w:tcBorders>
              <w:top w:val="nil"/>
              <w:left w:val="nil"/>
              <w:bottom w:val="single" w:sz="4" w:space="0" w:color="auto"/>
              <w:right w:val="single" w:sz="4" w:space="0" w:color="auto"/>
            </w:tcBorders>
            <w:shd w:val="clear" w:color="auto" w:fill="auto"/>
            <w:vAlign w:val="center"/>
            <w:hideMark/>
          </w:tcPr>
          <w:p w14:paraId="39EACE4D" w14:textId="77777777" w:rsidR="006A373B" w:rsidRPr="006A373B" w:rsidRDefault="006A373B" w:rsidP="006A373B">
            <w:pPr>
              <w:autoSpaceDE/>
              <w:autoSpaceDN/>
              <w:adjustRightInd/>
              <w:spacing w:line="240" w:lineRule="auto"/>
              <w:ind w:firstLine="0"/>
              <w:jc w:val="left"/>
              <w:rPr>
                <w:rFonts w:cs="Arial"/>
                <w:color w:val="000000"/>
                <w:sz w:val="22"/>
                <w:szCs w:val="22"/>
              </w:rPr>
            </w:pPr>
            <w:r w:rsidRPr="006A373B">
              <w:rPr>
                <w:rFonts w:cs="Arial"/>
                <w:color w:val="000000"/>
                <w:sz w:val="22"/>
                <w:szCs w:val="22"/>
              </w:rPr>
              <w:t>Scopus</w:t>
            </w:r>
          </w:p>
        </w:tc>
        <w:tc>
          <w:tcPr>
            <w:tcW w:w="6072" w:type="dxa"/>
            <w:tcBorders>
              <w:top w:val="nil"/>
              <w:left w:val="nil"/>
              <w:bottom w:val="single" w:sz="4" w:space="0" w:color="auto"/>
              <w:right w:val="single" w:sz="4" w:space="0" w:color="auto"/>
            </w:tcBorders>
            <w:shd w:val="clear" w:color="auto" w:fill="auto"/>
            <w:vAlign w:val="center"/>
            <w:hideMark/>
          </w:tcPr>
          <w:p w14:paraId="7FF932EA" w14:textId="77777777" w:rsidR="006A373B" w:rsidRPr="006A373B" w:rsidRDefault="006A373B" w:rsidP="006A373B">
            <w:pPr>
              <w:autoSpaceDE/>
              <w:autoSpaceDN/>
              <w:adjustRightInd/>
              <w:spacing w:line="240" w:lineRule="auto"/>
              <w:ind w:firstLine="0"/>
              <w:jc w:val="left"/>
              <w:rPr>
                <w:rFonts w:cs="Arial"/>
                <w:color w:val="000000"/>
                <w:sz w:val="22"/>
                <w:szCs w:val="20"/>
                <w:lang w:val="en-US"/>
              </w:rPr>
            </w:pPr>
            <w:r w:rsidRPr="006A373B">
              <w:rPr>
                <w:rFonts w:cs="Arial"/>
                <w:color w:val="000000"/>
                <w:sz w:val="22"/>
                <w:szCs w:val="20"/>
                <w:lang w:val="en-US"/>
              </w:rPr>
              <w:t>"Exploratory Modeling" OR "Robust Decision Making" OR "Scenario Discovery"</w:t>
            </w:r>
          </w:p>
        </w:tc>
        <w:tc>
          <w:tcPr>
            <w:tcW w:w="1276" w:type="dxa"/>
            <w:tcBorders>
              <w:top w:val="nil"/>
              <w:left w:val="nil"/>
              <w:bottom w:val="single" w:sz="4" w:space="0" w:color="auto"/>
              <w:right w:val="single" w:sz="4" w:space="0" w:color="auto"/>
            </w:tcBorders>
            <w:shd w:val="clear" w:color="auto" w:fill="auto"/>
            <w:vAlign w:val="center"/>
            <w:hideMark/>
          </w:tcPr>
          <w:p w14:paraId="16233E23"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512</w:t>
            </w:r>
          </w:p>
        </w:tc>
        <w:tc>
          <w:tcPr>
            <w:tcW w:w="1418" w:type="dxa"/>
            <w:tcBorders>
              <w:top w:val="nil"/>
              <w:left w:val="nil"/>
              <w:bottom w:val="single" w:sz="4" w:space="0" w:color="auto"/>
              <w:right w:val="single" w:sz="4" w:space="0" w:color="auto"/>
            </w:tcBorders>
            <w:shd w:val="clear" w:color="auto" w:fill="auto"/>
            <w:vAlign w:val="center"/>
            <w:hideMark/>
          </w:tcPr>
          <w:p w14:paraId="61137365"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7</w:t>
            </w:r>
          </w:p>
        </w:tc>
        <w:tc>
          <w:tcPr>
            <w:tcW w:w="1134" w:type="dxa"/>
            <w:tcBorders>
              <w:top w:val="nil"/>
              <w:left w:val="nil"/>
              <w:bottom w:val="single" w:sz="4" w:space="0" w:color="auto"/>
              <w:right w:val="single" w:sz="4" w:space="0" w:color="auto"/>
            </w:tcBorders>
            <w:shd w:val="clear" w:color="auto" w:fill="auto"/>
            <w:vAlign w:val="center"/>
            <w:hideMark/>
          </w:tcPr>
          <w:p w14:paraId="423EC9C0"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505</w:t>
            </w:r>
          </w:p>
        </w:tc>
        <w:tc>
          <w:tcPr>
            <w:tcW w:w="1134" w:type="dxa"/>
            <w:tcBorders>
              <w:top w:val="nil"/>
              <w:left w:val="nil"/>
              <w:bottom w:val="single" w:sz="4" w:space="0" w:color="auto"/>
              <w:right w:val="single" w:sz="4" w:space="0" w:color="auto"/>
            </w:tcBorders>
            <w:shd w:val="clear" w:color="auto" w:fill="auto"/>
            <w:vAlign w:val="center"/>
            <w:hideMark/>
          </w:tcPr>
          <w:p w14:paraId="7DCE9F57"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25</w:t>
            </w:r>
          </w:p>
        </w:tc>
        <w:tc>
          <w:tcPr>
            <w:tcW w:w="1559" w:type="dxa"/>
            <w:tcBorders>
              <w:top w:val="nil"/>
              <w:left w:val="nil"/>
              <w:bottom w:val="single" w:sz="4" w:space="0" w:color="auto"/>
              <w:right w:val="single" w:sz="4" w:space="0" w:color="auto"/>
            </w:tcBorders>
            <w:shd w:val="clear" w:color="auto" w:fill="auto"/>
            <w:vAlign w:val="center"/>
            <w:hideMark/>
          </w:tcPr>
          <w:p w14:paraId="7AC3CF94"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3</w:t>
            </w:r>
          </w:p>
        </w:tc>
      </w:tr>
      <w:tr w:rsidR="006A373B" w:rsidRPr="006A373B" w14:paraId="45985F8C" w14:textId="77777777" w:rsidTr="006A373B">
        <w:trPr>
          <w:trHeight w:val="540"/>
        </w:trPr>
        <w:tc>
          <w:tcPr>
            <w:tcW w:w="1021" w:type="dxa"/>
            <w:tcBorders>
              <w:top w:val="nil"/>
              <w:left w:val="single" w:sz="4" w:space="0" w:color="auto"/>
              <w:bottom w:val="single" w:sz="4" w:space="0" w:color="auto"/>
              <w:right w:val="single" w:sz="4" w:space="0" w:color="auto"/>
            </w:tcBorders>
            <w:shd w:val="clear" w:color="auto" w:fill="auto"/>
            <w:vAlign w:val="center"/>
            <w:hideMark/>
          </w:tcPr>
          <w:p w14:paraId="11637C6F"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i-iv</w:t>
            </w:r>
          </w:p>
        </w:tc>
        <w:tc>
          <w:tcPr>
            <w:tcW w:w="1412" w:type="dxa"/>
            <w:tcBorders>
              <w:top w:val="nil"/>
              <w:left w:val="nil"/>
              <w:bottom w:val="single" w:sz="4" w:space="0" w:color="auto"/>
              <w:right w:val="single" w:sz="4" w:space="0" w:color="auto"/>
            </w:tcBorders>
            <w:shd w:val="clear" w:color="auto" w:fill="auto"/>
            <w:vAlign w:val="center"/>
            <w:hideMark/>
          </w:tcPr>
          <w:p w14:paraId="30A96B04" w14:textId="77777777" w:rsidR="006A373B" w:rsidRPr="006A373B" w:rsidRDefault="006A373B" w:rsidP="006A373B">
            <w:pPr>
              <w:autoSpaceDE/>
              <w:autoSpaceDN/>
              <w:adjustRightInd/>
              <w:spacing w:line="240" w:lineRule="auto"/>
              <w:ind w:firstLine="0"/>
              <w:jc w:val="left"/>
              <w:rPr>
                <w:rFonts w:cs="Arial"/>
                <w:color w:val="000000"/>
                <w:sz w:val="22"/>
                <w:szCs w:val="22"/>
              </w:rPr>
            </w:pPr>
            <w:r w:rsidRPr="006A373B">
              <w:rPr>
                <w:rFonts w:cs="Arial"/>
                <w:color w:val="000000"/>
                <w:sz w:val="22"/>
                <w:szCs w:val="22"/>
              </w:rPr>
              <w:t>RAND RDMLab</w:t>
            </w:r>
          </w:p>
        </w:tc>
        <w:tc>
          <w:tcPr>
            <w:tcW w:w="6072" w:type="dxa"/>
            <w:tcBorders>
              <w:top w:val="nil"/>
              <w:left w:val="nil"/>
              <w:bottom w:val="single" w:sz="4" w:space="0" w:color="auto"/>
              <w:right w:val="single" w:sz="4" w:space="0" w:color="auto"/>
            </w:tcBorders>
            <w:shd w:val="clear" w:color="auto" w:fill="auto"/>
            <w:vAlign w:val="center"/>
            <w:hideMark/>
          </w:tcPr>
          <w:p w14:paraId="6E7B573C" w14:textId="77777777" w:rsidR="006A373B" w:rsidRPr="006A373B" w:rsidRDefault="006A373B" w:rsidP="006A373B">
            <w:pPr>
              <w:autoSpaceDE/>
              <w:autoSpaceDN/>
              <w:adjustRightInd/>
              <w:spacing w:line="240" w:lineRule="auto"/>
              <w:ind w:firstLine="0"/>
              <w:jc w:val="left"/>
              <w:rPr>
                <w:rFonts w:cs="Arial"/>
                <w:color w:val="000000"/>
                <w:sz w:val="22"/>
                <w:szCs w:val="20"/>
              </w:rPr>
            </w:pPr>
            <w:r w:rsidRPr="006A373B">
              <w:rPr>
                <w:rFonts w:cs="Arial"/>
                <w:color w:val="000000"/>
                <w:sz w:val="22"/>
                <w:szCs w:val="20"/>
              </w:rPr>
              <w:t>Todo o Conteúdo</w:t>
            </w:r>
          </w:p>
        </w:tc>
        <w:tc>
          <w:tcPr>
            <w:tcW w:w="1276" w:type="dxa"/>
            <w:tcBorders>
              <w:top w:val="nil"/>
              <w:left w:val="nil"/>
              <w:bottom w:val="single" w:sz="4" w:space="0" w:color="auto"/>
              <w:right w:val="single" w:sz="4" w:space="0" w:color="auto"/>
            </w:tcBorders>
            <w:shd w:val="clear" w:color="auto" w:fill="auto"/>
            <w:vAlign w:val="center"/>
            <w:hideMark/>
          </w:tcPr>
          <w:p w14:paraId="0CCE9063"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88</w:t>
            </w:r>
          </w:p>
        </w:tc>
        <w:tc>
          <w:tcPr>
            <w:tcW w:w="1418" w:type="dxa"/>
            <w:tcBorders>
              <w:top w:val="nil"/>
              <w:left w:val="nil"/>
              <w:bottom w:val="single" w:sz="4" w:space="0" w:color="auto"/>
              <w:right w:val="single" w:sz="4" w:space="0" w:color="auto"/>
            </w:tcBorders>
            <w:shd w:val="clear" w:color="auto" w:fill="auto"/>
            <w:vAlign w:val="center"/>
            <w:hideMark/>
          </w:tcPr>
          <w:p w14:paraId="6B85D58B"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18</w:t>
            </w:r>
          </w:p>
        </w:tc>
        <w:tc>
          <w:tcPr>
            <w:tcW w:w="1134" w:type="dxa"/>
            <w:tcBorders>
              <w:top w:val="nil"/>
              <w:left w:val="nil"/>
              <w:bottom w:val="single" w:sz="4" w:space="0" w:color="auto"/>
              <w:right w:val="single" w:sz="4" w:space="0" w:color="auto"/>
            </w:tcBorders>
            <w:shd w:val="clear" w:color="auto" w:fill="auto"/>
            <w:vAlign w:val="center"/>
            <w:hideMark/>
          </w:tcPr>
          <w:p w14:paraId="085E1C74"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70</w:t>
            </w:r>
          </w:p>
        </w:tc>
        <w:tc>
          <w:tcPr>
            <w:tcW w:w="1134" w:type="dxa"/>
            <w:tcBorders>
              <w:top w:val="nil"/>
              <w:left w:val="nil"/>
              <w:bottom w:val="single" w:sz="4" w:space="0" w:color="auto"/>
              <w:right w:val="single" w:sz="4" w:space="0" w:color="auto"/>
            </w:tcBorders>
            <w:shd w:val="clear" w:color="auto" w:fill="auto"/>
            <w:vAlign w:val="center"/>
            <w:hideMark/>
          </w:tcPr>
          <w:p w14:paraId="1D76316F"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85</w:t>
            </w:r>
          </w:p>
        </w:tc>
        <w:tc>
          <w:tcPr>
            <w:tcW w:w="1559" w:type="dxa"/>
            <w:tcBorders>
              <w:top w:val="nil"/>
              <w:left w:val="nil"/>
              <w:bottom w:val="single" w:sz="4" w:space="0" w:color="auto"/>
              <w:right w:val="single" w:sz="4" w:space="0" w:color="auto"/>
            </w:tcBorders>
            <w:shd w:val="clear" w:color="auto" w:fill="auto"/>
            <w:vAlign w:val="center"/>
            <w:hideMark/>
          </w:tcPr>
          <w:p w14:paraId="5A533801"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17</w:t>
            </w:r>
          </w:p>
        </w:tc>
      </w:tr>
      <w:tr w:rsidR="006A373B" w:rsidRPr="006A373B" w14:paraId="6AC4CC3F" w14:textId="77777777" w:rsidTr="006A373B">
        <w:trPr>
          <w:trHeight w:val="300"/>
        </w:trPr>
        <w:tc>
          <w:tcPr>
            <w:tcW w:w="1021" w:type="dxa"/>
            <w:tcBorders>
              <w:top w:val="nil"/>
              <w:left w:val="single" w:sz="4" w:space="0" w:color="auto"/>
              <w:bottom w:val="single" w:sz="4" w:space="0" w:color="auto"/>
              <w:right w:val="single" w:sz="4" w:space="0" w:color="auto"/>
            </w:tcBorders>
            <w:shd w:val="clear" w:color="auto" w:fill="auto"/>
            <w:vAlign w:val="center"/>
            <w:hideMark/>
          </w:tcPr>
          <w:p w14:paraId="019647E5"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v</w:t>
            </w:r>
          </w:p>
        </w:tc>
        <w:tc>
          <w:tcPr>
            <w:tcW w:w="1412" w:type="dxa"/>
            <w:vMerge w:val="restart"/>
            <w:tcBorders>
              <w:top w:val="nil"/>
              <w:left w:val="single" w:sz="4" w:space="0" w:color="auto"/>
              <w:bottom w:val="single" w:sz="4" w:space="0" w:color="auto"/>
              <w:right w:val="single" w:sz="4" w:space="0" w:color="auto"/>
            </w:tcBorders>
            <w:shd w:val="clear" w:color="auto" w:fill="auto"/>
            <w:vAlign w:val="center"/>
            <w:hideMark/>
          </w:tcPr>
          <w:p w14:paraId="7D50BAFC"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Scopus</w:t>
            </w:r>
          </w:p>
        </w:tc>
        <w:tc>
          <w:tcPr>
            <w:tcW w:w="6072" w:type="dxa"/>
            <w:tcBorders>
              <w:top w:val="nil"/>
              <w:left w:val="nil"/>
              <w:bottom w:val="single" w:sz="4" w:space="0" w:color="auto"/>
              <w:right w:val="single" w:sz="4" w:space="0" w:color="auto"/>
            </w:tcBorders>
            <w:shd w:val="clear" w:color="auto" w:fill="auto"/>
            <w:vAlign w:val="center"/>
            <w:hideMark/>
          </w:tcPr>
          <w:p w14:paraId="1D22487E" w14:textId="77777777" w:rsidR="006A373B" w:rsidRPr="006A373B" w:rsidRDefault="006A373B" w:rsidP="006A373B">
            <w:pPr>
              <w:autoSpaceDE/>
              <w:autoSpaceDN/>
              <w:adjustRightInd/>
              <w:spacing w:line="240" w:lineRule="auto"/>
              <w:ind w:firstLine="0"/>
              <w:jc w:val="left"/>
              <w:rPr>
                <w:rFonts w:cs="Arial"/>
                <w:color w:val="000000"/>
                <w:sz w:val="22"/>
                <w:szCs w:val="20"/>
              </w:rPr>
            </w:pPr>
            <w:r w:rsidRPr="006A373B">
              <w:rPr>
                <w:rFonts w:cs="Arial"/>
                <w:color w:val="000000"/>
                <w:sz w:val="22"/>
                <w:szCs w:val="20"/>
              </w:rPr>
              <w:t xml:space="preserve">TITLE ( "strategy under uncertainty" ) </w:t>
            </w:r>
          </w:p>
        </w:tc>
        <w:tc>
          <w:tcPr>
            <w:tcW w:w="1276" w:type="dxa"/>
            <w:tcBorders>
              <w:top w:val="nil"/>
              <w:left w:val="nil"/>
              <w:bottom w:val="single" w:sz="4" w:space="0" w:color="auto"/>
              <w:right w:val="single" w:sz="4" w:space="0" w:color="auto"/>
            </w:tcBorders>
            <w:shd w:val="clear" w:color="auto" w:fill="auto"/>
            <w:vAlign w:val="center"/>
            <w:hideMark/>
          </w:tcPr>
          <w:p w14:paraId="4743BADA"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46</w:t>
            </w:r>
          </w:p>
        </w:tc>
        <w:tc>
          <w:tcPr>
            <w:tcW w:w="1418" w:type="dxa"/>
            <w:tcBorders>
              <w:top w:val="nil"/>
              <w:left w:val="nil"/>
              <w:bottom w:val="single" w:sz="4" w:space="0" w:color="auto"/>
              <w:right w:val="single" w:sz="4" w:space="0" w:color="auto"/>
            </w:tcBorders>
            <w:shd w:val="clear" w:color="auto" w:fill="auto"/>
            <w:vAlign w:val="center"/>
            <w:hideMark/>
          </w:tcPr>
          <w:p w14:paraId="0C641610"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1</w:t>
            </w:r>
          </w:p>
        </w:tc>
        <w:tc>
          <w:tcPr>
            <w:tcW w:w="1134" w:type="dxa"/>
            <w:tcBorders>
              <w:top w:val="nil"/>
              <w:left w:val="nil"/>
              <w:bottom w:val="single" w:sz="4" w:space="0" w:color="auto"/>
              <w:right w:val="single" w:sz="4" w:space="0" w:color="auto"/>
            </w:tcBorders>
            <w:shd w:val="clear" w:color="auto" w:fill="auto"/>
            <w:vAlign w:val="center"/>
            <w:hideMark/>
          </w:tcPr>
          <w:p w14:paraId="76AF279F"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45</w:t>
            </w:r>
          </w:p>
        </w:tc>
        <w:tc>
          <w:tcPr>
            <w:tcW w:w="1134" w:type="dxa"/>
            <w:tcBorders>
              <w:top w:val="nil"/>
              <w:left w:val="nil"/>
              <w:bottom w:val="single" w:sz="4" w:space="0" w:color="auto"/>
              <w:right w:val="single" w:sz="4" w:space="0" w:color="auto"/>
            </w:tcBorders>
            <w:shd w:val="clear" w:color="auto" w:fill="auto"/>
            <w:vAlign w:val="center"/>
            <w:hideMark/>
          </w:tcPr>
          <w:p w14:paraId="388FE75D"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3</w:t>
            </w:r>
          </w:p>
        </w:tc>
        <w:tc>
          <w:tcPr>
            <w:tcW w:w="1559" w:type="dxa"/>
            <w:tcBorders>
              <w:top w:val="nil"/>
              <w:left w:val="nil"/>
              <w:bottom w:val="single" w:sz="4" w:space="0" w:color="auto"/>
              <w:right w:val="single" w:sz="4" w:space="0" w:color="auto"/>
            </w:tcBorders>
            <w:shd w:val="clear" w:color="auto" w:fill="auto"/>
            <w:vAlign w:val="center"/>
            <w:hideMark/>
          </w:tcPr>
          <w:p w14:paraId="03ABA425"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2</w:t>
            </w:r>
          </w:p>
        </w:tc>
      </w:tr>
      <w:tr w:rsidR="006A373B" w:rsidRPr="006A373B" w14:paraId="1B0C1071" w14:textId="77777777" w:rsidTr="006A373B">
        <w:trPr>
          <w:trHeight w:val="1423"/>
        </w:trPr>
        <w:tc>
          <w:tcPr>
            <w:tcW w:w="1021" w:type="dxa"/>
            <w:tcBorders>
              <w:top w:val="nil"/>
              <w:left w:val="single" w:sz="4" w:space="0" w:color="auto"/>
              <w:bottom w:val="single" w:sz="4" w:space="0" w:color="auto"/>
              <w:right w:val="single" w:sz="4" w:space="0" w:color="auto"/>
            </w:tcBorders>
            <w:shd w:val="clear" w:color="auto" w:fill="auto"/>
            <w:vAlign w:val="center"/>
            <w:hideMark/>
          </w:tcPr>
          <w:p w14:paraId="1ADC7E8E"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v</w:t>
            </w:r>
          </w:p>
        </w:tc>
        <w:tc>
          <w:tcPr>
            <w:tcW w:w="1412" w:type="dxa"/>
            <w:vMerge/>
            <w:tcBorders>
              <w:top w:val="nil"/>
              <w:left w:val="single" w:sz="4" w:space="0" w:color="auto"/>
              <w:bottom w:val="single" w:sz="4" w:space="0" w:color="auto"/>
              <w:right w:val="single" w:sz="4" w:space="0" w:color="auto"/>
            </w:tcBorders>
            <w:vAlign w:val="center"/>
            <w:hideMark/>
          </w:tcPr>
          <w:p w14:paraId="17EFD632" w14:textId="77777777" w:rsidR="006A373B" w:rsidRPr="006A373B" w:rsidRDefault="006A373B" w:rsidP="006A373B">
            <w:pPr>
              <w:autoSpaceDE/>
              <w:autoSpaceDN/>
              <w:adjustRightInd/>
              <w:spacing w:line="240" w:lineRule="auto"/>
              <w:ind w:firstLine="0"/>
              <w:jc w:val="left"/>
              <w:rPr>
                <w:rFonts w:cs="Arial"/>
                <w:color w:val="000000"/>
                <w:sz w:val="22"/>
                <w:szCs w:val="22"/>
              </w:rPr>
            </w:pPr>
          </w:p>
        </w:tc>
        <w:tc>
          <w:tcPr>
            <w:tcW w:w="6072" w:type="dxa"/>
            <w:tcBorders>
              <w:top w:val="nil"/>
              <w:left w:val="nil"/>
              <w:bottom w:val="single" w:sz="4" w:space="0" w:color="auto"/>
              <w:right w:val="single" w:sz="4" w:space="0" w:color="auto"/>
            </w:tcBorders>
            <w:shd w:val="clear" w:color="auto" w:fill="auto"/>
            <w:vAlign w:val="center"/>
            <w:hideMark/>
          </w:tcPr>
          <w:p w14:paraId="66F8F003" w14:textId="77777777" w:rsidR="006A373B" w:rsidRPr="006A373B" w:rsidRDefault="006A373B" w:rsidP="006A373B">
            <w:pPr>
              <w:autoSpaceDE/>
              <w:autoSpaceDN/>
              <w:adjustRightInd/>
              <w:spacing w:line="240" w:lineRule="auto"/>
              <w:ind w:firstLine="0"/>
              <w:jc w:val="left"/>
              <w:rPr>
                <w:rFonts w:cs="Arial"/>
                <w:color w:val="000000"/>
                <w:sz w:val="22"/>
                <w:szCs w:val="20"/>
                <w:lang w:val="en-US"/>
              </w:rPr>
            </w:pPr>
            <w:r w:rsidRPr="006A373B">
              <w:rPr>
                <w:rFonts w:cs="Arial"/>
                <w:color w:val="000000"/>
                <w:sz w:val="22"/>
                <w:szCs w:val="20"/>
                <w:lang w:val="en-US"/>
              </w:rPr>
              <w:t xml:space="preserve">TITLE ( "strategic development"  OR  "strategy process"  OR  "strategic planning"  OR  "strategic decision"  OR  "strategic options evaluation" )  AND  TITLE-ABS-KEY ( "tools"  OR  "method*"  OR  "approach"  OR  "methodology"  OR  "technique" )  AND  ( LIMIT-TO ( DOCTYPE ,  "re " ) ) </w:t>
            </w:r>
          </w:p>
        </w:tc>
        <w:tc>
          <w:tcPr>
            <w:tcW w:w="1276" w:type="dxa"/>
            <w:tcBorders>
              <w:top w:val="nil"/>
              <w:left w:val="nil"/>
              <w:bottom w:val="single" w:sz="4" w:space="0" w:color="auto"/>
              <w:right w:val="single" w:sz="4" w:space="0" w:color="auto"/>
            </w:tcBorders>
            <w:shd w:val="clear" w:color="auto" w:fill="auto"/>
            <w:vAlign w:val="center"/>
            <w:hideMark/>
          </w:tcPr>
          <w:p w14:paraId="771C979A"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128</w:t>
            </w:r>
          </w:p>
        </w:tc>
        <w:tc>
          <w:tcPr>
            <w:tcW w:w="1418" w:type="dxa"/>
            <w:tcBorders>
              <w:top w:val="nil"/>
              <w:left w:val="nil"/>
              <w:bottom w:val="single" w:sz="4" w:space="0" w:color="auto"/>
              <w:right w:val="single" w:sz="4" w:space="0" w:color="auto"/>
            </w:tcBorders>
            <w:shd w:val="clear" w:color="auto" w:fill="auto"/>
            <w:vAlign w:val="center"/>
            <w:hideMark/>
          </w:tcPr>
          <w:p w14:paraId="1EF0DA18"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1</w:t>
            </w:r>
          </w:p>
        </w:tc>
        <w:tc>
          <w:tcPr>
            <w:tcW w:w="1134" w:type="dxa"/>
            <w:tcBorders>
              <w:top w:val="nil"/>
              <w:left w:val="nil"/>
              <w:bottom w:val="single" w:sz="4" w:space="0" w:color="auto"/>
              <w:right w:val="single" w:sz="4" w:space="0" w:color="auto"/>
            </w:tcBorders>
            <w:shd w:val="clear" w:color="auto" w:fill="auto"/>
            <w:vAlign w:val="center"/>
            <w:hideMark/>
          </w:tcPr>
          <w:p w14:paraId="18EB9AF8"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127</w:t>
            </w:r>
          </w:p>
        </w:tc>
        <w:tc>
          <w:tcPr>
            <w:tcW w:w="1134" w:type="dxa"/>
            <w:tcBorders>
              <w:top w:val="nil"/>
              <w:left w:val="nil"/>
              <w:bottom w:val="single" w:sz="4" w:space="0" w:color="auto"/>
              <w:right w:val="single" w:sz="4" w:space="0" w:color="auto"/>
            </w:tcBorders>
            <w:shd w:val="clear" w:color="auto" w:fill="auto"/>
            <w:vAlign w:val="center"/>
            <w:hideMark/>
          </w:tcPr>
          <w:p w14:paraId="21A4E42D"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17</w:t>
            </w:r>
          </w:p>
        </w:tc>
        <w:tc>
          <w:tcPr>
            <w:tcW w:w="1559" w:type="dxa"/>
            <w:tcBorders>
              <w:top w:val="nil"/>
              <w:left w:val="nil"/>
              <w:bottom w:val="single" w:sz="4" w:space="0" w:color="auto"/>
              <w:right w:val="single" w:sz="4" w:space="0" w:color="auto"/>
            </w:tcBorders>
            <w:shd w:val="clear" w:color="auto" w:fill="auto"/>
            <w:vAlign w:val="center"/>
            <w:hideMark/>
          </w:tcPr>
          <w:p w14:paraId="4DD26225"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0</w:t>
            </w:r>
          </w:p>
        </w:tc>
      </w:tr>
      <w:tr w:rsidR="006A373B" w:rsidRPr="006A373B" w14:paraId="5B49BDFA" w14:textId="77777777" w:rsidTr="006A373B">
        <w:trPr>
          <w:trHeight w:val="502"/>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14:paraId="38DF8137"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v</w:t>
            </w:r>
          </w:p>
        </w:tc>
        <w:tc>
          <w:tcPr>
            <w:tcW w:w="1412" w:type="dxa"/>
            <w:vMerge/>
            <w:tcBorders>
              <w:top w:val="nil"/>
              <w:left w:val="single" w:sz="4" w:space="0" w:color="auto"/>
              <w:bottom w:val="single" w:sz="4" w:space="0" w:color="auto"/>
              <w:right w:val="single" w:sz="4" w:space="0" w:color="auto"/>
            </w:tcBorders>
            <w:vAlign w:val="center"/>
            <w:hideMark/>
          </w:tcPr>
          <w:p w14:paraId="716CDD5D" w14:textId="77777777" w:rsidR="006A373B" w:rsidRPr="006A373B" w:rsidRDefault="006A373B" w:rsidP="006A373B">
            <w:pPr>
              <w:autoSpaceDE/>
              <w:autoSpaceDN/>
              <w:adjustRightInd/>
              <w:spacing w:line="240" w:lineRule="auto"/>
              <w:ind w:firstLine="0"/>
              <w:jc w:val="left"/>
              <w:rPr>
                <w:rFonts w:cs="Arial"/>
                <w:color w:val="000000"/>
                <w:sz w:val="22"/>
                <w:szCs w:val="22"/>
              </w:rPr>
            </w:pPr>
          </w:p>
        </w:tc>
        <w:tc>
          <w:tcPr>
            <w:tcW w:w="6072" w:type="dxa"/>
            <w:tcBorders>
              <w:top w:val="nil"/>
              <w:left w:val="nil"/>
              <w:bottom w:val="single" w:sz="4" w:space="0" w:color="auto"/>
              <w:right w:val="single" w:sz="4" w:space="0" w:color="auto"/>
            </w:tcBorders>
            <w:shd w:val="clear" w:color="auto" w:fill="auto"/>
            <w:vAlign w:val="bottom"/>
            <w:hideMark/>
          </w:tcPr>
          <w:p w14:paraId="78753670" w14:textId="77777777" w:rsidR="006A373B" w:rsidRPr="006A373B" w:rsidRDefault="006A373B" w:rsidP="006A373B">
            <w:pPr>
              <w:autoSpaceDE/>
              <w:autoSpaceDN/>
              <w:adjustRightInd/>
              <w:spacing w:line="240" w:lineRule="auto"/>
              <w:ind w:firstLine="0"/>
              <w:jc w:val="left"/>
              <w:rPr>
                <w:rFonts w:ascii="Calibri" w:hAnsi="Calibri" w:cs="Calibri"/>
                <w:color w:val="000000"/>
                <w:sz w:val="22"/>
                <w:szCs w:val="20"/>
                <w:lang w:val="en-US"/>
              </w:rPr>
            </w:pPr>
            <w:r w:rsidRPr="006A373B">
              <w:rPr>
                <w:rFonts w:ascii="Calibri" w:hAnsi="Calibri" w:cs="Calibri"/>
                <w:color w:val="000000"/>
                <w:sz w:val="22"/>
                <w:szCs w:val="20"/>
                <w:lang w:val="en-US"/>
              </w:rPr>
              <w:t xml:space="preserve">TITLE-ABS-KEY("strategic decision evaluation") AND TITLE-ABS-KEY ( "tools" OR "method*" OR "approach" </w:t>
            </w:r>
            <w:r>
              <w:rPr>
                <w:rFonts w:ascii="Calibri" w:hAnsi="Calibri" w:cs="Calibri"/>
                <w:color w:val="000000"/>
                <w:sz w:val="22"/>
                <w:szCs w:val="20"/>
                <w:lang w:val="en-US"/>
              </w:rPr>
              <w:t>OR "methodology" OR "technique"</w:t>
            </w:r>
            <w:r w:rsidRPr="006A373B">
              <w:rPr>
                <w:rFonts w:ascii="Calibri" w:hAnsi="Calibri" w:cs="Calibri"/>
                <w:color w:val="000000"/>
                <w:sz w:val="22"/>
                <w:szCs w:val="20"/>
                <w:lang w:val="en-US"/>
              </w:rPr>
              <w:t>)</w:t>
            </w:r>
          </w:p>
        </w:tc>
        <w:tc>
          <w:tcPr>
            <w:tcW w:w="1276" w:type="dxa"/>
            <w:tcBorders>
              <w:top w:val="nil"/>
              <w:left w:val="nil"/>
              <w:bottom w:val="single" w:sz="4" w:space="0" w:color="auto"/>
              <w:right w:val="single" w:sz="4" w:space="0" w:color="auto"/>
            </w:tcBorders>
            <w:shd w:val="clear" w:color="auto" w:fill="auto"/>
            <w:noWrap/>
            <w:vAlign w:val="bottom"/>
            <w:hideMark/>
          </w:tcPr>
          <w:p w14:paraId="43B6580E"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2</w:t>
            </w:r>
          </w:p>
        </w:tc>
        <w:tc>
          <w:tcPr>
            <w:tcW w:w="1418" w:type="dxa"/>
            <w:tcBorders>
              <w:top w:val="nil"/>
              <w:left w:val="nil"/>
              <w:bottom w:val="single" w:sz="4" w:space="0" w:color="auto"/>
              <w:right w:val="single" w:sz="4" w:space="0" w:color="auto"/>
            </w:tcBorders>
            <w:shd w:val="clear" w:color="auto" w:fill="auto"/>
            <w:noWrap/>
            <w:vAlign w:val="bottom"/>
            <w:hideMark/>
          </w:tcPr>
          <w:p w14:paraId="455CE42E"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0</w:t>
            </w:r>
          </w:p>
        </w:tc>
        <w:tc>
          <w:tcPr>
            <w:tcW w:w="1134" w:type="dxa"/>
            <w:tcBorders>
              <w:top w:val="nil"/>
              <w:left w:val="nil"/>
              <w:bottom w:val="single" w:sz="4" w:space="0" w:color="auto"/>
              <w:right w:val="single" w:sz="4" w:space="0" w:color="auto"/>
            </w:tcBorders>
            <w:shd w:val="clear" w:color="auto" w:fill="auto"/>
            <w:noWrap/>
            <w:vAlign w:val="bottom"/>
            <w:hideMark/>
          </w:tcPr>
          <w:p w14:paraId="17AAA369"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2</w:t>
            </w:r>
          </w:p>
        </w:tc>
        <w:tc>
          <w:tcPr>
            <w:tcW w:w="1134" w:type="dxa"/>
            <w:tcBorders>
              <w:top w:val="nil"/>
              <w:left w:val="nil"/>
              <w:bottom w:val="single" w:sz="4" w:space="0" w:color="auto"/>
              <w:right w:val="single" w:sz="4" w:space="0" w:color="auto"/>
            </w:tcBorders>
            <w:shd w:val="clear" w:color="auto" w:fill="auto"/>
            <w:noWrap/>
            <w:vAlign w:val="bottom"/>
            <w:hideMark/>
          </w:tcPr>
          <w:p w14:paraId="084BBFCD"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1</w:t>
            </w:r>
          </w:p>
        </w:tc>
        <w:tc>
          <w:tcPr>
            <w:tcW w:w="1559" w:type="dxa"/>
            <w:tcBorders>
              <w:top w:val="nil"/>
              <w:left w:val="nil"/>
              <w:bottom w:val="single" w:sz="4" w:space="0" w:color="auto"/>
              <w:right w:val="single" w:sz="4" w:space="0" w:color="auto"/>
            </w:tcBorders>
            <w:shd w:val="clear" w:color="auto" w:fill="auto"/>
            <w:noWrap/>
            <w:vAlign w:val="bottom"/>
            <w:hideMark/>
          </w:tcPr>
          <w:p w14:paraId="5D09C7FB"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1</w:t>
            </w:r>
          </w:p>
        </w:tc>
      </w:tr>
      <w:tr w:rsidR="006A373B" w:rsidRPr="006A373B" w14:paraId="2CBA7FEF" w14:textId="77777777" w:rsidTr="006A373B">
        <w:trPr>
          <w:trHeight w:val="350"/>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14:paraId="3709F8D6"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v</w:t>
            </w:r>
          </w:p>
        </w:tc>
        <w:tc>
          <w:tcPr>
            <w:tcW w:w="1412" w:type="dxa"/>
            <w:vMerge/>
            <w:tcBorders>
              <w:top w:val="nil"/>
              <w:left w:val="single" w:sz="4" w:space="0" w:color="auto"/>
              <w:bottom w:val="single" w:sz="4" w:space="0" w:color="auto"/>
              <w:right w:val="single" w:sz="4" w:space="0" w:color="auto"/>
            </w:tcBorders>
            <w:vAlign w:val="center"/>
            <w:hideMark/>
          </w:tcPr>
          <w:p w14:paraId="149BFB7E" w14:textId="77777777" w:rsidR="006A373B" w:rsidRPr="006A373B" w:rsidRDefault="006A373B" w:rsidP="006A373B">
            <w:pPr>
              <w:autoSpaceDE/>
              <w:autoSpaceDN/>
              <w:adjustRightInd/>
              <w:spacing w:line="240" w:lineRule="auto"/>
              <w:ind w:firstLine="0"/>
              <w:jc w:val="left"/>
              <w:rPr>
                <w:rFonts w:cs="Arial"/>
                <w:color w:val="000000"/>
                <w:sz w:val="22"/>
                <w:szCs w:val="22"/>
              </w:rPr>
            </w:pPr>
          </w:p>
        </w:tc>
        <w:tc>
          <w:tcPr>
            <w:tcW w:w="6072" w:type="dxa"/>
            <w:tcBorders>
              <w:top w:val="nil"/>
              <w:left w:val="nil"/>
              <w:bottom w:val="single" w:sz="4" w:space="0" w:color="auto"/>
              <w:right w:val="single" w:sz="4" w:space="0" w:color="auto"/>
            </w:tcBorders>
            <w:shd w:val="clear" w:color="auto" w:fill="auto"/>
            <w:vAlign w:val="bottom"/>
            <w:hideMark/>
          </w:tcPr>
          <w:p w14:paraId="3F0BCAC5" w14:textId="77777777" w:rsidR="006A373B" w:rsidRPr="006A373B" w:rsidRDefault="006A373B" w:rsidP="006A373B">
            <w:pPr>
              <w:autoSpaceDE/>
              <w:autoSpaceDN/>
              <w:adjustRightInd/>
              <w:spacing w:line="240" w:lineRule="auto"/>
              <w:ind w:firstLine="0"/>
              <w:jc w:val="left"/>
              <w:rPr>
                <w:rFonts w:ascii="Calibri" w:hAnsi="Calibri" w:cs="Calibri"/>
                <w:color w:val="000000"/>
                <w:sz w:val="22"/>
                <w:szCs w:val="20"/>
              </w:rPr>
            </w:pPr>
            <w:r w:rsidRPr="006A373B">
              <w:rPr>
                <w:rFonts w:ascii="Calibri" w:hAnsi="Calibri" w:cs="Calibri"/>
                <w:color w:val="000000"/>
                <w:sz w:val="22"/>
                <w:szCs w:val="20"/>
              </w:rPr>
              <w:t>Trabalhos que Citam o artigo "Strategy Under Uncertainty".</w:t>
            </w:r>
          </w:p>
        </w:tc>
        <w:tc>
          <w:tcPr>
            <w:tcW w:w="1276" w:type="dxa"/>
            <w:tcBorders>
              <w:top w:val="nil"/>
              <w:left w:val="nil"/>
              <w:bottom w:val="single" w:sz="4" w:space="0" w:color="auto"/>
              <w:right w:val="single" w:sz="4" w:space="0" w:color="auto"/>
            </w:tcBorders>
            <w:shd w:val="clear" w:color="auto" w:fill="auto"/>
            <w:noWrap/>
            <w:vAlign w:val="bottom"/>
            <w:hideMark/>
          </w:tcPr>
          <w:p w14:paraId="426EB1AC"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253</w:t>
            </w:r>
          </w:p>
        </w:tc>
        <w:tc>
          <w:tcPr>
            <w:tcW w:w="1418" w:type="dxa"/>
            <w:tcBorders>
              <w:top w:val="nil"/>
              <w:left w:val="nil"/>
              <w:bottom w:val="single" w:sz="4" w:space="0" w:color="auto"/>
              <w:right w:val="single" w:sz="4" w:space="0" w:color="auto"/>
            </w:tcBorders>
            <w:shd w:val="clear" w:color="auto" w:fill="auto"/>
            <w:noWrap/>
            <w:vAlign w:val="bottom"/>
            <w:hideMark/>
          </w:tcPr>
          <w:p w14:paraId="2BA2DF9D"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0</w:t>
            </w:r>
          </w:p>
        </w:tc>
        <w:tc>
          <w:tcPr>
            <w:tcW w:w="1134" w:type="dxa"/>
            <w:tcBorders>
              <w:top w:val="nil"/>
              <w:left w:val="nil"/>
              <w:bottom w:val="single" w:sz="4" w:space="0" w:color="auto"/>
              <w:right w:val="single" w:sz="4" w:space="0" w:color="auto"/>
            </w:tcBorders>
            <w:shd w:val="clear" w:color="auto" w:fill="auto"/>
            <w:noWrap/>
            <w:vAlign w:val="bottom"/>
            <w:hideMark/>
          </w:tcPr>
          <w:p w14:paraId="2269527E"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253</w:t>
            </w:r>
          </w:p>
        </w:tc>
        <w:tc>
          <w:tcPr>
            <w:tcW w:w="1134" w:type="dxa"/>
            <w:tcBorders>
              <w:top w:val="nil"/>
              <w:left w:val="nil"/>
              <w:bottom w:val="single" w:sz="4" w:space="0" w:color="auto"/>
              <w:right w:val="single" w:sz="4" w:space="0" w:color="auto"/>
            </w:tcBorders>
            <w:shd w:val="clear" w:color="auto" w:fill="auto"/>
            <w:noWrap/>
            <w:vAlign w:val="bottom"/>
            <w:hideMark/>
          </w:tcPr>
          <w:p w14:paraId="3D8E780D"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1</w:t>
            </w:r>
          </w:p>
        </w:tc>
        <w:tc>
          <w:tcPr>
            <w:tcW w:w="1559" w:type="dxa"/>
            <w:tcBorders>
              <w:top w:val="nil"/>
              <w:left w:val="nil"/>
              <w:bottom w:val="single" w:sz="4" w:space="0" w:color="auto"/>
              <w:right w:val="single" w:sz="4" w:space="0" w:color="auto"/>
            </w:tcBorders>
            <w:shd w:val="clear" w:color="auto" w:fill="auto"/>
            <w:noWrap/>
            <w:vAlign w:val="bottom"/>
            <w:hideMark/>
          </w:tcPr>
          <w:p w14:paraId="1DA0611E"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1</w:t>
            </w:r>
          </w:p>
        </w:tc>
      </w:tr>
      <w:tr w:rsidR="006A373B" w:rsidRPr="006A373B" w14:paraId="51AB69F1" w14:textId="77777777" w:rsidTr="006A373B">
        <w:trPr>
          <w:trHeight w:val="398"/>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14:paraId="09CACAF8"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v</w:t>
            </w:r>
          </w:p>
        </w:tc>
        <w:tc>
          <w:tcPr>
            <w:tcW w:w="1412" w:type="dxa"/>
            <w:vMerge/>
            <w:tcBorders>
              <w:top w:val="nil"/>
              <w:left w:val="single" w:sz="4" w:space="0" w:color="auto"/>
              <w:bottom w:val="single" w:sz="4" w:space="0" w:color="auto"/>
              <w:right w:val="single" w:sz="4" w:space="0" w:color="auto"/>
            </w:tcBorders>
            <w:vAlign w:val="center"/>
            <w:hideMark/>
          </w:tcPr>
          <w:p w14:paraId="43D94916" w14:textId="77777777" w:rsidR="006A373B" w:rsidRPr="006A373B" w:rsidRDefault="006A373B" w:rsidP="006A373B">
            <w:pPr>
              <w:autoSpaceDE/>
              <w:autoSpaceDN/>
              <w:adjustRightInd/>
              <w:spacing w:line="240" w:lineRule="auto"/>
              <w:ind w:firstLine="0"/>
              <w:jc w:val="left"/>
              <w:rPr>
                <w:rFonts w:cs="Arial"/>
                <w:color w:val="000000"/>
                <w:sz w:val="22"/>
                <w:szCs w:val="22"/>
              </w:rPr>
            </w:pPr>
          </w:p>
        </w:tc>
        <w:tc>
          <w:tcPr>
            <w:tcW w:w="6072" w:type="dxa"/>
            <w:tcBorders>
              <w:top w:val="nil"/>
              <w:left w:val="nil"/>
              <w:bottom w:val="single" w:sz="4" w:space="0" w:color="auto"/>
              <w:right w:val="single" w:sz="4" w:space="0" w:color="auto"/>
            </w:tcBorders>
            <w:shd w:val="clear" w:color="auto" w:fill="auto"/>
            <w:vAlign w:val="bottom"/>
            <w:hideMark/>
          </w:tcPr>
          <w:p w14:paraId="01D5A54A" w14:textId="77777777" w:rsidR="006A373B" w:rsidRPr="006A373B" w:rsidRDefault="006A373B" w:rsidP="006A373B">
            <w:pPr>
              <w:autoSpaceDE/>
              <w:autoSpaceDN/>
              <w:adjustRightInd/>
              <w:spacing w:line="240" w:lineRule="auto"/>
              <w:ind w:firstLine="0"/>
              <w:jc w:val="left"/>
              <w:rPr>
                <w:rFonts w:ascii="Calibri" w:hAnsi="Calibri" w:cs="Calibri"/>
                <w:color w:val="000000"/>
                <w:sz w:val="22"/>
                <w:szCs w:val="20"/>
                <w:lang w:val="en-US"/>
              </w:rPr>
            </w:pPr>
            <w:r w:rsidRPr="006A373B">
              <w:rPr>
                <w:rFonts w:ascii="Calibri" w:hAnsi="Calibri" w:cs="Calibri"/>
                <w:color w:val="000000"/>
                <w:sz w:val="22"/>
                <w:szCs w:val="20"/>
              </w:rPr>
              <w:t xml:space="preserve">Trabalhos que citam o "What to do next? </w:t>
            </w:r>
            <w:r w:rsidRPr="006A373B">
              <w:rPr>
                <w:rFonts w:ascii="Calibri" w:hAnsi="Calibri" w:cs="Calibri"/>
                <w:color w:val="000000"/>
                <w:sz w:val="22"/>
                <w:szCs w:val="20"/>
                <w:lang w:val="en-US"/>
              </w:rPr>
              <w:t>The case for non-predictive strategy"</w:t>
            </w:r>
          </w:p>
        </w:tc>
        <w:tc>
          <w:tcPr>
            <w:tcW w:w="1276" w:type="dxa"/>
            <w:tcBorders>
              <w:top w:val="nil"/>
              <w:left w:val="nil"/>
              <w:bottom w:val="single" w:sz="4" w:space="0" w:color="auto"/>
              <w:right w:val="single" w:sz="4" w:space="0" w:color="auto"/>
            </w:tcBorders>
            <w:shd w:val="clear" w:color="auto" w:fill="auto"/>
            <w:noWrap/>
            <w:vAlign w:val="bottom"/>
            <w:hideMark/>
          </w:tcPr>
          <w:p w14:paraId="7C32C89E"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149</w:t>
            </w:r>
          </w:p>
        </w:tc>
        <w:tc>
          <w:tcPr>
            <w:tcW w:w="1418" w:type="dxa"/>
            <w:tcBorders>
              <w:top w:val="nil"/>
              <w:left w:val="nil"/>
              <w:bottom w:val="single" w:sz="4" w:space="0" w:color="auto"/>
              <w:right w:val="single" w:sz="4" w:space="0" w:color="auto"/>
            </w:tcBorders>
            <w:shd w:val="clear" w:color="auto" w:fill="auto"/>
            <w:noWrap/>
            <w:vAlign w:val="bottom"/>
            <w:hideMark/>
          </w:tcPr>
          <w:p w14:paraId="43475335"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0</w:t>
            </w:r>
          </w:p>
        </w:tc>
        <w:tc>
          <w:tcPr>
            <w:tcW w:w="1134" w:type="dxa"/>
            <w:tcBorders>
              <w:top w:val="nil"/>
              <w:left w:val="nil"/>
              <w:bottom w:val="single" w:sz="4" w:space="0" w:color="auto"/>
              <w:right w:val="single" w:sz="4" w:space="0" w:color="auto"/>
            </w:tcBorders>
            <w:shd w:val="clear" w:color="auto" w:fill="auto"/>
            <w:noWrap/>
            <w:vAlign w:val="bottom"/>
            <w:hideMark/>
          </w:tcPr>
          <w:p w14:paraId="224FE1C3"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149</w:t>
            </w:r>
          </w:p>
        </w:tc>
        <w:tc>
          <w:tcPr>
            <w:tcW w:w="1134" w:type="dxa"/>
            <w:tcBorders>
              <w:top w:val="nil"/>
              <w:left w:val="nil"/>
              <w:bottom w:val="single" w:sz="4" w:space="0" w:color="auto"/>
              <w:right w:val="single" w:sz="4" w:space="0" w:color="auto"/>
            </w:tcBorders>
            <w:shd w:val="clear" w:color="auto" w:fill="auto"/>
            <w:noWrap/>
            <w:vAlign w:val="bottom"/>
            <w:hideMark/>
          </w:tcPr>
          <w:p w14:paraId="6D94B095"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0</w:t>
            </w:r>
          </w:p>
        </w:tc>
        <w:tc>
          <w:tcPr>
            <w:tcW w:w="1559" w:type="dxa"/>
            <w:tcBorders>
              <w:top w:val="nil"/>
              <w:left w:val="nil"/>
              <w:bottom w:val="single" w:sz="4" w:space="0" w:color="auto"/>
              <w:right w:val="single" w:sz="4" w:space="0" w:color="auto"/>
            </w:tcBorders>
            <w:shd w:val="clear" w:color="auto" w:fill="auto"/>
            <w:noWrap/>
            <w:vAlign w:val="bottom"/>
            <w:hideMark/>
          </w:tcPr>
          <w:p w14:paraId="7C472D8D"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0</w:t>
            </w:r>
          </w:p>
        </w:tc>
      </w:tr>
      <w:tr w:rsidR="006A373B" w:rsidRPr="006A373B" w14:paraId="74F62F5A" w14:textId="77777777" w:rsidTr="006A373B">
        <w:trPr>
          <w:trHeight w:val="279"/>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14:paraId="380C15CC"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v</w:t>
            </w:r>
          </w:p>
        </w:tc>
        <w:tc>
          <w:tcPr>
            <w:tcW w:w="1412" w:type="dxa"/>
            <w:vMerge/>
            <w:tcBorders>
              <w:top w:val="nil"/>
              <w:left w:val="single" w:sz="4" w:space="0" w:color="auto"/>
              <w:bottom w:val="single" w:sz="4" w:space="0" w:color="auto"/>
              <w:right w:val="single" w:sz="4" w:space="0" w:color="auto"/>
            </w:tcBorders>
            <w:vAlign w:val="center"/>
            <w:hideMark/>
          </w:tcPr>
          <w:p w14:paraId="42AD0561" w14:textId="77777777" w:rsidR="006A373B" w:rsidRPr="006A373B" w:rsidRDefault="006A373B" w:rsidP="006A373B">
            <w:pPr>
              <w:autoSpaceDE/>
              <w:autoSpaceDN/>
              <w:adjustRightInd/>
              <w:spacing w:line="240" w:lineRule="auto"/>
              <w:ind w:firstLine="0"/>
              <w:jc w:val="left"/>
              <w:rPr>
                <w:rFonts w:cs="Arial"/>
                <w:color w:val="000000"/>
                <w:sz w:val="22"/>
                <w:szCs w:val="22"/>
              </w:rPr>
            </w:pPr>
          </w:p>
        </w:tc>
        <w:tc>
          <w:tcPr>
            <w:tcW w:w="6072" w:type="dxa"/>
            <w:tcBorders>
              <w:top w:val="nil"/>
              <w:left w:val="nil"/>
              <w:bottom w:val="single" w:sz="4" w:space="0" w:color="auto"/>
              <w:right w:val="single" w:sz="4" w:space="0" w:color="auto"/>
            </w:tcBorders>
            <w:shd w:val="clear" w:color="auto" w:fill="auto"/>
            <w:vAlign w:val="bottom"/>
            <w:hideMark/>
          </w:tcPr>
          <w:p w14:paraId="02B44504" w14:textId="77777777" w:rsidR="006A373B" w:rsidRPr="006A373B" w:rsidRDefault="006A373B" w:rsidP="006A373B">
            <w:pPr>
              <w:autoSpaceDE/>
              <w:autoSpaceDN/>
              <w:adjustRightInd/>
              <w:spacing w:line="240" w:lineRule="auto"/>
              <w:ind w:firstLine="0"/>
              <w:jc w:val="left"/>
              <w:rPr>
                <w:rFonts w:ascii="Calibri" w:hAnsi="Calibri" w:cs="Calibri"/>
                <w:color w:val="000000"/>
                <w:sz w:val="22"/>
                <w:szCs w:val="20"/>
              </w:rPr>
            </w:pPr>
            <w:r w:rsidRPr="006A373B">
              <w:rPr>
                <w:rFonts w:ascii="Calibri" w:hAnsi="Calibri" w:cs="Calibri"/>
                <w:color w:val="000000"/>
                <w:sz w:val="22"/>
                <w:szCs w:val="20"/>
              </w:rPr>
              <w:t>Trabalhos de O'Brien, Frances A.  (autora da revisão mais recentes sobre técnicas utilizadas para suporte à estratégia)</w:t>
            </w:r>
          </w:p>
        </w:tc>
        <w:tc>
          <w:tcPr>
            <w:tcW w:w="1276" w:type="dxa"/>
            <w:tcBorders>
              <w:top w:val="nil"/>
              <w:left w:val="nil"/>
              <w:bottom w:val="single" w:sz="4" w:space="0" w:color="auto"/>
              <w:right w:val="single" w:sz="4" w:space="0" w:color="auto"/>
            </w:tcBorders>
            <w:shd w:val="clear" w:color="auto" w:fill="auto"/>
            <w:noWrap/>
            <w:vAlign w:val="bottom"/>
            <w:hideMark/>
          </w:tcPr>
          <w:p w14:paraId="58C857B5"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15</w:t>
            </w:r>
          </w:p>
        </w:tc>
        <w:tc>
          <w:tcPr>
            <w:tcW w:w="1418" w:type="dxa"/>
            <w:tcBorders>
              <w:top w:val="nil"/>
              <w:left w:val="nil"/>
              <w:bottom w:val="single" w:sz="4" w:space="0" w:color="auto"/>
              <w:right w:val="single" w:sz="4" w:space="0" w:color="auto"/>
            </w:tcBorders>
            <w:shd w:val="clear" w:color="auto" w:fill="auto"/>
            <w:noWrap/>
            <w:vAlign w:val="bottom"/>
            <w:hideMark/>
          </w:tcPr>
          <w:p w14:paraId="18D9AFDF"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0</w:t>
            </w:r>
          </w:p>
        </w:tc>
        <w:tc>
          <w:tcPr>
            <w:tcW w:w="1134" w:type="dxa"/>
            <w:tcBorders>
              <w:top w:val="nil"/>
              <w:left w:val="nil"/>
              <w:bottom w:val="single" w:sz="4" w:space="0" w:color="auto"/>
              <w:right w:val="single" w:sz="4" w:space="0" w:color="auto"/>
            </w:tcBorders>
            <w:shd w:val="clear" w:color="auto" w:fill="auto"/>
            <w:noWrap/>
            <w:vAlign w:val="bottom"/>
            <w:hideMark/>
          </w:tcPr>
          <w:p w14:paraId="723CC4D1"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15</w:t>
            </w:r>
          </w:p>
        </w:tc>
        <w:tc>
          <w:tcPr>
            <w:tcW w:w="1134" w:type="dxa"/>
            <w:tcBorders>
              <w:top w:val="nil"/>
              <w:left w:val="nil"/>
              <w:bottom w:val="single" w:sz="4" w:space="0" w:color="auto"/>
              <w:right w:val="single" w:sz="4" w:space="0" w:color="auto"/>
            </w:tcBorders>
            <w:shd w:val="clear" w:color="auto" w:fill="auto"/>
            <w:noWrap/>
            <w:vAlign w:val="bottom"/>
            <w:hideMark/>
          </w:tcPr>
          <w:p w14:paraId="205778B8"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6</w:t>
            </w:r>
          </w:p>
        </w:tc>
        <w:tc>
          <w:tcPr>
            <w:tcW w:w="1559" w:type="dxa"/>
            <w:tcBorders>
              <w:top w:val="nil"/>
              <w:left w:val="nil"/>
              <w:bottom w:val="single" w:sz="4" w:space="0" w:color="auto"/>
              <w:right w:val="single" w:sz="4" w:space="0" w:color="auto"/>
            </w:tcBorders>
            <w:shd w:val="clear" w:color="auto" w:fill="auto"/>
            <w:noWrap/>
            <w:vAlign w:val="bottom"/>
            <w:hideMark/>
          </w:tcPr>
          <w:p w14:paraId="56BEE8CF"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4</w:t>
            </w:r>
          </w:p>
        </w:tc>
      </w:tr>
      <w:tr w:rsidR="006A373B" w:rsidRPr="006A373B" w14:paraId="70649946" w14:textId="77777777" w:rsidTr="006A373B">
        <w:trPr>
          <w:trHeight w:val="85"/>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14:paraId="23838DF4"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v</w:t>
            </w:r>
          </w:p>
        </w:tc>
        <w:tc>
          <w:tcPr>
            <w:tcW w:w="1412" w:type="dxa"/>
            <w:vMerge/>
            <w:tcBorders>
              <w:top w:val="nil"/>
              <w:left w:val="single" w:sz="4" w:space="0" w:color="auto"/>
              <w:bottom w:val="single" w:sz="4" w:space="0" w:color="auto"/>
              <w:right w:val="single" w:sz="4" w:space="0" w:color="auto"/>
            </w:tcBorders>
            <w:vAlign w:val="center"/>
            <w:hideMark/>
          </w:tcPr>
          <w:p w14:paraId="08E97FAB" w14:textId="77777777" w:rsidR="006A373B" w:rsidRPr="006A373B" w:rsidRDefault="006A373B" w:rsidP="006A373B">
            <w:pPr>
              <w:autoSpaceDE/>
              <w:autoSpaceDN/>
              <w:adjustRightInd/>
              <w:spacing w:line="240" w:lineRule="auto"/>
              <w:ind w:firstLine="0"/>
              <w:jc w:val="left"/>
              <w:rPr>
                <w:rFonts w:cs="Arial"/>
                <w:color w:val="000000"/>
                <w:sz w:val="22"/>
                <w:szCs w:val="22"/>
              </w:rPr>
            </w:pPr>
          </w:p>
        </w:tc>
        <w:tc>
          <w:tcPr>
            <w:tcW w:w="6072" w:type="dxa"/>
            <w:tcBorders>
              <w:top w:val="nil"/>
              <w:left w:val="nil"/>
              <w:bottom w:val="single" w:sz="4" w:space="0" w:color="auto"/>
              <w:right w:val="single" w:sz="4" w:space="0" w:color="auto"/>
            </w:tcBorders>
            <w:shd w:val="clear" w:color="auto" w:fill="auto"/>
            <w:vAlign w:val="bottom"/>
            <w:hideMark/>
          </w:tcPr>
          <w:p w14:paraId="00D3752D" w14:textId="77777777" w:rsidR="006A373B" w:rsidRPr="006A373B" w:rsidRDefault="006A373B" w:rsidP="006A373B">
            <w:pPr>
              <w:autoSpaceDE/>
              <w:autoSpaceDN/>
              <w:adjustRightInd/>
              <w:spacing w:line="240" w:lineRule="auto"/>
              <w:ind w:firstLine="0"/>
              <w:jc w:val="left"/>
              <w:rPr>
                <w:rFonts w:ascii="Calibri" w:hAnsi="Calibri" w:cs="Calibri"/>
                <w:color w:val="000000"/>
                <w:sz w:val="22"/>
                <w:szCs w:val="20"/>
              </w:rPr>
            </w:pPr>
            <w:r w:rsidRPr="006A373B">
              <w:rPr>
                <w:rFonts w:ascii="Calibri" w:hAnsi="Calibri" w:cs="Calibri"/>
                <w:color w:val="000000"/>
                <w:sz w:val="22"/>
                <w:szCs w:val="20"/>
              </w:rPr>
              <w:t>Trabalhos de Courtney, Hugh G.  (autora da revisão mais recentes sobre técnicas utilizadas para suporte à estratégia)</w:t>
            </w:r>
          </w:p>
        </w:tc>
        <w:tc>
          <w:tcPr>
            <w:tcW w:w="1276" w:type="dxa"/>
            <w:tcBorders>
              <w:top w:val="nil"/>
              <w:left w:val="nil"/>
              <w:bottom w:val="single" w:sz="4" w:space="0" w:color="auto"/>
              <w:right w:val="single" w:sz="4" w:space="0" w:color="auto"/>
            </w:tcBorders>
            <w:shd w:val="clear" w:color="auto" w:fill="auto"/>
            <w:noWrap/>
            <w:vAlign w:val="bottom"/>
            <w:hideMark/>
          </w:tcPr>
          <w:p w14:paraId="4B42FFB6"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6</w:t>
            </w:r>
          </w:p>
        </w:tc>
        <w:tc>
          <w:tcPr>
            <w:tcW w:w="1418" w:type="dxa"/>
            <w:tcBorders>
              <w:top w:val="nil"/>
              <w:left w:val="nil"/>
              <w:bottom w:val="single" w:sz="4" w:space="0" w:color="auto"/>
              <w:right w:val="single" w:sz="4" w:space="0" w:color="auto"/>
            </w:tcBorders>
            <w:shd w:val="clear" w:color="auto" w:fill="auto"/>
            <w:noWrap/>
            <w:vAlign w:val="bottom"/>
            <w:hideMark/>
          </w:tcPr>
          <w:p w14:paraId="6458C414"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0</w:t>
            </w:r>
          </w:p>
        </w:tc>
        <w:tc>
          <w:tcPr>
            <w:tcW w:w="1134" w:type="dxa"/>
            <w:tcBorders>
              <w:top w:val="nil"/>
              <w:left w:val="nil"/>
              <w:bottom w:val="single" w:sz="4" w:space="0" w:color="auto"/>
              <w:right w:val="single" w:sz="4" w:space="0" w:color="auto"/>
            </w:tcBorders>
            <w:shd w:val="clear" w:color="auto" w:fill="auto"/>
            <w:noWrap/>
            <w:vAlign w:val="bottom"/>
            <w:hideMark/>
          </w:tcPr>
          <w:p w14:paraId="3C672C33"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6</w:t>
            </w:r>
          </w:p>
        </w:tc>
        <w:tc>
          <w:tcPr>
            <w:tcW w:w="1134" w:type="dxa"/>
            <w:tcBorders>
              <w:top w:val="nil"/>
              <w:left w:val="nil"/>
              <w:bottom w:val="single" w:sz="4" w:space="0" w:color="auto"/>
              <w:right w:val="single" w:sz="4" w:space="0" w:color="auto"/>
            </w:tcBorders>
            <w:shd w:val="clear" w:color="auto" w:fill="auto"/>
            <w:noWrap/>
            <w:vAlign w:val="bottom"/>
            <w:hideMark/>
          </w:tcPr>
          <w:p w14:paraId="5D1780CF"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4</w:t>
            </w:r>
          </w:p>
        </w:tc>
        <w:tc>
          <w:tcPr>
            <w:tcW w:w="1559" w:type="dxa"/>
            <w:tcBorders>
              <w:top w:val="nil"/>
              <w:left w:val="nil"/>
              <w:bottom w:val="single" w:sz="4" w:space="0" w:color="auto"/>
              <w:right w:val="single" w:sz="4" w:space="0" w:color="auto"/>
            </w:tcBorders>
            <w:shd w:val="clear" w:color="auto" w:fill="auto"/>
            <w:noWrap/>
            <w:vAlign w:val="bottom"/>
            <w:hideMark/>
          </w:tcPr>
          <w:p w14:paraId="69B56EB2"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3</w:t>
            </w:r>
          </w:p>
        </w:tc>
      </w:tr>
      <w:tr w:rsidR="006A373B" w:rsidRPr="006A373B" w14:paraId="0C3E87D0" w14:textId="77777777" w:rsidTr="006A373B">
        <w:trPr>
          <w:trHeight w:val="300"/>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14:paraId="5E5900DF"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i-v</w:t>
            </w:r>
          </w:p>
        </w:tc>
        <w:tc>
          <w:tcPr>
            <w:tcW w:w="1412" w:type="dxa"/>
            <w:tcBorders>
              <w:top w:val="nil"/>
              <w:left w:val="nil"/>
              <w:bottom w:val="single" w:sz="4" w:space="0" w:color="auto"/>
              <w:right w:val="single" w:sz="4" w:space="0" w:color="auto"/>
            </w:tcBorders>
            <w:shd w:val="clear" w:color="auto" w:fill="auto"/>
            <w:vAlign w:val="bottom"/>
            <w:hideMark/>
          </w:tcPr>
          <w:p w14:paraId="17836154" w14:textId="77777777" w:rsidR="006A373B" w:rsidRPr="006A373B" w:rsidRDefault="006A373B" w:rsidP="006A373B">
            <w:pPr>
              <w:autoSpaceDE/>
              <w:autoSpaceDN/>
              <w:adjustRightInd/>
              <w:spacing w:line="240" w:lineRule="auto"/>
              <w:ind w:firstLine="0"/>
              <w:jc w:val="left"/>
              <w:rPr>
                <w:rFonts w:ascii="Calibri" w:hAnsi="Calibri" w:cs="Calibri"/>
                <w:color w:val="000000"/>
                <w:sz w:val="22"/>
                <w:szCs w:val="22"/>
              </w:rPr>
            </w:pPr>
            <w:r w:rsidRPr="006A373B">
              <w:rPr>
                <w:rFonts w:ascii="Calibri" w:hAnsi="Calibri" w:cs="Calibri"/>
                <w:color w:val="000000"/>
                <w:sz w:val="22"/>
                <w:szCs w:val="22"/>
              </w:rPr>
              <w:t>Bola de Neve</w:t>
            </w:r>
          </w:p>
        </w:tc>
        <w:tc>
          <w:tcPr>
            <w:tcW w:w="6072" w:type="dxa"/>
            <w:tcBorders>
              <w:top w:val="nil"/>
              <w:left w:val="nil"/>
              <w:bottom w:val="single" w:sz="4" w:space="0" w:color="auto"/>
              <w:right w:val="single" w:sz="4" w:space="0" w:color="auto"/>
            </w:tcBorders>
            <w:shd w:val="clear" w:color="auto" w:fill="auto"/>
            <w:vAlign w:val="bottom"/>
            <w:hideMark/>
          </w:tcPr>
          <w:p w14:paraId="26397FBA" w14:textId="77777777" w:rsidR="006A373B" w:rsidRPr="006A373B" w:rsidRDefault="006A373B" w:rsidP="006A373B">
            <w:pPr>
              <w:autoSpaceDE/>
              <w:autoSpaceDN/>
              <w:adjustRightInd/>
              <w:spacing w:line="240" w:lineRule="auto"/>
              <w:ind w:firstLine="0"/>
              <w:jc w:val="left"/>
              <w:rPr>
                <w:rFonts w:ascii="Calibri" w:hAnsi="Calibri" w:cs="Calibri"/>
                <w:color w:val="000000"/>
                <w:sz w:val="22"/>
                <w:szCs w:val="20"/>
              </w:rPr>
            </w:pPr>
            <w:r w:rsidRPr="006A373B">
              <w:rPr>
                <w:rFonts w:ascii="Calibri" w:hAnsi="Calibri" w:cs="Calibri"/>
                <w:color w:val="000000"/>
                <w:sz w:val="22"/>
                <w:szCs w:val="20"/>
              </w:rPr>
              <w:t>Artigos citados pelos demais artigos.</w:t>
            </w:r>
          </w:p>
        </w:tc>
        <w:tc>
          <w:tcPr>
            <w:tcW w:w="1276" w:type="dxa"/>
            <w:tcBorders>
              <w:top w:val="nil"/>
              <w:left w:val="nil"/>
              <w:bottom w:val="single" w:sz="4" w:space="0" w:color="auto"/>
              <w:right w:val="single" w:sz="4" w:space="0" w:color="auto"/>
            </w:tcBorders>
            <w:shd w:val="clear" w:color="auto" w:fill="auto"/>
            <w:noWrap/>
            <w:vAlign w:val="bottom"/>
            <w:hideMark/>
          </w:tcPr>
          <w:p w14:paraId="06E5BC7E"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10</w:t>
            </w:r>
          </w:p>
        </w:tc>
        <w:tc>
          <w:tcPr>
            <w:tcW w:w="1418" w:type="dxa"/>
            <w:tcBorders>
              <w:top w:val="nil"/>
              <w:left w:val="nil"/>
              <w:bottom w:val="single" w:sz="4" w:space="0" w:color="auto"/>
              <w:right w:val="single" w:sz="4" w:space="0" w:color="auto"/>
            </w:tcBorders>
            <w:shd w:val="clear" w:color="auto" w:fill="auto"/>
            <w:noWrap/>
            <w:vAlign w:val="bottom"/>
            <w:hideMark/>
          </w:tcPr>
          <w:p w14:paraId="367CF0E9"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1</w:t>
            </w:r>
          </w:p>
        </w:tc>
        <w:tc>
          <w:tcPr>
            <w:tcW w:w="1134" w:type="dxa"/>
            <w:tcBorders>
              <w:top w:val="nil"/>
              <w:left w:val="nil"/>
              <w:bottom w:val="single" w:sz="4" w:space="0" w:color="auto"/>
              <w:right w:val="single" w:sz="4" w:space="0" w:color="auto"/>
            </w:tcBorders>
            <w:shd w:val="clear" w:color="auto" w:fill="auto"/>
            <w:noWrap/>
            <w:vAlign w:val="bottom"/>
            <w:hideMark/>
          </w:tcPr>
          <w:p w14:paraId="7232EAE4"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9</w:t>
            </w:r>
          </w:p>
        </w:tc>
        <w:tc>
          <w:tcPr>
            <w:tcW w:w="1134" w:type="dxa"/>
            <w:tcBorders>
              <w:top w:val="nil"/>
              <w:left w:val="nil"/>
              <w:bottom w:val="single" w:sz="4" w:space="0" w:color="auto"/>
              <w:right w:val="single" w:sz="4" w:space="0" w:color="auto"/>
            </w:tcBorders>
            <w:shd w:val="clear" w:color="auto" w:fill="auto"/>
            <w:noWrap/>
            <w:vAlign w:val="bottom"/>
            <w:hideMark/>
          </w:tcPr>
          <w:p w14:paraId="266A1B46"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8</w:t>
            </w:r>
          </w:p>
        </w:tc>
        <w:tc>
          <w:tcPr>
            <w:tcW w:w="1559" w:type="dxa"/>
            <w:tcBorders>
              <w:top w:val="nil"/>
              <w:left w:val="nil"/>
              <w:bottom w:val="single" w:sz="4" w:space="0" w:color="auto"/>
              <w:right w:val="single" w:sz="4" w:space="0" w:color="auto"/>
            </w:tcBorders>
            <w:shd w:val="clear" w:color="auto" w:fill="auto"/>
            <w:noWrap/>
            <w:vAlign w:val="bottom"/>
            <w:hideMark/>
          </w:tcPr>
          <w:p w14:paraId="4FA51C61"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8</w:t>
            </w:r>
          </w:p>
        </w:tc>
      </w:tr>
      <w:tr w:rsidR="006A373B" w:rsidRPr="006A373B" w14:paraId="7994E0B4" w14:textId="77777777" w:rsidTr="006A373B">
        <w:trPr>
          <w:trHeight w:val="300"/>
        </w:trPr>
        <w:tc>
          <w:tcPr>
            <w:tcW w:w="850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ECF07B"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Total</w:t>
            </w:r>
          </w:p>
        </w:tc>
        <w:tc>
          <w:tcPr>
            <w:tcW w:w="1276" w:type="dxa"/>
            <w:tcBorders>
              <w:top w:val="nil"/>
              <w:left w:val="nil"/>
              <w:bottom w:val="single" w:sz="4" w:space="0" w:color="auto"/>
              <w:right w:val="single" w:sz="4" w:space="0" w:color="auto"/>
            </w:tcBorders>
            <w:shd w:val="clear" w:color="auto" w:fill="auto"/>
            <w:noWrap/>
            <w:vAlign w:val="bottom"/>
            <w:hideMark/>
          </w:tcPr>
          <w:p w14:paraId="7DD2882E"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1213</w:t>
            </w:r>
          </w:p>
        </w:tc>
        <w:tc>
          <w:tcPr>
            <w:tcW w:w="1418" w:type="dxa"/>
            <w:tcBorders>
              <w:top w:val="nil"/>
              <w:left w:val="nil"/>
              <w:bottom w:val="single" w:sz="4" w:space="0" w:color="auto"/>
              <w:right w:val="single" w:sz="4" w:space="0" w:color="auto"/>
            </w:tcBorders>
            <w:shd w:val="clear" w:color="auto" w:fill="auto"/>
            <w:noWrap/>
            <w:vAlign w:val="bottom"/>
            <w:hideMark/>
          </w:tcPr>
          <w:p w14:paraId="10BF4353"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28</w:t>
            </w:r>
          </w:p>
        </w:tc>
        <w:tc>
          <w:tcPr>
            <w:tcW w:w="1134" w:type="dxa"/>
            <w:tcBorders>
              <w:top w:val="nil"/>
              <w:left w:val="nil"/>
              <w:bottom w:val="single" w:sz="4" w:space="0" w:color="auto"/>
              <w:right w:val="single" w:sz="4" w:space="0" w:color="auto"/>
            </w:tcBorders>
            <w:shd w:val="clear" w:color="auto" w:fill="auto"/>
            <w:noWrap/>
            <w:vAlign w:val="bottom"/>
            <w:hideMark/>
          </w:tcPr>
          <w:p w14:paraId="14868F50"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1185</w:t>
            </w:r>
          </w:p>
        </w:tc>
        <w:tc>
          <w:tcPr>
            <w:tcW w:w="1134" w:type="dxa"/>
            <w:tcBorders>
              <w:top w:val="nil"/>
              <w:left w:val="nil"/>
              <w:bottom w:val="single" w:sz="4" w:space="0" w:color="auto"/>
              <w:right w:val="single" w:sz="4" w:space="0" w:color="auto"/>
            </w:tcBorders>
            <w:shd w:val="clear" w:color="auto" w:fill="auto"/>
            <w:noWrap/>
            <w:vAlign w:val="bottom"/>
            <w:hideMark/>
          </w:tcPr>
          <w:p w14:paraId="0934A078"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154</w:t>
            </w:r>
          </w:p>
        </w:tc>
        <w:tc>
          <w:tcPr>
            <w:tcW w:w="1559" w:type="dxa"/>
            <w:tcBorders>
              <w:top w:val="nil"/>
              <w:left w:val="nil"/>
              <w:bottom w:val="single" w:sz="4" w:space="0" w:color="auto"/>
              <w:right w:val="single" w:sz="4" w:space="0" w:color="auto"/>
            </w:tcBorders>
            <w:shd w:val="clear" w:color="auto" w:fill="auto"/>
            <w:noWrap/>
            <w:vAlign w:val="bottom"/>
            <w:hideMark/>
          </w:tcPr>
          <w:p w14:paraId="42FCDC1B"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40</w:t>
            </w:r>
          </w:p>
        </w:tc>
      </w:tr>
    </w:tbl>
    <w:p w14:paraId="5F7D64FB" w14:textId="77777777" w:rsidR="00A12F3B" w:rsidRPr="003227AE" w:rsidRDefault="00A12F3B" w:rsidP="00A12F3B">
      <w:pPr>
        <w:jc w:val="center"/>
        <w:rPr>
          <w:rFonts w:cs="Arial"/>
        </w:rPr>
        <w:sectPr w:rsidR="00A12F3B" w:rsidRPr="003227AE" w:rsidSect="0084524B">
          <w:footnotePr>
            <w:numRestart w:val="eachSect"/>
          </w:footnotePr>
          <w:pgSz w:w="16838" w:h="11906" w:orient="landscape" w:code="9"/>
          <w:pgMar w:top="1701" w:right="1701" w:bottom="1134" w:left="1134" w:header="1134" w:footer="709" w:gutter="0"/>
          <w:cols w:space="708"/>
          <w:docGrid w:linePitch="360"/>
        </w:sectPr>
      </w:pPr>
      <w:r w:rsidRPr="003227AE">
        <w:rPr>
          <w:rFonts w:cs="Arial"/>
        </w:rPr>
        <w:lastRenderedPageBreak/>
        <w:t>Fonte: Elaborado pelo autor.</w:t>
      </w:r>
    </w:p>
    <w:p w14:paraId="6897DA4E" w14:textId="77777777" w:rsidR="00A12F3B" w:rsidRDefault="00A12F3B" w:rsidP="00A12F3B">
      <w:pPr>
        <w:rPr>
          <w:rFonts w:cs="Arial"/>
        </w:rPr>
      </w:pPr>
      <w:commentRangeStart w:id="128"/>
      <w:r>
        <w:rPr>
          <w:rFonts w:cs="Arial"/>
        </w:rPr>
        <w:lastRenderedPageBreak/>
        <w:t xml:space="preserve">A primeira questão será detalhadamente tratada na seção 2.2. No entanto, ressalta-se que respondê-la foi o passo inicial da etapa de conscientização desta pesquisa. Quanto a segunda questão, o recente interesse pelo tema em questão (métodos para decisão em situações de incerteza profunda) </w:t>
      </w:r>
      <w:r>
        <w:rPr>
          <w:rFonts w:cs="Arial"/>
        </w:rPr>
        <w:fldChar w:fldCharType="begin" w:fldLock="1"/>
      </w:r>
      <w:r>
        <w:rPr>
          <w:rFonts w:cs="Arial"/>
        </w:rPr>
        <w:instrText>ADDIN CSL_CITATION { "citationItems" : [ { "id" : "ITEM-1", "itemData" : { "DOI" : "10.1111/j.1539-6924.2012.01802.x", "ISBN" : "1539-6924 (Electronic)\\r0272-4332 (Linking)", "ISSN" : "02724332", "PMID" : "22519664", "abstract" : "This study compares two widely used approaches for robustness analysis of decision problems: the info-gap method originally developed by Ben-Haim and the robust decision making (RDM) approach originally developed by Lempert, Popper, and Bankes. The study uses each approach to evaluate alternative paths for climate-altering greenhouse gas emissions given the potential for nonlinear threshold responses in the climate system, significant uncertainty about such a threshold response and a variety of other key parameters, as well as the ability to learn about any threshold responses over time. Info-gap and RDM share many similarities. Both represent uncertainty as sets of multiple plausible futures, and both seek to identify robust strategies whose performance is insensitive to uncertainties. Yet they also exhibit important differences, as they arrange their analyses in different orders, treat losses and gains in different ways, and take different approaches to imprecise probabilistic information. The study finds that the two approaches reach similar but not identical policy recommendations and that their differing attributes raise important questions about their appropriate roles in decision support applications. The comparison not only improves understanding of these specific methods, it also suggests some broader insights into robustness approaches and a framework for comparing them.", "author" : [ { "dropping-particle" : "", "family" : "Hall", "given" : "Jim W.", "non-dropping-particle" : "", "parse-names" : false, "suffix" : "" }, { "dropping-particle" : "", "family" : "Lempert", "given" : "Robert J.", "non-dropping-particle" : "", "parse-names" : false, "suffix" : "" }, { "dropping-particle" : "", "family" : "Keller", "given" : "Klaus", "non-dropping-particle" : "", "parse-names" : false, "suffix" : "" }, { "dropping-particle" : "", "family" : "Hackbarth", "given" : "Andrew", "non-dropping-particle" : "", "parse-names" : false, "suffix" : "" }, { "dropping-particle" : "", "family" : "Mijere", "given" : "Christophe", "non-dropping-particle" : "", "parse-names" : false, "suffix" : "" }, { "dropping-particle" : "", "family" : "Mcinerney", "given" : "David J.", "non-dropping-particle" : "", "parse-names" : false, "suffix" : "" } ], "container-title" : "Risk Analysis", "id" : "ITEM-1", "issue" : "10", "issued" : { "date-parts" : [ [ "2012" ] ] }, "page" : "1657-1672", "title" : "Robust Climate Policies Under Uncertainty: A Comparison of Robust Decision Making and Info-Gap Methods", "type" : "article-journal", "volume" : "32" }, "uris" : [ "http://www.mendeley.com/documents/?uuid=26d3abd2-e487-4410-ba78-e5d64543f85f" ] } ], "mendeley" : { "formattedCitation" : "(HALL et al., 2012)", "plainTextFormattedCitation" : "(HALL et al., 2012)", "previouslyFormattedCitation" : "(HALL et al., 2012)" }, "properties" : { "noteIndex" : 0 }, "schema" : "https://github.com/citation-style-language/schema/raw/master/csl-citation.json" }</w:instrText>
      </w:r>
      <w:r>
        <w:rPr>
          <w:rFonts w:cs="Arial"/>
        </w:rPr>
        <w:fldChar w:fldCharType="separate"/>
      </w:r>
      <w:r w:rsidRPr="00DF6545">
        <w:rPr>
          <w:rFonts w:cs="Arial"/>
          <w:noProof/>
        </w:rPr>
        <w:t>(HALL et al., 2012)</w:t>
      </w:r>
      <w:r>
        <w:rPr>
          <w:rFonts w:cs="Arial"/>
        </w:rPr>
        <w:fldChar w:fldCharType="end"/>
      </w:r>
      <w:r>
        <w:rPr>
          <w:rFonts w:cs="Arial"/>
        </w:rPr>
        <w:t xml:space="preserve"> é evidenciado na </w:t>
      </w:r>
      <w:r>
        <w:rPr>
          <w:rFonts w:cs="Arial"/>
        </w:rPr>
        <w:fldChar w:fldCharType="begin"/>
      </w:r>
      <w:r>
        <w:rPr>
          <w:rFonts w:cs="Arial"/>
        </w:rPr>
        <w:instrText xml:space="preserve"> REF _Ref471830229 \h </w:instrText>
      </w:r>
      <w:r>
        <w:rPr>
          <w:rFonts w:cs="Arial"/>
        </w:rPr>
      </w:r>
      <w:r>
        <w:rPr>
          <w:rFonts w:cs="Arial"/>
        </w:rPr>
        <w:fldChar w:fldCharType="separate"/>
      </w:r>
      <w:r w:rsidR="00C25FF3">
        <w:t xml:space="preserve">Figura </w:t>
      </w:r>
      <w:r w:rsidR="00C25FF3">
        <w:rPr>
          <w:noProof/>
        </w:rPr>
        <w:t>4</w:t>
      </w:r>
      <w:r>
        <w:rPr>
          <w:rFonts w:cs="Arial"/>
        </w:rPr>
        <w:fldChar w:fldCharType="end"/>
      </w:r>
      <w:r>
        <w:rPr>
          <w:rFonts w:cs="Arial"/>
        </w:rPr>
        <w:t xml:space="preserve">. Esta figura apresenta a evolução do número de páginas em trabalhos publicados relacionados à EMA ou ao RDM, retornados pela busca realizada na literatura. Tal gráfico começa em 1993 com o trabalho seminal de Bankes </w:t>
      </w:r>
      <w:r>
        <w:rPr>
          <w:rFonts w:cs="Arial"/>
        </w:rPr>
        <w:fldChar w:fldCharType="begin" w:fldLock="1"/>
      </w:r>
      <w:r>
        <w:rPr>
          <w:rFonts w:cs="Arial"/>
        </w:rP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"mendeley" : { "formattedCitation" : "(1993)", "plainTextFormattedCitation" : "(1993)", "previouslyFormattedCitation" : "(1993)" }, "properties" : { "noteIndex" : 0 }, "schema" : "https://github.com/citation-style-language/schema/raw/master/csl-citation.json" }</w:instrText>
      </w:r>
      <w:r>
        <w:rPr>
          <w:rFonts w:cs="Arial"/>
        </w:rPr>
        <w:fldChar w:fldCharType="separate"/>
      </w:r>
      <w:r w:rsidRPr="00B0680D">
        <w:rPr>
          <w:rFonts w:cs="Arial"/>
          <w:noProof/>
        </w:rPr>
        <w:t>(1993)</w:t>
      </w:r>
      <w:r>
        <w:rPr>
          <w:rFonts w:cs="Arial"/>
        </w:rPr>
        <w:fldChar w:fldCharType="end"/>
      </w:r>
      <w:r>
        <w:rPr>
          <w:rFonts w:cs="Arial"/>
        </w:rPr>
        <w:t xml:space="preserve">, e até o ano 2006 cresce timidamente. A partir de 2006, o crescimento das publicações se intensifica visivelmente após as primeiras publicações que formalizaram o método RDM </w:t>
      </w:r>
      <w:r>
        <w:rPr>
          <w:rFonts w:cs="Arial"/>
        </w:rPr>
        <w:fldChar w:fldCharType="begin" w:fldLock="1"/>
      </w:r>
      <w:r>
        <w:rPr>
          <w:rFonts w:cs="Arial"/>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"id" : "ITEM-2",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"ITEM-2", "issue" : "1", "issued" : { "date-parts" : [ [ "2007" ] ] }, "page" : "73-85", "title" : "A new analytic method for finding policy-relevant scenarios", "type" : "article-journal", "volume" : "17" }, "uris" : [ "http://www.mendeley.com/documents/?uuid=37690120-ada9-4435-85f5-a814ba10acb3" ] } ], "mendeley" : { "formattedCitation" : "(GROVES; LEMPERT, 2007; LEMPERT et al., 2006)", "plainTextFormattedCitation" : "(GROVES; LEMPERT, 2007; LEMPERT et al., 2006)", "previouslyFormattedCitation" : "(GROVES; LEMPERT, 2007; LEMPERT et al., 2006)" }, "properties" : { "noteIndex" : 0 }, "schema" : "https://github.com/citation-style-language/schema/raw/master/csl-citation.json" }</w:instrText>
      </w:r>
      <w:r>
        <w:rPr>
          <w:rFonts w:cs="Arial"/>
        </w:rPr>
        <w:fldChar w:fldCharType="separate"/>
      </w:r>
      <w:r w:rsidRPr="00B0680D">
        <w:rPr>
          <w:rFonts w:cs="Arial"/>
          <w:noProof/>
        </w:rPr>
        <w:t>(GROVES; LEMPERT, 2007; LEMPERT et al., 2006)</w:t>
      </w:r>
      <w:r>
        <w:rPr>
          <w:rFonts w:cs="Arial"/>
        </w:rPr>
        <w:fldChar w:fldCharType="end"/>
      </w:r>
      <w:r>
        <w:rPr>
          <w:rFonts w:cs="Arial"/>
        </w:rPr>
        <w:t>. A partir de então, outras publicações começaram a utilizar tais termos e a adoção de métodos relacionados à Análise Exploratória e ao RDM começou a crescer exponencialmente.</w:t>
      </w:r>
    </w:p>
    <w:p w14:paraId="249EDC79" w14:textId="7A0546D4" w:rsidR="00A12F3B" w:rsidRDefault="00A12F3B" w:rsidP="00A12F3B">
      <w:pPr>
        <w:pStyle w:val="Legenda"/>
      </w:pPr>
      <w:bookmarkStart w:id="129" w:name="_Ref471830229"/>
      <w:bookmarkStart w:id="130" w:name="_Toc479347017"/>
      <w:r>
        <w:t xml:space="preserve">Figura </w:t>
      </w:r>
      <w:r w:rsidR="003019C2">
        <w:fldChar w:fldCharType="begin"/>
      </w:r>
      <w:r w:rsidR="003019C2">
        <w:instrText xml:space="preserve"> SEQ Figura \* ARABIC </w:instrText>
      </w:r>
      <w:r w:rsidR="003019C2">
        <w:fldChar w:fldCharType="separate"/>
      </w:r>
      <w:r w:rsidR="001375A1">
        <w:rPr>
          <w:noProof/>
        </w:rPr>
        <w:t>7</w:t>
      </w:r>
      <w:r w:rsidR="003019C2">
        <w:rPr>
          <w:noProof/>
        </w:rPr>
        <w:fldChar w:fldCharType="end"/>
      </w:r>
      <w:bookmarkEnd w:id="129"/>
      <w:r>
        <w:t xml:space="preserve"> – Evolução de Publicações sobre o Tema</w:t>
      </w:r>
      <w:bookmarkEnd w:id="130"/>
    </w:p>
    <w:p w14:paraId="7D7CC447" w14:textId="77777777" w:rsidR="00A12F3B" w:rsidRDefault="00A12F3B" w:rsidP="00A12F3B">
      <w:pPr>
        <w:jc w:val="center"/>
        <w:rPr>
          <w:rFonts w:cs="Arial"/>
        </w:rPr>
      </w:pPr>
      <w:r>
        <w:rPr>
          <w:noProof/>
        </w:rPr>
        <w:drawing>
          <wp:inline distT="0" distB="0" distL="0" distR="0" wp14:anchorId="2A718436" wp14:editId="5FE9C59C">
            <wp:extent cx="5097318" cy="3612809"/>
            <wp:effectExtent l="0" t="0" r="8255" b="6985"/>
            <wp:docPr id="4" name="Imagem 4" descr="C:\Users\Pedro\AppData\Local\Microsoft\Windows\INetCacheContent.Word\Evolução das Publicações por Fo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dro\AppData\Local\Microsoft\Windows\INetCacheContent.Word\Evolução das Publicações por Fonte.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5733" b="11209"/>
                    <a:stretch/>
                  </pic:blipFill>
                  <pic:spPr bwMode="auto">
                    <a:xfrm>
                      <a:off x="0" y="0"/>
                      <a:ext cx="5104310" cy="3617764"/>
                    </a:xfrm>
                    <a:prstGeom prst="rect">
                      <a:avLst/>
                    </a:prstGeom>
                    <a:noFill/>
                    <a:ln>
                      <a:noFill/>
                    </a:ln>
                    <a:extLst>
                      <a:ext uri="{53640926-AAD7-44D8-BBD7-CCE9431645EC}">
                        <a14:shadowObscured xmlns:a14="http://schemas.microsoft.com/office/drawing/2010/main"/>
                      </a:ext>
                    </a:extLst>
                  </pic:spPr>
                </pic:pic>
              </a:graphicData>
            </a:graphic>
          </wp:inline>
        </w:drawing>
      </w:r>
    </w:p>
    <w:p w14:paraId="3682CC15" w14:textId="77777777" w:rsidR="00A12F3B" w:rsidRDefault="00A12F3B" w:rsidP="00A12F3B">
      <w:pPr>
        <w:jc w:val="center"/>
        <w:rPr>
          <w:rFonts w:cs="Arial"/>
        </w:rPr>
      </w:pPr>
      <w:r>
        <w:rPr>
          <w:rFonts w:cs="Arial"/>
        </w:rPr>
        <w:t>Fonte: Elaborado Pelo Autor.</w:t>
      </w:r>
    </w:p>
    <w:p w14:paraId="52DC17DF" w14:textId="77777777" w:rsidR="00A12F3B" w:rsidRDefault="00A12F3B" w:rsidP="00A12F3B">
      <w:pPr>
        <w:rPr>
          <w:rFonts w:cs="Arial"/>
        </w:rPr>
      </w:pPr>
      <w:r>
        <w:rPr>
          <w:rFonts w:cs="Arial"/>
        </w:rPr>
        <w:t xml:space="preserve">Este crescimento no interesse pelo tema pode ser melhor compreendido ao observar a fundação de um programa do NSF (Fundação Nacional de Ciência Americana) que investiu 24 milhões de dólares em centros de pesquisa para a tomada </w:t>
      </w:r>
      <w:r>
        <w:rPr>
          <w:rFonts w:cs="Arial"/>
        </w:rPr>
        <w:lastRenderedPageBreak/>
        <w:t xml:space="preserve">de decisão sob incerteza. </w:t>
      </w:r>
      <w:r>
        <w:rPr>
          <w:rFonts w:cs="Arial"/>
        </w:rPr>
        <w:fldChar w:fldCharType="begin" w:fldLock="1"/>
      </w:r>
      <w:r>
        <w:rPr>
          <w:rFonts w:cs="Arial"/>
        </w:rPr>
        <w:instrText>ADDIN CSL_CITATION { "citationItems" : [ { "id" : "ITEM-1", "itemData" : { "URL" : "https://www.nsf.gov/news/news_summ.jsp?cntn_id=100447&amp;org=SBE", "accessed" : { "date-parts" : [ [ "2017", "2", "17" ] ] }, "author" : [ { "dropping-particle" : "", "family" : "NSF", "given" : "", "non-dropping-particle" : "", "parse-names" : false, "suffix" : "" } ], "id" : "ITEM-1", "issued" : { "date-parts" : [ [ "2004" ] ] }, "title" : "Climate Change a Focus of New NSF-Supported Research on How Decisions are Made in a World of Uncertainty", "type" : "webpage" }, "uris" : [ "http://www.mendeley.com/documents/?uuid=f17a716a-9fe6-4014-b919-27fbf3a84d1e" ] } ], "mendeley" : { "formattedCitation" : "(NSF, 2004)", "plainTextFormattedCitation" : "(NSF, 2004)", "previouslyFormattedCitation" : "(NSF, 2004)" }, "properties" : { "noteIndex" : 0 }, "schema" : "https://github.com/citation-style-language/schema/raw/master/csl-citation.json" }</w:instrText>
      </w:r>
      <w:r>
        <w:rPr>
          <w:rFonts w:cs="Arial"/>
        </w:rPr>
        <w:fldChar w:fldCharType="separate"/>
      </w:r>
      <w:r w:rsidRPr="0057388D">
        <w:rPr>
          <w:rFonts w:cs="Arial"/>
          <w:noProof/>
        </w:rPr>
        <w:t>(NSF, 2004)</w:t>
      </w:r>
      <w:r>
        <w:rPr>
          <w:rFonts w:cs="Arial"/>
        </w:rPr>
        <w:fldChar w:fldCharType="end"/>
      </w:r>
      <w:r>
        <w:rPr>
          <w:rFonts w:cs="Arial"/>
        </w:rPr>
        <w:t xml:space="preserve">. De fato, a produção de conhecimento relacionado ao RDM foi financiada por este programa de pesquisa. </w:t>
      </w:r>
      <w:r>
        <w:rPr>
          <w:rFonts w:cs="Arial"/>
        </w:rPr>
        <w:fldChar w:fldCharType="begin" w:fldLock="1"/>
      </w:r>
      <w:r>
        <w:rPr>
          <w:rFonts w:cs="Arial"/>
        </w:rPr>
        <w:instrText>ADDIN CSL_CITATION { "citationItems" : [ { "id" : "ITEM-1", "itemData" : { "URL" : "http://www.rand.org/jie/projects/improvingdecisions/about.html", "accessed" : { "date-parts" : [ [ "2017", "2", "17" ] ] }, "author" : [ { "dropping-particle" : "", "family" : "Rand", "given" : "", "non-dropping-particle" : "", "parse-names" : false, "suffix" : "" } ], "id" : "ITEM-1", "issued" : { "date-parts" : [ [ "2012" ] ] }, "title" : "About Improving Decisions in a Complex and Changing World", "type" : "webpage" }, "uris" : [ "http://www.mendeley.com/documents/?uuid=10856549-cc2a-4ffa-b9ba-9bf3788bc2e2" ] } ], "mendeley" : { "formattedCitation" : "(RAND, 2012)", "plainTextFormattedCitation" : "(RAND, 2012)", "previouslyFormattedCitation" : "(RAND, 2012)" }, "properties" : { "noteIndex" : 0 }, "schema" : "https://github.com/citation-style-language/schema/raw/master/csl-citation.json" }</w:instrText>
      </w:r>
      <w:r>
        <w:rPr>
          <w:rFonts w:cs="Arial"/>
        </w:rPr>
        <w:fldChar w:fldCharType="separate"/>
      </w:r>
      <w:r w:rsidRPr="0057388D">
        <w:rPr>
          <w:rFonts w:cs="Arial"/>
          <w:noProof/>
        </w:rPr>
        <w:t>(RAND, 2012)</w:t>
      </w:r>
      <w:r>
        <w:rPr>
          <w:rFonts w:cs="Arial"/>
        </w:rPr>
        <w:fldChar w:fldCharType="end"/>
      </w:r>
      <w:r>
        <w:rPr>
          <w:rFonts w:cs="Arial"/>
        </w:rPr>
        <w:t>.</w:t>
      </w:r>
    </w:p>
    <w:p w14:paraId="608CA279" w14:textId="77777777" w:rsidR="00A12F3B" w:rsidRDefault="00A12F3B" w:rsidP="00A12F3B">
      <w:pPr>
        <w:rPr>
          <w:rFonts w:cs="Arial"/>
        </w:rPr>
      </w:pPr>
      <w:r>
        <w:rPr>
          <w:rFonts w:cs="Arial"/>
        </w:rPr>
        <w:t xml:space="preserve">Para responder à questão “como se configura o interesse acadêmico” sobre o tema, uma análise bibliométrica de Co-Citação foi realizada sobre os resultados da busca realizada na base Scopus. Tal técnica é adequada para a identificação de autores influentes em uma determinada, analisando as referências contidas em cada um dos trabalhos selecionados. </w:t>
      </w:r>
      <w:r>
        <w:rPr>
          <w:rFonts w:cs="Arial"/>
        </w:rPr>
        <w:fldChar w:fldCharType="begin" w:fldLock="1"/>
      </w:r>
      <w:r>
        <w:rPr>
          <w:rFonts w:cs="Arial"/>
        </w:rPr>
        <w:instrText>ADDIN CSL_CITATION { "citationItems" : [ { "id" : "ITEM-1", "itemData" : { "DOI" : "10.1177/1094428114562629", "ISSN" : "1094-4281", "abstract" : "We aim to develop a meaningful single-source reference for management and organization scholars interested in using bibliometric methods for mapping research specialties. Such methods introduce a measure of objectivity into the evaluation of scientific literature and hold the potential to increase rigor and mitigate researcher bias in reviews of scientific literature by aggregating the opinions of multiple scholars working in the field. We introduce the bibliometric methods of citation analysis, co-citation analysis, bibliographical coupling, co-author analysis, and co-word analysis and present a workflow for conducting bibliometric studies with guidelines for researchers. We envision that bibliometric methods will complement meta-analysis and qualitative structured literature reviews as a method for reviewing and evaluating scientific literature. To demonstrate bibliometric methods, we performed a citation and co-citation analysis to map the intellectual structure of the Organizational Research Methods journal.", "author" : [ { "dropping-particle" : "", "family" : "Zupic", "given" : "I.", "non-dropping-particle" : "", "parse-names" : false, "suffix" : "" }, { "dropping-particle" : "", "family" : "Cater", "given" : "T.", "non-dropping-particle" : "", "parse-names" : false, "suffix" : "" } ], "container-title" : "Organizational Research Methods", "id" : "ITEM-1", "issue" : "3", "issued" : { "date-parts" : [ [ "2014" ] ] }, "page" : "429-472", "title" : "Bibliometric Methods in Management and Organization", "type" : "article-journal", "volume" : "18" }, "uris" : [ "http://www.mendeley.com/documents/?uuid=89162fcc-c5d7-44a5-88e6-12f52c6fe496" ] } ], "mendeley" : { "formattedCitation" : "(ZUPIC; CATER, 2014)", "plainTextFormattedCitation" : "(ZUPIC; CATER, 2014)", "previouslyFormattedCitation" : "(ZUPIC; CATER, 2014)" }, "properties" : { "noteIndex" : 0 }, "schema" : "https://github.com/citation-style-language/schema/raw/master/csl-citation.json" }</w:instrText>
      </w:r>
      <w:r>
        <w:rPr>
          <w:rFonts w:cs="Arial"/>
        </w:rPr>
        <w:fldChar w:fldCharType="separate"/>
      </w:r>
      <w:r w:rsidRPr="00FE6A1C">
        <w:rPr>
          <w:rFonts w:cs="Arial"/>
          <w:noProof/>
        </w:rPr>
        <w:t>(ZUPIC; CATER, 2014)</w:t>
      </w:r>
      <w:r>
        <w:rPr>
          <w:rFonts w:cs="Arial"/>
        </w:rPr>
        <w:fldChar w:fldCharType="end"/>
      </w:r>
      <w:r>
        <w:rPr>
          <w:rFonts w:cs="Arial"/>
        </w:rPr>
        <w:t xml:space="preserve">. Dentre os 26801 autores identificados pelo software </w:t>
      </w:r>
      <w:r w:rsidR="004808E3">
        <w:rPr>
          <w:rFonts w:cs="Arial"/>
        </w:rPr>
        <w:t>VOSViewer</w:t>
      </w:r>
      <w:r>
        <w:rPr>
          <w:rFonts w:cs="Arial"/>
        </w:rPr>
        <w:t xml:space="preserve"> </w:t>
      </w:r>
      <w:r>
        <w:rPr>
          <w:rFonts w:cs="Arial"/>
        </w:rPr>
        <w:fldChar w:fldCharType="begin" w:fldLock="1"/>
      </w:r>
      <w:r>
        <w:rPr>
          <w:rFonts w:cs="Arial"/>
        </w:rPr>
        <w:instrText>ADDIN CSL_CITATION { "citationItems" : [ { "id" : "ITEM-1", "itemData" : { "DOI" : "10.1007/s11192-009-0146-3", "author" : [ { "dropping-particle" : "", "family" : "Eck", "given" : "Nees Jan", "non-dropping-particle" : "Van", "parse-names" : false, "suffix" : "" }, { "dropping-particle" : "", "family" : "Waltman", "given" : "Ludo", "non-dropping-particle" : "", "parse-names" : false, "suffix" : "" } ], "container-title" : "Scientometrics", "id" : "ITEM-1", "issued" : { "date-parts" : [ [ "2010" ] ] }, "page" : "523-538", "title" : "Software survey : VOSviewer , a computer program for bibliometric mapping", "type" : "article-journal" }, "uris" : [ "http://www.mendeley.com/documents/?uuid=a6678b54-75c7-4d4f-ae04-3c28db2c7ded" ] } ], "mendeley" : { "formattedCitation" : "(VAN ECK; WALTMAN, 2010)", "plainTextFormattedCitation" : "(VAN ECK; WALTMAN, 2010)", "previouslyFormattedCitation" : "(VAN ECK; WALTMAN, 2010)" }, "properties" : { "noteIndex" : 0 }, "schema" : "https://github.com/citation-style-language/schema/raw/master/csl-citation.json" }</w:instrText>
      </w:r>
      <w:r>
        <w:rPr>
          <w:rFonts w:cs="Arial"/>
        </w:rPr>
        <w:fldChar w:fldCharType="separate"/>
      </w:r>
      <w:r w:rsidRPr="00D21561">
        <w:rPr>
          <w:rFonts w:cs="Arial"/>
          <w:noProof/>
        </w:rPr>
        <w:t>(VAN ECK; WALTMAN, 2010)</w:t>
      </w:r>
      <w:r>
        <w:rPr>
          <w:rFonts w:cs="Arial"/>
        </w:rPr>
        <w:fldChar w:fldCharType="end"/>
      </w:r>
      <w:r>
        <w:rPr>
          <w:rFonts w:cs="Arial"/>
        </w:rPr>
        <w:t xml:space="preserve">, foram selecionados aqueles que foram referenciados mais de 20 vezes dentre os 512 trabalhos selecionados. Com estes parâmetros foi produzido o mapa exibido na </w:t>
      </w:r>
      <w:r>
        <w:rPr>
          <w:rFonts w:cs="Arial"/>
        </w:rPr>
        <w:fldChar w:fldCharType="begin"/>
      </w:r>
      <w:r>
        <w:rPr>
          <w:rFonts w:cs="Arial"/>
        </w:rPr>
        <w:instrText xml:space="preserve"> REF _Ref479259439 \h </w:instrText>
      </w:r>
      <w:r>
        <w:rPr>
          <w:rFonts w:cs="Arial"/>
        </w:rPr>
      </w:r>
      <w:r>
        <w:rPr>
          <w:rFonts w:cs="Arial"/>
        </w:rPr>
        <w:fldChar w:fldCharType="separate"/>
      </w:r>
      <w:r w:rsidR="00C25FF3">
        <w:t xml:space="preserve">Figura </w:t>
      </w:r>
      <w:r w:rsidR="00C25FF3">
        <w:rPr>
          <w:noProof/>
        </w:rPr>
        <w:t>5</w:t>
      </w:r>
      <w:r>
        <w:rPr>
          <w:rFonts w:cs="Arial"/>
        </w:rPr>
        <w:fldChar w:fldCharType="end"/>
      </w:r>
      <w:r>
        <w:rPr>
          <w:rFonts w:cs="Arial"/>
        </w:rPr>
        <w:t xml:space="preserve"> e o gráfico exibido na </w:t>
      </w:r>
      <w:r>
        <w:rPr>
          <w:rFonts w:cs="Arial"/>
        </w:rPr>
        <w:fldChar w:fldCharType="begin"/>
      </w:r>
      <w:r>
        <w:rPr>
          <w:rFonts w:cs="Arial"/>
        </w:rPr>
        <w:instrText xml:space="preserve"> REF _Ref479259512 \h </w:instrText>
      </w:r>
      <w:r>
        <w:rPr>
          <w:rFonts w:cs="Arial"/>
        </w:rPr>
      </w:r>
      <w:r>
        <w:rPr>
          <w:rFonts w:cs="Arial"/>
        </w:rPr>
        <w:fldChar w:fldCharType="separate"/>
      </w:r>
      <w:r w:rsidR="00C25FF3">
        <w:t xml:space="preserve">Figura </w:t>
      </w:r>
      <w:r w:rsidR="00C25FF3">
        <w:rPr>
          <w:noProof/>
        </w:rPr>
        <w:t>6</w:t>
      </w:r>
      <w:r>
        <w:rPr>
          <w:rFonts w:cs="Arial"/>
        </w:rPr>
        <w:fldChar w:fldCharType="end"/>
      </w:r>
      <w:r>
        <w:rPr>
          <w:rFonts w:cs="Arial"/>
        </w:rPr>
        <w:t>.</w:t>
      </w:r>
    </w:p>
    <w:p w14:paraId="0E41DB58" w14:textId="2738114F" w:rsidR="00A12F3B" w:rsidRDefault="00A12F3B" w:rsidP="00A12F3B">
      <w:pPr>
        <w:pStyle w:val="Legenda"/>
      </w:pPr>
      <w:bookmarkStart w:id="131" w:name="_Ref479259439"/>
      <w:bookmarkStart w:id="132" w:name="_Toc479347018"/>
      <w:r>
        <w:t xml:space="preserve">Figura </w:t>
      </w:r>
      <w:r w:rsidR="003019C2">
        <w:fldChar w:fldCharType="begin"/>
      </w:r>
      <w:r w:rsidR="003019C2">
        <w:instrText xml:space="preserve"> SEQ Figura \* ARABIC </w:instrText>
      </w:r>
      <w:r w:rsidR="003019C2">
        <w:fldChar w:fldCharType="separate"/>
      </w:r>
      <w:r w:rsidR="001375A1">
        <w:rPr>
          <w:noProof/>
        </w:rPr>
        <w:t>8</w:t>
      </w:r>
      <w:r w:rsidR="003019C2">
        <w:rPr>
          <w:noProof/>
        </w:rPr>
        <w:fldChar w:fldCharType="end"/>
      </w:r>
      <w:bookmarkEnd w:id="131"/>
      <w:r>
        <w:t xml:space="preserve"> – Um Mapa de Co-Citação de Trabalhos relacionados ao RDM</w:t>
      </w:r>
      <w:bookmarkEnd w:id="132"/>
    </w:p>
    <w:p w14:paraId="0F887B37" w14:textId="77777777" w:rsidR="00A12F3B" w:rsidRDefault="00A12F3B" w:rsidP="00A12F3B">
      <w:pPr>
        <w:ind w:firstLine="0"/>
        <w:rPr>
          <w:spacing w:val="-4"/>
        </w:rPr>
      </w:pPr>
      <w:r>
        <w:rPr>
          <w:noProof/>
          <w:spacing w:val="-4"/>
        </w:rPr>
        <w:drawing>
          <wp:inline distT="0" distB="0" distL="0" distR="0" wp14:anchorId="264EE224" wp14:editId="3B464B35">
            <wp:extent cx="5776270" cy="3976745"/>
            <wp:effectExtent l="0" t="0" r="0" b="508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0394" cy="3986469"/>
                    </a:xfrm>
                    <a:prstGeom prst="rect">
                      <a:avLst/>
                    </a:prstGeom>
                    <a:noFill/>
                  </pic:spPr>
                </pic:pic>
              </a:graphicData>
            </a:graphic>
          </wp:inline>
        </w:drawing>
      </w:r>
    </w:p>
    <w:p w14:paraId="01EBA1F5" w14:textId="77777777" w:rsidR="00A12F3B" w:rsidRDefault="00A12F3B" w:rsidP="00A12F3B">
      <w:pPr>
        <w:ind w:firstLine="0"/>
        <w:jc w:val="center"/>
        <w:rPr>
          <w:spacing w:val="-4"/>
        </w:rPr>
      </w:pPr>
      <w:r>
        <w:rPr>
          <w:spacing w:val="-4"/>
        </w:rPr>
        <w:t>Fonte: Elaborado pelo Autor.</w:t>
      </w:r>
    </w:p>
    <w:p w14:paraId="47B0F797" w14:textId="77777777" w:rsidR="00A12F3B" w:rsidRDefault="00A12F3B" w:rsidP="00A12F3B">
      <w:pPr>
        <w:rPr>
          <w:rFonts w:cs="Arial"/>
        </w:rPr>
      </w:pPr>
    </w:p>
    <w:p w14:paraId="6B172F8D" w14:textId="77777777" w:rsidR="00A12F3B" w:rsidRDefault="00A12F3B" w:rsidP="00A12F3B">
      <w:pPr>
        <w:rPr>
          <w:rFonts w:cs="Arial"/>
        </w:rPr>
      </w:pPr>
      <w:r>
        <w:rPr>
          <w:rFonts w:cs="Arial"/>
        </w:rPr>
        <w:t xml:space="preserve">A análise do mapa de Co-Citação e a contagem de citações dos autores forneceram algumas informações importantes para esta pesquisa. Primeiramente, o mapa evidenciou que o trabalho produzido por Robert J. Lempert e outros </w:t>
      </w:r>
      <w:r>
        <w:rPr>
          <w:rFonts w:cs="Arial"/>
        </w:rPr>
        <w:lastRenderedPageBreak/>
        <w:t>pesquisadores associados à RAND literalmente “mediam” a pesquisa nesta área, e devem ser primariamente considerados.</w:t>
      </w:r>
    </w:p>
    <w:p w14:paraId="738820F1" w14:textId="77777777" w:rsidR="00A12F3B" w:rsidRDefault="00A12F3B" w:rsidP="00A12F3B">
      <w:pPr>
        <w:rPr>
          <w:rFonts w:cs="Arial"/>
        </w:rPr>
      </w:pPr>
      <w:r>
        <w:rPr>
          <w:rFonts w:cs="Arial"/>
        </w:rPr>
        <w:t xml:space="preserve">Não obstante, outros autores não notados inicialmente merecem destaque. Deve-se notar, por exemplo, o trabalho realizado por Kwakkel e Pruyt </w:t>
      </w:r>
      <w:r>
        <w:rPr>
          <w:rFonts w:cs="Arial"/>
        </w:rPr>
        <w:fldChar w:fldCharType="begin" w:fldLock="1"/>
      </w:r>
      <w:r>
        <w:rPr>
          <w:rFonts w:cs="Arial"/>
        </w:rPr>
        <w:instrText>ADDIN CSL_CITATION { "citationItems" : [ { "id" : "ITEM-1", "itemData" : { "DOI" : "10.1016/j.techfore.2012.10.005", "ISBN" : "00401625 (ISSN)", "ISSN" : "00401625", "abstract" : "Exploratory Modeling and Analysis (EMA) is an approach that uses computational experiments to analyze complex and uncertain issues. It has been developed mainly for model-based decision support. This paper investigates the extent to which EMA is a promising approach for future oriented technology analysis (FTA). We report on three applications of EMA, using different modeling approaches, in three different technical domains. In the first case, EMA is combined with System Dynamics (SD) to study plausible dynamics for mineral and metal scarcity. The main purpose of this combination of EMA and SD is to gain insight into what kinds of surprising dynamics can occur given a variety of uncertainties and a basic understanding of the system. In the second case, EMA is combined with a hybrid model for airport performance calculations to develop an adaptive strategic plan. This case shows how one can iteratively improve a strategic plan through the identification of plausible external conditions that would cause the plan to perform poorly. In the final case, EMA is combined with an agent-based model to study transition dynamics in the electricity sector and identify crucial factors that positively and negatively affect a transition towards more sustainable functioning of the electricity sector. This paper concludes that EMA is useful for generating foresights and studying systemic and structural transformations despite the presence of a plethora of uncertainties, and for designing robust policies and plans, which are key activities of FTA. ?? 2012 Elsevier Inc.", "author" : [ { "dropping-particle" : "", "family" : "Kwakkel", "given" : "Jan H.", "non-dropping-particle" : "", "parse-names" : false, "suffix" : "" }, { "dropping-particle" : "", "family" : "Pruyt", "given" : "Erik", "non-dropping-particle" : "", "parse-names" : false, "suffix" : "" } ], "container-title" : "Technological Forecasting and Social Change", "id" : "ITEM-1", "issue" : "3", "issued" : { "date-parts" : [ [ "2013" ] ] }, "page" : "419-431", "publisher" : "Elsevier Inc.", "title" : "Exploratory Modeling and Analysis, an approach for model-based foresight under deep uncertainty", "type" : "article-journal", "volume" : "80" }, "suppress-author" : 1, "uris" : [ "http://www.mendeley.com/documents/?uuid=8cd7ea62-47b8-4591-9472-3c13b5448bf4" ] } ], "mendeley" : { "formattedCitation" : "(2013)", "plainTextFormattedCitation" : "(2013)", "previouslyFormattedCitation" : "(2013)" }, "properties" : { "noteIndex" : 0 }, "schema" : "https://github.com/citation-style-language/schema/raw/master/csl-citation.json" }</w:instrText>
      </w:r>
      <w:r>
        <w:rPr>
          <w:rFonts w:cs="Arial"/>
        </w:rPr>
        <w:fldChar w:fldCharType="separate"/>
      </w:r>
      <w:r w:rsidRPr="006B3C07">
        <w:rPr>
          <w:rFonts w:cs="Arial"/>
          <w:noProof/>
        </w:rPr>
        <w:t>(2013)</w:t>
      </w:r>
      <w:r>
        <w:rPr>
          <w:rFonts w:cs="Arial"/>
        </w:rPr>
        <w:fldChar w:fldCharType="end"/>
      </w:r>
      <w:r>
        <w:rPr>
          <w:rFonts w:cs="Arial"/>
        </w:rPr>
        <w:t xml:space="preserve"> relacionado à integração entre a abordagem de modelagem exploratória e a dinâmica de sistemas, e a construção do EMA Workbench, uma biblioteca escrita em python que implementa algoritmos úteis para análises exploratórias </w:t>
      </w:r>
      <w:r>
        <w:rPr>
          <w:rFonts w:cs="Arial"/>
        </w:rPr>
        <w:fldChar w:fldCharType="begin" w:fldLock="1"/>
      </w:r>
      <w:r>
        <w:rPr>
          <w:rFonts w:cs="Arial"/>
        </w:rPr>
        <w:instrText>ADDIN CSL_CITATION { "citationItems" : [ { "id" : "ITEM-1", "itemData" : { "author" : [ { "dropping-particle" : "", "family" : "Kwakkel", "given" : "Jan", "non-dropping-particle" : "", "parse-names" : false, "suffix" : "" } ], "id" : "ITEM-1", "issued" : { "date-parts" : [ [ "2013" ] ] }, "page" : "1-4", "title" : "Exploratory Modelling and Analysis (EMA) Workbench", "type" : "article-journal" }, "uris" : [ "http://www.mendeley.com/documents/?uuid=c3fed6df-3c52-4838-a143-d2e9f003522c" ] } ], "mendeley" : { "formattedCitation" : "(KWAKKEL, 2013)", "plainTextFormattedCitation" : "(KWAKKEL, 2013)", "previouslyFormattedCitation" : "(KWAKKEL, 2013)" }, "properties" : { "noteIndex" : 0 }, "schema" : "https://github.com/citation-style-language/schema/raw/master/csl-citation.json" }</w:instrText>
      </w:r>
      <w:r>
        <w:rPr>
          <w:rFonts w:cs="Arial"/>
        </w:rPr>
        <w:fldChar w:fldCharType="separate"/>
      </w:r>
      <w:r w:rsidRPr="0018155D">
        <w:rPr>
          <w:rFonts w:cs="Arial"/>
          <w:noProof/>
        </w:rPr>
        <w:t>(KWAKKEL, 2013)</w:t>
      </w:r>
      <w:r>
        <w:rPr>
          <w:rFonts w:cs="Arial"/>
        </w:rPr>
        <w:fldChar w:fldCharType="end"/>
      </w:r>
      <w:r>
        <w:rPr>
          <w:rFonts w:cs="Arial"/>
        </w:rPr>
        <w:t>. Um segundo cluster identificado relaciona-se aos trabalhos de Patrick M. Reed relacionados à integração de algoritmos MOEAS (</w:t>
      </w:r>
      <w:r w:rsidRPr="001E38FA">
        <w:rPr>
          <w:rFonts w:cs="Arial"/>
        </w:rPr>
        <w:t>Many Objective Evolutionary Algorithms</w:t>
      </w:r>
      <w:r>
        <w:rPr>
          <w:rFonts w:cs="Arial"/>
        </w:rPr>
        <w:t>) à abordagem RDM, formando o MORDM (</w:t>
      </w:r>
      <w:r w:rsidRPr="001E38FA">
        <w:rPr>
          <w:rFonts w:cs="Arial"/>
        </w:rPr>
        <w:t>Many Objective Robust Decision Making</w:t>
      </w:r>
      <w:r>
        <w:rPr>
          <w:rFonts w:cs="Arial"/>
        </w:rPr>
        <w:t xml:space="preserve">) </w:t>
      </w:r>
      <w:r>
        <w:rPr>
          <w:rFonts w:cs="Arial"/>
        </w:rPr>
        <w:fldChar w:fldCharType="begin" w:fldLock="1"/>
      </w:r>
      <w:r>
        <w:rPr>
          <w:rFonts w:cs="Arial"/>
        </w:rPr>
        <w:instrText>ADDIN CSL_CITATION { "citationItems" : [ { "id" : "ITEM-1", "itemData" : { "DOI" : "10.1016/j.envsoft.2012.12.007", "ISBN" : "1364-8152", "ISSN" : "13648152", "abstract" : "This paper introduces many objective robust decision making (MORDM). MORDM combines concepts and methods from many objective evolutionary optimization and robust decision making (RDM), along with extensive use of interactive visual analytics, to facilitate the management of complex environmental systems. Many objective evolutionary search is used to generate alternatives for complex planning problems, enabling the discovery of the key tradeoffs among planning objectives. RDM then determines the robustness of planning alternatives to deeply uncertain future conditions and facilitates decision makers' selection of promising candidate solutions. MORDM tests each solution under the ensemble of future extreme states of the world (SOW). Interactive visual analytics are used to explore whether solutions of interest are robust to a wide range of plausible future conditions (i.e., assessment of their Pareto satisficing behavior in alternative SOW). Scenario discovery methods that use statistical data mining algorithms are then used to identify what assumptions and system conditions strongly influence the cost-effectiveness, efficiency, and reliability of the robust alternatives. The framework is demonstrated using a case study that examines a single city's water supply in the Lower Rio Grande Valley (LRGV) in Texas, USA. Results suggest that including robustness as a decision criterion can dramatically change the formulation of complex environmental management problems as well as the negotiated selection of candidate alternatives to implement. MORDM also allows decision makers to characterize the most important vulnerabilities for their systems, which should be the focus of ex post monitoring and identification of triggers for adaptive management. \u00a9 2012 Elsevier Ltd.", "author" : [ { "dropping-particle" : "", "family" : "Kasprzyk", "given" : "Joseph R.", "non-dropping-particle" : "", "parse-names" : false, "suffix" : "" }, { "dropping-particle" : "", "family" : "Nataraj", "given" : "Shanthi", "non-dropping-particle" : "", "parse-names" : false, "suffix" : "" }, { "dropping-particle" : "", "family" : "Reed", "given" : "Patrick M.", "non-dropping-particle" : "", "parse-names" : false, "suffix" : "" }, { "dropping-particle" : "", "family" : "Lempert", "given" : "Robert J.", "non-dropping-particle" : "", "parse-names" : false, "suffix" : "" } ], "container-title" : "Environmental Modelling and Software", "id" : "ITEM-1", "issued" : { "date-parts" : [ [ "2013" ] ] }, "page" : "55-71", "publisher" : "Elsevier Ltd", "title" : "Many objective robust decision making for complex environmental systems undergoing change", "type" : "article-journal", "volume" : "42" }, "uris" : [ "http://www.mendeley.com/documents/?uuid=64470563-1ae5-4516-8ad0-fa261f413373" ] } ], "mendeley" : { "formattedCitation" : "(KASPRZYK et al., 2013)", "plainTextFormattedCitation" : "(KASPRZYK et al., 2013)", "previouslyFormattedCitation" : "(KASPRZYK et al., 2013)" }, "properties" : { "noteIndex" : 0 }, "schema" : "https://github.com/citation-style-language/schema/raw/master/csl-citation.json" }</w:instrText>
      </w:r>
      <w:r>
        <w:rPr>
          <w:rFonts w:cs="Arial"/>
        </w:rPr>
        <w:fldChar w:fldCharType="separate"/>
      </w:r>
      <w:r w:rsidRPr="006B3C07">
        <w:rPr>
          <w:rFonts w:cs="Arial"/>
          <w:noProof/>
        </w:rPr>
        <w:t>(KASPRZYK et al., 2013)</w:t>
      </w:r>
      <w:r>
        <w:rPr>
          <w:rFonts w:cs="Arial"/>
        </w:rPr>
        <w:fldChar w:fldCharType="end"/>
      </w:r>
      <w:r>
        <w:rPr>
          <w:rFonts w:cs="Arial"/>
        </w:rPr>
        <w:t xml:space="preserve">, e a construção de bibliotecas para suporte à estas análises </w:t>
      </w:r>
      <w:r>
        <w:rPr>
          <w:rFonts w:cs="Arial"/>
        </w:rPr>
        <w:fldChar w:fldCharType="begin" w:fldLock="1"/>
      </w:r>
      <w:r>
        <w:rPr>
          <w:rFonts w:cs="Arial"/>
        </w:rPr>
        <w:instrText>ADDIN CSL_CITATION { "citationItems" : [ { "id" : "ITEM-1", "itemData" : { "DOI" : "10.1016/j.envsoft.2015.07.014", "ISSN" : "13648152", "abstract" : "This study introduces a new open source software framework to support bottom-up environmental systems planning under deep uncertainty with a focus on many-objective robust decision making (MORDM), called OpenMORDM. OpenMORDM contains two complementary components: (1) a software application programming interface (API) for connecting planning models to computational exploration tools for many-objective optimization and sensitivity-based discovery of critical deeply uncertain factors; and (2) a web-based visualization toolkit for exploring high-dimensional datasets to better understand system trade-offs, vulnerabilities, and dependencies. We demonstrate the OpenMORDM framework on a challenging environmental management test case termed the \"lake problem\". The lake problem has been used extensively in the prior environmental decision science literature and, in this study, captures the challenges posed by conflicting economic and environmental objectives, a water quality \"tipping point\" beyond which the lake may become irreversibly polluted, and multiple deeply uncertain factors that may undermine the robustness of pollution management policies. The OpenMORDM software framework enables decision makers to identify policy-relevant scenarios, quantify the trade-offs between alternative strategies in different scenarios, flexibly explore alternative definitions of robustness, and identify key system factors that should be monitored as triggers for future actions or additional planning. The web-based OpenMORDM visualization toolkit allows decision makers to easily share and visualize their datasets, with the option for analysts to extend the framework with customized scripts in the R programming language. OpenMORDM provides a platform for constructive decision support, allowing analysts and decision makers to interactively discover promising alternatives and potential vulnerabilities while balancing conflicting objectives.", "author" : [ { "dropping-particle" : "", "family" : "Hadka", "given" : "David", "non-dropping-particle" : "", "parse-names" : false, "suffix" : "" }, { "dropping-particle" : "", "family" : "Herman", "given" : "Jonathan", "non-dropping-particle" : "", "parse-names" : false, "suffix" : "" }, { "dropping-particle" : "", "family" : "Reed", "given" : "Patrick", "non-dropping-particle" : "", "parse-names" : false, "suffix" : "" }, { "dropping-particle" : "", "family" : "Keller", "given" : "Klaus", "non-dropping-particle" : "", "parse-names" : false, "suffix" : "" } ], "container-title" : "Environmental Modelling and Software", "id" : "ITEM-1", "issued" : { "date-parts" : [ [ "2015" ] ] }, "note" : "NULL", "page" : "114-129", "publisher" : "Elsevier Ltd", "title" : "An open source framework for many-objective robust decision making", "type" : "article-journal", "volume" : "74" }, "uris" : [ "http://www.mendeley.com/documents/?uuid=1e0686c7-0e58-4912-a96f-dc0cc8f6cac5" ] } ], "mendeley" : { "formattedCitation" : "(HADKA et al., 2015)", "plainTextFormattedCitation" : "(HADKA et al., 2015)", "previouslyFormattedCitation" : "(HADKA et al., 2015)" }, "properties" : { "noteIndex" : 0 }, "schema" : "https://github.com/citation-style-language/schema/raw/master/csl-citation.json" }</w:instrText>
      </w:r>
      <w:r>
        <w:rPr>
          <w:rFonts w:cs="Arial"/>
        </w:rPr>
        <w:fldChar w:fldCharType="separate"/>
      </w:r>
      <w:r w:rsidRPr="0018155D">
        <w:rPr>
          <w:rFonts w:cs="Arial"/>
          <w:noProof/>
        </w:rPr>
        <w:t>(HADKA et al., 2015)</w:t>
      </w:r>
      <w:r>
        <w:rPr>
          <w:rFonts w:cs="Arial"/>
        </w:rPr>
        <w:fldChar w:fldCharType="end"/>
      </w:r>
      <w:r>
        <w:rPr>
          <w:rFonts w:cs="Arial"/>
        </w:rPr>
        <w:t>.</w:t>
      </w:r>
    </w:p>
    <w:p w14:paraId="4864ACF8" w14:textId="28CEDCFF" w:rsidR="00A12F3B" w:rsidRDefault="00A12F3B" w:rsidP="00A12F3B">
      <w:pPr>
        <w:pStyle w:val="Legenda"/>
      </w:pPr>
      <w:bookmarkStart w:id="133" w:name="_Ref479259512"/>
      <w:bookmarkStart w:id="134" w:name="_Toc479347019"/>
      <w:r>
        <w:t xml:space="preserve">Figura </w:t>
      </w:r>
      <w:r w:rsidR="003019C2">
        <w:fldChar w:fldCharType="begin"/>
      </w:r>
      <w:r w:rsidR="003019C2">
        <w:instrText xml:space="preserve"> SEQ Figura \* ARABIC </w:instrText>
      </w:r>
      <w:r w:rsidR="003019C2">
        <w:fldChar w:fldCharType="separate"/>
      </w:r>
      <w:r w:rsidR="001375A1">
        <w:rPr>
          <w:noProof/>
        </w:rPr>
        <w:t>9</w:t>
      </w:r>
      <w:r w:rsidR="003019C2">
        <w:rPr>
          <w:noProof/>
        </w:rPr>
        <w:fldChar w:fldCharType="end"/>
      </w:r>
      <w:bookmarkEnd w:id="133"/>
      <w:r>
        <w:t xml:space="preserve"> – 10 Autores mais Citados em RDM e Instituições</w:t>
      </w:r>
      <w:bookmarkEnd w:id="134"/>
    </w:p>
    <w:p w14:paraId="594C83D4" w14:textId="77777777" w:rsidR="00A12F3B" w:rsidRDefault="00A12F3B" w:rsidP="00A12F3B">
      <w:pPr>
        <w:ind w:firstLine="0"/>
        <w:jc w:val="center"/>
        <w:rPr>
          <w:rFonts w:cs="Arial"/>
        </w:rPr>
      </w:pPr>
      <w:r>
        <w:rPr>
          <w:noProof/>
        </w:rPr>
        <w:drawing>
          <wp:inline distT="0" distB="0" distL="0" distR="0" wp14:anchorId="12BFF8B6" wp14:editId="69B52A64">
            <wp:extent cx="5827222" cy="2968831"/>
            <wp:effectExtent l="0" t="0" r="2540" b="3175"/>
            <wp:docPr id="26" name="Imagem 26" descr="C:\Users\Pedro\AppData\Local\Microsoft\Windows\INetCacheContent.Word\10 Autores mais Citados na literatura em R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dro\AppData\Local\Microsoft\Windows\INetCacheContent.Word\10 Autores mais Citados na literatura em RDM.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8530" b="8122"/>
                    <a:stretch/>
                  </pic:blipFill>
                  <pic:spPr bwMode="auto">
                    <a:xfrm>
                      <a:off x="0" y="0"/>
                      <a:ext cx="5845486" cy="2978136"/>
                    </a:xfrm>
                    <a:prstGeom prst="rect">
                      <a:avLst/>
                    </a:prstGeom>
                    <a:noFill/>
                    <a:ln>
                      <a:noFill/>
                    </a:ln>
                    <a:extLst>
                      <a:ext uri="{53640926-AAD7-44D8-BBD7-CCE9431645EC}">
                        <a14:shadowObscured xmlns:a14="http://schemas.microsoft.com/office/drawing/2010/main"/>
                      </a:ext>
                    </a:extLst>
                  </pic:spPr>
                </pic:pic>
              </a:graphicData>
            </a:graphic>
          </wp:inline>
        </w:drawing>
      </w:r>
    </w:p>
    <w:p w14:paraId="676A3EC5" w14:textId="77777777" w:rsidR="00A12F3B" w:rsidRDefault="00A12F3B" w:rsidP="00A12F3B">
      <w:pPr>
        <w:jc w:val="center"/>
        <w:rPr>
          <w:rFonts w:cs="Arial"/>
        </w:rPr>
      </w:pPr>
      <w:r>
        <w:rPr>
          <w:rFonts w:cs="Arial"/>
        </w:rPr>
        <w:t>Fonte: Elaborado pelo Autor.</w:t>
      </w:r>
    </w:p>
    <w:p w14:paraId="71F6F4D7" w14:textId="77777777" w:rsidR="00A12F3B" w:rsidRDefault="00A12F3B" w:rsidP="00A12F3B">
      <w:pPr>
        <w:rPr>
          <w:rFonts w:cs="Arial"/>
        </w:rPr>
      </w:pPr>
      <w:r>
        <w:rPr>
          <w:rFonts w:cs="Arial"/>
        </w:rPr>
        <w:t xml:space="preserve">Além desses trabalhos, emerge na literatura um cluster representado por Bem-Haim devido à abordagem Info-Gap </w:t>
      </w:r>
      <w:r>
        <w:rPr>
          <w:rFonts w:cs="Arial"/>
        </w:rPr>
        <w:fldChar w:fldCharType="begin" w:fldLock="1"/>
      </w:r>
      <w:r>
        <w:rPr>
          <w:rFonts w:cs="Arial"/>
        </w:rPr>
        <w:instrText>ADDIN CSL_CITATION { "citationItems" : [ { "id" : "ITEM-1", "itemData" : { "author" : [ { "dropping-particle" : "", "family" : "Ben-Haim", "given" : "Yakov", "non-dropping-particle" : "", "parse-names" : false, "suffix" : "" } ], "edition" : "2", "id" : "ITEM-1", "issued" : { "date-parts" : [ [ "2006" ] ] }, "number-of-pages" : "384", "publisher" : "Academic Press", "title" : "Info-Gap Decision Theory: Decisions Under Severe Uncertainty", "type" : "book" }, "uris" : [ "http://www.mendeley.com/documents/?uuid=19bcbf89-7a38-449e-8d38-3d841e3dfa9c" ] } ], "mendeley" : { "formattedCitation" : "(BEN-HAIM, 2006)", "plainTextFormattedCitation" : "(BEN-HAIM, 2006)", "previouslyFormattedCitation" : "(BEN-HAIM, 2006)" }, "properties" : { "noteIndex" : 0 }, "schema" : "https://github.com/citation-style-language/schema/raw/master/csl-citation.json" }</w:instrText>
      </w:r>
      <w:r>
        <w:rPr>
          <w:rFonts w:cs="Arial"/>
        </w:rPr>
        <w:fldChar w:fldCharType="separate"/>
      </w:r>
      <w:r w:rsidRPr="0018155D">
        <w:rPr>
          <w:rFonts w:cs="Arial"/>
          <w:noProof/>
        </w:rPr>
        <w:t>(BEN-HAIM, 2006)</w:t>
      </w:r>
      <w:r>
        <w:rPr>
          <w:rFonts w:cs="Arial"/>
        </w:rPr>
        <w:fldChar w:fldCharType="end"/>
      </w:r>
      <w:r>
        <w:rPr>
          <w:rFonts w:cs="Arial"/>
        </w:rPr>
        <w:t>, também voltado à avaliação de decisões sob incerteza. Ainda que não exaustivos, os indícios apresentados acima serviram como referência para a compreensão desta área de pesquisa, suportando a escolha do RDM como ponto de partida, bem como suportando a identificação de trabalhos que o relacionem com outras abordagens concorrentes.</w:t>
      </w:r>
    </w:p>
    <w:p w14:paraId="2A1BBDD0" w14:textId="77777777" w:rsidR="00A12F3B" w:rsidRDefault="00A12F3B" w:rsidP="00A12F3B">
      <w:pPr>
        <w:rPr>
          <w:spacing w:val="-4"/>
        </w:rPr>
      </w:pPr>
      <w:r>
        <w:rPr>
          <w:spacing w:val="-4"/>
        </w:rPr>
        <w:lastRenderedPageBreak/>
        <w:t xml:space="preserve">A próxima questão de interesse trata-se da identificação dos contextos nos quais o RDM foi aplicado. Tal questão é crucial para compreender seu grau de generalização. Se o RDM é uma abordagem generalizável para diversos tipos de problemas como foi previsto inicialmente </w:t>
      </w:r>
      <w:r>
        <w:rPr>
          <w:spacing w:val="-4"/>
        </w:rPr>
        <w:fldChar w:fldCharType="begin" w:fldLock="1"/>
      </w:r>
      <w:r>
        <w:rPr>
          <w:spacing w:val="-4"/>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Pr>
          <w:spacing w:val="-4"/>
        </w:rPr>
        <w:fldChar w:fldCharType="separate"/>
      </w:r>
      <w:r w:rsidRPr="003F0D3E">
        <w:rPr>
          <w:noProof/>
          <w:spacing w:val="-4"/>
        </w:rPr>
        <w:t>(LEMPERT et al., 2006)</w:t>
      </w:r>
      <w:r>
        <w:rPr>
          <w:spacing w:val="-4"/>
        </w:rPr>
        <w:fldChar w:fldCharType="end"/>
      </w:r>
      <w:r>
        <w:rPr>
          <w:spacing w:val="-4"/>
        </w:rPr>
        <w:t>, logo se espera que o número de contextos no qual o mesmo seja aplicado cresça ao longo do tempo.</w:t>
      </w:r>
    </w:p>
    <w:p w14:paraId="054DA903" w14:textId="77777777" w:rsidR="00A12F3B" w:rsidRDefault="00A12F3B" w:rsidP="00A12F3B">
      <w:pPr>
        <w:rPr>
          <w:rFonts w:cs="Arial"/>
        </w:rPr>
      </w:pPr>
      <w:r>
        <w:rPr>
          <w:spacing w:val="-4"/>
        </w:rPr>
        <w:t>Uma pesquisa focada nas aplicações da abordagem RDM</w:t>
      </w:r>
      <w:r>
        <w:rPr>
          <w:rStyle w:val="Refdenotaderodap"/>
          <w:spacing w:val="-4"/>
        </w:rPr>
        <w:footnoteReference w:id="1"/>
      </w:r>
      <w:r>
        <w:rPr>
          <w:spacing w:val="-4"/>
        </w:rPr>
        <w:t xml:space="preserve"> identificou 32 documentos contendo aplicações desta abordagem, como pode ser verificado na </w:t>
      </w:r>
      <w:r>
        <w:rPr>
          <w:spacing w:val="-4"/>
        </w:rPr>
        <w:fldChar w:fldCharType="begin"/>
      </w:r>
      <w:r>
        <w:rPr>
          <w:spacing w:val="-4"/>
        </w:rPr>
        <w:instrText xml:space="preserve"> REF _Ref479103260 \h </w:instrText>
      </w:r>
      <w:r>
        <w:rPr>
          <w:spacing w:val="-4"/>
        </w:rPr>
      </w:r>
      <w:r>
        <w:rPr>
          <w:spacing w:val="-4"/>
        </w:rPr>
        <w:fldChar w:fldCharType="separate"/>
      </w:r>
      <w:r w:rsidR="00C25FF3">
        <w:t xml:space="preserve">Figura </w:t>
      </w:r>
      <w:r w:rsidR="00C25FF3">
        <w:rPr>
          <w:noProof/>
        </w:rPr>
        <w:t>7</w:t>
      </w:r>
      <w:r>
        <w:rPr>
          <w:spacing w:val="-4"/>
        </w:rPr>
        <w:fldChar w:fldCharType="end"/>
      </w:r>
      <w:r>
        <w:rPr>
          <w:spacing w:val="-4"/>
        </w:rPr>
        <w:t xml:space="preserve"> (a lista identificada pode ser observada no Apêndice D). Como é possível notar, este gráfico exibe o movimento de generalização prospectado por Lempert et al. </w:t>
      </w:r>
      <w:r>
        <w:rPr>
          <w:spacing w:val="-4"/>
        </w:rPr>
        <w:fldChar w:fldCharType="begin" w:fldLock="1"/>
      </w:r>
      <w:r>
        <w:rPr>
          <w:spacing w:val="-4"/>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"suppress-author" : 1, "uris" : [ "http://www.mendeley.com/documents/?uuid=4a76305e-bf08-4fcd-b85b-18bd106f7fb5" ] } ], "mendeley" : { "formattedCitation" : "(2006)", "plainTextFormattedCitation" : "(2006)", "previouslyFormattedCitation" : "(2006)" }, "properties" : { "noteIndex" : 0 }, "schema" : "https://github.com/citation-style-language/schema/raw/master/csl-citation.json" }</w:instrText>
      </w:r>
      <w:r>
        <w:rPr>
          <w:spacing w:val="-4"/>
        </w:rPr>
        <w:fldChar w:fldCharType="separate"/>
      </w:r>
      <w:r w:rsidRPr="004E12E5">
        <w:rPr>
          <w:noProof/>
          <w:spacing w:val="-4"/>
        </w:rPr>
        <w:t>(2006)</w:t>
      </w:r>
      <w:r>
        <w:rPr>
          <w:spacing w:val="-4"/>
        </w:rPr>
        <w:fldChar w:fldCharType="end"/>
      </w:r>
      <w:r>
        <w:rPr>
          <w:spacing w:val="-4"/>
        </w:rPr>
        <w:t>. Apenas considerando o RDM, seria necessário ler mais de 3 mil páginas para estar a par de todos os casos de aplicação promovidos. Como observa-se no gráfico, as aplicações do RDM começaram pela área de Mudanças Climáticas, partindo para outros contextos como Recursos Hídricos, Investimento em Novas Tecnologias, Terrorismo, Energia, Infraestrutura e Desastres Naturais, Transporte e Emissões de Poluentes e Política Tributária / Econômica. À luz destas evidências, é insustentável afirmar que esta área de pesquisa é “incipiente”. A questão que se coloca, no entanto, é: “para quais outros contextos este artefato pode migrar? ”.</w:t>
      </w:r>
    </w:p>
    <w:p w14:paraId="0F598068" w14:textId="50BB2676" w:rsidR="00A12F3B" w:rsidRDefault="00A12F3B" w:rsidP="00A12F3B">
      <w:pPr>
        <w:pStyle w:val="Legenda"/>
      </w:pPr>
      <w:bookmarkStart w:id="135" w:name="_Ref479103260"/>
      <w:bookmarkStart w:id="136" w:name="_Toc479347020"/>
      <w:r>
        <w:t xml:space="preserve">Figura </w:t>
      </w:r>
      <w:r w:rsidR="003019C2">
        <w:fldChar w:fldCharType="begin"/>
      </w:r>
      <w:r w:rsidR="003019C2">
        <w:instrText xml:space="preserve"> SEQ Figura \* ARABIC </w:instrText>
      </w:r>
      <w:r w:rsidR="003019C2">
        <w:fldChar w:fldCharType="separate"/>
      </w:r>
      <w:r w:rsidR="001375A1">
        <w:rPr>
          <w:noProof/>
        </w:rPr>
        <w:t>10</w:t>
      </w:r>
      <w:r w:rsidR="003019C2">
        <w:rPr>
          <w:noProof/>
        </w:rPr>
        <w:fldChar w:fldCharType="end"/>
      </w:r>
      <w:bookmarkEnd w:id="135"/>
      <w:r>
        <w:t xml:space="preserve"> – Em que Contextos o RDM foi aplicado</w:t>
      </w:r>
      <w:bookmarkEnd w:id="136"/>
    </w:p>
    <w:p w14:paraId="779FBE9D" w14:textId="77777777" w:rsidR="00A12F3B" w:rsidRDefault="00A12F3B" w:rsidP="00A12F3B">
      <w:pPr>
        <w:ind w:firstLine="0"/>
        <w:jc w:val="center"/>
        <w:rPr>
          <w:rFonts w:cs="Arial"/>
        </w:rPr>
      </w:pPr>
      <w:r>
        <w:rPr>
          <w:noProof/>
        </w:rPr>
        <w:drawing>
          <wp:inline distT="0" distB="0" distL="0" distR="0" wp14:anchorId="66283B15" wp14:editId="306F7F07">
            <wp:extent cx="5187649" cy="3016155"/>
            <wp:effectExtent l="0" t="0" r="0" b="0"/>
            <wp:docPr id="24" name="Imagem 24" descr="C:\Users\Pedro\AppData\Local\Microsoft\Windows\INetCacheContent.Word\Evolução das Aplicações R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dro\AppData\Local\Microsoft\Windows\INetCacheContent.Word\Evolução das Aplicações RDM.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11588"/>
                    <a:stretch/>
                  </pic:blipFill>
                  <pic:spPr bwMode="auto">
                    <a:xfrm>
                      <a:off x="0" y="0"/>
                      <a:ext cx="5219092" cy="3034436"/>
                    </a:xfrm>
                    <a:prstGeom prst="rect">
                      <a:avLst/>
                    </a:prstGeom>
                    <a:noFill/>
                    <a:ln>
                      <a:noFill/>
                    </a:ln>
                    <a:extLst>
                      <a:ext uri="{53640926-AAD7-44D8-BBD7-CCE9431645EC}">
                        <a14:shadowObscured xmlns:a14="http://schemas.microsoft.com/office/drawing/2010/main"/>
                      </a:ext>
                    </a:extLst>
                  </pic:spPr>
                </pic:pic>
              </a:graphicData>
            </a:graphic>
          </wp:inline>
        </w:drawing>
      </w:r>
    </w:p>
    <w:p w14:paraId="46608D03" w14:textId="77777777" w:rsidR="00A12F3B" w:rsidRDefault="00A12F3B" w:rsidP="00A12F3B">
      <w:pPr>
        <w:jc w:val="center"/>
        <w:rPr>
          <w:rFonts w:cs="Arial"/>
        </w:rPr>
      </w:pPr>
      <w:r>
        <w:rPr>
          <w:rFonts w:cs="Arial"/>
        </w:rPr>
        <w:t>Fonte: Elaborado Pelo Autor.</w:t>
      </w:r>
    </w:p>
    <w:p w14:paraId="010E8F39" w14:textId="2A573490" w:rsidR="00A12F3B" w:rsidRDefault="00A12F3B" w:rsidP="00A12F3B">
      <w:pPr>
        <w:rPr>
          <w:spacing w:val="-4"/>
          <w:lang w:val="en-US"/>
        </w:rPr>
      </w:pPr>
      <w:r>
        <w:rPr>
          <w:spacing w:val="-4"/>
        </w:rPr>
        <w:lastRenderedPageBreak/>
        <w:t xml:space="preserve">As próximas duas questões tratam de responder quais abordagens foram comparadas ao RDM e que abordagens são sugeridas pela literatura em estratégia organizacional para suporte à avaliação de decisões estratégicas. Quanto à pergunta (iv), diversas abordagens foram comparadas ao RDM. O mapeamento entre os resultados desta avaliação e os autores são exibidos nas cinco primeiras colunas do </w:t>
      </w:r>
      <w:r>
        <w:rPr>
          <w:spacing w:val="-4"/>
        </w:rPr>
        <w:fldChar w:fldCharType="begin"/>
      </w:r>
      <w:r>
        <w:rPr>
          <w:spacing w:val="-4"/>
        </w:rPr>
        <w:instrText xml:space="preserve"> REF _Ref479317898 \h </w:instrText>
      </w:r>
      <w:r>
        <w:rPr>
          <w:spacing w:val="-4"/>
        </w:rPr>
      </w:r>
      <w:r>
        <w:rPr>
          <w:spacing w:val="-4"/>
        </w:rPr>
        <w:fldChar w:fldCharType="separate"/>
      </w:r>
      <w:r w:rsidR="00C25FF3">
        <w:t xml:space="preserve">Quadro </w:t>
      </w:r>
      <w:r w:rsidR="00C25FF3">
        <w:rPr>
          <w:noProof/>
        </w:rPr>
        <w:t>2</w:t>
      </w:r>
      <w:r>
        <w:rPr>
          <w:spacing w:val="-4"/>
        </w:rPr>
        <w:fldChar w:fldCharType="end"/>
      </w:r>
      <w:r>
        <w:rPr>
          <w:spacing w:val="-4"/>
        </w:rPr>
        <w:t xml:space="preserve">. Nota-se que os trabalhos seminais que propuseram o RDM o compararam às seguintes abordagens: Planejamento por Cenários, Delphi, Foresight, Decision Analysis, Simulação Computacional </w:t>
      </w:r>
      <w:r>
        <w:rPr>
          <w:spacing w:val="-4"/>
        </w:rPr>
        <w:fldChar w:fldCharType="begin" w:fldLock="1"/>
      </w:r>
      <w:r>
        <w:rPr>
          <w:spacing w:val="-4"/>
        </w:rPr>
        <w:instrText xml:space="preserve">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instrText>
      </w:r>
      <w:r w:rsidRPr="00014CEB">
        <w:rPr>
          <w:spacing w:val="-4"/>
          <w:lang w:val="en-US"/>
          <w:rPrChange w:id="137" w:author="Pedro Lima" w:date="2017-04-29T18:10:00Z">
            <w:rPr>
              <w:spacing w:val="-4"/>
              <w:lang w:val="en-US"/>
            </w:rPr>
          </w:rPrChange>
        </w:rPr>
        <w:instrText>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instrText>
      </w:r>
      <w:r w:rsidRPr="00A12F3B">
        <w:rPr>
          <w:spacing w:val="-4"/>
          <w:lang w:val="en-US"/>
        </w:rPr>
        <w:instrText>www.mendeley.com/documents/?uuid=fc7eef92-8664-499e-ab2a-e8053d5b7ae4" ] } ], "mendeley" : { "formattedCitation" : "(LEMPERT; POPPER; BANKES, 2003)", "plainTextFormattedCitation" : "(LEMPERT; POPPER; BANKES, 2003)", "previouslyFormattedCitation" : "(LEMPERT; POPPER; BANKES, 2003)" },</w:instrText>
      </w:r>
      <w:r w:rsidRPr="002D59BA">
        <w:rPr>
          <w:spacing w:val="-4"/>
          <w:lang w:val="en-US"/>
        </w:rPr>
        <w:instrText xml:space="preserve"> "properties" : { "noteIndex" : 0 }, "schema" : "https://github.com/citation-style-language/schema/raw/master/csl-citation.json" }</w:instrText>
      </w:r>
      <w:r>
        <w:rPr>
          <w:spacing w:val="-4"/>
        </w:rPr>
        <w:fldChar w:fldCharType="separate"/>
      </w:r>
      <w:r w:rsidRPr="002D59BA">
        <w:rPr>
          <w:noProof/>
          <w:spacing w:val="-4"/>
          <w:lang w:val="en-US"/>
        </w:rPr>
        <w:t>(LEMPERT; POPPER; BANKES, 2003)</w:t>
      </w:r>
      <w:r>
        <w:rPr>
          <w:spacing w:val="-4"/>
        </w:rPr>
        <w:fldChar w:fldCharType="end"/>
      </w:r>
      <w:r w:rsidRPr="002D59BA">
        <w:rPr>
          <w:spacing w:val="-4"/>
          <w:lang w:val="en-US"/>
        </w:rPr>
        <w:t xml:space="preserve"> e à Risk Analysis </w:t>
      </w:r>
      <w:r>
        <w:rPr>
          <w:spacing w:val="-4"/>
        </w:rPr>
        <w:fldChar w:fldCharType="begin" w:fldLock="1"/>
      </w:r>
      <w:r>
        <w:rPr>
          <w:spacing w:val="-4"/>
          <w:lang w:val="en-US"/>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Pr>
          <w:spacing w:val="-4"/>
        </w:rPr>
        <w:fldChar w:fldCharType="separate"/>
      </w:r>
      <w:r w:rsidRPr="00A12F3B">
        <w:rPr>
          <w:noProof/>
          <w:spacing w:val="-4"/>
          <w:lang w:val="en-US"/>
        </w:rPr>
        <w:t>(LEMPERT et al., 2006)</w:t>
      </w:r>
      <w:r>
        <w:rPr>
          <w:spacing w:val="-4"/>
        </w:rPr>
        <w:fldChar w:fldCharType="end"/>
      </w:r>
      <w:r w:rsidRPr="00A12F3B">
        <w:rPr>
          <w:spacing w:val="-4"/>
          <w:lang w:val="en-US"/>
        </w:rPr>
        <w:t>.</w:t>
      </w:r>
      <w:commentRangeEnd w:id="128"/>
      <w:r w:rsidR="003A2B03">
        <w:rPr>
          <w:rStyle w:val="Refdecomentrio"/>
        </w:rPr>
        <w:commentReference w:id="128"/>
      </w:r>
    </w:p>
    <w:p w14:paraId="6E882EDC" w14:textId="6358AAB3" w:rsidR="00A01BF5" w:rsidRPr="00F93445" w:rsidRDefault="00A01BF5" w:rsidP="00A01BF5">
      <w:pPr>
        <w:rPr>
          <w:lang w:val="en-US"/>
          <w:rPrChange w:id="138" w:author="Daniel Lacerda" w:date="2017-04-29T12:15:00Z">
            <w:rPr/>
          </w:rPrChange>
        </w:rPr>
      </w:pPr>
      <w:commentRangeStart w:id="139"/>
      <w:r>
        <w:t xml:space="preserve">Diante das implicações da incerteza para a decisão estratégica, diversos acadêmicos procuraram argumentar pela adoção do critério de robustez para a tomada de decisões estratégicas </w:t>
      </w:r>
      <w:r>
        <w:fldChar w:fldCharType="begin" w:fldLock="1"/>
      </w:r>
      <w:r>
        <w:instrText>ADDIN CSL_CITATION { "citationItems" : [ { "id" : "ITEM-1", "itemData" : { "DOI" : "10.1057/jors.1973.52", "ISBN" : "00303623", "ISSN" : "0160-5682", "abstract" : "The use of \"optimality\" as an operational research criterion is insufficiently discriminating. Ample evidence exists that for many problems simple optimization (particularly profit maximization) does not represent the aims of management. In this paper we discuss the nature of the problem situations for which alternative decision criteria are more appropriate. In particular the structure of strategic planning problems is analysed. The provisional commitment involved in a plan (in contrast to the irrevocable commitment of a decision) leads to the development of a particular criterion, robustness-a measure of the flexibility which an initial decision of a plan maintains for achieving near-optimal states in conditions of uncertainty. The robustness concept is developed through the case study of a sequential factory location problem.", "author" : [ { "dropping-particle" : "", "family" : "Rosenhead", "given" : "Jonathan", "non-dropping-particle" : "", "parse-names" : false, "suffix" : "" }, { "dropping-particle" : "", "family" : "Elton", "given" : "Martin", "non-dropping-particle" : "", "parse-names" : false, "suffix" : "" }, { "dropping-particle" : "", "family" : "Gupta", "given" : "Shiv K.", "non-dropping-particle" : "", "parse-names" : false, "suffix" : "" } ], "container-title" : "Operational Research Quarterly", "id" : "ITEM-1", "issue" : "4", "issued" : { "date-parts" : [ [ "1973" ] ] }, "page" : "413-431", "title" : "Robustness and optimality as criteria for strategic decisions", "type" : "article-journal", "volume" : "23" }, "uris" : [ "http://www.mendeley.com/documents/?uuid=999022a7-9d19-436d-a757-07dc4f5ca5a1" ] } ], "mendeley" : { "formattedCitation" : "(ROSENHEAD; ELTON; GUPTA, 1973)", "plainTextFormattedCitation" : "(ROSENHEAD; ELTON; GUPTA, 1973)", "previouslyFormattedCitation" : "(ROSENHEAD; ELTON; GUPTA, 1973)" }, "properties" : { "noteIndex" : 0 }, "schema" : "https://github.com/citation-style-language/schema/raw/master/csl-citation.json" }</w:instrText>
      </w:r>
      <w:r>
        <w:fldChar w:fldCharType="separate"/>
      </w:r>
      <w:r w:rsidRPr="00E33A0F">
        <w:rPr>
          <w:noProof/>
        </w:rPr>
        <w:t>(ROSENHEAD; ELTON; GUPTA, 1973)</w:t>
      </w:r>
      <w:r>
        <w:fldChar w:fldCharType="end"/>
      </w:r>
      <w:r>
        <w:t xml:space="preserve"> bem como pela flexibilidade das decisões estratégicas </w:t>
      </w:r>
      <w:r>
        <w:fldChar w:fldCharType="begin" w:fldLock="1"/>
      </w:r>
      <w:r>
        <w:instrText>ADDIN CSL_CITATION { "citationItems" : [ { "id" : "ITEM-1", "itemData" : { "DOI" : "Article", "ISBN" : "10795545", "ISSN" : "10795545", "abstract" : "In a highly uncertain and changing environment, managers need to have the strategic flexibility to respond to problems speedily. Strategic flexibility is the organization's capability to identify major changes in the external environment, quickly commit resources to new courses of action in response to those changes, and recognize and act promptly when it is time to halt or reverse existing resource commitments. This strategic flexibility requires managers to find the right balance between committing the resources necessary to carry out a decision and avoiding investment of good money in bad projects. This article seeks to help managers understand the importance of and difficulties in developing strategic flexibility. The challenge in doing this results from the substantial uncertainties inherent in making these strategic decisions as well as from psychological and organizational biases that affect the attention, assessments, and actions of decision-makers in ways that prevent them from recognizing problems and acting in a timely fashion. Being careful and rational is important but not sufficient if managers are to recognize when resource commitments should be halted or reversed and act quickly. We show that managers may become unconsciously trapped in a vicious cycle of insensitivity, self-serving interpretation, and inaction. We recommend six practical steps for avoiding such problems. We stress that managers and organizations should be prepared and proactive to overcome the biases, to avoid becoming trapped in the vicious cycle of rigidity, and to cope effectively with the uncertainties of a dynamic environment. [ABSTRACT FROM AUTHOR]", "author" : [ { "dropping-particle" : "", "family" : "Shimizu", "given" : "Katsuhiko", "non-dropping-particle" : "", "parse-names" : false, "suffix" : "" }, { "dropping-particle" : "", "family" : "Hitt", "given" : "Michael A.", "non-dropping-particle" : "", "parse-names" : false, "suffix" : "" } ], "container-title" : "Academy of Management Executive", "id" : "ITEM-1", "issue" : "4", "issued" : { "date-parts" : [ [ "2004" ] ] }, "page" : "44-59", "title" : "Strategic flexibility: Organizational preparedness to reverse ineffective strategic decisions.", "type" : "article-journal", "volume" : "18" }, "uris" : [ "http://www.mendeley.com/documents/?uuid=29ae4fb2-7f37-40ba-9378-124311f10838" ] } ], "mendeley" : { "formattedCitation" : "(SHIMIZU; HITT, 2004)", "plainTextFormattedCitation" : "(SHIMIZU; HITT, 2004)", "previouslyFormattedCitation" : "(SHIMIZU; HITT, 2004)" }, "properties" : { "noteIndex" : 0 }, "schema" : "https://github.com/citation-style-language/schema/raw/master/csl-citation.json" }</w:instrText>
      </w:r>
      <w:r>
        <w:fldChar w:fldCharType="separate"/>
      </w:r>
      <w:r w:rsidRPr="00E33A0F">
        <w:rPr>
          <w:noProof/>
        </w:rPr>
        <w:t>(SHIMIZU; HITT, 2004)</w:t>
      </w:r>
      <w:r>
        <w:fldChar w:fldCharType="end"/>
      </w:r>
      <w:r>
        <w:t xml:space="preserve">. Tal demanda por parte das empresas tornou-se evidente pela capilaridade da adoção das abordagens de cenários </w:t>
      </w:r>
      <w:r>
        <w:fldChar w:fldCharType="begin" w:fldLock="1"/>
      </w:r>
      <w:r>
        <w:instrText>ADDIN CSL_CITATION { "citationItems" : [ { "id" : "ITEM-1", "itemData" : { "DOI" : "10.1016/j.futures.2005.01.003", "ISBN" : "0016-3287", "ISSN" : "00163287", "abstract" : "Scenario Planning has been around for more than 30 years and during this period a multitude of techniques and methodologies have developed, resulting in what has been described as a 'methodological chaos' which is unlikely to disappear in the near future (A. Martelli, Scenario building and scenario planning: State of the art and prospects of evolution, Futures Research Quarterly Summer (2001)). This is reflected in the fact that literature reveals an abundance of different and at times contradictory definitions, characteristics, principles and methodological ideas about scenarios. It has been suggested that a pressing need for the future of scenarios is amongst other things, to resolve the confusion over 'the definitions and methods of scenarios'. This paper makes a beginning at this need by tracing the origins and growth of scenarios and the subsequent evolution of the various methodologies; a classification of the methodologies into three main schools of techniques is given and the salie</w:instrText>
      </w:r>
      <w:r w:rsidRPr="00014CEB">
        <w:rPr>
          <w:lang w:val="en-US"/>
          <w:rPrChange w:id="140" w:author="Pedro Lima" w:date="2017-04-29T18:10:00Z">
            <w:rPr/>
          </w:rPrChange>
        </w:rPr>
        <w:instrText>nt features of these schools are compared and contrasted. ?? 2005 Elsevier Ltd. All rights reserved.", "author" : [ { "dropping-particle" : "", "family" : "Bradfield", "given" : "Ron", "non-dropping-particle" : ""</w:instrText>
      </w:r>
      <w:r w:rsidRPr="00F93445">
        <w:rPr>
          <w:lang w:val="en-US"/>
          <w:rPrChange w:id="141" w:author="Daniel Lacerda" w:date="2017-04-29T12:15:00Z">
            <w:rPr/>
          </w:rPrChange>
        </w:rPr>
        <w:instrText>, "parse-names" : false, "suffix" : "" }, { "dropping-particle" : "", "family" : "Wright", "given" : "George", "non-dropping-particle" : "", "parse-names" : false, "suffix" : "" }, { "dropping-particle" : "", "family" : "Burt", "given" : "George", "non-dropping-particle" : "", "parse-names" : false, "suffix" : "" }, { "dropping-particle" : "", "family" : "Cairns", "given" : "George", "non-dropping-particle" : "", "parse-names" : false, "suffix" : "" }, { "dropping-particle" : "", "family" : "Heijden", "given" : "Kees", "non-dropping-particle" : "Van Der", "parse-names" : false, "suffix" : "" } ], "container-title" : "Futures", "id" : "ITEM-1", "issue" : "8", "issued" : { "date-parts" : [ [ "2005" ] ] }, "page" : "795-812", "title" : "The origins and evolution of scenario techniques in long range business planning", "type" : "article-journal", "volume" : "37" }, "uris" : [ "http://www.mendeley.com/documents/?uuid=a8ed13e8-77ea-4452-83e8-0bd160e680b1" ] } ], "mendeley" : { "formattedCitation" : "(BRADFIELD et al., 2005)", "plainTextFormattedCitation" : "(BRADFIELD et al., 2005)", "previouslyFormattedCitation" : "(BRADFIELD et al., 2005)" }, "properties" : { "noteIndex" : 0 }, "schema" : "https://github.com/citation-style-language/schema/raw/master/csl-citation.json" }</w:instrText>
      </w:r>
      <w:r>
        <w:fldChar w:fldCharType="separate"/>
      </w:r>
      <w:r w:rsidRPr="00F93445">
        <w:rPr>
          <w:noProof/>
          <w:lang w:val="en-US"/>
          <w:rPrChange w:id="142" w:author="Daniel Lacerda" w:date="2017-04-29T12:15:00Z">
            <w:rPr>
              <w:noProof/>
            </w:rPr>
          </w:rPrChange>
        </w:rPr>
        <w:t>(BRADFIELD et al., 2005)</w:t>
      </w:r>
      <w:r>
        <w:fldChar w:fldCharType="end"/>
      </w:r>
      <w:r w:rsidRPr="00F93445">
        <w:rPr>
          <w:lang w:val="en-US"/>
          <w:rPrChange w:id="143" w:author="Daniel Lacerda" w:date="2017-04-29T12:15:00Z">
            <w:rPr/>
          </w:rPrChange>
        </w:rPr>
        <w:t>.</w:t>
      </w:r>
    </w:p>
    <w:p w14:paraId="26993D19" w14:textId="65EF17FE" w:rsidR="005F2A88" w:rsidRDefault="005F2A88" w:rsidP="005F2A88">
      <w:pPr>
        <w:rPr>
          <w:spacing w:val="-4"/>
        </w:rPr>
      </w:pPr>
      <w:r w:rsidRPr="00F93445">
        <w:rPr>
          <w:spacing w:val="-4"/>
          <w:lang w:val="en-US"/>
          <w:rPrChange w:id="144" w:author="Daniel Lacerda" w:date="2017-04-29T12:15:00Z">
            <w:rPr>
              <w:spacing w:val="-4"/>
            </w:rPr>
          </w:rPrChange>
        </w:rPr>
        <w:t xml:space="preserve">Lempert, Popper e Bankes </w:t>
      </w:r>
      <w:r>
        <w:rPr>
          <w:spacing w:val="-4"/>
        </w:rPr>
        <w:fldChar w:fldCharType="begin" w:fldLock="1"/>
      </w:r>
      <w:r w:rsidRPr="00F93445">
        <w:rPr>
          <w:spacing w:val="-4"/>
          <w:lang w:val="en-US"/>
          <w:rPrChange w:id="145" w:author="Daniel Lacerda" w:date="2017-04-29T12:15:00Z">
            <w:rPr>
              <w:spacing w:val="-4"/>
            </w:rPr>
          </w:rPrChange>
        </w:rPr>
        <w:instrText xml:space="preserve">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w:instrText>
      </w:r>
      <w:r w:rsidRPr="00014CEB">
        <w:rPr>
          <w:spacing w:val="-4"/>
          <w:lang w:val="en-US"/>
          <w:rPrChange w:id="146" w:author="Pedro Lima" w:date="2017-04-29T18:10:00Z">
            <w:rPr>
              <w:spacing w:val="-4"/>
            </w:rPr>
          </w:rPrChange>
        </w:rPr>
        <w:instrText>that will be consistent with our long-term interests?\" these methods provide powerful analytic support to humans' innate capacity for \"what-i</w:instrText>
      </w:r>
      <w:r w:rsidRPr="00014CEB">
        <w:rPr>
          <w:spacing w:val="-4"/>
          <w:rPrChange w:id="147" w:author="Pedro Lima" w:date="2017-04-29T18:10:00Z">
            <w:rPr>
              <w:spacing w:val="-4"/>
            </w:rPr>
          </w:rPrChange>
        </w:rPr>
        <w:instrText>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"11-37", "suppress-author" : 1, "uris" : [ "http://www.mendeley.com/documents/?uuid=fc7eef92-8664-499e-ab2a-e8053d5b7ae4" ] } ], "mendeley" : { "formattedCitation" : "(2003, p. 11\u201337)", "plainTextFormattedCitation" : "(2003, p. 11\u201337)", "previouslyFormattedCitation" : "(2003, p. 11\u201337)" }, "properties" : { "noteIndex" : 0 }, "schema" : "https://github.com/citation-style-language/schema/raw/master/csl-citation.json" }</w:instrText>
      </w:r>
      <w:r>
        <w:rPr>
          <w:spacing w:val="-4"/>
        </w:rPr>
        <w:fldChar w:fldCharType="separate"/>
      </w:r>
      <w:r w:rsidRPr="001375A1">
        <w:rPr>
          <w:noProof/>
          <w:spacing w:val="-4"/>
        </w:rPr>
        <w:t>(2003, p. 11–37)</w:t>
      </w:r>
      <w:r>
        <w:rPr>
          <w:spacing w:val="-4"/>
        </w:rPr>
        <w:fldChar w:fldCharType="end"/>
      </w:r>
      <w:r w:rsidRPr="001375A1">
        <w:rPr>
          <w:spacing w:val="-4"/>
        </w:rPr>
        <w:t xml:space="preserve"> apresentam uma “história do pensamento sobre o futuro”,</w:t>
      </w:r>
      <w:r w:rsidRPr="00014CEB">
        <w:rPr>
          <w:spacing w:val="-4"/>
          <w:rPrChange w:id="148" w:author="Pedro Lima" w:date="2017-04-29T18:10:00Z">
            <w:rPr>
              <w:spacing w:val="-4"/>
            </w:rPr>
          </w:rPrChange>
        </w:rPr>
        <w:t xml:space="preserve"> argumentando que há um </w:t>
      </w:r>
      <w:del w:id="149" w:author="Daniel Lacerda" w:date="2017-04-29T14:01:00Z">
        <w:r w:rsidRPr="00014CEB" w:rsidDel="003A2B03">
          <w:rPr>
            <w:spacing w:val="-4"/>
            <w:rPrChange w:id="150" w:author="Pedro Lima" w:date="2017-04-29T18:10:00Z">
              <w:rPr>
                <w:spacing w:val="-4"/>
              </w:rPr>
            </w:rPrChange>
          </w:rPr>
          <w:delText xml:space="preserve">rico </w:delText>
        </w:r>
      </w:del>
      <w:ins w:id="151" w:author="Daniel Lacerda" w:date="2017-04-29T14:01:00Z">
        <w:r w:rsidR="003A2B03" w:rsidRPr="00014CEB">
          <w:rPr>
            <w:spacing w:val="-4"/>
            <w:rPrChange w:id="152" w:author="Pedro Lima" w:date="2017-04-29T18:10:00Z">
              <w:rPr>
                <w:spacing w:val="-4"/>
              </w:rPr>
            </w:rPrChange>
          </w:rPr>
          <w:t xml:space="preserve">amplo </w:t>
        </w:r>
      </w:ins>
      <w:r w:rsidRPr="00014CEB">
        <w:rPr>
          <w:spacing w:val="-4"/>
          <w:rPrChange w:id="153" w:author="Pedro Lima" w:date="2017-04-29T18:10:00Z">
            <w:rPr>
              <w:spacing w:val="-4"/>
            </w:rPr>
          </w:rPrChange>
        </w:rPr>
        <w:t xml:space="preserve">arsenal de abordagens para o planejamento de </w:t>
      </w:r>
      <w:r w:rsidRPr="00D16E80">
        <w:rPr>
          <w:spacing w:val="-4"/>
        </w:rPr>
        <w:t xml:space="preserve">longo </w:t>
      </w:r>
      <w:r>
        <w:rPr>
          <w:spacing w:val="-4"/>
        </w:rPr>
        <w:t>prazo. No entanto, tais abordagens possuem limitações importantes para o planejamento de longo prazo. Em geral, tais limitações estão relacionadas à incapacidade de considerar adequadamente a “multiplicidade de futuros plausíveis”.</w:t>
      </w:r>
      <w:r w:rsidRPr="004D52B9">
        <w:rPr>
          <w:spacing w:val="-4"/>
        </w:rPr>
        <w:t xml:space="preserve"> </w:t>
      </w:r>
      <w:r>
        <w:rPr>
          <w:spacing w:val="-4"/>
        </w:rPr>
        <w:fldChar w:fldCharType="begin" w:fldLock="1"/>
      </w:r>
      <w:r>
        <w:rPr>
          <w:spacing w:val="-4"/>
        </w:rPr>
        <w:instrText xml:space="preserve">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instrText>
      </w:r>
      <w:r w:rsidRPr="004D0046">
        <w:rPr>
          <w:spacing w:val="-4"/>
        </w:rPr>
        <w:instrText>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w:instrText>
      </w:r>
      <w:r w:rsidRPr="004D52B9">
        <w:rPr>
          <w:spacing w:val="-4"/>
        </w:rPr>
        <w:instrText xml:space="preserve"> "properties" : { "noteIndex" : 0 }, "schema" : "https://github.com/citation-style-language/schema/raw/master/csl-citation.json" }</w:instrText>
      </w:r>
      <w:r>
        <w:rPr>
          <w:spacing w:val="-4"/>
        </w:rPr>
        <w:fldChar w:fldCharType="separate"/>
      </w:r>
      <w:r w:rsidRPr="004D52B9">
        <w:rPr>
          <w:noProof/>
          <w:spacing w:val="-4"/>
        </w:rPr>
        <w:t>(LEMPERT; POPPER; BANKES, 2003)</w:t>
      </w:r>
      <w:r>
        <w:rPr>
          <w:spacing w:val="-4"/>
        </w:rPr>
        <w:fldChar w:fldCharType="end"/>
      </w:r>
      <w:r>
        <w:rPr>
          <w:spacing w:val="-4"/>
        </w:rPr>
        <w:t>.</w:t>
      </w:r>
    </w:p>
    <w:p w14:paraId="5FC9B52F" w14:textId="77777777" w:rsidR="005F2A88" w:rsidRDefault="005F2A88" w:rsidP="005F2A88">
      <w:pPr>
        <w:rPr>
          <w:spacing w:val="-4"/>
        </w:rPr>
      </w:pPr>
      <w:r>
        <w:rPr>
          <w:spacing w:val="-4"/>
        </w:rPr>
        <w:t xml:space="preserve">Para as abordagens baseadas em Narrativas (Planejamento por Cenários, Delphi e Foresight), tal incapacidade reside no fato de que um conjunto de narrativas sobre o futuro dificilmente representam adequadamente detalhes importantes sobre o futuro. Além disso, a escolha de qualquer pequeno número de cenários para representar um futuro altamente complexo será arbitrária. Outro ponto de fragilidade destas abordagens é a sua reticência quanto a definição de uma maneira sistemática de avaliação das decisões disponíveis. </w:t>
      </w:r>
      <w:r>
        <w:rPr>
          <w:spacing w:val="-4"/>
        </w:rPr>
        <w:fldChar w:fldCharType="begin" w:fldLock="1"/>
      </w:r>
      <w:r>
        <w:rPr>
          <w:spacing w:val="-4"/>
        </w:rPr>
        <w:instrText xml:space="preserve">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instrText>
      </w:r>
      <w:r w:rsidRPr="004D0046">
        <w:rPr>
          <w:spacing w:val="-4"/>
        </w:rPr>
        <w:instrText>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w:instrText>
      </w:r>
      <w:r w:rsidRPr="004D52B9">
        <w:rPr>
          <w:spacing w:val="-4"/>
        </w:rPr>
        <w:instrText xml:space="preserve"> "properties" : { "noteIndex" : 0 }, "schema" : "https://github.com/citation-style-language/schema/raw/master/csl-citation.json" }</w:instrText>
      </w:r>
      <w:r>
        <w:rPr>
          <w:spacing w:val="-4"/>
        </w:rPr>
        <w:fldChar w:fldCharType="separate"/>
      </w:r>
      <w:r w:rsidRPr="004D52B9">
        <w:rPr>
          <w:noProof/>
          <w:spacing w:val="-4"/>
        </w:rPr>
        <w:t>(LEMPERT; POPPER; BANKES, 2003)</w:t>
      </w:r>
      <w:r>
        <w:rPr>
          <w:spacing w:val="-4"/>
        </w:rPr>
        <w:fldChar w:fldCharType="end"/>
      </w:r>
      <w:r>
        <w:rPr>
          <w:spacing w:val="-4"/>
        </w:rPr>
        <w:t>.</w:t>
      </w:r>
    </w:p>
    <w:p w14:paraId="5838ADE4" w14:textId="77777777" w:rsidR="005F2A88" w:rsidRDefault="005F2A88" w:rsidP="005F2A88">
      <w:pPr>
        <w:rPr>
          <w:spacing w:val="-4"/>
        </w:rPr>
      </w:pPr>
      <w:r>
        <w:rPr>
          <w:spacing w:val="-4"/>
        </w:rPr>
        <w:t xml:space="preserve">Quanto à abordagem tradicional de simulação, sua limitação apontada está em como a análise trata os pressupostos utilizados na construção do modelo (ou seja, sua estrutura) e posteriormente em sua execução (ou seja, em seus parâmetros). O argumento central reside no fato de que o modelo é frequentemente usado para predizer o futuro, mesmo que não seja possível validá-lo. </w:t>
      </w:r>
      <w:r>
        <w:rPr>
          <w:spacing w:val="-4"/>
        </w:rPr>
        <w:fldChar w:fldCharType="begin" w:fldLock="1"/>
      </w:r>
      <w:r>
        <w:rPr>
          <w:spacing w:val="-4"/>
        </w:rPr>
        <w:instrText xml:space="preserve">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instrText>
      </w:r>
      <w:r w:rsidRPr="004D0046">
        <w:rPr>
          <w:spacing w:val="-4"/>
        </w:rPr>
        <w:instrText>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w:instrText>
      </w:r>
      <w:r w:rsidRPr="004D52B9">
        <w:rPr>
          <w:spacing w:val="-4"/>
        </w:rPr>
        <w:instrText xml:space="preserve"> "properties" : { "noteIndex" : 0 }, "schema" : "https://github.com/citation-style-language/schema/raw/master/csl-citation.json" }</w:instrText>
      </w:r>
      <w:r>
        <w:rPr>
          <w:spacing w:val="-4"/>
        </w:rPr>
        <w:fldChar w:fldCharType="separate"/>
      </w:r>
      <w:r w:rsidRPr="004D52B9">
        <w:rPr>
          <w:noProof/>
          <w:spacing w:val="-4"/>
        </w:rPr>
        <w:t>(LEMPERT; POPPER; BANKES, 2003)</w:t>
      </w:r>
      <w:r>
        <w:rPr>
          <w:spacing w:val="-4"/>
        </w:rPr>
        <w:fldChar w:fldCharType="end"/>
      </w:r>
      <w:r>
        <w:rPr>
          <w:spacing w:val="-4"/>
        </w:rPr>
        <w:t xml:space="preserve">. </w:t>
      </w:r>
      <w:r>
        <w:rPr>
          <w:spacing w:val="-4"/>
        </w:rPr>
        <w:lastRenderedPageBreak/>
        <w:t xml:space="preserve">Tal crítica é fundamentada sobre o argumento pela “Modelagem Exploratória” </w:t>
      </w:r>
      <w:r>
        <w:rPr>
          <w:spacing w:val="-4"/>
        </w:rPr>
        <w:fldChar w:fldCharType="begin" w:fldLock="1"/>
      </w:r>
      <w:r>
        <w:rPr>
          <w:spacing w:val="-4"/>
        </w:rP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rPr>
          <w:spacing w:val="-4"/>
        </w:rPr>
        <w:fldChar w:fldCharType="separate"/>
      </w:r>
      <w:r w:rsidRPr="00E8484E">
        <w:rPr>
          <w:noProof/>
          <w:spacing w:val="-4"/>
        </w:rPr>
        <w:t>(BANKES, 1993)</w:t>
      </w:r>
      <w:r>
        <w:rPr>
          <w:spacing w:val="-4"/>
        </w:rPr>
        <w:fldChar w:fldCharType="end"/>
      </w:r>
      <w:r>
        <w:rPr>
          <w:spacing w:val="-4"/>
        </w:rPr>
        <w:t>, a qual será tratada em maior profundidade no tópico 2.3.2.</w:t>
      </w:r>
    </w:p>
    <w:p w14:paraId="1173F5DF" w14:textId="77777777" w:rsidR="00A12F3B" w:rsidRPr="00A12F3B" w:rsidRDefault="005F2A88" w:rsidP="00A12F3B">
      <w:pPr>
        <w:rPr>
          <w:lang w:val="en-US"/>
        </w:rPr>
        <w:sectPr w:rsidR="00A12F3B" w:rsidRPr="00A12F3B" w:rsidSect="001F56FA">
          <w:footnotePr>
            <w:numRestart w:val="eachSect"/>
          </w:footnotePr>
          <w:pgSz w:w="11906" w:h="16838" w:code="9"/>
          <w:pgMar w:top="1701" w:right="1134" w:bottom="1134" w:left="1701" w:header="1134" w:footer="709" w:gutter="0"/>
          <w:cols w:space="708"/>
          <w:docGrid w:linePitch="360"/>
        </w:sectPr>
      </w:pPr>
      <w:r>
        <w:rPr>
          <w:spacing w:val="-4"/>
        </w:rPr>
        <w:t xml:space="preserve">Quanto às abordagens baseadas na Análise Formal de Decisão (Decision Analysis), sua principal limitação reside na necessidade de atribuição de probabilidades aos possíveis eventos relacionados à situação. Se diferentes stakeholders possuem diferentes expectativas sobre o futuro, segue-se que os stakeholders escolherão a probabilidade que melhor suporte sua posição. </w:t>
      </w:r>
      <w:r>
        <w:rPr>
          <w:spacing w:val="-4"/>
        </w:rPr>
        <w:fldChar w:fldCharType="begin" w:fldLock="1"/>
      </w:r>
      <w:r>
        <w:rPr>
          <w:spacing w:val="-4"/>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Pr>
          <w:spacing w:val="-4"/>
        </w:rPr>
        <w:fldChar w:fldCharType="separate"/>
      </w:r>
      <w:r w:rsidRPr="008322BB">
        <w:rPr>
          <w:noProof/>
          <w:spacing w:val="-4"/>
        </w:rPr>
        <w:t>(LEMPERT; POPPER; BANKES, 2003)</w:t>
      </w:r>
      <w:r>
        <w:rPr>
          <w:spacing w:val="-4"/>
        </w:rPr>
        <w:fldChar w:fldCharType="end"/>
      </w:r>
      <w:r>
        <w:rPr>
          <w:spacing w:val="-4"/>
        </w:rPr>
        <w:t>.</w:t>
      </w:r>
      <w:r w:rsidR="00A12F3B" w:rsidRPr="00A12F3B">
        <w:rPr>
          <w:lang w:val="en-US"/>
        </w:rPr>
        <w:t xml:space="preserve">  </w:t>
      </w:r>
      <w:commentRangeEnd w:id="139"/>
      <w:r w:rsidR="003A2B03">
        <w:rPr>
          <w:rStyle w:val="Refdecomentrio"/>
        </w:rPr>
        <w:commentReference w:id="139"/>
      </w:r>
    </w:p>
    <w:p w14:paraId="28AC3106" w14:textId="77777777" w:rsidR="00A12F3B" w:rsidRDefault="00A12F3B" w:rsidP="00A12F3B">
      <w:pPr>
        <w:pStyle w:val="Legenda"/>
      </w:pPr>
      <w:bookmarkStart w:id="154" w:name="_Ref479317898"/>
      <w:bookmarkStart w:id="155" w:name="_Toc479346810"/>
      <w:r>
        <w:lastRenderedPageBreak/>
        <w:t xml:space="preserve">Quadro </w:t>
      </w:r>
      <w:r w:rsidR="003019C2">
        <w:fldChar w:fldCharType="begin"/>
      </w:r>
      <w:r w:rsidR="003019C2">
        <w:instrText xml:space="preserve"> SEQ Quadro \* ARABIC </w:instrText>
      </w:r>
      <w:r w:rsidR="003019C2">
        <w:fldChar w:fldCharType="separate"/>
      </w:r>
      <w:r w:rsidR="00C25FF3">
        <w:rPr>
          <w:noProof/>
        </w:rPr>
        <w:t>2</w:t>
      </w:r>
      <w:r w:rsidR="003019C2">
        <w:rPr>
          <w:noProof/>
        </w:rPr>
        <w:fldChar w:fldCharType="end"/>
      </w:r>
      <w:bookmarkEnd w:id="154"/>
      <w:r>
        <w:t xml:space="preserve"> – RDM e Abordagens Relacionadas</w:t>
      </w:r>
      <w:bookmarkEnd w:id="155"/>
    </w:p>
    <w:tbl>
      <w:tblPr>
        <w:tblW w:w="13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342"/>
        <w:gridCol w:w="1368"/>
        <w:gridCol w:w="1103"/>
        <w:gridCol w:w="1410"/>
        <w:gridCol w:w="1172"/>
        <w:gridCol w:w="1806"/>
        <w:gridCol w:w="1276"/>
        <w:gridCol w:w="1320"/>
        <w:gridCol w:w="1196"/>
      </w:tblGrid>
      <w:tr w:rsidR="00A12F3B" w:rsidRPr="00263686" w14:paraId="0AAD0AF8" w14:textId="77777777" w:rsidTr="005F2A88">
        <w:trPr>
          <w:trHeight w:val="234"/>
          <w:tblHeader/>
        </w:trPr>
        <w:tc>
          <w:tcPr>
            <w:tcW w:w="3342" w:type="dxa"/>
            <w:shd w:val="clear" w:color="auto" w:fill="D9D9D9" w:themeFill="background1" w:themeFillShade="D9"/>
            <w:vAlign w:val="center"/>
          </w:tcPr>
          <w:p w14:paraId="70E171D1" w14:textId="77777777" w:rsidR="00A12F3B" w:rsidRPr="0017535D" w:rsidRDefault="00A12F3B" w:rsidP="005F2A88">
            <w:pPr>
              <w:autoSpaceDE/>
              <w:autoSpaceDN/>
              <w:adjustRightInd/>
              <w:spacing w:line="240" w:lineRule="auto"/>
              <w:ind w:firstLine="0"/>
              <w:jc w:val="left"/>
              <w:rPr>
                <w:rFonts w:cs="Arial"/>
                <w:b/>
                <w:bCs/>
                <w:color w:val="000000"/>
                <w:sz w:val="20"/>
                <w:szCs w:val="20"/>
              </w:rPr>
            </w:pPr>
            <w:commentRangeStart w:id="156"/>
            <w:r>
              <w:rPr>
                <w:rFonts w:cs="Arial"/>
                <w:b/>
                <w:bCs/>
                <w:color w:val="000000"/>
                <w:sz w:val="20"/>
                <w:szCs w:val="20"/>
              </w:rPr>
              <w:t>Macro-Contexto</w:t>
            </w:r>
          </w:p>
        </w:tc>
        <w:tc>
          <w:tcPr>
            <w:tcW w:w="5053" w:type="dxa"/>
            <w:gridSpan w:val="4"/>
            <w:shd w:val="clear" w:color="auto" w:fill="A6A6A6" w:themeFill="background1" w:themeFillShade="A6"/>
            <w:vAlign w:val="center"/>
          </w:tcPr>
          <w:p w14:paraId="13D85970" w14:textId="77777777" w:rsidR="00A12F3B" w:rsidRPr="0050339B" w:rsidRDefault="00A12F3B" w:rsidP="005F2A88">
            <w:pPr>
              <w:autoSpaceDE/>
              <w:autoSpaceDN/>
              <w:adjustRightInd/>
              <w:spacing w:line="240" w:lineRule="auto"/>
              <w:ind w:firstLine="0"/>
              <w:jc w:val="center"/>
              <w:rPr>
                <w:rFonts w:cs="Arial"/>
                <w:b/>
                <w:bCs/>
                <w:color w:val="000000"/>
                <w:sz w:val="18"/>
                <w:szCs w:val="20"/>
              </w:rPr>
            </w:pPr>
            <w:r w:rsidRPr="0050339B">
              <w:rPr>
                <w:rFonts w:cs="Arial"/>
                <w:b/>
                <w:bCs/>
                <w:color w:val="000000"/>
                <w:sz w:val="18"/>
                <w:szCs w:val="20"/>
              </w:rPr>
              <w:t>Avaliação de</w:t>
            </w:r>
            <w:r>
              <w:rPr>
                <w:rFonts w:cs="Arial"/>
                <w:b/>
                <w:bCs/>
                <w:color w:val="000000"/>
                <w:sz w:val="18"/>
                <w:szCs w:val="20"/>
              </w:rPr>
              <w:t xml:space="preserve"> Decisões</w:t>
            </w:r>
            <w:r w:rsidRPr="0050339B">
              <w:rPr>
                <w:rFonts w:cs="Arial"/>
                <w:b/>
                <w:bCs/>
                <w:color w:val="000000"/>
                <w:sz w:val="18"/>
                <w:szCs w:val="20"/>
              </w:rPr>
              <w:t xml:space="preserve"> Estrat</w:t>
            </w:r>
            <w:r>
              <w:rPr>
                <w:rFonts w:cs="Arial"/>
                <w:b/>
                <w:bCs/>
                <w:color w:val="000000"/>
                <w:sz w:val="18"/>
                <w:szCs w:val="20"/>
              </w:rPr>
              <w:t>égias / Decisões</w:t>
            </w:r>
            <w:r w:rsidRPr="0050339B">
              <w:rPr>
                <w:rFonts w:cs="Arial"/>
                <w:b/>
                <w:bCs/>
                <w:color w:val="000000"/>
                <w:sz w:val="18"/>
                <w:szCs w:val="20"/>
              </w:rPr>
              <w:t xml:space="preserve"> P</w:t>
            </w:r>
            <w:r>
              <w:rPr>
                <w:rFonts w:cs="Arial"/>
                <w:b/>
                <w:bCs/>
                <w:color w:val="000000"/>
                <w:sz w:val="18"/>
                <w:szCs w:val="20"/>
              </w:rPr>
              <w:t>úblicas</w:t>
            </w:r>
          </w:p>
        </w:tc>
        <w:tc>
          <w:tcPr>
            <w:tcW w:w="5598" w:type="dxa"/>
            <w:gridSpan w:val="4"/>
            <w:shd w:val="clear" w:color="auto" w:fill="D9D9D9" w:themeFill="background1" w:themeFillShade="D9"/>
          </w:tcPr>
          <w:p w14:paraId="6DEBD090" w14:textId="77777777" w:rsidR="00A12F3B" w:rsidRPr="0050339B" w:rsidRDefault="00A12F3B" w:rsidP="005F2A88">
            <w:pPr>
              <w:autoSpaceDE/>
              <w:autoSpaceDN/>
              <w:adjustRightInd/>
              <w:spacing w:line="240" w:lineRule="auto"/>
              <w:ind w:firstLine="0"/>
              <w:jc w:val="center"/>
              <w:rPr>
                <w:rFonts w:cs="Arial"/>
                <w:b/>
                <w:bCs/>
                <w:color w:val="000000"/>
                <w:sz w:val="18"/>
                <w:szCs w:val="20"/>
              </w:rPr>
            </w:pPr>
            <w:r>
              <w:rPr>
                <w:rFonts w:cs="Arial"/>
                <w:b/>
                <w:bCs/>
                <w:color w:val="000000"/>
                <w:sz w:val="18"/>
                <w:szCs w:val="20"/>
              </w:rPr>
              <w:t>Suporte à Estratégia Empresarial</w:t>
            </w:r>
          </w:p>
        </w:tc>
      </w:tr>
      <w:tr w:rsidR="00A12F3B" w:rsidRPr="00263686" w14:paraId="2D175AFD" w14:textId="77777777" w:rsidTr="005F2A88">
        <w:trPr>
          <w:trHeight w:val="510"/>
          <w:tblHeader/>
        </w:trPr>
        <w:tc>
          <w:tcPr>
            <w:tcW w:w="3342" w:type="dxa"/>
            <w:shd w:val="clear" w:color="auto" w:fill="D9D9D9" w:themeFill="background1" w:themeFillShade="D9"/>
            <w:vAlign w:val="center"/>
            <w:hideMark/>
          </w:tcPr>
          <w:p w14:paraId="2B8A79E0" w14:textId="77777777" w:rsidR="00A12F3B" w:rsidRPr="0017535D" w:rsidRDefault="00A12F3B" w:rsidP="005F2A88">
            <w:pPr>
              <w:autoSpaceDE/>
              <w:autoSpaceDN/>
              <w:adjustRightInd/>
              <w:spacing w:line="240" w:lineRule="auto"/>
              <w:ind w:firstLine="0"/>
              <w:jc w:val="left"/>
              <w:rPr>
                <w:rFonts w:cs="Arial"/>
                <w:b/>
                <w:bCs/>
                <w:color w:val="000000"/>
                <w:sz w:val="20"/>
                <w:szCs w:val="20"/>
              </w:rPr>
            </w:pPr>
            <w:r w:rsidRPr="0017535D">
              <w:rPr>
                <w:rFonts w:cs="Arial"/>
                <w:b/>
                <w:bCs/>
                <w:color w:val="000000"/>
                <w:sz w:val="20"/>
                <w:szCs w:val="20"/>
              </w:rPr>
              <w:t>Referência</w:t>
            </w:r>
          </w:p>
        </w:tc>
        <w:tc>
          <w:tcPr>
            <w:tcW w:w="1368" w:type="dxa"/>
            <w:shd w:val="clear" w:color="auto" w:fill="A6A6A6" w:themeFill="background1" w:themeFillShade="A6"/>
            <w:vAlign w:val="center"/>
            <w:hideMark/>
          </w:tcPr>
          <w:p w14:paraId="7A725F89" w14:textId="77777777" w:rsidR="00A12F3B" w:rsidRPr="007F47D9" w:rsidRDefault="00A12F3B" w:rsidP="005F2A88">
            <w:pPr>
              <w:autoSpaceDE/>
              <w:autoSpaceDN/>
              <w:adjustRightInd/>
              <w:spacing w:line="240" w:lineRule="auto"/>
              <w:ind w:firstLine="0"/>
              <w:jc w:val="center"/>
              <w:rPr>
                <w:rFonts w:cs="Arial"/>
                <w:b/>
                <w:bCs/>
                <w:color w:val="000000"/>
                <w:sz w:val="16"/>
                <w:szCs w:val="20"/>
              </w:rPr>
            </w:pPr>
            <w:r w:rsidRPr="007F47D9">
              <w:rPr>
                <w:rFonts w:cs="Arial"/>
                <w:b/>
                <w:bCs/>
                <w:color w:val="000000"/>
                <w:sz w:val="16"/>
                <w:szCs w:val="20"/>
              </w:rPr>
              <w:fldChar w:fldCharType="begin" w:fldLock="1"/>
            </w:r>
            <w:r w:rsidRPr="007F47D9">
              <w:rPr>
                <w:rFonts w:cs="Arial"/>
                <w:b/>
                <w:bCs/>
                <w:color w:val="000000"/>
                <w:sz w:val="16"/>
                <w:szCs w:val="20"/>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Pr="007F47D9">
              <w:rPr>
                <w:rFonts w:cs="Arial"/>
                <w:b/>
                <w:bCs/>
                <w:color w:val="000000"/>
                <w:sz w:val="16"/>
                <w:szCs w:val="20"/>
              </w:rPr>
              <w:fldChar w:fldCharType="separate"/>
            </w:r>
            <w:r w:rsidRPr="007F47D9">
              <w:rPr>
                <w:rFonts w:cs="Arial"/>
                <w:b/>
                <w:bCs/>
                <w:noProof/>
                <w:color w:val="000000"/>
                <w:sz w:val="16"/>
                <w:szCs w:val="20"/>
              </w:rPr>
              <w:t>(LEMPERT; POPPER; BANKES, 2003)</w:t>
            </w:r>
            <w:r w:rsidRPr="007F47D9">
              <w:rPr>
                <w:rFonts w:cs="Arial"/>
                <w:b/>
                <w:bCs/>
                <w:color w:val="000000"/>
                <w:sz w:val="16"/>
                <w:szCs w:val="20"/>
              </w:rPr>
              <w:fldChar w:fldCharType="end"/>
            </w:r>
          </w:p>
        </w:tc>
        <w:tc>
          <w:tcPr>
            <w:tcW w:w="1103" w:type="dxa"/>
            <w:shd w:val="clear" w:color="auto" w:fill="A6A6A6" w:themeFill="background1" w:themeFillShade="A6"/>
            <w:vAlign w:val="center"/>
            <w:hideMark/>
          </w:tcPr>
          <w:p w14:paraId="10C810D2" w14:textId="77777777" w:rsidR="00A12F3B" w:rsidRPr="007F47D9" w:rsidRDefault="00A12F3B" w:rsidP="005F2A88">
            <w:pPr>
              <w:autoSpaceDE/>
              <w:autoSpaceDN/>
              <w:adjustRightInd/>
              <w:spacing w:line="240" w:lineRule="auto"/>
              <w:ind w:firstLine="0"/>
              <w:jc w:val="center"/>
              <w:rPr>
                <w:rFonts w:cs="Arial"/>
                <w:b/>
                <w:bCs/>
                <w:color w:val="000000"/>
                <w:sz w:val="16"/>
                <w:szCs w:val="20"/>
              </w:rPr>
            </w:pPr>
            <w:r w:rsidRPr="007F47D9">
              <w:rPr>
                <w:rFonts w:cs="Arial"/>
                <w:b/>
                <w:bCs/>
                <w:color w:val="000000"/>
                <w:sz w:val="16"/>
                <w:szCs w:val="20"/>
              </w:rPr>
              <w:fldChar w:fldCharType="begin" w:fldLock="1"/>
            </w:r>
            <w:r w:rsidRPr="007F47D9">
              <w:rPr>
                <w:rFonts w:cs="Arial"/>
                <w:b/>
                <w:bCs/>
                <w:color w:val="000000"/>
                <w:sz w:val="16"/>
                <w:szCs w:val="20"/>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Pr="007F47D9">
              <w:rPr>
                <w:rFonts w:cs="Arial"/>
                <w:b/>
                <w:bCs/>
                <w:color w:val="000000"/>
                <w:sz w:val="16"/>
                <w:szCs w:val="20"/>
              </w:rPr>
              <w:fldChar w:fldCharType="separate"/>
            </w:r>
            <w:r w:rsidRPr="007F47D9">
              <w:rPr>
                <w:rFonts w:cs="Arial"/>
                <w:b/>
                <w:bCs/>
                <w:noProof/>
                <w:color w:val="000000"/>
                <w:sz w:val="16"/>
                <w:szCs w:val="20"/>
              </w:rPr>
              <w:t>(LEMPERT et al., 2006)</w:t>
            </w:r>
            <w:r w:rsidRPr="007F47D9">
              <w:rPr>
                <w:rFonts w:cs="Arial"/>
                <w:b/>
                <w:bCs/>
                <w:color w:val="000000"/>
                <w:sz w:val="16"/>
                <w:szCs w:val="20"/>
              </w:rPr>
              <w:fldChar w:fldCharType="end"/>
            </w:r>
          </w:p>
        </w:tc>
        <w:tc>
          <w:tcPr>
            <w:tcW w:w="1410" w:type="dxa"/>
            <w:shd w:val="clear" w:color="auto" w:fill="A6A6A6" w:themeFill="background1" w:themeFillShade="A6"/>
            <w:vAlign w:val="center"/>
            <w:hideMark/>
          </w:tcPr>
          <w:p w14:paraId="6639FA1D" w14:textId="77777777" w:rsidR="00A12F3B" w:rsidRPr="007F47D9" w:rsidRDefault="00A12F3B" w:rsidP="005F2A88">
            <w:pPr>
              <w:autoSpaceDE/>
              <w:autoSpaceDN/>
              <w:adjustRightInd/>
              <w:spacing w:line="240" w:lineRule="auto"/>
              <w:ind w:firstLine="0"/>
              <w:jc w:val="center"/>
              <w:rPr>
                <w:rFonts w:cs="Arial"/>
                <w:b/>
                <w:bCs/>
                <w:color w:val="000000"/>
                <w:sz w:val="16"/>
                <w:szCs w:val="20"/>
                <w:lang w:val="en-US"/>
              </w:rPr>
            </w:pPr>
            <w:r w:rsidRPr="007F47D9">
              <w:rPr>
                <w:rFonts w:cs="Arial"/>
                <w:b/>
                <w:bCs/>
                <w:color w:val="000000"/>
                <w:sz w:val="16"/>
                <w:szCs w:val="20"/>
                <w:lang w:val="en-US"/>
              </w:rPr>
              <w:fldChar w:fldCharType="begin" w:fldLock="1"/>
            </w:r>
            <w:r w:rsidRPr="007F47D9">
              <w:rPr>
                <w:rFonts w:cs="Arial"/>
                <w:b/>
                <w:bCs/>
                <w:color w:val="000000"/>
                <w:sz w:val="16"/>
                <w:szCs w:val="20"/>
                <w:lang w:val="en-US"/>
              </w:rPr>
              <w:instrText>ADDIN CSL_CITATION { "citationItems" : [ { "id" : "ITEM-1", "itemData" : { "DOI" : "doi:10.1596/1813-9450-6193", "ISBN" : "&lt;null&gt;", "PMID" : "4", "abstract" : "While agreeing on the choice of an optimal investment decision is already difficult for any diverse group of actors, priorities, and world views, the presence of deep uncertainties further challenges the decision-making framework by questioning the robustness of all purportedly optimal solutions. This paper summarizes the additional uncertainty that is created by climate change, and reviews the tools that are available to project climate change (including downscaling techniques) and to assess and quantify the corresponding uncertainty. Assuming that climate change and other deep uncertainties cannot be eliminated over the short term (and probably even over the longer term), it then summarizes existing decision-making methodologies that are able to deal with climate-related uncertainty, namely cost-benefit analysis under uncertainty, cost- benefit analysis with real options, robust decision making, and climate informed decision analysis. It also provides examples of applications of these methodologies, highlighting their pros and cons and their domain of applicability. The paper concludes that it is impossible to define the \u201cbest\u201d solution or to prescribe any particular methodology in general. Instead, a menu of methodologies is required, together with some indications on which strategies are most appropriate in which contexts. This analysis is based on a set of interviews with decision-makers, in particular World Bank project leaders, and on a literature review on decision-making under uncertainty. It aims at helping decision-makers identify which method is more appropriate in a given context, as a function of the project\u2019s lifetime, cost, and vulnerability.", "author" : [ { "dropping-particle" : "", "family" : "Hallegatte", "given" : "St\u00e9phane", "non-dropping-particle" : "", "parse-names" : false, "suffix" : "" }, { "dropping-particle" : "", "family" : "Shah", "given" : "A", "non-dropping-particle" : "", "parse-names" : false, "suffix" : "" }, { "dropping-particle" : "", "family" : "Brown", "given" : "Casey", "non-dropping-particle" : "", "parse-names" : false, "suffix" : "" }, { "dropping-particle" : "", "family" : "Lempert", "given" : "Robert J.", "non-dropping-particle" : "", "parse-names" : false, "suffix" : "" }, { "dropping-particle" : "", "family" : "Gill", "given" : "S", "non-dropping-particle" : "", "parse-names" : false, "suffix" : "" } ], "container-title" : "Policy Research Working Paper", "id" : "ITEM-1", "issue" : "6193", "issued" : { "date-parts" : [ [ "2012" ] ] }, "page" : "1-41", "title" : "Investment Decision Making Under Deep Uncertainty: Application to Climate Change", "type" : "article-journal" }, "uris" : [ "http://www.mendeley.com/documents/?uuid=fb95274c-4103-45cb-a8b5-8c65b85d7a35" ] } ], "mendeley" : { "formattedCitation" : "(HALLEGATTE et al., 2012)", "plainTextFormattedCitation" : "(HALLEGATTE et al., 2012)", "previouslyFormattedCitation" : "(HALLEGATTE et al., 2012)" }, "properties" : { "noteIndex" : 0 }, "schema" : "https://github.com/citation-style-language/schema/raw/master/csl-citation.json" }</w:instrText>
            </w:r>
            <w:r w:rsidRPr="007F47D9">
              <w:rPr>
                <w:rFonts w:cs="Arial"/>
                <w:b/>
                <w:bCs/>
                <w:color w:val="000000"/>
                <w:sz w:val="16"/>
                <w:szCs w:val="20"/>
                <w:lang w:val="en-US"/>
              </w:rPr>
              <w:fldChar w:fldCharType="separate"/>
            </w:r>
            <w:r w:rsidRPr="007F47D9">
              <w:rPr>
                <w:rFonts w:cs="Arial"/>
                <w:b/>
                <w:bCs/>
                <w:noProof/>
                <w:color w:val="000000"/>
                <w:sz w:val="16"/>
                <w:szCs w:val="20"/>
                <w:lang w:val="en-US"/>
              </w:rPr>
              <w:t>(HALLEGATTE et al., 2012)</w:t>
            </w:r>
            <w:r w:rsidRPr="007F47D9">
              <w:rPr>
                <w:rFonts w:cs="Arial"/>
                <w:b/>
                <w:bCs/>
                <w:color w:val="000000"/>
                <w:sz w:val="16"/>
                <w:szCs w:val="20"/>
                <w:lang w:val="en-US"/>
              </w:rPr>
              <w:fldChar w:fldCharType="end"/>
            </w:r>
          </w:p>
        </w:tc>
        <w:tc>
          <w:tcPr>
            <w:tcW w:w="1172" w:type="dxa"/>
            <w:shd w:val="clear" w:color="auto" w:fill="A6A6A6" w:themeFill="background1" w:themeFillShade="A6"/>
            <w:vAlign w:val="center"/>
            <w:hideMark/>
          </w:tcPr>
          <w:p w14:paraId="593D22B8" w14:textId="77777777" w:rsidR="00A12F3B" w:rsidRPr="007F47D9" w:rsidRDefault="00A12F3B" w:rsidP="005F2A88">
            <w:pPr>
              <w:autoSpaceDE/>
              <w:autoSpaceDN/>
              <w:adjustRightInd/>
              <w:spacing w:line="240" w:lineRule="auto"/>
              <w:ind w:firstLine="0"/>
              <w:jc w:val="left"/>
              <w:rPr>
                <w:rFonts w:cs="Arial"/>
                <w:b/>
                <w:bCs/>
                <w:color w:val="000000"/>
                <w:sz w:val="16"/>
                <w:szCs w:val="20"/>
                <w:lang w:val="en-US"/>
              </w:rPr>
            </w:pPr>
            <w:r w:rsidRPr="007F47D9">
              <w:rPr>
                <w:rFonts w:cs="Arial"/>
                <w:b/>
                <w:bCs/>
                <w:color w:val="000000"/>
                <w:sz w:val="16"/>
                <w:szCs w:val="20"/>
                <w:lang w:val="en-US"/>
              </w:rPr>
              <w:fldChar w:fldCharType="begin" w:fldLock="1"/>
            </w:r>
            <w:r w:rsidRPr="007F47D9">
              <w:rPr>
                <w:rFonts w:cs="Arial"/>
                <w:b/>
                <w:bCs/>
                <w:color w:val="000000"/>
                <w:sz w:val="16"/>
                <w:szCs w:val="20"/>
                <w:lang w:val="en-US"/>
              </w:rPr>
              <w:instrText>ADDIN CSL_CITATION { "citationItems" : [ { "id" : "ITEM-1", "itemData" : { "DOI" : "10.1061/(ASCE)WR.1943-5452.0000509", "ISBN" : "0733-9496", "ISSN" : "0733-9496", "abstract" : "Water systems planners have long recognized the need for robust solutions capable of withstanding deviations from the conditions for which they were designed. Robustness analyses have shifted from expected utility to exploratory bottom-up approaches which identify vulnerable scenarios prior to assigning likelihoods. Examples include Robust Decision Making (RDM), Decision Scaling, Info-Gap, and Many-Objective Robust Decision Making (MORDM). We propose a taxonomy of robustness frameworks to compare and contrast these approaches based on their methods of (1) alternative generation, (2) sampling of states of the world, (3) quantification of robustness measures, and (4) sensitivity analysis to identify important uncertainties. Building from the proposed taxonomy, we use a regional urban water supply case study in the Research Triangle region of North Carolina to illustrate the decision-relevant consequences that emerge from each of these choices. Results indicate that the methodological choices in the taxonomy lead to the selection of substantially different planning alternatives, underscoring the importance of an informed definition of robustness. Moreover, the results show that some commonly employed methodological choices and definitions of robustness can have undesired consequences when ranking decision alternatives. For the demonstrated test case, recommendations for overcoming these issues include: (1) decision alternatives should be searched rather than prespecified, (2) dominant uncertainties should be discovered through sensitivity analysis rather than assumed, and (3) a carefully elicited multivariate satisficing measure of robustness allows stakeholders to achieve their problem-specific performance requirements. This work emphasizes the importance of an informed problem formulation for systems facing challenging performance tradeoffs and provides a common vocabulary to link the robustness frameworks widely used in the field of water systems planning.", "author" : [ { "dropping-particle" : "", "family" : "Herman", "given" : "J", "non-dropping-particle" : "", "parse-names" : false, "suffix" : "" }, { "dropping-particle" : "", "family" : "Reed", "given" : "P", "non-dropping-particle" : "", "parse-names" : false, "suffix" : "" }, { "dropping-particle" : "", "family" : "Zeff", "given" : "H", "non-dropping-particle" : "", "parse-names" : false, "suffix" : "" }, { "dropping-particle" : "", "family" : "Characklis", "given" : "G", "non-dropping-particle" : "", "parse-names" : false, "suffix" : "" } ], "container-title" : "Journal of Water Resources Planning and Management", "id" : "ITEM-1", "issue" : "10", "issued" : { "date-parts" : [ [ "2015" ] ] }, "page" : "4015012", "title" : "How Should Robustness Be Defined for Water Systems Planning under Change?", "type" : "article-journal", "volume" : "141" }, "uris" : [ "http://www.mendeley.com/documents/?uuid=46bd7297-ecc2-47b4-8956-17b428deb2c2" ] } ], "mendeley" : { "formattedCitation" : "(HERMAN et al., 2015)", "plainTextFormattedCitation" : "(HERMAN et al., 2015)", "previouslyFormattedCitation" : "(HERMAN et al., 2015)" }, "properties" : { "noteIndex" : 0 }, "schema" : "https://github.com/citation-style-language/schema/raw/master/csl-citation.json" }</w:instrText>
            </w:r>
            <w:r w:rsidRPr="007F47D9">
              <w:rPr>
                <w:rFonts w:cs="Arial"/>
                <w:b/>
                <w:bCs/>
                <w:color w:val="000000"/>
                <w:sz w:val="16"/>
                <w:szCs w:val="20"/>
                <w:lang w:val="en-US"/>
              </w:rPr>
              <w:fldChar w:fldCharType="separate"/>
            </w:r>
            <w:r w:rsidRPr="007F47D9">
              <w:rPr>
                <w:rFonts w:cs="Arial"/>
                <w:b/>
                <w:bCs/>
                <w:noProof/>
                <w:color w:val="000000"/>
                <w:sz w:val="16"/>
                <w:szCs w:val="20"/>
                <w:lang w:val="en-US"/>
              </w:rPr>
              <w:t>(HERMAN et al., 2015)</w:t>
            </w:r>
            <w:r w:rsidRPr="007F47D9">
              <w:rPr>
                <w:rFonts w:cs="Arial"/>
                <w:b/>
                <w:bCs/>
                <w:color w:val="000000"/>
                <w:sz w:val="16"/>
                <w:szCs w:val="20"/>
                <w:lang w:val="en-US"/>
              </w:rPr>
              <w:fldChar w:fldCharType="end"/>
            </w:r>
          </w:p>
        </w:tc>
        <w:tc>
          <w:tcPr>
            <w:tcW w:w="1806" w:type="dxa"/>
            <w:shd w:val="clear" w:color="auto" w:fill="D9D9D9" w:themeFill="background1" w:themeFillShade="D9"/>
            <w:vAlign w:val="center"/>
            <w:hideMark/>
          </w:tcPr>
          <w:p w14:paraId="1969D42C" w14:textId="77777777" w:rsidR="00A12F3B" w:rsidRPr="007F47D9" w:rsidRDefault="00A12F3B" w:rsidP="005F2A88">
            <w:pPr>
              <w:autoSpaceDE/>
              <w:autoSpaceDN/>
              <w:adjustRightInd/>
              <w:spacing w:line="240" w:lineRule="auto"/>
              <w:ind w:firstLine="0"/>
              <w:jc w:val="left"/>
              <w:rPr>
                <w:rFonts w:cs="Arial"/>
                <w:b/>
                <w:bCs/>
                <w:color w:val="000000"/>
                <w:sz w:val="16"/>
                <w:szCs w:val="20"/>
                <w:lang w:val="en-US"/>
              </w:rPr>
            </w:pPr>
            <w:r w:rsidRPr="007F47D9">
              <w:rPr>
                <w:rFonts w:cs="Arial"/>
                <w:b/>
                <w:bCs/>
                <w:color w:val="000000"/>
                <w:sz w:val="16"/>
                <w:szCs w:val="20"/>
                <w:lang w:val="en-US"/>
              </w:rPr>
              <w:fldChar w:fldCharType="begin" w:fldLock="1"/>
            </w:r>
            <w:r w:rsidRPr="007F47D9">
              <w:rPr>
                <w:rFonts w:cs="Arial"/>
                <w:b/>
                <w:bCs/>
                <w:color w:val="000000"/>
                <w:sz w:val="16"/>
                <w:szCs w:val="20"/>
                <w:lang w:val="en-US"/>
              </w:rP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"uris" : [ "http://www.mendeley.com/documents/?uuid=46af7d69-c758-4107-ae0d-2242fa22a40c" ] } ], "mendeley" : { "formattedCitation" : "(COURTNEY; KIRKLAND; VIGUERIE, 1997)", "plainTextFormattedCitation" : "(COURTNEY; KIRKLAND; VIGUERIE, 1997)", "previouslyFormattedCitation" : "(COURTNEY; KIRKLAND; VIGUERIE, 1997)" }, "properties" : { "noteIndex" : 0 }, "schema" : "https://github.com/citation-style-language/schema/raw/master/csl-citation.json" }</w:instrText>
            </w:r>
            <w:r w:rsidRPr="007F47D9">
              <w:rPr>
                <w:rFonts w:cs="Arial"/>
                <w:b/>
                <w:bCs/>
                <w:color w:val="000000"/>
                <w:sz w:val="16"/>
                <w:szCs w:val="20"/>
                <w:lang w:val="en-US"/>
              </w:rPr>
              <w:fldChar w:fldCharType="separate"/>
            </w:r>
            <w:r w:rsidRPr="007F47D9">
              <w:rPr>
                <w:rFonts w:cs="Arial"/>
                <w:b/>
                <w:bCs/>
                <w:noProof/>
                <w:color w:val="000000"/>
                <w:sz w:val="16"/>
                <w:szCs w:val="20"/>
                <w:lang w:val="en-US"/>
              </w:rPr>
              <w:t>(COURTNEY; KIRKLAND; VIGUERIE, 1997)</w:t>
            </w:r>
            <w:r w:rsidRPr="007F47D9">
              <w:rPr>
                <w:rFonts w:cs="Arial"/>
                <w:b/>
                <w:bCs/>
                <w:color w:val="000000"/>
                <w:sz w:val="16"/>
                <w:szCs w:val="20"/>
                <w:lang w:val="en-US"/>
              </w:rPr>
              <w:fldChar w:fldCharType="end"/>
            </w:r>
          </w:p>
        </w:tc>
        <w:tc>
          <w:tcPr>
            <w:tcW w:w="1276" w:type="dxa"/>
            <w:shd w:val="clear" w:color="auto" w:fill="D9D9D9" w:themeFill="background1" w:themeFillShade="D9"/>
            <w:vAlign w:val="center"/>
          </w:tcPr>
          <w:p w14:paraId="0BFD61F9" w14:textId="77777777" w:rsidR="00A12F3B" w:rsidRPr="007F47D9" w:rsidRDefault="00A12F3B" w:rsidP="005F2A88">
            <w:pPr>
              <w:autoSpaceDE/>
              <w:autoSpaceDN/>
              <w:adjustRightInd/>
              <w:spacing w:line="240" w:lineRule="auto"/>
              <w:ind w:firstLine="0"/>
              <w:jc w:val="left"/>
              <w:rPr>
                <w:rFonts w:cs="Arial"/>
                <w:b/>
                <w:bCs/>
                <w:color w:val="000000"/>
                <w:sz w:val="16"/>
                <w:szCs w:val="20"/>
                <w:lang w:val="en-US"/>
              </w:rPr>
            </w:pPr>
            <w:r w:rsidRPr="007F47D9">
              <w:rPr>
                <w:rFonts w:cs="Arial"/>
                <w:b/>
                <w:bCs/>
                <w:color w:val="000000"/>
                <w:sz w:val="16"/>
                <w:szCs w:val="20"/>
                <w:lang w:val="en-US"/>
              </w:rPr>
              <w:fldChar w:fldCharType="begin" w:fldLock="1"/>
            </w:r>
            <w:r>
              <w:rPr>
                <w:rFonts w:cs="Arial"/>
                <w:b/>
                <w:bCs/>
                <w:color w:val="000000"/>
                <w:sz w:val="16"/>
                <w:szCs w:val="20"/>
                <w:lang w:val="en-US"/>
              </w:rP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"uris" : [ "http://www.mendeley.com/documents/?uuid=e662ee86-59b0-4974-be2e-3cd1ae4beb20" ] } ], "mendeley" : { "formattedCitation" : "(DYSON et al., 2007)", "plainTextFormattedCitation" : "(DYSON et al., 2007)", "previouslyFormattedCitation" : "(DYSON et al., 2007)" }, "properties" : { "noteIndex" : 0 }, "schema" : "https://github.com/citation-style-language/schema/raw/master/csl-citation.json" }</w:instrText>
            </w:r>
            <w:r w:rsidRPr="007F47D9">
              <w:rPr>
                <w:rFonts w:cs="Arial"/>
                <w:b/>
                <w:bCs/>
                <w:color w:val="000000"/>
                <w:sz w:val="16"/>
                <w:szCs w:val="20"/>
                <w:lang w:val="en-US"/>
              </w:rPr>
              <w:fldChar w:fldCharType="separate"/>
            </w:r>
            <w:r w:rsidRPr="007F47D9">
              <w:rPr>
                <w:rFonts w:cs="Arial"/>
                <w:b/>
                <w:bCs/>
                <w:noProof/>
                <w:color w:val="000000"/>
                <w:sz w:val="16"/>
                <w:szCs w:val="20"/>
                <w:lang w:val="en-US"/>
              </w:rPr>
              <w:t>(DYSON et al., 2007)</w:t>
            </w:r>
            <w:r w:rsidRPr="007F47D9">
              <w:rPr>
                <w:rFonts w:cs="Arial"/>
                <w:b/>
                <w:bCs/>
                <w:color w:val="000000"/>
                <w:sz w:val="16"/>
                <w:szCs w:val="20"/>
                <w:lang w:val="en-US"/>
              </w:rPr>
              <w:fldChar w:fldCharType="end"/>
            </w:r>
          </w:p>
        </w:tc>
        <w:tc>
          <w:tcPr>
            <w:tcW w:w="1320" w:type="dxa"/>
            <w:shd w:val="clear" w:color="auto" w:fill="D9D9D9" w:themeFill="background1" w:themeFillShade="D9"/>
            <w:vAlign w:val="center"/>
            <w:hideMark/>
          </w:tcPr>
          <w:p w14:paraId="12A43399" w14:textId="77777777" w:rsidR="00A12F3B" w:rsidRPr="007F47D9" w:rsidRDefault="00A12F3B" w:rsidP="005F2A88">
            <w:pPr>
              <w:autoSpaceDE/>
              <w:autoSpaceDN/>
              <w:adjustRightInd/>
              <w:spacing w:line="240" w:lineRule="auto"/>
              <w:ind w:firstLine="0"/>
              <w:jc w:val="left"/>
              <w:rPr>
                <w:rFonts w:cs="Arial"/>
                <w:b/>
                <w:bCs/>
                <w:color w:val="000000"/>
                <w:sz w:val="16"/>
                <w:szCs w:val="20"/>
                <w:lang w:val="en-US"/>
              </w:rPr>
            </w:pPr>
            <w:r w:rsidRPr="007F47D9">
              <w:rPr>
                <w:rFonts w:cs="Arial"/>
                <w:b/>
                <w:bCs/>
                <w:color w:val="000000"/>
                <w:sz w:val="16"/>
                <w:szCs w:val="20"/>
                <w:lang w:val="en-US"/>
              </w:rPr>
              <w:fldChar w:fldCharType="begin" w:fldLock="1"/>
            </w:r>
            <w:r w:rsidRPr="007F47D9">
              <w:rPr>
                <w:rFonts w:cs="Arial"/>
                <w:b/>
                <w:bCs/>
                <w:color w:val="000000"/>
                <w:sz w:val="16"/>
                <w:szCs w:val="20"/>
                <w:lang w:val="en-US"/>
              </w:rP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"uris" : [ "http://www.mendeley.com/documents/?uuid=1f5de6ec-e5e0-4fa0-af78-fcd71754d5ed" ] } ], "mendeley" : { "formattedCitation" : "(COURTNEY; LOVALLO; CLARKE, 2013)", "plainTextFormattedCitation" : "(COURTNEY; LOVALLO; CLARKE, 2013)", "previouslyFormattedCitation" : "(COURTNEY; LOVALLO; CLARKE, 2013)" }, "properties" : { "noteIndex" : 0 }, "schema" : "https://github.com/citation-style-language/schema/raw/master/csl-citation.json" }</w:instrText>
            </w:r>
            <w:r w:rsidRPr="007F47D9">
              <w:rPr>
                <w:rFonts w:cs="Arial"/>
                <w:b/>
                <w:bCs/>
                <w:color w:val="000000"/>
                <w:sz w:val="16"/>
                <w:szCs w:val="20"/>
                <w:lang w:val="en-US"/>
              </w:rPr>
              <w:fldChar w:fldCharType="separate"/>
            </w:r>
            <w:r w:rsidRPr="007F47D9">
              <w:rPr>
                <w:rFonts w:cs="Arial"/>
                <w:b/>
                <w:bCs/>
                <w:noProof/>
                <w:color w:val="000000"/>
                <w:sz w:val="16"/>
                <w:szCs w:val="20"/>
                <w:lang w:val="en-US"/>
              </w:rPr>
              <w:t>(COURTNEY; LOVALLO; CLARKE, 2013)</w:t>
            </w:r>
            <w:r w:rsidRPr="007F47D9">
              <w:rPr>
                <w:rFonts w:cs="Arial"/>
                <w:b/>
                <w:bCs/>
                <w:color w:val="000000"/>
                <w:sz w:val="16"/>
                <w:szCs w:val="20"/>
                <w:lang w:val="en-US"/>
              </w:rPr>
              <w:fldChar w:fldCharType="end"/>
            </w:r>
          </w:p>
        </w:tc>
        <w:tc>
          <w:tcPr>
            <w:tcW w:w="1196" w:type="dxa"/>
            <w:shd w:val="clear" w:color="auto" w:fill="D9D9D9" w:themeFill="background1" w:themeFillShade="D9"/>
            <w:vAlign w:val="center"/>
            <w:hideMark/>
          </w:tcPr>
          <w:p w14:paraId="405C3984" w14:textId="77777777" w:rsidR="00A12F3B" w:rsidRPr="007F47D9" w:rsidRDefault="00A12F3B" w:rsidP="005F2A88">
            <w:pPr>
              <w:autoSpaceDE/>
              <w:autoSpaceDN/>
              <w:adjustRightInd/>
              <w:spacing w:line="240" w:lineRule="auto"/>
              <w:ind w:firstLine="0"/>
              <w:jc w:val="left"/>
              <w:rPr>
                <w:rFonts w:cs="Arial"/>
                <w:b/>
                <w:bCs/>
                <w:color w:val="000000"/>
                <w:sz w:val="16"/>
                <w:szCs w:val="20"/>
                <w:lang w:val="en-US"/>
              </w:rPr>
            </w:pPr>
            <w:r w:rsidRPr="007F47D9">
              <w:rPr>
                <w:rFonts w:cs="Arial"/>
                <w:b/>
                <w:bCs/>
                <w:color w:val="000000"/>
                <w:sz w:val="16"/>
                <w:szCs w:val="20"/>
                <w:lang w:val="en-US"/>
              </w:rPr>
              <w:fldChar w:fldCharType="begin" w:fldLock="1"/>
            </w:r>
            <w:r w:rsidRPr="007F47D9">
              <w:rPr>
                <w:rFonts w:cs="Arial"/>
                <w:b/>
                <w:bCs/>
                <w:color w:val="000000"/>
                <w:sz w:val="16"/>
                <w:szCs w:val="20"/>
                <w:lang w:val="en-US"/>
              </w:rPr>
              <w:instrText>ADDIN CSL_CITATION { "citationItems" : [ { "id" : "ITEM-1", "itemData" : { "DOI" : "10.1057/jors.2011.2", "ISBN" : "0160-5682\\r1476-9360", "ISSN" : "0160-5682", "abstract" : "This paper reports the results of an online survey conducted with practitioner members of the UK Operational Research (OR) Society. The purpose of the survey was to explore the current practice of supporting the strategy process in terms of activities supported and tools used. The results of the survey are compared to those of previous surveys to explore developments in, inter alia, the use of management/strategy tools and \u2018soft\u2019 Operational Research/Management Science (OR/MS) tools. The survey results demonstrate that OR practitioners actively support the strategy process within their organisations. While a wide variety of tools, drawn from the OR/MS and management/strategy fields, are used to support the strategy process within organisations, the findings suggest that soft OR/MS tools are not regularly used. The findings also demonstrate that tools are combined to support the strategy process from both within and across the OR/MS and management/strategy fields. The paper ends by identifying a number of areas for further research.", "author" : [ { "dropping-particle" : "", "family" : "O'Brien", "given" : "F.", "non-dropping-particle" : "", "parse-names" : false, "suffix" : "" } ], "container-title" : "Journal of the Operational Research Society", "id" : "ITEM-1", "issue" : "5", "issued" : { "date-parts" : [ [ "2011" ] ] }, "page" : "900-920", "title" : "Supporting the strategy process: a survey of UK OR/MS practitioners", "type" : "article-journal", "volume" : "62" }, "uris" : [ "http://www.mendeley.com/documents/?uuid=9ceb8116-91e1-46dc-9f0b-29e7784e86bc" ] } ], "mendeley" : { "formattedCitation" : "(O\u2019BRIEN, 2011)", "plainTextFormattedCitation" : "(O\u2019BRIEN, 2011)", "previouslyFormattedCitation" : "(O\u2019BRIEN, 2011)" }, "properties" : { "noteIndex" : 0 }, "schema" : "https://github.com/citation-style-language/schema/raw/master/csl-citation.json" }</w:instrText>
            </w:r>
            <w:r w:rsidRPr="007F47D9">
              <w:rPr>
                <w:rFonts w:cs="Arial"/>
                <w:b/>
                <w:bCs/>
                <w:color w:val="000000"/>
                <w:sz w:val="16"/>
                <w:szCs w:val="20"/>
                <w:lang w:val="en-US"/>
              </w:rPr>
              <w:fldChar w:fldCharType="separate"/>
            </w:r>
            <w:r w:rsidRPr="007F47D9">
              <w:rPr>
                <w:rFonts w:cs="Arial"/>
                <w:b/>
                <w:bCs/>
                <w:noProof/>
                <w:color w:val="000000"/>
                <w:sz w:val="16"/>
                <w:szCs w:val="20"/>
                <w:lang w:val="en-US"/>
              </w:rPr>
              <w:t>(O’BRIEN, 2011)</w:t>
            </w:r>
            <w:r w:rsidRPr="007F47D9">
              <w:rPr>
                <w:rFonts w:cs="Arial"/>
                <w:b/>
                <w:bCs/>
                <w:color w:val="000000"/>
                <w:sz w:val="16"/>
                <w:szCs w:val="20"/>
                <w:lang w:val="en-US"/>
              </w:rPr>
              <w:fldChar w:fldCharType="end"/>
            </w:r>
          </w:p>
        </w:tc>
      </w:tr>
      <w:tr w:rsidR="00A12F3B" w:rsidRPr="00263686" w14:paraId="066BBA5E" w14:textId="77777777" w:rsidTr="005F2A88">
        <w:trPr>
          <w:trHeight w:val="255"/>
          <w:tblHeader/>
        </w:trPr>
        <w:tc>
          <w:tcPr>
            <w:tcW w:w="3342" w:type="dxa"/>
            <w:shd w:val="clear" w:color="auto" w:fill="D9D9D9" w:themeFill="background1" w:themeFillShade="D9"/>
            <w:vAlign w:val="center"/>
          </w:tcPr>
          <w:p w14:paraId="740A742C" w14:textId="77777777" w:rsidR="00A12F3B" w:rsidRPr="0017535D" w:rsidRDefault="00A12F3B" w:rsidP="005F2A88">
            <w:pPr>
              <w:autoSpaceDE/>
              <w:autoSpaceDN/>
              <w:adjustRightInd/>
              <w:spacing w:line="240" w:lineRule="auto"/>
              <w:ind w:firstLine="0"/>
              <w:jc w:val="left"/>
              <w:rPr>
                <w:rFonts w:cs="Arial"/>
                <w:b/>
                <w:bCs/>
                <w:color w:val="000000"/>
                <w:sz w:val="20"/>
                <w:szCs w:val="20"/>
              </w:rPr>
            </w:pPr>
            <w:r>
              <w:rPr>
                <w:rFonts w:cs="Arial"/>
                <w:b/>
                <w:bCs/>
                <w:color w:val="000000"/>
                <w:sz w:val="20"/>
                <w:szCs w:val="20"/>
              </w:rPr>
              <w:t>Contexto Delimitado pelo Trabalho</w:t>
            </w:r>
          </w:p>
        </w:tc>
        <w:tc>
          <w:tcPr>
            <w:tcW w:w="1368" w:type="dxa"/>
            <w:shd w:val="clear" w:color="auto" w:fill="A6A6A6" w:themeFill="background1" w:themeFillShade="A6"/>
            <w:vAlign w:val="center"/>
          </w:tcPr>
          <w:p w14:paraId="5017BB23" w14:textId="77777777" w:rsidR="00A12F3B" w:rsidRPr="004808E3" w:rsidRDefault="00A12F3B" w:rsidP="005F2A88">
            <w:pPr>
              <w:autoSpaceDE/>
              <w:autoSpaceDN/>
              <w:adjustRightInd/>
              <w:spacing w:line="240" w:lineRule="auto"/>
              <w:ind w:firstLine="0"/>
              <w:jc w:val="center"/>
              <w:rPr>
                <w:rFonts w:cs="Arial"/>
                <w:color w:val="000000"/>
                <w:sz w:val="16"/>
                <w:szCs w:val="20"/>
                <w:lang w:val="en-US"/>
              </w:rPr>
            </w:pPr>
            <w:r w:rsidRPr="004808E3">
              <w:rPr>
                <w:rFonts w:cs="Arial"/>
                <w:color w:val="000000"/>
                <w:sz w:val="16"/>
                <w:szCs w:val="20"/>
                <w:lang w:val="en-US"/>
              </w:rPr>
              <w:t>Long Term Policy Analysis</w:t>
            </w:r>
          </w:p>
        </w:tc>
        <w:tc>
          <w:tcPr>
            <w:tcW w:w="1103" w:type="dxa"/>
            <w:shd w:val="clear" w:color="auto" w:fill="A6A6A6" w:themeFill="background1" w:themeFillShade="A6"/>
            <w:vAlign w:val="center"/>
          </w:tcPr>
          <w:p w14:paraId="397310FF" w14:textId="77777777" w:rsidR="00A12F3B" w:rsidRPr="004808E3" w:rsidRDefault="00A12F3B" w:rsidP="005F2A88">
            <w:pPr>
              <w:spacing w:line="240" w:lineRule="auto"/>
              <w:ind w:firstLine="0"/>
              <w:rPr>
                <w:rFonts w:cs="Arial"/>
                <w:color w:val="000000"/>
                <w:sz w:val="16"/>
                <w:szCs w:val="20"/>
                <w:lang w:val="en-US"/>
              </w:rPr>
            </w:pPr>
            <w:r w:rsidRPr="004808E3">
              <w:rPr>
                <w:rFonts w:cs="Arial"/>
                <w:color w:val="000000"/>
                <w:sz w:val="16"/>
                <w:szCs w:val="20"/>
                <w:lang w:val="en-US"/>
              </w:rPr>
              <w:t>Decision Making Under Deep Uncertainty</w:t>
            </w:r>
          </w:p>
        </w:tc>
        <w:tc>
          <w:tcPr>
            <w:tcW w:w="1410" w:type="dxa"/>
            <w:shd w:val="clear" w:color="auto" w:fill="A6A6A6" w:themeFill="background1" w:themeFillShade="A6"/>
            <w:vAlign w:val="center"/>
          </w:tcPr>
          <w:p w14:paraId="0E5FD3F7" w14:textId="77777777" w:rsidR="00A12F3B" w:rsidRPr="004808E3" w:rsidRDefault="00A12F3B" w:rsidP="005F2A88">
            <w:pPr>
              <w:spacing w:line="240" w:lineRule="auto"/>
              <w:ind w:firstLine="0"/>
              <w:rPr>
                <w:rFonts w:cs="Arial"/>
                <w:color w:val="000000"/>
                <w:sz w:val="16"/>
                <w:szCs w:val="20"/>
                <w:lang w:val="en-US"/>
              </w:rPr>
            </w:pPr>
            <w:r w:rsidRPr="004808E3">
              <w:rPr>
                <w:rFonts w:cs="Arial"/>
                <w:color w:val="000000"/>
                <w:sz w:val="16"/>
                <w:szCs w:val="20"/>
                <w:lang w:val="en-US"/>
              </w:rPr>
              <w:t>Investment Decision Making Under Climate Uncertainty</w:t>
            </w:r>
          </w:p>
        </w:tc>
        <w:tc>
          <w:tcPr>
            <w:tcW w:w="1172" w:type="dxa"/>
            <w:shd w:val="clear" w:color="auto" w:fill="A6A6A6" w:themeFill="background1" w:themeFillShade="A6"/>
            <w:vAlign w:val="center"/>
          </w:tcPr>
          <w:p w14:paraId="0D536F98" w14:textId="77777777" w:rsidR="00A12F3B" w:rsidRPr="004808E3" w:rsidRDefault="00A12F3B" w:rsidP="005F2A88">
            <w:pPr>
              <w:spacing w:line="240" w:lineRule="auto"/>
              <w:ind w:firstLine="0"/>
              <w:jc w:val="left"/>
              <w:rPr>
                <w:rFonts w:cs="Arial"/>
                <w:color w:val="000000"/>
                <w:sz w:val="16"/>
                <w:szCs w:val="20"/>
                <w:lang w:val="en-US"/>
              </w:rPr>
            </w:pPr>
            <w:r w:rsidRPr="004808E3">
              <w:rPr>
                <w:rFonts w:cs="Arial"/>
                <w:color w:val="000000"/>
                <w:sz w:val="16"/>
                <w:szCs w:val="20"/>
                <w:lang w:val="en-US"/>
              </w:rPr>
              <w:t>Water Systems Planning under Change</w:t>
            </w:r>
          </w:p>
        </w:tc>
        <w:tc>
          <w:tcPr>
            <w:tcW w:w="1806" w:type="dxa"/>
            <w:shd w:val="clear" w:color="auto" w:fill="D9D9D9" w:themeFill="background1" w:themeFillShade="D9"/>
            <w:vAlign w:val="center"/>
          </w:tcPr>
          <w:p w14:paraId="54ECCAEC" w14:textId="77777777" w:rsidR="00A12F3B" w:rsidRPr="004808E3" w:rsidRDefault="00A12F3B" w:rsidP="005F2A88">
            <w:pPr>
              <w:spacing w:line="240" w:lineRule="auto"/>
              <w:ind w:firstLine="0"/>
              <w:rPr>
                <w:rFonts w:cs="Arial"/>
                <w:color w:val="000000"/>
                <w:sz w:val="16"/>
                <w:szCs w:val="20"/>
                <w:lang w:val="en-US"/>
              </w:rPr>
            </w:pPr>
            <w:r w:rsidRPr="004808E3">
              <w:rPr>
                <w:rFonts w:cs="Arial"/>
                <w:color w:val="000000"/>
                <w:sz w:val="16"/>
                <w:szCs w:val="20"/>
                <w:lang w:val="en-US"/>
              </w:rPr>
              <w:t>Business Strategy Under Uncertainty</w:t>
            </w:r>
          </w:p>
        </w:tc>
        <w:tc>
          <w:tcPr>
            <w:tcW w:w="1276" w:type="dxa"/>
            <w:shd w:val="clear" w:color="auto" w:fill="D9D9D9" w:themeFill="background1" w:themeFillShade="D9"/>
          </w:tcPr>
          <w:p w14:paraId="1B319C20" w14:textId="77777777" w:rsidR="00A12F3B" w:rsidRPr="004808E3" w:rsidRDefault="00A12F3B" w:rsidP="005F2A88">
            <w:pPr>
              <w:spacing w:line="240" w:lineRule="auto"/>
              <w:ind w:firstLine="0"/>
              <w:rPr>
                <w:rFonts w:cs="Arial"/>
                <w:color w:val="000000"/>
                <w:sz w:val="16"/>
                <w:szCs w:val="20"/>
                <w:lang w:val="en-US"/>
              </w:rPr>
            </w:pPr>
            <w:r w:rsidRPr="004808E3">
              <w:rPr>
                <w:rFonts w:cs="Arial"/>
                <w:color w:val="000000"/>
                <w:sz w:val="16"/>
                <w:szCs w:val="20"/>
                <w:lang w:val="en-US"/>
              </w:rPr>
              <w:t>Strategic Development Process</w:t>
            </w:r>
          </w:p>
        </w:tc>
        <w:tc>
          <w:tcPr>
            <w:tcW w:w="1320" w:type="dxa"/>
            <w:shd w:val="clear" w:color="auto" w:fill="D9D9D9" w:themeFill="background1" w:themeFillShade="D9"/>
            <w:vAlign w:val="center"/>
          </w:tcPr>
          <w:p w14:paraId="593F29AD" w14:textId="77777777" w:rsidR="00A12F3B" w:rsidRPr="004808E3" w:rsidRDefault="00A12F3B" w:rsidP="005F2A88">
            <w:pPr>
              <w:spacing w:line="240" w:lineRule="auto"/>
              <w:ind w:firstLine="0"/>
              <w:rPr>
                <w:rFonts w:cs="Arial"/>
                <w:color w:val="000000"/>
                <w:sz w:val="16"/>
                <w:szCs w:val="20"/>
                <w:lang w:val="en-US"/>
              </w:rPr>
            </w:pPr>
            <w:r w:rsidRPr="004808E3">
              <w:rPr>
                <w:rFonts w:cs="Arial"/>
                <w:color w:val="000000"/>
                <w:sz w:val="16"/>
                <w:szCs w:val="20"/>
                <w:lang w:val="en-US"/>
              </w:rPr>
              <w:t>Business Strategy Under Uncertainty</w:t>
            </w:r>
          </w:p>
        </w:tc>
        <w:tc>
          <w:tcPr>
            <w:tcW w:w="1196" w:type="dxa"/>
            <w:shd w:val="clear" w:color="auto" w:fill="D9D9D9" w:themeFill="background1" w:themeFillShade="D9"/>
            <w:vAlign w:val="center"/>
          </w:tcPr>
          <w:p w14:paraId="672EB893" w14:textId="77777777" w:rsidR="00A12F3B" w:rsidRPr="004808E3" w:rsidRDefault="00A12F3B" w:rsidP="005F2A88">
            <w:pPr>
              <w:spacing w:line="240" w:lineRule="auto"/>
              <w:ind w:firstLine="0"/>
              <w:rPr>
                <w:rFonts w:cs="Arial"/>
                <w:color w:val="000000"/>
                <w:sz w:val="16"/>
                <w:szCs w:val="20"/>
                <w:lang w:val="en-US"/>
              </w:rPr>
            </w:pPr>
            <w:r w:rsidRPr="004808E3">
              <w:rPr>
                <w:rFonts w:cs="Arial"/>
                <w:color w:val="000000"/>
                <w:sz w:val="16"/>
                <w:szCs w:val="20"/>
                <w:lang w:val="en-US"/>
              </w:rPr>
              <w:t>Supporting the Strategy Process**</w:t>
            </w:r>
          </w:p>
        </w:tc>
      </w:tr>
      <w:tr w:rsidR="00A12F3B" w:rsidRPr="00263686" w14:paraId="5A7A565B" w14:textId="77777777" w:rsidTr="005F2A88">
        <w:trPr>
          <w:trHeight w:val="227"/>
        </w:trPr>
        <w:tc>
          <w:tcPr>
            <w:tcW w:w="3342" w:type="dxa"/>
            <w:shd w:val="clear" w:color="auto" w:fill="auto"/>
            <w:vAlign w:val="bottom"/>
            <w:hideMark/>
          </w:tcPr>
          <w:p w14:paraId="6DD96F41" w14:textId="77777777" w:rsidR="00A12F3B" w:rsidRPr="0050339B" w:rsidRDefault="004808E3" w:rsidP="005F2A88">
            <w:pPr>
              <w:autoSpaceDE/>
              <w:autoSpaceDN/>
              <w:adjustRightInd/>
              <w:spacing w:line="240" w:lineRule="auto"/>
              <w:ind w:firstLine="0"/>
              <w:jc w:val="left"/>
              <w:rPr>
                <w:rFonts w:cs="Arial"/>
                <w:color w:val="000000"/>
                <w:sz w:val="20"/>
                <w:szCs w:val="20"/>
                <w:lang w:val="en-US"/>
              </w:rPr>
            </w:pPr>
            <w:r>
              <w:rPr>
                <w:rFonts w:cs="Arial"/>
                <w:color w:val="000000"/>
                <w:sz w:val="20"/>
                <w:szCs w:val="20"/>
                <w:lang w:val="en-US"/>
              </w:rPr>
              <w:t>Scenario Planning</w:t>
            </w:r>
          </w:p>
        </w:tc>
        <w:tc>
          <w:tcPr>
            <w:tcW w:w="1368" w:type="dxa"/>
            <w:shd w:val="clear" w:color="auto" w:fill="auto"/>
            <w:vAlign w:val="center"/>
            <w:hideMark/>
          </w:tcPr>
          <w:p w14:paraId="498DF8EA"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03" w:type="dxa"/>
            <w:shd w:val="clear" w:color="auto" w:fill="auto"/>
            <w:vAlign w:val="center"/>
            <w:hideMark/>
          </w:tcPr>
          <w:p w14:paraId="6692FCDA"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410" w:type="dxa"/>
            <w:shd w:val="clear" w:color="auto" w:fill="auto"/>
            <w:vAlign w:val="center"/>
            <w:hideMark/>
          </w:tcPr>
          <w:p w14:paraId="2FFB1ADA"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4F41E700"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2E47C19E"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14:paraId="11DBA357" w14:textId="77777777" w:rsidR="00A12F3B" w:rsidRPr="0050339B" w:rsidRDefault="005F2A88" w:rsidP="005F2A88">
            <w:pPr>
              <w:autoSpaceDE/>
              <w:autoSpaceDN/>
              <w:adjustRightInd/>
              <w:spacing w:line="240" w:lineRule="auto"/>
              <w:ind w:firstLine="0"/>
              <w:jc w:val="center"/>
              <w:rPr>
                <w:rFonts w:cs="Arial"/>
                <w:color w:val="000000"/>
                <w:sz w:val="16"/>
                <w:szCs w:val="20"/>
                <w:lang w:val="en-US"/>
              </w:rPr>
            </w:pPr>
            <w:r>
              <w:rPr>
                <w:rFonts w:cs="Arial"/>
                <w:color w:val="000000"/>
                <w:sz w:val="16"/>
                <w:szCs w:val="20"/>
                <w:lang w:val="en-US"/>
              </w:rPr>
              <w:t>X</w:t>
            </w:r>
          </w:p>
        </w:tc>
        <w:tc>
          <w:tcPr>
            <w:tcW w:w="1320" w:type="dxa"/>
            <w:shd w:val="clear" w:color="auto" w:fill="auto"/>
            <w:vAlign w:val="center"/>
            <w:hideMark/>
          </w:tcPr>
          <w:p w14:paraId="32160B63"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96" w:type="dxa"/>
            <w:shd w:val="clear" w:color="auto" w:fill="auto"/>
            <w:vAlign w:val="center"/>
            <w:hideMark/>
          </w:tcPr>
          <w:p w14:paraId="12BF9315"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A12F3B" w:rsidRPr="00263686" w14:paraId="565319C2" w14:textId="77777777" w:rsidTr="005F2A88">
        <w:trPr>
          <w:trHeight w:val="227"/>
        </w:trPr>
        <w:tc>
          <w:tcPr>
            <w:tcW w:w="3342" w:type="dxa"/>
            <w:shd w:val="clear" w:color="auto" w:fill="auto"/>
            <w:vAlign w:val="bottom"/>
            <w:hideMark/>
          </w:tcPr>
          <w:p w14:paraId="224FD713"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Delphi</w:t>
            </w:r>
          </w:p>
        </w:tc>
        <w:tc>
          <w:tcPr>
            <w:tcW w:w="1368" w:type="dxa"/>
            <w:shd w:val="clear" w:color="auto" w:fill="auto"/>
            <w:vAlign w:val="center"/>
            <w:hideMark/>
          </w:tcPr>
          <w:p w14:paraId="6BFAAA99"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03" w:type="dxa"/>
            <w:shd w:val="clear" w:color="auto" w:fill="auto"/>
            <w:vAlign w:val="center"/>
            <w:hideMark/>
          </w:tcPr>
          <w:p w14:paraId="0A6FA05A"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77675E68"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539DA115"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613992A5"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tcPr>
          <w:p w14:paraId="78BBB2FB"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53CE4EBA"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96" w:type="dxa"/>
            <w:shd w:val="clear" w:color="auto" w:fill="auto"/>
            <w:vAlign w:val="center"/>
            <w:hideMark/>
          </w:tcPr>
          <w:p w14:paraId="2CAF260A"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A12F3B" w:rsidRPr="00263686" w14:paraId="176E7680" w14:textId="77777777" w:rsidTr="005F2A88">
        <w:trPr>
          <w:trHeight w:val="227"/>
        </w:trPr>
        <w:tc>
          <w:tcPr>
            <w:tcW w:w="3342" w:type="dxa"/>
            <w:shd w:val="clear" w:color="auto" w:fill="auto"/>
            <w:vAlign w:val="bottom"/>
            <w:hideMark/>
          </w:tcPr>
          <w:p w14:paraId="4D10164C"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Foresight</w:t>
            </w:r>
          </w:p>
        </w:tc>
        <w:tc>
          <w:tcPr>
            <w:tcW w:w="1368" w:type="dxa"/>
            <w:shd w:val="clear" w:color="auto" w:fill="auto"/>
            <w:vAlign w:val="center"/>
            <w:hideMark/>
          </w:tcPr>
          <w:p w14:paraId="7D342DE2"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03" w:type="dxa"/>
            <w:shd w:val="clear" w:color="auto" w:fill="auto"/>
            <w:vAlign w:val="center"/>
            <w:hideMark/>
          </w:tcPr>
          <w:p w14:paraId="55D133DB"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55BF4308"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257B6805"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0A5240B1"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tcPr>
          <w:p w14:paraId="1088749C"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5DEE41E3"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18628AAB"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r>
      <w:tr w:rsidR="00A12F3B" w:rsidRPr="00263686" w14:paraId="5AD1EDD0" w14:textId="77777777" w:rsidTr="005F2A88">
        <w:trPr>
          <w:trHeight w:val="227"/>
        </w:trPr>
        <w:tc>
          <w:tcPr>
            <w:tcW w:w="3342" w:type="dxa"/>
            <w:shd w:val="clear" w:color="auto" w:fill="auto"/>
            <w:vAlign w:val="bottom"/>
            <w:hideMark/>
          </w:tcPr>
          <w:p w14:paraId="03C4BEB5"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Decision Analysis</w:t>
            </w:r>
          </w:p>
        </w:tc>
        <w:tc>
          <w:tcPr>
            <w:tcW w:w="1368" w:type="dxa"/>
            <w:shd w:val="clear" w:color="auto" w:fill="auto"/>
            <w:vAlign w:val="center"/>
            <w:hideMark/>
          </w:tcPr>
          <w:p w14:paraId="2DD4CDB1"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03" w:type="dxa"/>
            <w:shd w:val="clear" w:color="auto" w:fill="auto"/>
            <w:vAlign w:val="center"/>
            <w:hideMark/>
          </w:tcPr>
          <w:p w14:paraId="57E3D205"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410" w:type="dxa"/>
            <w:shd w:val="clear" w:color="auto" w:fill="auto"/>
            <w:vAlign w:val="center"/>
            <w:hideMark/>
          </w:tcPr>
          <w:p w14:paraId="59FCF809"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58C45286"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7E9ED609"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14:paraId="2E862509" w14:textId="77777777" w:rsidR="00A12F3B" w:rsidRPr="0050339B" w:rsidRDefault="005F2A88" w:rsidP="005F2A88">
            <w:pPr>
              <w:autoSpaceDE/>
              <w:autoSpaceDN/>
              <w:adjustRightInd/>
              <w:spacing w:line="240" w:lineRule="auto"/>
              <w:ind w:firstLine="0"/>
              <w:jc w:val="center"/>
              <w:rPr>
                <w:rFonts w:cs="Arial"/>
                <w:color w:val="000000"/>
                <w:sz w:val="16"/>
                <w:szCs w:val="20"/>
                <w:lang w:val="en-US"/>
              </w:rPr>
            </w:pPr>
            <w:r>
              <w:rPr>
                <w:rFonts w:cs="Arial"/>
                <w:color w:val="000000"/>
                <w:sz w:val="16"/>
                <w:szCs w:val="20"/>
                <w:lang w:val="en-US"/>
              </w:rPr>
              <w:t>X</w:t>
            </w:r>
          </w:p>
        </w:tc>
        <w:tc>
          <w:tcPr>
            <w:tcW w:w="1320" w:type="dxa"/>
            <w:shd w:val="clear" w:color="auto" w:fill="auto"/>
            <w:vAlign w:val="center"/>
            <w:hideMark/>
          </w:tcPr>
          <w:p w14:paraId="6B479738"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34812E17"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A12F3B" w:rsidRPr="00263686" w14:paraId="5D4965E0" w14:textId="77777777" w:rsidTr="005F2A88">
        <w:trPr>
          <w:trHeight w:val="227"/>
        </w:trPr>
        <w:tc>
          <w:tcPr>
            <w:tcW w:w="3342" w:type="dxa"/>
            <w:shd w:val="clear" w:color="auto" w:fill="auto"/>
            <w:vAlign w:val="bottom"/>
            <w:hideMark/>
          </w:tcPr>
          <w:p w14:paraId="429D2D03" w14:textId="77777777" w:rsidR="00A12F3B" w:rsidRPr="0050339B" w:rsidRDefault="004808E3" w:rsidP="005F2A88">
            <w:pPr>
              <w:autoSpaceDE/>
              <w:autoSpaceDN/>
              <w:adjustRightInd/>
              <w:spacing w:line="240" w:lineRule="auto"/>
              <w:ind w:firstLine="0"/>
              <w:jc w:val="left"/>
              <w:rPr>
                <w:rFonts w:cs="Arial"/>
                <w:color w:val="000000"/>
                <w:sz w:val="20"/>
                <w:szCs w:val="20"/>
                <w:lang w:val="en-US"/>
              </w:rPr>
            </w:pPr>
            <w:r>
              <w:rPr>
                <w:rFonts w:cs="Arial"/>
                <w:color w:val="000000"/>
                <w:sz w:val="20"/>
                <w:szCs w:val="20"/>
                <w:lang w:val="en-US"/>
              </w:rPr>
              <w:t>Computer Simulation</w:t>
            </w:r>
          </w:p>
        </w:tc>
        <w:tc>
          <w:tcPr>
            <w:tcW w:w="1368" w:type="dxa"/>
            <w:shd w:val="clear" w:color="auto" w:fill="auto"/>
            <w:vAlign w:val="center"/>
            <w:hideMark/>
          </w:tcPr>
          <w:p w14:paraId="22D4ADE0"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03" w:type="dxa"/>
            <w:shd w:val="clear" w:color="auto" w:fill="auto"/>
            <w:vAlign w:val="center"/>
            <w:hideMark/>
          </w:tcPr>
          <w:p w14:paraId="541F1F6C"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49056327"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6EB99EBD"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620BB51D"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tcPr>
          <w:p w14:paraId="76300E7F"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2CA90CBB"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w:t>
            </w:r>
          </w:p>
        </w:tc>
        <w:tc>
          <w:tcPr>
            <w:tcW w:w="1196" w:type="dxa"/>
            <w:shd w:val="clear" w:color="auto" w:fill="auto"/>
            <w:vAlign w:val="center"/>
            <w:hideMark/>
          </w:tcPr>
          <w:p w14:paraId="6C5A3FAB"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A12F3B" w:rsidRPr="00263686" w14:paraId="447CF0B7" w14:textId="77777777" w:rsidTr="005F2A88">
        <w:trPr>
          <w:trHeight w:val="227"/>
        </w:trPr>
        <w:tc>
          <w:tcPr>
            <w:tcW w:w="3342" w:type="dxa"/>
            <w:shd w:val="clear" w:color="000000" w:fill="F2F2F2"/>
            <w:vAlign w:val="bottom"/>
            <w:hideMark/>
          </w:tcPr>
          <w:p w14:paraId="63D62BCC"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Robust Decision Making</w:t>
            </w:r>
          </w:p>
        </w:tc>
        <w:tc>
          <w:tcPr>
            <w:tcW w:w="1368" w:type="dxa"/>
            <w:shd w:val="clear" w:color="000000" w:fill="F2F2F2"/>
            <w:vAlign w:val="center"/>
            <w:hideMark/>
          </w:tcPr>
          <w:p w14:paraId="2A5B20C1"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03" w:type="dxa"/>
            <w:shd w:val="clear" w:color="000000" w:fill="F2F2F2"/>
            <w:vAlign w:val="center"/>
            <w:hideMark/>
          </w:tcPr>
          <w:p w14:paraId="05045852"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410" w:type="dxa"/>
            <w:shd w:val="clear" w:color="000000" w:fill="F2F2F2"/>
            <w:vAlign w:val="center"/>
            <w:hideMark/>
          </w:tcPr>
          <w:p w14:paraId="12BCEADA"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72" w:type="dxa"/>
            <w:shd w:val="clear" w:color="000000" w:fill="F2F2F2"/>
            <w:vAlign w:val="center"/>
            <w:hideMark/>
          </w:tcPr>
          <w:p w14:paraId="748A7559"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806" w:type="dxa"/>
            <w:shd w:val="clear" w:color="000000" w:fill="F2F2F2"/>
            <w:vAlign w:val="center"/>
            <w:hideMark/>
          </w:tcPr>
          <w:p w14:paraId="7EC4D475"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shd w:val="clear" w:color="000000" w:fill="F2F2F2"/>
          </w:tcPr>
          <w:p w14:paraId="601799E4"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000000" w:fill="F2F2F2"/>
            <w:vAlign w:val="center"/>
            <w:hideMark/>
          </w:tcPr>
          <w:p w14:paraId="0477B6BE"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000000" w:fill="F2F2F2"/>
            <w:vAlign w:val="center"/>
            <w:hideMark/>
          </w:tcPr>
          <w:p w14:paraId="7FAA549C"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r>
      <w:tr w:rsidR="00A12F3B" w:rsidRPr="00263686" w14:paraId="624B5D86" w14:textId="77777777" w:rsidTr="005F2A88">
        <w:trPr>
          <w:trHeight w:val="227"/>
        </w:trPr>
        <w:tc>
          <w:tcPr>
            <w:tcW w:w="3342" w:type="dxa"/>
            <w:shd w:val="clear" w:color="auto" w:fill="auto"/>
            <w:vAlign w:val="bottom"/>
            <w:hideMark/>
          </w:tcPr>
          <w:p w14:paraId="082B62B1"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Risk Analysis</w:t>
            </w:r>
          </w:p>
        </w:tc>
        <w:tc>
          <w:tcPr>
            <w:tcW w:w="1368" w:type="dxa"/>
            <w:shd w:val="clear" w:color="auto" w:fill="auto"/>
            <w:vAlign w:val="center"/>
            <w:hideMark/>
          </w:tcPr>
          <w:p w14:paraId="0375DB59"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5B6C9DE7"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410" w:type="dxa"/>
            <w:shd w:val="clear" w:color="auto" w:fill="auto"/>
            <w:vAlign w:val="center"/>
            <w:hideMark/>
          </w:tcPr>
          <w:p w14:paraId="70F28613"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230E7AF8"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7D903D81"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tcPr>
          <w:p w14:paraId="21946DA9" w14:textId="77777777" w:rsidR="00A12F3B" w:rsidRPr="0050339B" w:rsidRDefault="005F2A88" w:rsidP="005F2A88">
            <w:pPr>
              <w:autoSpaceDE/>
              <w:autoSpaceDN/>
              <w:adjustRightInd/>
              <w:spacing w:line="240" w:lineRule="auto"/>
              <w:ind w:firstLine="0"/>
              <w:jc w:val="center"/>
              <w:rPr>
                <w:rFonts w:cs="Arial"/>
                <w:color w:val="000000"/>
                <w:sz w:val="16"/>
                <w:szCs w:val="20"/>
                <w:lang w:val="en-US"/>
              </w:rPr>
            </w:pPr>
            <w:r>
              <w:rPr>
                <w:rFonts w:cs="Arial"/>
                <w:color w:val="000000"/>
                <w:sz w:val="16"/>
                <w:szCs w:val="20"/>
                <w:lang w:val="en-US"/>
              </w:rPr>
              <w:t>X</w:t>
            </w:r>
          </w:p>
        </w:tc>
        <w:tc>
          <w:tcPr>
            <w:tcW w:w="1320" w:type="dxa"/>
            <w:shd w:val="clear" w:color="auto" w:fill="auto"/>
            <w:vAlign w:val="center"/>
            <w:hideMark/>
          </w:tcPr>
          <w:p w14:paraId="563FA02B"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61F07F2A"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A12F3B" w:rsidRPr="00263686" w14:paraId="25AE7491" w14:textId="77777777" w:rsidTr="005F2A88">
        <w:trPr>
          <w:trHeight w:val="227"/>
        </w:trPr>
        <w:tc>
          <w:tcPr>
            <w:tcW w:w="3342" w:type="dxa"/>
            <w:shd w:val="clear" w:color="auto" w:fill="F2F2F2" w:themeFill="background1" w:themeFillShade="F2"/>
            <w:vAlign w:val="bottom"/>
            <w:hideMark/>
          </w:tcPr>
          <w:p w14:paraId="004FD3C5"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Info-Gap</w:t>
            </w:r>
          </w:p>
        </w:tc>
        <w:tc>
          <w:tcPr>
            <w:tcW w:w="1368" w:type="dxa"/>
            <w:shd w:val="clear" w:color="auto" w:fill="F2F2F2" w:themeFill="background1" w:themeFillShade="F2"/>
            <w:vAlign w:val="center"/>
            <w:hideMark/>
          </w:tcPr>
          <w:p w14:paraId="117BEA3C"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F2F2F2" w:themeFill="background1" w:themeFillShade="F2"/>
            <w:vAlign w:val="center"/>
            <w:hideMark/>
          </w:tcPr>
          <w:p w14:paraId="59D5C614"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F2F2F2" w:themeFill="background1" w:themeFillShade="F2"/>
            <w:vAlign w:val="center"/>
            <w:hideMark/>
          </w:tcPr>
          <w:p w14:paraId="791CE401"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F2F2F2" w:themeFill="background1" w:themeFillShade="F2"/>
            <w:vAlign w:val="center"/>
            <w:hideMark/>
          </w:tcPr>
          <w:p w14:paraId="6463FE9C"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806" w:type="dxa"/>
            <w:shd w:val="clear" w:color="auto" w:fill="F2F2F2" w:themeFill="background1" w:themeFillShade="F2"/>
            <w:vAlign w:val="center"/>
            <w:hideMark/>
          </w:tcPr>
          <w:p w14:paraId="6B2B9770"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shd w:val="clear" w:color="auto" w:fill="F2F2F2" w:themeFill="background1" w:themeFillShade="F2"/>
          </w:tcPr>
          <w:p w14:paraId="025D8BB1"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F2F2F2" w:themeFill="background1" w:themeFillShade="F2"/>
            <w:vAlign w:val="center"/>
            <w:hideMark/>
          </w:tcPr>
          <w:p w14:paraId="59C4BD45"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F2F2F2" w:themeFill="background1" w:themeFillShade="F2"/>
            <w:vAlign w:val="center"/>
            <w:hideMark/>
          </w:tcPr>
          <w:p w14:paraId="6B9DF435"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r>
      <w:tr w:rsidR="00A12F3B" w:rsidRPr="00263686" w14:paraId="3E0B44B9" w14:textId="77777777" w:rsidTr="005F2A88">
        <w:trPr>
          <w:trHeight w:val="227"/>
        </w:trPr>
        <w:tc>
          <w:tcPr>
            <w:tcW w:w="3342" w:type="dxa"/>
            <w:shd w:val="clear" w:color="auto" w:fill="auto"/>
            <w:vAlign w:val="bottom"/>
            <w:hideMark/>
          </w:tcPr>
          <w:p w14:paraId="30BA93F3"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Cost Benefit Analysis</w:t>
            </w:r>
            <w:r>
              <w:rPr>
                <w:rFonts w:cs="Arial"/>
                <w:color w:val="000000"/>
                <w:sz w:val="20"/>
                <w:szCs w:val="20"/>
                <w:lang w:val="en-US"/>
              </w:rPr>
              <w:t xml:space="preserve"> (CBA)</w:t>
            </w:r>
          </w:p>
        </w:tc>
        <w:tc>
          <w:tcPr>
            <w:tcW w:w="1368" w:type="dxa"/>
            <w:shd w:val="clear" w:color="auto" w:fill="auto"/>
            <w:vAlign w:val="center"/>
            <w:hideMark/>
          </w:tcPr>
          <w:p w14:paraId="00CAB0BD"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7AEB05DE"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254D133B"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72" w:type="dxa"/>
            <w:shd w:val="clear" w:color="auto" w:fill="auto"/>
            <w:vAlign w:val="center"/>
            <w:hideMark/>
          </w:tcPr>
          <w:p w14:paraId="18E78DEF"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063CD8F4"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tcPr>
          <w:p w14:paraId="675BB4EC"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4438A8FC"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4CB7B0ED"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A12F3B" w:rsidRPr="00263686" w14:paraId="0B154E99" w14:textId="77777777" w:rsidTr="005F2A88">
        <w:trPr>
          <w:trHeight w:val="227"/>
        </w:trPr>
        <w:tc>
          <w:tcPr>
            <w:tcW w:w="3342" w:type="dxa"/>
            <w:shd w:val="clear" w:color="auto" w:fill="auto"/>
            <w:vAlign w:val="bottom"/>
            <w:hideMark/>
          </w:tcPr>
          <w:p w14:paraId="515831C4"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Pr>
                <w:rFonts w:cs="Arial"/>
                <w:color w:val="000000"/>
                <w:sz w:val="20"/>
                <w:szCs w:val="20"/>
                <w:lang w:val="en-US"/>
              </w:rPr>
              <w:t>CBA</w:t>
            </w:r>
            <w:r w:rsidRPr="0050339B">
              <w:rPr>
                <w:rFonts w:cs="Arial"/>
                <w:color w:val="000000"/>
                <w:sz w:val="20"/>
                <w:szCs w:val="20"/>
                <w:lang w:val="en-US"/>
              </w:rPr>
              <w:t xml:space="preserve"> Under Uncertainty</w:t>
            </w:r>
          </w:p>
        </w:tc>
        <w:tc>
          <w:tcPr>
            <w:tcW w:w="1368" w:type="dxa"/>
            <w:shd w:val="clear" w:color="auto" w:fill="auto"/>
            <w:vAlign w:val="center"/>
            <w:hideMark/>
          </w:tcPr>
          <w:p w14:paraId="3F7A0DC3"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486EB859"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5AA3053F"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72" w:type="dxa"/>
            <w:shd w:val="clear" w:color="auto" w:fill="auto"/>
            <w:vAlign w:val="center"/>
            <w:hideMark/>
          </w:tcPr>
          <w:p w14:paraId="3B0D36B3"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04F851B0"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tcPr>
          <w:p w14:paraId="45628C8D"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70B6DF3A"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329EA464"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A12F3B" w:rsidRPr="00263686" w14:paraId="28ED9516" w14:textId="77777777" w:rsidTr="005F2A88">
        <w:trPr>
          <w:trHeight w:val="227"/>
        </w:trPr>
        <w:tc>
          <w:tcPr>
            <w:tcW w:w="3342" w:type="dxa"/>
            <w:shd w:val="clear" w:color="auto" w:fill="auto"/>
            <w:vAlign w:val="bottom"/>
            <w:hideMark/>
          </w:tcPr>
          <w:p w14:paraId="4B74F4E2"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Real Options</w:t>
            </w:r>
          </w:p>
        </w:tc>
        <w:tc>
          <w:tcPr>
            <w:tcW w:w="1368" w:type="dxa"/>
            <w:shd w:val="clear" w:color="auto" w:fill="auto"/>
            <w:vAlign w:val="center"/>
            <w:hideMark/>
          </w:tcPr>
          <w:p w14:paraId="60E36FDF"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10479BD3"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2631B104"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72" w:type="dxa"/>
            <w:shd w:val="clear" w:color="auto" w:fill="auto"/>
            <w:vAlign w:val="center"/>
            <w:hideMark/>
          </w:tcPr>
          <w:p w14:paraId="5B60A53E"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25B01D9B"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14:paraId="706C943B" w14:textId="77777777" w:rsidR="00A12F3B" w:rsidRPr="0050339B" w:rsidRDefault="005F2A88" w:rsidP="005F2A88">
            <w:pPr>
              <w:autoSpaceDE/>
              <w:autoSpaceDN/>
              <w:adjustRightInd/>
              <w:spacing w:line="240" w:lineRule="auto"/>
              <w:ind w:firstLine="0"/>
              <w:jc w:val="center"/>
              <w:rPr>
                <w:rFonts w:cs="Arial"/>
                <w:color w:val="000000"/>
                <w:sz w:val="16"/>
                <w:szCs w:val="20"/>
                <w:lang w:val="en-US"/>
              </w:rPr>
            </w:pPr>
            <w:r>
              <w:rPr>
                <w:rFonts w:cs="Arial"/>
                <w:color w:val="000000"/>
                <w:sz w:val="16"/>
                <w:szCs w:val="20"/>
                <w:lang w:val="en-US"/>
              </w:rPr>
              <w:t>x</w:t>
            </w:r>
          </w:p>
        </w:tc>
        <w:tc>
          <w:tcPr>
            <w:tcW w:w="1320" w:type="dxa"/>
            <w:shd w:val="clear" w:color="auto" w:fill="auto"/>
            <w:vAlign w:val="center"/>
            <w:hideMark/>
          </w:tcPr>
          <w:p w14:paraId="107F7BDF"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96" w:type="dxa"/>
            <w:shd w:val="clear" w:color="auto" w:fill="auto"/>
            <w:vAlign w:val="center"/>
            <w:hideMark/>
          </w:tcPr>
          <w:p w14:paraId="05BFC4CD"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A12F3B" w:rsidRPr="00263686" w14:paraId="2E20249E" w14:textId="77777777" w:rsidTr="005F2A88">
        <w:trPr>
          <w:trHeight w:val="227"/>
        </w:trPr>
        <w:tc>
          <w:tcPr>
            <w:tcW w:w="3342" w:type="dxa"/>
            <w:shd w:val="clear" w:color="auto" w:fill="F2F2F2" w:themeFill="background1" w:themeFillShade="F2"/>
            <w:vAlign w:val="bottom"/>
            <w:hideMark/>
          </w:tcPr>
          <w:p w14:paraId="3D7D31B4"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Climate Informed Decision Analysis</w:t>
            </w:r>
          </w:p>
        </w:tc>
        <w:tc>
          <w:tcPr>
            <w:tcW w:w="1368" w:type="dxa"/>
            <w:shd w:val="clear" w:color="auto" w:fill="F2F2F2" w:themeFill="background1" w:themeFillShade="F2"/>
            <w:vAlign w:val="center"/>
            <w:hideMark/>
          </w:tcPr>
          <w:p w14:paraId="06E88F86"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F2F2F2" w:themeFill="background1" w:themeFillShade="F2"/>
            <w:vAlign w:val="center"/>
            <w:hideMark/>
          </w:tcPr>
          <w:p w14:paraId="22D6C5F2"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F2F2F2" w:themeFill="background1" w:themeFillShade="F2"/>
            <w:vAlign w:val="center"/>
            <w:hideMark/>
          </w:tcPr>
          <w:p w14:paraId="2474AC95"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72" w:type="dxa"/>
            <w:shd w:val="clear" w:color="auto" w:fill="F2F2F2" w:themeFill="background1" w:themeFillShade="F2"/>
            <w:vAlign w:val="center"/>
            <w:hideMark/>
          </w:tcPr>
          <w:p w14:paraId="2B0D978A"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F2F2F2" w:themeFill="background1" w:themeFillShade="F2"/>
            <w:vAlign w:val="center"/>
            <w:hideMark/>
          </w:tcPr>
          <w:p w14:paraId="437B4094"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shd w:val="clear" w:color="auto" w:fill="F2F2F2" w:themeFill="background1" w:themeFillShade="F2"/>
          </w:tcPr>
          <w:p w14:paraId="6A69577D"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F2F2F2" w:themeFill="background1" w:themeFillShade="F2"/>
            <w:vAlign w:val="center"/>
            <w:hideMark/>
          </w:tcPr>
          <w:p w14:paraId="664E3B90"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F2F2F2" w:themeFill="background1" w:themeFillShade="F2"/>
            <w:vAlign w:val="center"/>
            <w:hideMark/>
          </w:tcPr>
          <w:p w14:paraId="624FE564"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r>
      <w:tr w:rsidR="00A12F3B" w:rsidRPr="00263686" w14:paraId="5AEFAFE3" w14:textId="77777777" w:rsidTr="005F2A88">
        <w:trPr>
          <w:trHeight w:val="227"/>
        </w:trPr>
        <w:tc>
          <w:tcPr>
            <w:tcW w:w="3342" w:type="dxa"/>
            <w:shd w:val="clear" w:color="auto" w:fill="F2F2F2" w:themeFill="background1" w:themeFillShade="F2"/>
            <w:vAlign w:val="bottom"/>
            <w:hideMark/>
          </w:tcPr>
          <w:p w14:paraId="22297B78"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Pr>
                <w:rFonts w:cs="Arial"/>
                <w:color w:val="000000"/>
                <w:sz w:val="20"/>
                <w:szCs w:val="20"/>
                <w:lang w:val="en-US"/>
              </w:rPr>
              <w:t>MORDM</w:t>
            </w:r>
          </w:p>
        </w:tc>
        <w:tc>
          <w:tcPr>
            <w:tcW w:w="1368" w:type="dxa"/>
            <w:shd w:val="clear" w:color="auto" w:fill="F2F2F2" w:themeFill="background1" w:themeFillShade="F2"/>
            <w:vAlign w:val="center"/>
            <w:hideMark/>
          </w:tcPr>
          <w:p w14:paraId="2C727BAB"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F2F2F2" w:themeFill="background1" w:themeFillShade="F2"/>
            <w:vAlign w:val="center"/>
            <w:hideMark/>
          </w:tcPr>
          <w:p w14:paraId="3EFF1721"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F2F2F2" w:themeFill="background1" w:themeFillShade="F2"/>
            <w:vAlign w:val="center"/>
            <w:hideMark/>
          </w:tcPr>
          <w:p w14:paraId="5B2715D1"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F2F2F2" w:themeFill="background1" w:themeFillShade="F2"/>
            <w:vAlign w:val="center"/>
            <w:hideMark/>
          </w:tcPr>
          <w:p w14:paraId="057CE20C"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806" w:type="dxa"/>
            <w:shd w:val="clear" w:color="auto" w:fill="F2F2F2" w:themeFill="background1" w:themeFillShade="F2"/>
            <w:vAlign w:val="center"/>
            <w:hideMark/>
          </w:tcPr>
          <w:p w14:paraId="22F8A826"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shd w:val="clear" w:color="auto" w:fill="F2F2F2" w:themeFill="background1" w:themeFillShade="F2"/>
          </w:tcPr>
          <w:p w14:paraId="38577FB7"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F2F2F2" w:themeFill="background1" w:themeFillShade="F2"/>
            <w:vAlign w:val="center"/>
            <w:hideMark/>
          </w:tcPr>
          <w:p w14:paraId="0FCB5504"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F2F2F2" w:themeFill="background1" w:themeFillShade="F2"/>
            <w:vAlign w:val="center"/>
            <w:hideMark/>
          </w:tcPr>
          <w:p w14:paraId="06894383"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r>
      <w:tr w:rsidR="00A12F3B" w:rsidRPr="00263686" w14:paraId="499D7BDD" w14:textId="77777777" w:rsidTr="005F2A88">
        <w:trPr>
          <w:trHeight w:val="227"/>
        </w:trPr>
        <w:tc>
          <w:tcPr>
            <w:tcW w:w="3342" w:type="dxa"/>
            <w:shd w:val="clear" w:color="auto" w:fill="F2F2F2" w:themeFill="background1" w:themeFillShade="F2"/>
            <w:vAlign w:val="bottom"/>
            <w:hideMark/>
          </w:tcPr>
          <w:p w14:paraId="383B7341"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Decision Scaling</w:t>
            </w:r>
          </w:p>
        </w:tc>
        <w:tc>
          <w:tcPr>
            <w:tcW w:w="1368" w:type="dxa"/>
            <w:shd w:val="clear" w:color="auto" w:fill="F2F2F2" w:themeFill="background1" w:themeFillShade="F2"/>
            <w:vAlign w:val="center"/>
            <w:hideMark/>
          </w:tcPr>
          <w:p w14:paraId="5BC14BA5"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F2F2F2" w:themeFill="background1" w:themeFillShade="F2"/>
            <w:vAlign w:val="center"/>
            <w:hideMark/>
          </w:tcPr>
          <w:p w14:paraId="217FDA47"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F2F2F2" w:themeFill="background1" w:themeFillShade="F2"/>
            <w:vAlign w:val="center"/>
            <w:hideMark/>
          </w:tcPr>
          <w:p w14:paraId="40E58765"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F2F2F2" w:themeFill="background1" w:themeFillShade="F2"/>
            <w:vAlign w:val="center"/>
            <w:hideMark/>
          </w:tcPr>
          <w:p w14:paraId="408810F9"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806" w:type="dxa"/>
            <w:shd w:val="clear" w:color="auto" w:fill="F2F2F2" w:themeFill="background1" w:themeFillShade="F2"/>
            <w:vAlign w:val="center"/>
            <w:hideMark/>
          </w:tcPr>
          <w:p w14:paraId="3EFFEDC9"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shd w:val="clear" w:color="auto" w:fill="F2F2F2" w:themeFill="background1" w:themeFillShade="F2"/>
          </w:tcPr>
          <w:p w14:paraId="7B51FCE0"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F2F2F2" w:themeFill="background1" w:themeFillShade="F2"/>
            <w:vAlign w:val="center"/>
            <w:hideMark/>
          </w:tcPr>
          <w:p w14:paraId="135F1ACF"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F2F2F2" w:themeFill="background1" w:themeFillShade="F2"/>
            <w:vAlign w:val="center"/>
            <w:hideMark/>
          </w:tcPr>
          <w:p w14:paraId="42942D5F"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r>
      <w:tr w:rsidR="00A12F3B" w:rsidRPr="00263686" w14:paraId="1C44D1F6" w14:textId="77777777" w:rsidTr="005F2A88">
        <w:trPr>
          <w:trHeight w:val="227"/>
        </w:trPr>
        <w:tc>
          <w:tcPr>
            <w:tcW w:w="3342" w:type="dxa"/>
            <w:shd w:val="clear" w:color="auto" w:fill="auto"/>
            <w:vAlign w:val="bottom"/>
            <w:hideMark/>
          </w:tcPr>
          <w:p w14:paraId="39A5ABC5"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Robust Optimization</w:t>
            </w:r>
          </w:p>
        </w:tc>
        <w:tc>
          <w:tcPr>
            <w:tcW w:w="1368" w:type="dxa"/>
            <w:shd w:val="clear" w:color="auto" w:fill="auto"/>
            <w:vAlign w:val="center"/>
            <w:hideMark/>
          </w:tcPr>
          <w:p w14:paraId="23BB8048"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6B350A38"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6CD5EBCB"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65C3C8D9"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806" w:type="dxa"/>
            <w:shd w:val="clear" w:color="auto" w:fill="auto"/>
            <w:vAlign w:val="center"/>
            <w:hideMark/>
          </w:tcPr>
          <w:p w14:paraId="22FD21A6"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tcPr>
          <w:p w14:paraId="64009799"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05C4AE90"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656985F4"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w:t>
            </w:r>
          </w:p>
        </w:tc>
      </w:tr>
      <w:tr w:rsidR="00A12F3B" w:rsidRPr="00263686" w14:paraId="0DB5A575" w14:textId="77777777" w:rsidTr="005F2A88">
        <w:trPr>
          <w:trHeight w:val="227"/>
        </w:trPr>
        <w:tc>
          <w:tcPr>
            <w:tcW w:w="3342" w:type="dxa"/>
            <w:shd w:val="clear" w:color="auto" w:fill="auto"/>
            <w:vAlign w:val="bottom"/>
            <w:hideMark/>
          </w:tcPr>
          <w:p w14:paraId="1737888F"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"Traditional Strategy Toolkit"</w:t>
            </w:r>
          </w:p>
        </w:tc>
        <w:tc>
          <w:tcPr>
            <w:tcW w:w="1368" w:type="dxa"/>
            <w:shd w:val="clear" w:color="auto" w:fill="auto"/>
            <w:vAlign w:val="center"/>
            <w:hideMark/>
          </w:tcPr>
          <w:p w14:paraId="487EA6A6"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3DCBF9D5"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553C3DD0"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031C41D0"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6E157598"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tcPr>
          <w:p w14:paraId="484D286E"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5314D735"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6190DE86"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w:t>
            </w:r>
          </w:p>
        </w:tc>
      </w:tr>
      <w:tr w:rsidR="00A12F3B" w:rsidRPr="00263686" w14:paraId="356407C7" w14:textId="77777777" w:rsidTr="005F2A88">
        <w:trPr>
          <w:trHeight w:val="227"/>
        </w:trPr>
        <w:tc>
          <w:tcPr>
            <w:tcW w:w="3342" w:type="dxa"/>
            <w:shd w:val="clear" w:color="auto" w:fill="auto"/>
            <w:vAlign w:val="bottom"/>
            <w:hideMark/>
          </w:tcPr>
          <w:p w14:paraId="0C9926C4"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Game Theory</w:t>
            </w:r>
          </w:p>
        </w:tc>
        <w:tc>
          <w:tcPr>
            <w:tcW w:w="1368" w:type="dxa"/>
            <w:shd w:val="clear" w:color="auto" w:fill="auto"/>
            <w:vAlign w:val="center"/>
            <w:hideMark/>
          </w:tcPr>
          <w:p w14:paraId="6A70D596"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05BED807"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057233AD"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093530FE"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58A53C24"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14:paraId="56010FF0"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01CD4262"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3A785510"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A12F3B" w:rsidRPr="00263686" w14:paraId="34106D94" w14:textId="77777777" w:rsidTr="005F2A88">
        <w:trPr>
          <w:trHeight w:val="227"/>
        </w:trPr>
        <w:tc>
          <w:tcPr>
            <w:tcW w:w="3342" w:type="dxa"/>
            <w:shd w:val="clear" w:color="auto" w:fill="auto"/>
            <w:vAlign w:val="bottom"/>
            <w:hideMark/>
          </w:tcPr>
          <w:p w14:paraId="598B3A47"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Technology Forecasting</w:t>
            </w:r>
          </w:p>
        </w:tc>
        <w:tc>
          <w:tcPr>
            <w:tcW w:w="1368" w:type="dxa"/>
            <w:shd w:val="clear" w:color="auto" w:fill="auto"/>
            <w:vAlign w:val="center"/>
            <w:hideMark/>
          </w:tcPr>
          <w:p w14:paraId="4D479F97"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4FC24FFA"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6C8307C7"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79CE54F3"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7B9DF1A0"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14:paraId="754B70FF"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6A3AD9CD"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6EC26E5A"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r>
      <w:tr w:rsidR="00A12F3B" w:rsidRPr="00263686" w14:paraId="2C4577F1" w14:textId="77777777" w:rsidTr="005F2A88">
        <w:trPr>
          <w:trHeight w:val="227"/>
        </w:trPr>
        <w:tc>
          <w:tcPr>
            <w:tcW w:w="3342" w:type="dxa"/>
            <w:shd w:val="clear" w:color="auto" w:fill="auto"/>
            <w:vAlign w:val="bottom"/>
            <w:hideMark/>
          </w:tcPr>
          <w:p w14:paraId="75489C68"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System Dynamics Modeling</w:t>
            </w:r>
          </w:p>
        </w:tc>
        <w:tc>
          <w:tcPr>
            <w:tcW w:w="1368" w:type="dxa"/>
            <w:shd w:val="clear" w:color="auto" w:fill="auto"/>
            <w:vAlign w:val="center"/>
            <w:hideMark/>
          </w:tcPr>
          <w:p w14:paraId="7DA53338"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45AAEBD9"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4926AB17"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6B7E613A"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6A64E009"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14:paraId="3AF39DC0" w14:textId="77777777" w:rsidR="00A12F3B" w:rsidRPr="0050339B" w:rsidRDefault="005F2A88" w:rsidP="005F2A88">
            <w:pPr>
              <w:autoSpaceDE/>
              <w:autoSpaceDN/>
              <w:adjustRightInd/>
              <w:spacing w:line="240" w:lineRule="auto"/>
              <w:ind w:firstLine="0"/>
              <w:jc w:val="center"/>
              <w:rPr>
                <w:rFonts w:cs="Arial"/>
                <w:color w:val="000000"/>
                <w:sz w:val="16"/>
                <w:szCs w:val="20"/>
                <w:lang w:val="en-US"/>
              </w:rPr>
            </w:pPr>
            <w:r>
              <w:rPr>
                <w:rFonts w:cs="Arial"/>
                <w:color w:val="000000"/>
                <w:sz w:val="16"/>
                <w:szCs w:val="20"/>
                <w:lang w:val="en-US"/>
              </w:rPr>
              <w:t>x</w:t>
            </w:r>
          </w:p>
        </w:tc>
        <w:tc>
          <w:tcPr>
            <w:tcW w:w="1320" w:type="dxa"/>
            <w:shd w:val="clear" w:color="auto" w:fill="auto"/>
            <w:vAlign w:val="center"/>
            <w:hideMark/>
          </w:tcPr>
          <w:p w14:paraId="2EF7987B"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6BA17654"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A12F3B" w:rsidRPr="00263686" w14:paraId="4F7B6DB9" w14:textId="77777777" w:rsidTr="005F2A88">
        <w:trPr>
          <w:trHeight w:val="227"/>
        </w:trPr>
        <w:tc>
          <w:tcPr>
            <w:tcW w:w="3342" w:type="dxa"/>
            <w:shd w:val="clear" w:color="auto" w:fill="auto"/>
            <w:vAlign w:val="bottom"/>
            <w:hideMark/>
          </w:tcPr>
          <w:p w14:paraId="0017231C"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Agent-Based Modeling</w:t>
            </w:r>
          </w:p>
        </w:tc>
        <w:tc>
          <w:tcPr>
            <w:tcW w:w="1368" w:type="dxa"/>
            <w:shd w:val="clear" w:color="auto" w:fill="auto"/>
            <w:vAlign w:val="center"/>
            <w:hideMark/>
          </w:tcPr>
          <w:p w14:paraId="12AA9263"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34BE8FB2"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0D9B7BD9"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20EAEF7A"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6FF1E546"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14:paraId="2DF592FC" w14:textId="77777777" w:rsidR="00A12F3B" w:rsidRPr="0050339B" w:rsidRDefault="005F2A88" w:rsidP="005F2A88">
            <w:pPr>
              <w:autoSpaceDE/>
              <w:autoSpaceDN/>
              <w:adjustRightInd/>
              <w:spacing w:line="240" w:lineRule="auto"/>
              <w:ind w:firstLine="0"/>
              <w:jc w:val="center"/>
              <w:rPr>
                <w:rFonts w:cs="Arial"/>
                <w:color w:val="000000"/>
                <w:sz w:val="16"/>
                <w:szCs w:val="20"/>
                <w:lang w:val="en-US"/>
              </w:rPr>
            </w:pPr>
            <w:r>
              <w:rPr>
                <w:rFonts w:cs="Arial"/>
                <w:color w:val="000000"/>
                <w:sz w:val="16"/>
                <w:szCs w:val="20"/>
                <w:lang w:val="en-US"/>
              </w:rPr>
              <w:t>x</w:t>
            </w:r>
          </w:p>
        </w:tc>
        <w:tc>
          <w:tcPr>
            <w:tcW w:w="1320" w:type="dxa"/>
            <w:shd w:val="clear" w:color="auto" w:fill="auto"/>
            <w:vAlign w:val="center"/>
            <w:hideMark/>
          </w:tcPr>
          <w:p w14:paraId="41149E65"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4F0D6228"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A12F3B" w:rsidRPr="00263686" w14:paraId="7A1A22B2" w14:textId="77777777" w:rsidTr="005F2A88">
        <w:trPr>
          <w:trHeight w:val="227"/>
        </w:trPr>
        <w:tc>
          <w:tcPr>
            <w:tcW w:w="3342" w:type="dxa"/>
            <w:shd w:val="clear" w:color="auto" w:fill="auto"/>
            <w:vAlign w:val="bottom"/>
            <w:hideMark/>
          </w:tcPr>
          <w:p w14:paraId="4D2D4034"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Latent-demand Research</w:t>
            </w:r>
          </w:p>
        </w:tc>
        <w:tc>
          <w:tcPr>
            <w:tcW w:w="1368" w:type="dxa"/>
            <w:shd w:val="clear" w:color="auto" w:fill="auto"/>
            <w:vAlign w:val="center"/>
            <w:hideMark/>
          </w:tcPr>
          <w:p w14:paraId="5C04D73E"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40C242E2"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778CBE60"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6D7066C1"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0C22D9F3"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14:paraId="300FFF0B"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70B81293"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60AD797A"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r>
      <w:tr w:rsidR="00A12F3B" w:rsidRPr="00263686" w14:paraId="598E4099" w14:textId="77777777" w:rsidTr="005F2A88">
        <w:trPr>
          <w:trHeight w:val="227"/>
        </w:trPr>
        <w:tc>
          <w:tcPr>
            <w:tcW w:w="3342" w:type="dxa"/>
            <w:shd w:val="clear" w:color="auto" w:fill="auto"/>
            <w:vAlign w:val="bottom"/>
            <w:hideMark/>
          </w:tcPr>
          <w:p w14:paraId="57B1FDA6"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Pr>
                <w:rFonts w:cs="Arial"/>
                <w:color w:val="000000"/>
                <w:sz w:val="20"/>
                <w:szCs w:val="20"/>
                <w:lang w:val="en-US"/>
              </w:rPr>
              <w:t>Conventional Capital-Budgeting</w:t>
            </w:r>
          </w:p>
        </w:tc>
        <w:tc>
          <w:tcPr>
            <w:tcW w:w="1368" w:type="dxa"/>
            <w:shd w:val="clear" w:color="auto" w:fill="auto"/>
            <w:vAlign w:val="center"/>
            <w:hideMark/>
          </w:tcPr>
          <w:p w14:paraId="625CB43A"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197AF6A1"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1D544500"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44E7C18E"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09F9330A"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tcPr>
          <w:p w14:paraId="3827C0EE" w14:textId="77777777" w:rsidR="00A12F3B" w:rsidRPr="0050339B" w:rsidRDefault="005F2A88" w:rsidP="005F2A88">
            <w:pPr>
              <w:autoSpaceDE/>
              <w:autoSpaceDN/>
              <w:adjustRightInd/>
              <w:spacing w:line="240" w:lineRule="auto"/>
              <w:ind w:firstLine="0"/>
              <w:jc w:val="center"/>
              <w:rPr>
                <w:rFonts w:cs="Arial"/>
                <w:color w:val="000000"/>
                <w:sz w:val="16"/>
                <w:szCs w:val="20"/>
                <w:lang w:val="en-US"/>
              </w:rPr>
            </w:pPr>
            <w:r>
              <w:rPr>
                <w:rFonts w:cs="Arial"/>
                <w:color w:val="000000"/>
                <w:sz w:val="16"/>
                <w:szCs w:val="20"/>
                <w:lang w:val="en-US"/>
              </w:rPr>
              <w:t>*</w:t>
            </w:r>
          </w:p>
        </w:tc>
        <w:tc>
          <w:tcPr>
            <w:tcW w:w="1320" w:type="dxa"/>
            <w:shd w:val="clear" w:color="auto" w:fill="auto"/>
            <w:vAlign w:val="center"/>
            <w:hideMark/>
          </w:tcPr>
          <w:p w14:paraId="68212A13"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96" w:type="dxa"/>
            <w:shd w:val="clear" w:color="auto" w:fill="auto"/>
            <w:vAlign w:val="center"/>
            <w:hideMark/>
          </w:tcPr>
          <w:p w14:paraId="5B57FCE8"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w:t>
            </w:r>
          </w:p>
        </w:tc>
      </w:tr>
      <w:tr w:rsidR="00A12F3B" w:rsidRPr="00263686" w14:paraId="32C3FB23" w14:textId="77777777" w:rsidTr="005F2A88">
        <w:trPr>
          <w:trHeight w:val="227"/>
        </w:trPr>
        <w:tc>
          <w:tcPr>
            <w:tcW w:w="3342" w:type="dxa"/>
            <w:shd w:val="clear" w:color="auto" w:fill="auto"/>
            <w:vAlign w:val="bottom"/>
            <w:hideMark/>
          </w:tcPr>
          <w:p w14:paraId="41511223"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Monte Carlo Methods</w:t>
            </w:r>
          </w:p>
        </w:tc>
        <w:tc>
          <w:tcPr>
            <w:tcW w:w="1368" w:type="dxa"/>
            <w:shd w:val="clear" w:color="auto" w:fill="auto"/>
            <w:vAlign w:val="center"/>
            <w:hideMark/>
          </w:tcPr>
          <w:p w14:paraId="5E319969"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2FD74309"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70338DB4"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04D01FA4"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3F5A83C3"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tcPr>
          <w:p w14:paraId="0E7D97A0"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032E890E"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96" w:type="dxa"/>
            <w:shd w:val="clear" w:color="auto" w:fill="auto"/>
            <w:vAlign w:val="center"/>
            <w:hideMark/>
          </w:tcPr>
          <w:p w14:paraId="2B4C8CD8"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w:t>
            </w:r>
          </w:p>
        </w:tc>
      </w:tr>
      <w:tr w:rsidR="00A12F3B" w:rsidRPr="00263686" w14:paraId="5E87A03A" w14:textId="77777777" w:rsidTr="005F2A88">
        <w:trPr>
          <w:trHeight w:val="227"/>
        </w:trPr>
        <w:tc>
          <w:tcPr>
            <w:tcW w:w="3342" w:type="dxa"/>
            <w:shd w:val="clear" w:color="auto" w:fill="auto"/>
            <w:vAlign w:val="bottom"/>
            <w:hideMark/>
          </w:tcPr>
          <w:p w14:paraId="23862ED4"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Case-based Decision Analysis</w:t>
            </w:r>
          </w:p>
        </w:tc>
        <w:tc>
          <w:tcPr>
            <w:tcW w:w="1368" w:type="dxa"/>
            <w:shd w:val="clear" w:color="auto" w:fill="auto"/>
            <w:vAlign w:val="center"/>
            <w:hideMark/>
          </w:tcPr>
          <w:p w14:paraId="6DBF4EEF"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5F441172"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515E2E89"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252C1BBB"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2830A63C"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14:paraId="6D660258"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7D74CCCC"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96" w:type="dxa"/>
            <w:shd w:val="clear" w:color="auto" w:fill="auto"/>
            <w:vAlign w:val="center"/>
            <w:hideMark/>
          </w:tcPr>
          <w:p w14:paraId="04E19E6E"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r>
      <w:tr w:rsidR="00A12F3B" w:rsidRPr="00263686" w14:paraId="39BCA566" w14:textId="77777777" w:rsidTr="005F2A88">
        <w:trPr>
          <w:trHeight w:val="227"/>
        </w:trPr>
        <w:tc>
          <w:tcPr>
            <w:tcW w:w="3342" w:type="dxa"/>
            <w:shd w:val="clear" w:color="auto" w:fill="auto"/>
            <w:vAlign w:val="bottom"/>
            <w:hideMark/>
          </w:tcPr>
          <w:p w14:paraId="141AA8BD"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Prediction Markets</w:t>
            </w:r>
          </w:p>
        </w:tc>
        <w:tc>
          <w:tcPr>
            <w:tcW w:w="1368" w:type="dxa"/>
            <w:shd w:val="clear" w:color="auto" w:fill="auto"/>
            <w:vAlign w:val="center"/>
            <w:hideMark/>
          </w:tcPr>
          <w:p w14:paraId="5DC82211"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61CFC3FC"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7A9E8444"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2E453039"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2F57B693"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tcPr>
          <w:p w14:paraId="53040443"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5C245687"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96" w:type="dxa"/>
            <w:shd w:val="clear" w:color="auto" w:fill="auto"/>
            <w:vAlign w:val="center"/>
            <w:hideMark/>
          </w:tcPr>
          <w:p w14:paraId="7918713A"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r>
      <w:tr w:rsidR="00A12F3B" w:rsidRPr="00263686" w14:paraId="72C48FDF" w14:textId="77777777" w:rsidTr="005F2A88">
        <w:trPr>
          <w:trHeight w:val="227"/>
        </w:trPr>
        <w:tc>
          <w:tcPr>
            <w:tcW w:w="3342" w:type="dxa"/>
            <w:shd w:val="clear" w:color="auto" w:fill="auto"/>
            <w:vAlign w:val="bottom"/>
            <w:hideMark/>
          </w:tcPr>
          <w:p w14:paraId="1522001E"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Incentivized Estimate Approaches</w:t>
            </w:r>
          </w:p>
        </w:tc>
        <w:tc>
          <w:tcPr>
            <w:tcW w:w="1368" w:type="dxa"/>
            <w:shd w:val="clear" w:color="auto" w:fill="auto"/>
            <w:vAlign w:val="center"/>
            <w:hideMark/>
          </w:tcPr>
          <w:p w14:paraId="546B2C01"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2E84098A"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1A6ED18C"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2869963E"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75B58CB5"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tcPr>
          <w:p w14:paraId="50E3E0D5"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51352691"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commentRangeEnd w:id="156"/>
            <w:r w:rsidR="001C70DE">
              <w:rPr>
                <w:rStyle w:val="Refdecomentrio"/>
              </w:rPr>
              <w:commentReference w:id="156"/>
            </w:r>
          </w:p>
        </w:tc>
        <w:tc>
          <w:tcPr>
            <w:tcW w:w="1196" w:type="dxa"/>
            <w:shd w:val="clear" w:color="auto" w:fill="auto"/>
            <w:vAlign w:val="center"/>
            <w:hideMark/>
          </w:tcPr>
          <w:p w14:paraId="7F1564AF"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r>
    </w:tbl>
    <w:p w14:paraId="79D0596A" w14:textId="77777777" w:rsidR="00A12F3B" w:rsidRDefault="00A12F3B" w:rsidP="00A12F3B">
      <w:pPr>
        <w:ind w:firstLine="0"/>
        <w:jc w:val="center"/>
      </w:pPr>
      <w:r w:rsidRPr="004B674C">
        <w:t>Fonte: Elaborado pelo Autor.</w:t>
      </w:r>
    </w:p>
    <w:p w14:paraId="49033E01" w14:textId="77777777" w:rsidR="00A12F3B" w:rsidRPr="004B674C" w:rsidRDefault="00A12F3B" w:rsidP="00A12F3B">
      <w:pPr>
        <w:ind w:firstLine="0"/>
        <w:jc w:val="center"/>
        <w:sectPr w:rsidR="00A12F3B" w:rsidRPr="004B674C" w:rsidSect="00214686">
          <w:footnotePr>
            <w:numRestart w:val="eachSect"/>
          </w:footnotePr>
          <w:pgSz w:w="16838" w:h="11906" w:orient="landscape" w:code="9"/>
          <w:pgMar w:top="1701" w:right="1701" w:bottom="1134" w:left="1134" w:header="1134" w:footer="709" w:gutter="0"/>
          <w:cols w:space="708"/>
          <w:docGrid w:linePitch="360"/>
        </w:sectPr>
      </w:pPr>
    </w:p>
    <w:p w14:paraId="1C6E8801" w14:textId="77777777" w:rsidR="00434CA1" w:rsidRDefault="008322BB" w:rsidP="00434CA1">
      <w:pPr>
        <w:rPr>
          <w:spacing w:val="-4"/>
        </w:rPr>
      </w:pPr>
      <w:commentRangeStart w:id="157"/>
      <w:r>
        <w:rPr>
          <w:spacing w:val="-4"/>
        </w:rPr>
        <w:lastRenderedPageBreak/>
        <w:t>Outros autores posteriormente compararam o RDM a outras abordagens</w:t>
      </w:r>
      <w:r w:rsidR="003227AE">
        <w:rPr>
          <w:spacing w:val="-4"/>
        </w:rPr>
        <w:t>, porém apresentam poucas contribuições específicas</w:t>
      </w:r>
      <w:r>
        <w:rPr>
          <w:spacing w:val="-4"/>
        </w:rPr>
        <w:t xml:space="preserve">. </w:t>
      </w:r>
      <w:r w:rsidRPr="001375A1">
        <w:rPr>
          <w:spacing w:val="-4"/>
        </w:rPr>
        <w:t>Hallegat</w:t>
      </w:r>
      <w:r w:rsidR="004808E3" w:rsidRPr="00014CEB">
        <w:rPr>
          <w:spacing w:val="-4"/>
          <w:rPrChange w:id="158" w:author="Pedro Lima" w:date="2017-04-29T18:10:00Z">
            <w:rPr>
              <w:spacing w:val="-4"/>
            </w:rPr>
          </w:rPrChange>
        </w:rPr>
        <w:t>t</w:t>
      </w:r>
      <w:r w:rsidRPr="00014CEB">
        <w:rPr>
          <w:spacing w:val="-4"/>
          <w:rPrChange w:id="159" w:author="Pedro Lima" w:date="2017-04-29T18:10:00Z">
            <w:rPr>
              <w:spacing w:val="-4"/>
            </w:rPr>
          </w:rPrChange>
        </w:rPr>
        <w:t>e</w:t>
      </w:r>
      <w:r w:rsidR="003227AE" w:rsidRPr="00014CEB">
        <w:rPr>
          <w:spacing w:val="-4"/>
          <w:rPrChange w:id="160" w:author="Pedro Lima" w:date="2017-04-29T18:10:00Z">
            <w:rPr>
              <w:spacing w:val="-4"/>
            </w:rPr>
          </w:rPrChange>
        </w:rPr>
        <w:t xml:space="preserve"> et al.</w:t>
      </w:r>
      <w:r w:rsidRPr="00014CEB">
        <w:rPr>
          <w:spacing w:val="-4"/>
          <w:rPrChange w:id="161" w:author="Pedro Lima" w:date="2017-04-29T18:10:00Z">
            <w:rPr>
              <w:spacing w:val="-4"/>
            </w:rPr>
          </w:rPrChange>
        </w:rPr>
        <w:t xml:space="preserve"> </w:t>
      </w:r>
      <w:r>
        <w:rPr>
          <w:spacing w:val="-4"/>
        </w:rPr>
        <w:fldChar w:fldCharType="begin" w:fldLock="1"/>
      </w:r>
      <w:r w:rsidR="003227AE" w:rsidRPr="00014CEB">
        <w:rPr>
          <w:spacing w:val="-4"/>
          <w:rPrChange w:id="162" w:author="Pedro Lima" w:date="2017-04-29T18:10:00Z">
            <w:rPr>
              <w:spacing w:val="-4"/>
            </w:rPr>
          </w:rPrChange>
        </w:rPr>
        <w:instrText>ADDIN CSL_CITATION { "citationItems" : [ { "id" : "ITEM-1", "itemData" : { "DOI" : "doi:10.1596/1813-9450-6193", "ISBN" : "&lt;null&gt;", "PMID" : "4", "abstract" : "While agreeing on the choice of an optimal investment decision is already difficult for any diverse group of actors, priorities, and world views, the presence of deep uncertainties further challenges the decision-making framework by questioning the robustness of all purportedly optimal solutions. This paper summarizes the additional uncertainty that is created by climate change, and reviews the tools that are available to project climate change (including downscaling techniques) and to assess and quantify the corresponding uncertainty. Assuming that climate change and other deep uncertainties cannot be eliminated over the short term (and probably even over the longer term), it then summarizes existing decision-making methodologies that are able to deal with climate-related uncertainty, namely cost-benefit analysis under uncertainty, cost- benefit analysis with real options, robust decision making, and climate informed decision analysis. It also provides examples of applications of these methodologies, highlighting their pros and cons and their domain of applicability. The paper concludes that it is impossible to define the \u201cbest\u201d solution or to prescribe any particular methodology in general. Instead, a menu of methodologies is required, together with some indications on which strategies are most appropriate in which contexts. This analysis is based on a set of interviews with decision-makers, in particular World Bank project leaders, and on a literature review on decision-making under uncertainty. It aims at helping decision-makers identify which method is more appropriate in a given context, as a function of the project\u2019s lifetime, cost, and vulnerability.", "author" : [ { "dropping-particle" : "", "family" : "Hallegatte", "given" : "St\u00e9phane", "non-dropping-particle" : "", "parse-names" : false, "suffix" : "" }, { "dropping-particle" : "", "family" : "Shah", "given" : "A", "non-dropping-particle" : "", "parse-names" : false, "suffix" : "" }, { "dropping-particle" : "", "family" : "Brown", "given" : "Casey", "non-dropping-particle" : "", "parse-names" : false, "suffix" : "" }, { "dropping-particle" : "", "family" : "Lempert", "given" : "Robert J.", "non-dropping-particle" : "", "parse-names" : false, "suffix" : "" }, { "dropping-particle" : "", "family" : "Gill", "given" : "S", "non-dropping-particle" : "", "parse-names" : false, "suffix" : "" } ], "container-title" : "Policy Research Working Paper", "id" : "ITEM-1", "issue" : "6193", "issued" : { "date-parts" : [ [ "2012" ] ] }, "page" : "1-41", "title" : "Investment Decision Making Under Deep Uncertainty: Application to Climate Change", "type" : "article-journal" }, "suppress-author" : 1, "uris" : [ "http://www.mendeley.com/documents/?uuid=fb95274c-4103-45cb-a8b5-8c65b85d7a35" ] } ], "mendeley" : { "formattedCitation" : "(2012)", "plainTextFormattedCitation" : "(2012)", "previouslyFormattedCitation" : "(2012)" }, "properties" : { "noteIndex" : 0 }, "schema" : "https://github.com/citation-style-language/schema/raw/master/csl-citation.json" }</w:instrText>
      </w:r>
      <w:r>
        <w:rPr>
          <w:spacing w:val="-4"/>
        </w:rPr>
        <w:fldChar w:fldCharType="separate"/>
      </w:r>
      <w:r w:rsidR="003227AE" w:rsidRPr="001375A1">
        <w:rPr>
          <w:noProof/>
          <w:spacing w:val="-4"/>
        </w:rPr>
        <w:t>(2012)</w:t>
      </w:r>
      <w:r>
        <w:rPr>
          <w:spacing w:val="-4"/>
        </w:rPr>
        <w:fldChar w:fldCharType="end"/>
      </w:r>
      <w:r w:rsidR="003227AE" w:rsidRPr="001375A1">
        <w:rPr>
          <w:spacing w:val="-4"/>
        </w:rPr>
        <w:t xml:space="preserve"> compara o RDM a outras abo</w:t>
      </w:r>
      <w:r w:rsidR="003227AE" w:rsidRPr="00014CEB">
        <w:rPr>
          <w:spacing w:val="-4"/>
          <w:rPrChange w:id="163" w:author="Pedro Lima" w:date="2017-04-29T18:10:00Z">
            <w:rPr>
              <w:spacing w:val="-4"/>
            </w:rPr>
          </w:rPrChange>
        </w:rPr>
        <w:t xml:space="preserve">rdagens utilizadas para avaliar decisões investimento sob incerteza climática. </w:t>
      </w:r>
      <w:r w:rsidR="003227AE" w:rsidRPr="003227AE">
        <w:rPr>
          <w:spacing w:val="-4"/>
        </w:rPr>
        <w:t>As críticas e limitações das abordagens Cost Benefit Analysis e Opç</w:t>
      </w:r>
      <w:r w:rsidR="003227AE">
        <w:rPr>
          <w:spacing w:val="-4"/>
        </w:rPr>
        <w:t xml:space="preserve">ões Reais de </w:t>
      </w:r>
      <w:r w:rsidR="004808E3" w:rsidRPr="003227AE">
        <w:rPr>
          <w:spacing w:val="-4"/>
        </w:rPr>
        <w:t>Hallegatte</w:t>
      </w:r>
      <w:r w:rsidR="003227AE" w:rsidRPr="003227AE">
        <w:rPr>
          <w:spacing w:val="-4"/>
        </w:rPr>
        <w:t xml:space="preserve"> </w:t>
      </w:r>
      <w:r w:rsidR="003227AE">
        <w:rPr>
          <w:spacing w:val="-4"/>
        </w:rPr>
        <w:fldChar w:fldCharType="begin" w:fldLock="1"/>
      </w:r>
      <w:r w:rsidR="003227AE">
        <w:rPr>
          <w:spacing w:val="-4"/>
        </w:rPr>
        <w:instrText>ADDIN CSL_CITATION { "citationItems" : [ { "id" : "ITEM-1", "itemData" : { "DOI" : "doi:10.1596/1813-9450-6193", "ISBN" : "&lt;null&gt;", "PMID" : "4", "abstract" : "While agreeing on the choice of an optimal investment decision is already difficult for any diverse group of actors, priorities, and world views, the presence of deep uncertainties further challenges the decision-making framework by questioning the robustness of all purportedly optimal solutions. This paper summarizes the additional uncertainty that is created by climate change, and reviews the tools that are available to project climate change (including downscaling techniques) and to assess and quantify the corresponding uncertainty. Assuming that climate change and other deep uncertainties cannot be eliminated over the short term (and probably even over the longer term), it then summarizes existing decision-making methodologies that are able to deal with climate-related uncertainty, namely cost-benefit analysis under uncertainty, cost- benefit analysis with real options, robust decision making, and climate informed decision analysis. It also provides examples of applications of these methodologies, highlighting their pros and cons and their domain of applicability. The paper concludes that it is impossible to define the \u201cbest\u201d solution or to prescribe any particular methodology in general. Instead, a menu of methodologies is required, together with some indications on which strategies are most appropriate in which contexts. This analysis is based on a set of interviews with decision-makers, in particular World Bank project leaders, and on a literature review on decision-making under uncertainty. It aims at helping decision-makers identify which method is more appropriate in a given context, as a function of the project\u2019s lifetime, cost, and vulnerability.", "author" : [ { "dropping-particle" : "", "family" : "Hallegatte", "given" : "St\u00e9phane", "non-dropping-particle" : "", "parse-names" : false, "suffix" : "" }, { "dropping-particle" : "", "family" : "Shah", "given" : "A", "non-dropping-particle" : "", "parse-names" : false, "suffix" : "" }, { "dropping-particle" : "", "family" : "Brown", "given" : "Casey", "non-dropping-particle" : "", "parse-names" : false, "suffix" : "" }, { "dropping-particle" : "", "family" : "Lempert", "given" : "Robert J.", "non-dropping-particle" : "", "parse-names" : false, "suffix" : "" }, { "dropping-particle" : "", "family" : "Gill", "given" : "S", "non-dropping-particle" : "", "parse-names" : false, "suffix" : "" } ], "container-title" : "Policy Research Working Paper", "id" : "ITEM-1", "issue" : "6193", "issued" : { "date-parts" : [ [ "2012" ] ] }, "page" : "1-41", "title" : "Investment Decision Making Under Deep Uncertainty: Application to Climate Change", "type" : "article-journal" }, "suppress-author" : 1, "uris" : [ "http://www.mendeley.com/documents/?uuid=fb95274c-4103-45cb-a8b5-8c65b85d7a35" ] } ], "mendeley" : { "formattedCitation" : "(2012)", "plainTextFormattedCitation" : "(2012)", "previouslyFormattedCitation" : "(2012)" }, "properties" : { "noteIndex" : 0 }, "schema" : "https://github.com/citation-style-language/schema/raw/master/csl-citation.json" }</w:instrText>
      </w:r>
      <w:r w:rsidR="003227AE">
        <w:rPr>
          <w:spacing w:val="-4"/>
        </w:rPr>
        <w:fldChar w:fldCharType="separate"/>
      </w:r>
      <w:r w:rsidR="003227AE" w:rsidRPr="003227AE">
        <w:rPr>
          <w:noProof/>
          <w:spacing w:val="-4"/>
        </w:rPr>
        <w:t>(2012)</w:t>
      </w:r>
      <w:r w:rsidR="003227AE">
        <w:rPr>
          <w:spacing w:val="-4"/>
        </w:rPr>
        <w:fldChar w:fldCharType="end"/>
      </w:r>
      <w:r w:rsidR="003227AE">
        <w:rPr>
          <w:spacing w:val="-4"/>
        </w:rPr>
        <w:t xml:space="preserve"> são similares às críticas anteriormente discutidas relacionadas à análise formal de decisão, visto que tais abordagens compartilham o pressuposto de conhecimento sobre probabilidades. Herman et al. </w:t>
      </w:r>
      <w:r w:rsidR="003227AE">
        <w:rPr>
          <w:spacing w:val="-4"/>
        </w:rPr>
        <w:fldChar w:fldCharType="begin" w:fldLock="1"/>
      </w:r>
      <w:r w:rsidR="00472CD3">
        <w:rPr>
          <w:spacing w:val="-4"/>
        </w:rPr>
        <w:instrText>ADDIN CSL_CITATION { "citationItems" : [ { "id" : "ITEM-1", "itemData" : { "DOI" : "10.1061/(ASCE)WR.1943-5452.0000509", "ISBN" : "0733-9496", "ISSN" : "0733-9496", "abstract" : "Water systems planners have long recognized the need for robust solutions capable of withstanding deviations from the conditions for which they were designed. Robustness analyses have shifted from expected utility to exploratory bottom-up approaches which identify vulnerable scenarios prior to assigning likelihoods. Examples include Robust Decision Making (RDM), Decision Scaling, Info-Gap, and Many-Objective Robust Decision Making (MORDM). We propose a taxonomy of robustness frameworks to compare and contrast these approaches based on their methods of (1) alternative generation, (2) sampling of states of the world, (3) quantification of robustness measures, and (4) sensitivity analysis to identify important uncertainties. Building from the proposed taxonomy, we use a regional urban water supply case study in the Research Triangle region of North Carolina to illustrate the decision-relevant consequences that emerge from each of these choices. Results indicate that the methodological choices in the taxonomy lead to the selection of substantially different planning alternatives, underscoring the importance of an informed definition of robustness. Moreover, the results show that some commonly employed methodological choices and definitions of robustness can have undesired consequences when ranking decision alternatives. For the demonstrated test case, recommendations for overcoming these issues include: (1) decision alternatives should be searched rather than prespecified, (2) dominant uncertainties should be discovered through sensitivity analysis rather than assumed, and (3) a carefully elicited multivariate satisficing measure of robustness allows stakeholders to achieve their problem-specific performance requirements. This work emphasizes the importance of an informed problem formulation for systems facing challenging performance tradeoffs and provides a common vocabulary to link the robustness frameworks widely used in the field of water systems planning.", "author" : [ { "dropping-particle" : "", "family" : "Herman", "given" : "J", "non-dropping-particle" : "", "parse-names" : false, "suffix" : "" }, { "dropping-particle" : "", "family" : "Reed", "given" : "P", "non-dropping-particle" : "", "parse-names" : false, "suffix" : "" }, { "dropping-particle" : "", "family" : "Zeff", "given" : "H", "non-dropping-particle" : "", "parse-names" : false, "suffix" : "" }, { "dropping-particle" : "", "family" : "Characklis", "given" : "G", "non-dropping-particle" : "", "parse-names" : false, "suffix" : "" } ], "container-title" : "Journal of Water Resources Planning and Management", "id" : "ITEM-1", "issue" : "10", "issued" : { "date-parts" : [ [ "2015" ] ] }, "page" : "4015012", "title" : "How Should Robustness Be Defined for Water Systems Planning under Change?", "type" : "article-journal", "volume" : "141" }, "suppress-author" : 1, "uris" : [ "http://www.mendeley.com/documents/?uuid=46bd7297-ecc2-47b4-8956-17b428deb2c2" ] } ], "mendeley" : { "formattedCitation" : "(2015)", "plainTextFormattedCitation" : "(2015)", "previouslyFormattedCitation" : "(2015)" }, "properties" : { "noteIndex" : 0 }, "schema" : "https://github.com/citation-style-language/schema/raw/master/csl-citation.json" }</w:instrText>
      </w:r>
      <w:r w:rsidR="003227AE">
        <w:rPr>
          <w:spacing w:val="-4"/>
        </w:rPr>
        <w:fldChar w:fldCharType="separate"/>
      </w:r>
      <w:r w:rsidR="003227AE" w:rsidRPr="003227AE">
        <w:rPr>
          <w:noProof/>
          <w:spacing w:val="-4"/>
        </w:rPr>
        <w:t>(2015)</w:t>
      </w:r>
      <w:r w:rsidR="003227AE">
        <w:rPr>
          <w:spacing w:val="-4"/>
        </w:rPr>
        <w:fldChar w:fldCharType="end"/>
      </w:r>
      <w:r w:rsidR="003227AE">
        <w:rPr>
          <w:spacing w:val="-4"/>
        </w:rPr>
        <w:t xml:space="preserve">, porém, realiza uma síntese das abordagens </w:t>
      </w:r>
      <w:r w:rsidR="00D65F9C">
        <w:rPr>
          <w:spacing w:val="-4"/>
        </w:rPr>
        <w:t>similares ao RDM (“</w:t>
      </w:r>
      <w:r w:rsidR="00D65F9C" w:rsidRPr="00BC5B27">
        <w:rPr>
          <w:spacing w:val="-4"/>
        </w:rPr>
        <w:t>robustness frameworks</w:t>
      </w:r>
      <w:r w:rsidR="00D65F9C">
        <w:rPr>
          <w:spacing w:val="-4"/>
        </w:rPr>
        <w:t>”) ressaltando as diferenças metodológicas entre as abordagens. Nesta comparação, visto que as abordagens são similares, o objetivo é identificar as implicações destas diferenças.</w:t>
      </w:r>
      <w:r w:rsidR="00AC12AF">
        <w:rPr>
          <w:spacing w:val="-4"/>
        </w:rPr>
        <w:t xml:space="preserve"> Outros trabalhos foram </w:t>
      </w:r>
      <w:r w:rsidR="004808E3">
        <w:rPr>
          <w:spacing w:val="-4"/>
        </w:rPr>
        <w:t>omitidos</w:t>
      </w:r>
      <w:r w:rsidR="00AC12AF">
        <w:rPr>
          <w:spacing w:val="-4"/>
        </w:rPr>
        <w:t xml:space="preserve"> desta tabela</w:t>
      </w:r>
      <w:r w:rsidR="00472CD3">
        <w:rPr>
          <w:spacing w:val="-4"/>
        </w:rPr>
        <w:t xml:space="preserve"> </w:t>
      </w:r>
      <w:r w:rsidR="00472CD3">
        <w:rPr>
          <w:spacing w:val="-4"/>
        </w:rPr>
        <w:fldChar w:fldCharType="begin" w:fldLock="1"/>
      </w:r>
      <w:r w:rsidR="0023790F">
        <w:rPr>
          <w:spacing w:val="-4"/>
        </w:rPr>
        <w:instrText>ADDIN CSL_CITATION { "citationItems" : [ { "id" : "ITEM-1", "itemData" : { "DOI" : "doi:10.1596/1813-9450-6906", "abstract" : "Investment decision making is already difficult for any diverse group of actors with different priorities and views. But the presence of deep uncertainties linked to climate change and other future conditions further challenges decision making by questioning the robustness of all purportedly optimal solutions. While decision makers can continue to use the decision metrics they have used in the past (such as net present value), alternative methodologies can improve decision processes, especially those that lead with analysis and end in agreement on decisions. Such \u201cAgree-on-Decision\u201d methods start by stress-testing options under a wide range of plausible conditions, without requiring us to agree ex ante on which conditions are more or less likely, and against a set of objectives or success metrics, without requiring us to agree ex ante on how to aggregate or weight them. As a result, these methods are easier to apply to contexts of large uncertainty or disagreement on values and objectives. This inverted process promotes consensus around better decisions and can help in managing uncertainty. Analyses performed in this way let decision makers make the decision and inform them on (1) the conditions under which an option or project is vulnerable; (2) the tradeoffs between robustness and cost, or between various objectives; and (3) the flexibility of various options to respond to changes in the future. In doing so, they put decision makers back in the driver\u2019s seat. A growing set of case studies shows that these methods can be applied in real-world contexts and do not need to be more costly or complicated than traditional approaches. Finally, while this paper focuses on climate change, a better treatment of uncertainties and disagreement would in general improve decision making and development outcomes.", "author" : [ { "dropping-particle" : "", "family" : "Kalra", "given" : "Nidhi", "non-dropping-particle" : "", "parse-names" : false, "suffix" : "" }, { "dropping-particle" : "", "family" : "Hallegatte", "given" : "Ste\u0301phane", "non-dropping-particle" : "", "parse-names" : false, "suffix" : "" }, { "dropping-particle" : "", "family" : "Lempert", "given" : "Robert J.", "non-dropping-particle" : "", "parse-names" : false, "suffix" : "" }, { "dropping-particle" : "", "family" : "Brown", "given" : "Casey", "non-dropping-particle" : "", "parse-names" : false, "suffix" : "" }, { "dropping-particle" : "", "family" : "Fozzard", "given" : "Adrian", "non-dropping-particle" : "", "parse-names" : false, "suffix" : "" }, { "dropping-particle" : "", "family" : "Gill", "given" : "Stuart", "non-dropping-particle" : "", "parse-names" : false, "suffix" : "" }, { "dropping-particle" : "", "family" : "Shah", "given" : "Ankur", "non-dropping-particle" : "", "parse-names" : false, "suffix" : "" } ], "container-title" : "World Bank Policy Research Working Paper", "id" : "ITEM-1", "issue" : "June", "issued" : { "date-parts" : [ [ "2014" ] ] }, "title" : "Agreeing on Robust Decisions New Processes for Decision Making Under Deep Uncertainty", "type" : "article-journal", "volume" : "No. 6906" }, "uris" : [ "http://www.mendeley.com/documents/?uuid=210db002-188d-43d6-a19e-ff726a9f8ca3" ] }, { "id" : "ITEM-2", "itemData" : { "DOI" : "10.1111/j.1539-6924.2012.01802.x", "ISBN" : "1539-6924 (Electronic)\\r0272-4332 (Linking)", "ISSN" : "02724332", "PMID" : "22519664", "abstract" : "This study compares two widely used approaches for robustness analysis of decision problems: the info-gap method originally developed by Ben-Haim and the robust decision making (RDM) approach originally developed by Lempert, Popper, and Bankes. The study uses each approach to evaluate alternative paths for climate-altering greenhouse gas emissions given the potential for nonlinear threshold responses in the climate system, significant uncertainty about such a threshold response and a variety of other key parameters, as well as the ability to learn about any threshold responses over time. Info-gap and RDM share many similarities. Both represent uncertainty as sets of multiple plausible futures, and both seek to identify robust strategies whose performance is insensitive to uncertainties. Yet they also exhibit important differences, as they arrange their analyses in different orders, treat losses and gains in different ways, and take different approaches to imprecise probabilistic information. The study finds that the two approaches reach similar but not identical policy recommendations and that their differing attributes raise important questions about their appropriate roles in decision support applications. The comparison not only improves understanding of these specific methods, it also suggests some broader insights into robustness approaches and a framework for comparing them.", "author" : [ { "dropping-particle" : "", "family" : "Hall", "given" : "Jim W.", "non-dropping-particle" : "", "parse-names" : false, "suffix" : "" }, { "dropping-particle" : "", "family" : "Lempert", "given" : "Robert J.", "non-dropping-particle" : "", "parse-names" : false, "suffix" : "" }, { "dropping-particle" : "", "family" : "Keller", "given" : "Klaus", "non-dropping-particle" : "", "parse-names" : false, "suffix" : "" }, { "dropping-particle" : "", "family" : "Hackbarth", "given" : "Andrew", "non-dropping-particle" : "", "parse-names" : false, "suffix" : "" }, { "dropping-particle" : "", "family" : "Mijere", "given" : "Christophe", "non-dropping-particle" : "", "parse-names" : false, "suffix" : "" }, { "dropping-particle" : "", "family" : "Mcinerney", "given" : "David J.", "non-dropping-particle" : "", "parse-names" : false, "suffix" : "" } ], "container-title" : "Risk Analysis", "id" : "ITEM-2", "issue" : "10", "issued" : { "date-parts" : [ [ "2012" ] ] }, "page" : "1657-1672", "title" : "Robust Climate Policies Under Uncertainty: A Comparison of Robust Decision Making and Info-Gap Methods", "type" : "article-journal", "volume" : "32" }, "uris" : [ "http://www.mendeley.com/documents/?uuid=26d3abd2-e487-4410-ba78-e5d64543f85f" ] }, { "id" : "ITEM-3", "itemData" : { "DOI" : "10.1007/s10584-012-0574-6", "ISBN" : "0165-0009", "ISSN" : "01650009", "abstract" : "Scenarios exist so that decision makers and those who provide them with infor- mation can make statements about the future that claim less confidence than do predictions, projections, and forecasts. Despite their prevalence, fundamental questions remain about how scenarios should best be developed and used. This paper proposes a particular concep- tualization of scenarios that aims to address many of the challenges faced when using scenarios to inform contentious policy debates. The concept envisions scenarios as illumi- nating the vulnerabilities of proposed policies, that is, as concise summaries of the future states of the world in which a proposed policy would fail to meet its goals. Such scenarios emerge from a decision support process that begins with a proposed policy, seeks to understand the conditions under which it would fail, and then uses this information to identify and evaluate potential alternative policies that are robust over a wide range of future conditions. Statistical cluster analyses applied to databases of simulation model results can help identify scenarios as part of this process. Drawing on themes from the decision support literature, this paper first reviews difficulties faced when using scenarios to inform climate- related decisions, describes the proposed approach to address these challenges, illustrates the approach with applications for three different types of users, and concludes with some thoughts on implications for the provision of climate information and for future scenario processes.", "author" : [ { "dropping-particle" : "", "family" : "Lempert", "given" : "Robert J.", "non-dropping-particle" : "", "parse-names" : false, "suffix" : "" } ], "container-title" : "Climatic Change", "id" : "ITEM-3", "issue" : "4", "issued" : { "date-parts" : [ [ "2013" ] ] }, "page" : "627-646", "title" : "Scenarios that illuminate vulnerabilities and robust responses", "type" : "article-journal", "volume" : "117" }, "uris" : [ "http://www.mendeley.com/documents/?uuid=d920d252-3562-4c27-a892-9a8c0f36f6ef" ] }, { "id" : "ITEM-4", "itemData" : { "DOI" : "10.1016/j.envsoft.2012.12.007", "ISBN" : "1364-8152", "ISSN" : "13648152", "abstract" : "This paper introduces many objective robust decision making (MORDM). MORDM combines concepts and methods from many objective evolutionary optimization and robust decision making (RDM), along with extensive use of interactive visual analytics, to facilitate the management of complex environmental systems. Many objective evolutionary search is used to generate alternatives for complex planning problems, enabling the discovery of the key tradeoffs among planning objectives. RDM then determines the robustness of planning alternatives to deeply uncertain future conditions and facilitates decision makers' selection of promising candidate solutions. MORDM tests each solution under the ensemble of future extreme states of the world (SOW). Interactive visual analytics are used to explore whether solutions of interest are robust to a wide range of plausible future conditions (i.e., assessment of their Pareto satisficing behavior in alternative SOW). Scenario discovery methods that use statistical data mining algorithms are then used to identify what assumptions and system conditions strongly influence the cost-effectiveness, efficiency, and reliability of the robust alternatives. The framework is demonstrated using a case study that examines a single city's water supply in the Lower Rio Grande Valley (LRGV) in Texas, USA. Results suggest that including robustness as a decision criterion can dramatically change the formulation of complex environmental management problems as well as the negotiated selection of candidate alternatives to implement. MORDM also allows decision makers to characterize the most important vulnerabilities for their systems, which should be the focus of ex post monitoring and identification of triggers for adaptive management. \u00a9 2012 Elsevier Ltd.", "author" : [ { "dropping-particle" : "", "family" : "Kasprzyk", "given" : "Joseph R.", "non-dropping-particle" : "", "parse-names" : false, "suffix" : "" }, { "dropping-particle" : "", "family" : "Nataraj", "given" : "Shanthi", "non-dropping-particle" : "", "parse-names" : false, "suffix" : "" }, { "dropping-particle" : "", "family" : "Reed", "given" : "Patrick M.", "non-dropping-particle" : "", "parse-names" : false, "suffix" : "" }, { "dropping-particle" : "", "family" : "Lempert", "given" : "Robert J.", "non-dropping-particle" : "", "parse-names" : false, "suffix" : "" } ], "container-title" : "Environmental Modelling and Software", "id" : "ITEM-4", "issued" : { "date-parts" : [ [ "2013" ] ] }, "page" : "55-71", "publisher" : "Elsevier Ltd", "title" : "Many objective robust decision making for complex environmental systems undergoing change", "type" : "article-journal", "volume" : "42" }, "uris" : [ "http://www.mendeley.com/documents/?uuid=64470563-1ae5-4516-8ad0-fa261f413373" ] } ], "mendeley" : { "formattedCitation" : "(HALL et al., 2012; KALRA et al., 2014; KASPRZYK et al., 2013; LEMPERT, 2013)", "plainTextFormattedCitation" : "(HALL et al., 2012; KALRA et al., 2014; KASPRZYK et al., 2013; LEMPERT, 2013)", "previouslyFormattedCitation" : "(HALL et al., 2012; KALRA et al., 2014; KASPRZYK et al., 2013; LEMPERT, 2013)" }, "properties" : { "noteIndex" : 0 }, "schema" : "https://github.com/citation-style-language/schema/raw/master/csl-citation.json" }</w:instrText>
      </w:r>
      <w:r w:rsidR="00472CD3">
        <w:rPr>
          <w:spacing w:val="-4"/>
        </w:rPr>
        <w:fldChar w:fldCharType="separate"/>
      </w:r>
      <w:r w:rsidR="0032351B" w:rsidRPr="0032351B">
        <w:rPr>
          <w:noProof/>
          <w:spacing w:val="-4"/>
        </w:rPr>
        <w:t>(HALL et al., 2012; KALRA et al., 2014; KASPRZYK et al., 2013; LEMPERT, 2013)</w:t>
      </w:r>
      <w:r w:rsidR="00472CD3">
        <w:rPr>
          <w:spacing w:val="-4"/>
        </w:rPr>
        <w:fldChar w:fldCharType="end"/>
      </w:r>
      <w:r w:rsidR="00AC12AF">
        <w:rPr>
          <w:spacing w:val="-4"/>
        </w:rPr>
        <w:t xml:space="preserve"> por não acrescentarem </w:t>
      </w:r>
      <w:r w:rsidR="00472CD3">
        <w:rPr>
          <w:spacing w:val="-4"/>
        </w:rPr>
        <w:t>n</w:t>
      </w:r>
      <w:r w:rsidR="0032351B">
        <w:rPr>
          <w:spacing w:val="-4"/>
        </w:rPr>
        <w:t>ovas abordagens.</w:t>
      </w:r>
      <w:r w:rsidR="00472CD3">
        <w:rPr>
          <w:spacing w:val="-4"/>
        </w:rPr>
        <w:t xml:space="preserve"> </w:t>
      </w:r>
      <w:r w:rsidR="00434CA1">
        <w:rPr>
          <w:spacing w:val="-4"/>
        </w:rPr>
        <w:t>O Apêndice G contém o quadro completo.</w:t>
      </w:r>
      <w:commentRangeEnd w:id="157"/>
      <w:r w:rsidR="001C70DE">
        <w:rPr>
          <w:rStyle w:val="Refdecomentrio"/>
        </w:rPr>
        <w:commentReference w:id="157"/>
      </w:r>
    </w:p>
    <w:p w14:paraId="57644775" w14:textId="77777777" w:rsidR="00944005" w:rsidRDefault="00434CA1" w:rsidP="00944005">
      <w:pPr>
        <w:rPr>
          <w:spacing w:val="-4"/>
        </w:rPr>
      </w:pPr>
      <w:commentRangeStart w:id="164"/>
      <w:r>
        <w:rPr>
          <w:spacing w:val="-4"/>
        </w:rPr>
        <w:t>Considerando o interesse acadêmico demonstrado a respeito do RDM, os contextos nos quais o RDM foi aplicado, os artefatos aos quais ele foi comparado, resta a questão: A literatura em estratégia está “em dia” com estes novos desenvolvimentos?</w:t>
      </w:r>
      <w:commentRangeEnd w:id="164"/>
      <w:r w:rsidR="001C70DE">
        <w:rPr>
          <w:rStyle w:val="Refdecomentrio"/>
        </w:rPr>
        <w:commentReference w:id="164"/>
      </w:r>
    </w:p>
    <w:p w14:paraId="3D163D14" w14:textId="77777777" w:rsidR="00944005" w:rsidRPr="003227AE" w:rsidRDefault="00434CA1" w:rsidP="00944005">
      <w:pPr>
        <w:rPr>
          <w:spacing w:val="-4"/>
        </w:rPr>
      </w:pPr>
      <w:commentRangeStart w:id="165"/>
      <w:r>
        <w:rPr>
          <w:spacing w:val="-4"/>
        </w:rPr>
        <w:t xml:space="preserve">Como indicado no </w:t>
      </w:r>
      <w:r>
        <w:rPr>
          <w:spacing w:val="-4"/>
        </w:rPr>
        <w:fldChar w:fldCharType="begin"/>
      </w:r>
      <w:r>
        <w:rPr>
          <w:spacing w:val="-4"/>
        </w:rPr>
        <w:instrText xml:space="preserve"> REF _Ref479317898 \h </w:instrText>
      </w:r>
      <w:r>
        <w:rPr>
          <w:spacing w:val="-4"/>
        </w:rPr>
      </w:r>
      <w:r>
        <w:rPr>
          <w:spacing w:val="-4"/>
        </w:rPr>
        <w:fldChar w:fldCharType="separate"/>
      </w:r>
      <w:r w:rsidR="00C25FF3">
        <w:t xml:space="preserve">Quadro </w:t>
      </w:r>
      <w:r w:rsidR="00C25FF3">
        <w:rPr>
          <w:noProof/>
        </w:rPr>
        <w:t>2</w:t>
      </w:r>
      <w:r>
        <w:rPr>
          <w:spacing w:val="-4"/>
        </w:rPr>
        <w:fldChar w:fldCharType="end"/>
      </w:r>
      <w:r>
        <w:rPr>
          <w:spacing w:val="-4"/>
        </w:rPr>
        <w:t>, os trabalhos localizados que recomendam explicitamente abordagens para suporte a estratégia</w:t>
      </w:r>
      <w:r w:rsidR="00944005">
        <w:rPr>
          <w:spacing w:val="-4"/>
        </w:rPr>
        <w:t xml:space="preserve"> </w:t>
      </w:r>
      <w:r w:rsidR="00944005">
        <w:rPr>
          <w:spacing w:val="-4"/>
        </w:rPr>
        <w:fldChar w:fldCharType="begin" w:fldLock="1"/>
      </w:r>
      <w:r w:rsidR="00944005">
        <w:rPr>
          <w:spacing w:val="-4"/>
        </w:rP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"uris" : [ "http://www.mendeley.com/documents/?uuid=46af7d69-c758-4107-ae0d-2242fa22a40c" ] }, { "id" : "ITEM-2",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"ITEM-2", "issue" : "January 2015", "issued" : { "date-parts" : [ [ "2007" ] ] }, "page" : "3\u201324", "title" : "The strategic development process", "type" : "chapter" }, "uris" : [ "http://www.mendeley.com/documents/?uuid=e662ee86-59b0-4974-be2e-3cd1ae4beb20" ] }, { "id" : "ITEM-3",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"ITEM-3", "issue" : "November", "issued" : { "date-parts" : [ [ "2013" ] ] }, "page" : "1-10", "title" : "Deciding How To Decide", "type" : "article-journal" }, "uris" : [ "http://www.mendeley.com/documents/?uuid=1f5de6ec-e5e0-4fa0-af78-fcd71754d5ed" ] }, { "id" : "ITEM-4", "itemData" : { "DOI" : "10.1057/jors.2011.2", "ISBN" : "0160-5682\\r1476-9360", "ISSN" : "0160-5682", "abstract" : "This paper reports the results of an online survey conducted with practitioner members of the UK Operational Research (OR) Society. The purpose of the survey was to explore the current practice of supporting the strategy process in terms of activities supported and tools used. The results of the survey are compared to those of previous surveys to explore developments in, inter alia, the use of management/strategy tools and \u2018soft\u2019 Operational Research/Management Science (OR/MS) tools. The survey results demonstrate that OR practitioners actively support the strategy process within their organisations. While a wide variety of tools, drawn from the OR/MS and management/strategy fields, are used to support the strategy process within organisations, the findings suggest that soft OR/MS tools are not regularly used. The findings also demonstrate that tools are combined to support the strategy process from both within and across the OR/MS and management/strategy fields. The paper ends by identifying a number of areas for further research.", "author" : [ { "dropping-particle" : "", "family" : "O'Brien", "given" : "F.", "non-dropping-particle" : "", "parse-names" : false, "suffix" : "" } ], "container-title" : "Journal of the Operational Research Society", "id" : "ITEM-4", "issue" : "5", "issued" : { "date-parts" : [ [ "2011" ] ] }, "page" : "900-920", "title" : "Supporting the strategy process: a survey of UK OR/MS practitioners", "type" : "article-journal", "volume" : "62" }, "uris" : [ "http://www.mendeley.com/documents/?uuid=9ceb8116-91e1-46dc-9f0b-29e7784e86bc" ] } ], "mendeley" : { "formattedCitation" : "(COURTNEY; KIRKLAND; VIGUERIE, 1997; COURTNEY; LOVALLO; CLARKE, 2013; DYSON et al., 2007; O\u2019BRIEN, 2011)", "plainTextFormattedCitation" : "(COURTNEY; KIRKLAND; VIGUERIE, 1997; COURTNEY; LOVALLO; CLARKE, 2013; DYSON et al., 2007; O\u2019BRIEN, 2011)", "previouslyFormattedCitation" : "(COURTNEY; KIRKLAND; VIGUERIE, 1997; COURTNEY; LOVALLO; CLARKE, 2013; DYSON et al., 2007; O\u2019BRIEN, 2011)" }, "properties" : { "noteIndex" : 0 }, "schema" : "https://github.com/citation-style-language/schema/raw/master/csl-citation.json" }</w:instrText>
      </w:r>
      <w:r w:rsidR="00944005">
        <w:rPr>
          <w:spacing w:val="-4"/>
        </w:rPr>
        <w:fldChar w:fldCharType="separate"/>
      </w:r>
      <w:r w:rsidR="00944005" w:rsidRPr="00944005">
        <w:rPr>
          <w:noProof/>
          <w:spacing w:val="-4"/>
        </w:rPr>
        <w:t>(COURTNEY; KIRKLAND; VIGUERIE, 1997; COURTNEY; LOVALLO; CLARKE, 2013; DYSON et al., 2007; O’BRIEN, 2011)</w:t>
      </w:r>
      <w:r w:rsidR="00944005">
        <w:rPr>
          <w:spacing w:val="-4"/>
        </w:rPr>
        <w:fldChar w:fldCharType="end"/>
      </w:r>
      <w:r>
        <w:rPr>
          <w:spacing w:val="-4"/>
        </w:rPr>
        <w:t xml:space="preserve"> </w:t>
      </w:r>
      <w:r w:rsidRPr="009C0478">
        <w:rPr>
          <w:spacing w:val="-4"/>
        </w:rPr>
        <w:t>não mencionam</w:t>
      </w:r>
      <w:r>
        <w:rPr>
          <w:b/>
          <w:spacing w:val="-4"/>
        </w:rPr>
        <w:t xml:space="preserve"> </w:t>
      </w:r>
      <w:r w:rsidR="0023790F">
        <w:rPr>
          <w:spacing w:val="-4"/>
        </w:rPr>
        <w:t xml:space="preserve">o RDM, nem as abordagens relacionadas a ele. Considerando as datas de publicação dos primeiros trabalhos </w:t>
      </w:r>
      <w:r w:rsidR="0023790F">
        <w:rPr>
          <w:spacing w:val="-4"/>
        </w:rPr>
        <w:fldChar w:fldCharType="begin" w:fldLock="1"/>
      </w:r>
      <w:r w:rsidR="00944005">
        <w:rPr>
          <w:spacing w:val="-4"/>
        </w:rP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"uris" : [ "http://www.mendeley.com/documents/?uuid=46af7d69-c758-4107-ae0d-2242fa22a40c" ] }, { "id" : "ITEM-2",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"ITEM-2", "issue" : "January 2015", "issued" : { "date-parts" : [ [ "2007" ] ] }, "page" : "3\u201324", "title" : "The strategic development process", "type" : "chapter" }, "uris" : [ "http://www.mendeley.com/documents/?uuid=e662ee86-59b0-4974-be2e-3cd1ae4beb20" ] } ], "mendeley" : { "formattedCitation" : "(COURTNEY; KIRKLAND; VIGUERIE, 1997; DYSON et al., 2007)", "plainTextFormattedCitation" : "(COURTNEY; KIRKLAND; VIGUERIE, 1997; DYSON et al., 2007)", "previouslyFormattedCitation" : "(COURTNEY; KIRKLAND; VIGUERIE, 1997; DYSON et al., 2007)" }, "properties" : { "noteIndex" : 0 }, "schema" : "https://github.com/citation-style-language/schema/raw/master/csl-citation.json" }</w:instrText>
      </w:r>
      <w:r w:rsidR="0023790F">
        <w:rPr>
          <w:spacing w:val="-4"/>
        </w:rPr>
        <w:fldChar w:fldCharType="separate"/>
      </w:r>
      <w:r w:rsidR="0023790F" w:rsidRPr="0023790F">
        <w:rPr>
          <w:noProof/>
          <w:spacing w:val="-4"/>
        </w:rPr>
        <w:t>(COURTNEY; KIRKLAND; VIGUERIE, 1997; DYSON et al., 2007)</w:t>
      </w:r>
      <w:r w:rsidR="0023790F">
        <w:rPr>
          <w:spacing w:val="-4"/>
        </w:rPr>
        <w:fldChar w:fldCharType="end"/>
      </w:r>
      <w:r w:rsidR="0023790F">
        <w:rPr>
          <w:spacing w:val="-4"/>
        </w:rPr>
        <w:t xml:space="preserve">, ainda seria plausível sua omissão devido à recente proposição deste conjunto de métodos. No entanto, </w:t>
      </w:r>
      <w:r w:rsidR="00944005">
        <w:rPr>
          <w:spacing w:val="-4"/>
        </w:rPr>
        <w:t xml:space="preserve">tais trabalhos citam as mesmas abordagens criticadas pelo RDM, aproximadamente 20 anos após o início da discussão relacionada à Modelagem Exploratória </w:t>
      </w:r>
      <w:r w:rsidR="00944005">
        <w:rPr>
          <w:spacing w:val="-4"/>
        </w:rPr>
        <w:fldChar w:fldCharType="begin" w:fldLock="1"/>
      </w:r>
      <w:r w:rsidR="00E30776">
        <w:rPr>
          <w:spacing w:val="-4"/>
        </w:rP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rsidR="00944005">
        <w:rPr>
          <w:spacing w:val="-4"/>
        </w:rPr>
        <w:fldChar w:fldCharType="separate"/>
      </w:r>
      <w:r w:rsidR="00944005" w:rsidRPr="00944005">
        <w:rPr>
          <w:noProof/>
          <w:spacing w:val="-4"/>
        </w:rPr>
        <w:t>(BANKES, 1993)</w:t>
      </w:r>
      <w:r w:rsidR="00944005">
        <w:rPr>
          <w:spacing w:val="-4"/>
        </w:rPr>
        <w:fldChar w:fldCharType="end"/>
      </w:r>
      <w:r w:rsidR="00944005">
        <w:rPr>
          <w:spacing w:val="-4"/>
        </w:rPr>
        <w:t xml:space="preserve">. </w:t>
      </w:r>
      <w:commentRangeEnd w:id="165"/>
      <w:r w:rsidR="001C70DE">
        <w:rPr>
          <w:rStyle w:val="Refdecomentrio"/>
        </w:rPr>
        <w:commentReference w:id="165"/>
      </w:r>
      <w:commentRangeStart w:id="166"/>
      <w:commentRangeStart w:id="167"/>
      <w:r w:rsidR="00944005">
        <w:rPr>
          <w:spacing w:val="-4"/>
        </w:rPr>
        <w:t>Ao desconsiderar o desenvolvimento destes novos artefatos, a literatura em estratégia empresarial ignora a oportunidade de explorar a contribui</w:t>
      </w:r>
      <w:r w:rsidR="004808E3">
        <w:rPr>
          <w:spacing w:val="-4"/>
        </w:rPr>
        <w:t>ção destes artefatos para a</w:t>
      </w:r>
      <w:r w:rsidR="00944005">
        <w:rPr>
          <w:spacing w:val="-4"/>
        </w:rPr>
        <w:t xml:space="preserve"> avaliação de decisões estratégicas. </w:t>
      </w:r>
      <w:commentRangeEnd w:id="166"/>
      <w:r w:rsidR="001C70DE">
        <w:rPr>
          <w:rStyle w:val="Refdecomentrio"/>
        </w:rPr>
        <w:commentReference w:id="166"/>
      </w:r>
      <w:r w:rsidR="00944005">
        <w:rPr>
          <w:spacing w:val="-4"/>
        </w:rPr>
        <w:t>Esta é precisamente a limitação existente no conhecimento em avaliação de decisões estratégicas em negócios que este trabalho procura endereçar</w:t>
      </w:r>
      <w:r w:rsidR="00EB639D">
        <w:rPr>
          <w:spacing w:val="-4"/>
        </w:rPr>
        <w:t xml:space="preserve"> aplicando e avaliando a aplicação do RDM em um ambiente de negócios</w:t>
      </w:r>
      <w:r w:rsidR="00944005">
        <w:rPr>
          <w:spacing w:val="-4"/>
        </w:rPr>
        <w:t>.</w:t>
      </w:r>
      <w:commentRangeEnd w:id="167"/>
      <w:r w:rsidR="001C70DE">
        <w:rPr>
          <w:rStyle w:val="Refdecomentrio"/>
        </w:rPr>
        <w:commentReference w:id="167"/>
      </w:r>
    </w:p>
    <w:p w14:paraId="1931FF7C" w14:textId="77777777" w:rsidR="00BB3C9D" w:rsidRPr="005F2A88" w:rsidRDefault="00EB639D" w:rsidP="005F2A88">
      <w:pPr>
        <w:rPr>
          <w:b/>
          <w:spacing w:val="-4"/>
        </w:rPr>
      </w:pPr>
      <w:commentRangeStart w:id="168"/>
      <w:r w:rsidRPr="005F2A88">
        <w:rPr>
          <w:b/>
          <w:spacing w:val="-4"/>
        </w:rPr>
        <w:t>[</w:t>
      </w:r>
      <w:r w:rsidR="005F2A88" w:rsidRPr="005F2A88">
        <w:rPr>
          <w:b/>
          <w:spacing w:val="-4"/>
        </w:rPr>
        <w:t xml:space="preserve">Dúvida: Inserir aqui a parte da literatura que trata de suporte à estratégia com </w:t>
      </w:r>
      <w:r w:rsidR="004808E3" w:rsidRPr="005F2A88">
        <w:rPr>
          <w:b/>
          <w:spacing w:val="-4"/>
        </w:rPr>
        <w:t>modelagem,</w:t>
      </w:r>
      <w:r w:rsidR="005F2A88" w:rsidRPr="005F2A88">
        <w:rPr>
          <w:b/>
          <w:spacing w:val="-4"/>
        </w:rPr>
        <w:t xml:space="preserve"> mas não menciona o RDM</w:t>
      </w:r>
      <w:r w:rsidR="00E83AF5">
        <w:rPr>
          <w:b/>
          <w:spacing w:val="-4"/>
        </w:rPr>
        <w:t xml:space="preserve"> </w:t>
      </w:r>
      <w:r w:rsidR="004808E3">
        <w:rPr>
          <w:b/>
          <w:spacing w:val="-4"/>
        </w:rPr>
        <w:t>Ex (Morecroft</w:t>
      </w:r>
      <w:r w:rsidR="00E83AF5">
        <w:rPr>
          <w:b/>
          <w:spacing w:val="-4"/>
        </w:rPr>
        <w:t xml:space="preserve">, Schoemaker, </w:t>
      </w:r>
      <w:r w:rsidR="004808E3">
        <w:rPr>
          <w:b/>
          <w:spacing w:val="-4"/>
        </w:rPr>
        <w:t>etc.</w:t>
      </w:r>
      <w:r w:rsidR="00E83AF5">
        <w:rPr>
          <w:b/>
          <w:spacing w:val="-4"/>
        </w:rPr>
        <w:t>) e os que falam em “Estrat</w:t>
      </w:r>
      <w:r w:rsidR="004808E3">
        <w:rPr>
          <w:b/>
          <w:spacing w:val="-4"/>
        </w:rPr>
        <w:t>égias Adaptat</w:t>
      </w:r>
      <w:r w:rsidR="00E83AF5">
        <w:rPr>
          <w:b/>
          <w:spacing w:val="-4"/>
        </w:rPr>
        <w:t>i</w:t>
      </w:r>
      <w:r w:rsidR="004808E3">
        <w:rPr>
          <w:b/>
          <w:spacing w:val="-4"/>
        </w:rPr>
        <w:t>v</w:t>
      </w:r>
      <w:r w:rsidR="00E83AF5">
        <w:rPr>
          <w:b/>
          <w:spacing w:val="-4"/>
        </w:rPr>
        <w:t xml:space="preserve">as” sem dizer como </w:t>
      </w:r>
      <w:r w:rsidR="004808E3">
        <w:rPr>
          <w:b/>
          <w:spacing w:val="-4"/>
        </w:rPr>
        <w:t>avaliar</w:t>
      </w:r>
      <w:r w:rsidR="004808E3" w:rsidRPr="005F2A88">
        <w:rPr>
          <w:b/>
          <w:spacing w:val="-4"/>
        </w:rPr>
        <w:t>? ]</w:t>
      </w:r>
      <w:commentRangeEnd w:id="168"/>
      <w:r w:rsidR="001C70DE">
        <w:rPr>
          <w:rStyle w:val="Refdecomentrio"/>
        </w:rPr>
        <w:commentReference w:id="168"/>
      </w:r>
    </w:p>
    <w:p w14:paraId="4D929646" w14:textId="511DC708" w:rsidR="00580D7E" w:rsidRDefault="00580D7E" w:rsidP="00104DE6">
      <w:pPr>
        <w:ind w:firstLine="0"/>
        <w:rPr>
          <w:spacing w:val="-4"/>
        </w:rPr>
      </w:pPr>
    </w:p>
    <w:p w14:paraId="0B9BE77B" w14:textId="2A8A9A06" w:rsidR="00580D7E" w:rsidRDefault="00580D7E" w:rsidP="00580D7E">
      <w:pPr>
        <w:pStyle w:val="Legenda"/>
      </w:pPr>
      <w:bookmarkStart w:id="169" w:name="_Ref478981231"/>
      <w:bookmarkStart w:id="170" w:name="_Toc479347021"/>
      <w:commentRangeStart w:id="171"/>
      <w:r>
        <w:lastRenderedPageBreak/>
        <w:t xml:space="preserve">Figura </w:t>
      </w:r>
      <w:r w:rsidR="003019C2">
        <w:fldChar w:fldCharType="begin"/>
      </w:r>
      <w:r w:rsidR="003019C2">
        <w:instrText xml:space="preserve"> SEQ Figura \* ARABIC </w:instrText>
      </w:r>
      <w:r w:rsidR="003019C2">
        <w:fldChar w:fldCharType="separate"/>
      </w:r>
      <w:r w:rsidR="001375A1">
        <w:rPr>
          <w:noProof/>
        </w:rPr>
        <w:t>11</w:t>
      </w:r>
      <w:r w:rsidR="003019C2">
        <w:rPr>
          <w:noProof/>
        </w:rPr>
        <w:fldChar w:fldCharType="end"/>
      </w:r>
      <w:bookmarkEnd w:id="169"/>
      <w:r>
        <w:t xml:space="preserve"> – Uso de Ferramentas para Suporte ao Desenvolvimento da Estratégia</w:t>
      </w:r>
      <w:bookmarkEnd w:id="170"/>
    </w:p>
    <w:p w14:paraId="770C0A4F" w14:textId="77777777" w:rsidR="00580D7E" w:rsidRDefault="00580D7E" w:rsidP="00580D7E">
      <w:pPr>
        <w:ind w:firstLine="0"/>
        <w:rPr>
          <w:rFonts w:cs="Arial"/>
        </w:rPr>
      </w:pPr>
      <w:r>
        <w:rPr>
          <w:noProof/>
        </w:rPr>
        <w:drawing>
          <wp:inline distT="0" distB="0" distL="0" distR="0" wp14:anchorId="406906AF" wp14:editId="18324AEF">
            <wp:extent cx="5759450" cy="7327075"/>
            <wp:effectExtent l="0" t="0" r="0" b="7620"/>
            <wp:docPr id="28" name="Imagem 28" descr="C:\Users\Pedro\AppData\Local\Microsoft\Windows\INetCacheContent.Word\Escores Medianos das Ferram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dro\AppData\Local\Microsoft\Windows\INetCacheContent.Word\Escores Medianos das Ferramentas.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3241" b="1515"/>
                    <a:stretch/>
                  </pic:blipFill>
                  <pic:spPr bwMode="auto">
                    <a:xfrm>
                      <a:off x="0" y="0"/>
                      <a:ext cx="5760085" cy="7327883"/>
                    </a:xfrm>
                    <a:prstGeom prst="rect">
                      <a:avLst/>
                    </a:prstGeom>
                    <a:noFill/>
                    <a:ln>
                      <a:noFill/>
                    </a:ln>
                    <a:extLst>
                      <a:ext uri="{53640926-AAD7-44D8-BBD7-CCE9431645EC}">
                        <a14:shadowObscured xmlns:a14="http://schemas.microsoft.com/office/drawing/2010/main"/>
                      </a:ext>
                    </a:extLst>
                  </pic:spPr>
                </pic:pic>
              </a:graphicData>
            </a:graphic>
          </wp:inline>
        </w:drawing>
      </w:r>
      <w:commentRangeEnd w:id="171"/>
      <w:r w:rsidR="001C70DE">
        <w:rPr>
          <w:rStyle w:val="Refdecomentrio"/>
        </w:rPr>
        <w:commentReference w:id="171"/>
      </w:r>
    </w:p>
    <w:p w14:paraId="74256F38" w14:textId="392121B6" w:rsidR="00580D7E" w:rsidRDefault="00580D7E" w:rsidP="00104DE6">
      <w:r>
        <w:rPr>
          <w:rFonts w:cs="Arial"/>
        </w:rPr>
        <w:t xml:space="preserve">Fonte: Elaborado pelo autor a partir dos dados de O’Brien </w:t>
      </w:r>
      <w:r>
        <w:rPr>
          <w:rFonts w:cs="Arial"/>
        </w:rPr>
        <w:fldChar w:fldCharType="begin" w:fldLock="1"/>
      </w:r>
      <w:r>
        <w:rPr>
          <w:rFonts w:cs="Arial"/>
        </w:rPr>
        <w:instrText>ADDIN CSL_CITATION { "citationItems" : [ { "id" : "ITEM-1", "itemData" : { "DOI" : "10.1057/jors.2011.2", "ISBN" : "0160-5682\\r1476-9360", "ISSN" : "0160-5682", "abstract" : "This paper reports the results of an online survey conducted with practitioner members of the UK Operational Research (OR) Society. The purpose of the survey was to explore the current practice of supporting the strategy process in terms of activities supported and tools used. The results of the survey are compared to those of previous surveys to explore developments in, inter alia, the use of management/strategy tools and \u2018soft\u2019 Operational Research/Management Science (OR/MS) tools. The survey results demonstrate that OR practitioners actively support the strategy process within their organisations. While a wide variety of tools, drawn from the OR/MS and management/strategy fields, are used to support the strategy process within organisations, the findings suggest that soft OR/MS tools are not regularly used. The findings also demonstrate that tools are combined to support the strategy process from both within and across the OR/MS and management/strategy fields. The paper ends by identifying a number of areas for further research.", "author" : [ { "dropping-particle" : "", "family" : "O'Brien", "given" : "F.", "non-dropping-particle" : "", "parse-names" : false, "suffix" : "" } ], "container-title" : "Journal of the Operational Research Society", "id" : "ITEM-1", "issue" : "5", "issued" : { "date-parts" : [ [ "2011" ] ] }, "page" : "900-920", "title" : "Supporting the strategy process: a survey of UK OR/MS practitioners", "type" : "article-journal", "volume" : "62" }, "locator" : "919-920", "suppress-author" : 1, "uris" : [ "http://www.mendeley.com/documents/?uuid=9ceb8116-91e1-46dc-9f0b-29e7784e86bc" ] } ], "mendeley" : { "formattedCitation" : "(2011, p. 919\u2013920)", "plainTextFormattedCitation" : "(2011, p. 919\u2013920)", "previouslyFormattedCitation" : "(2011, p. 919\u2013920)" }, "properties" : { "noteIndex" : 0 }, "schema" : "https://github.com/citation-style-language/schema/raw/master/csl-citation.json" }</w:instrText>
      </w:r>
      <w:r>
        <w:rPr>
          <w:rFonts w:cs="Arial"/>
        </w:rPr>
        <w:fldChar w:fldCharType="separate"/>
      </w:r>
      <w:r w:rsidRPr="008F03C1">
        <w:rPr>
          <w:rFonts w:cs="Arial"/>
          <w:noProof/>
        </w:rPr>
        <w:t>(2011, p. 919–920)</w:t>
      </w:r>
      <w:r>
        <w:rPr>
          <w:rFonts w:cs="Arial"/>
        </w:rPr>
        <w:fldChar w:fldCharType="end"/>
      </w:r>
      <w:r>
        <w:rPr>
          <w:rFonts w:cs="Arial"/>
        </w:rPr>
        <w:t>.</w:t>
      </w:r>
    </w:p>
    <w:p w14:paraId="184B51B5" w14:textId="77777777" w:rsidR="00104DE6" w:rsidRDefault="00104DE6" w:rsidP="00104DE6">
      <w:commentRangeStart w:id="172"/>
      <w:r>
        <w:t xml:space="preserve">Em termos práticos, a superação destas restrições relacionadas à falta de conhecimento tem o potencial de elevar a qualidade das decisões das empresas que a usarem. </w:t>
      </w:r>
      <w:commentRangeEnd w:id="172"/>
      <w:r w:rsidR="001C70DE">
        <w:rPr>
          <w:rStyle w:val="Refdecomentrio"/>
        </w:rPr>
        <w:commentReference w:id="172"/>
      </w:r>
      <w:r>
        <w:rPr>
          <w:spacing w:val="-4"/>
        </w:rPr>
        <w:t xml:space="preserve">Uma survey conduzida junto a associados da Sociedade de Pesquisa </w:t>
      </w:r>
      <w:r>
        <w:rPr>
          <w:spacing w:val="-4"/>
        </w:rPr>
        <w:lastRenderedPageBreak/>
        <w:t xml:space="preserve">Operacional inglesa identificou as ferramentas mais utilizadas para o suporte à estratégia, corroborando esta proposição. </w:t>
      </w:r>
      <w:r>
        <w:rPr>
          <w:spacing w:val="-4"/>
        </w:rPr>
        <w:fldChar w:fldCharType="begin" w:fldLock="1"/>
      </w:r>
      <w:r>
        <w:rPr>
          <w:spacing w:val="-4"/>
        </w:rPr>
        <w:instrText>ADDIN CSL_CITATION { "citationItems" : [ { "id" : "ITEM-1", "itemData" : { "DOI" : "10.1057/jors.2011.2", "ISBN" : "0160-5682\\r1476-9360", "ISSN" : "0160-5682", "abstract" : "This paper reports the results of an online survey conducted with practitioner members of the UK Operational Research (OR) Society. The purpose of the survey was to explore the current practice of supporting the strategy process in terms of activities supported and tools used. The results of the survey are compared to those of previous surveys to explore developments in, inter alia, the use of management/strategy tools and \u2018soft\u2019 Operational Research/Management Science (OR/MS) tools. The survey results demonstrate that OR practitioners actively support the strategy process within their organisations. While a wide variety of tools, drawn from the OR/MS and management/strategy fields, are used to support the strategy process within organisations, the findings suggest that soft OR/MS tools are not regularly used. The findings also demonstrate that tools are combined to support the strategy process from both within and across the OR/MS and management/strategy fields. The paper ends by identifying a number of areas for further research.", "author" : [ { "dropping-particle" : "", "family" : "O'Brien", "given" : "F.", "non-dropping-particle" : "", "parse-names" : false, "suffix" : "" } ], "container-title" : "Journal of the Operational Research Society", "id" : "ITEM-1", "issue" : "5", "issued" : { "date-parts" : [ [ "2011" ] ] }, "page" : "900-920", "title" : "Supporting the strategy process: a survey of UK OR/MS practitioners", "type" : "article-journal", "volume" : "62" }, "uris" : [ "http://www.mendeley.com/documents/?uuid=9ceb8116-91e1-46dc-9f0b-29e7784e86bc" ] } ], "mendeley" : { "formattedCitation" : "(O\u2019BRIEN, 2011)", "plainTextFormattedCitation" : "(O\u2019BRIEN, 2011)", "previouslyFormattedCitation" : "(O\u2019BRIEN, 2011)" }, "properties" : { "noteIndex" : 0 }, "schema" : "https://github.com/citation-style-language/schema/raw/master/csl-citation.json" }</w:instrText>
      </w:r>
      <w:r>
        <w:rPr>
          <w:spacing w:val="-4"/>
        </w:rPr>
        <w:fldChar w:fldCharType="separate"/>
      </w:r>
      <w:r w:rsidRPr="008F03C1">
        <w:rPr>
          <w:noProof/>
          <w:spacing w:val="-4"/>
        </w:rPr>
        <w:t>(O’BRIEN, 2011)</w:t>
      </w:r>
      <w:r>
        <w:rPr>
          <w:spacing w:val="-4"/>
        </w:rPr>
        <w:fldChar w:fldCharType="end"/>
      </w:r>
      <w:r>
        <w:rPr>
          <w:spacing w:val="-4"/>
        </w:rPr>
        <w:t xml:space="preserve">. A </w:t>
      </w:r>
      <w:r>
        <w:rPr>
          <w:spacing w:val="-4"/>
        </w:rPr>
        <w:fldChar w:fldCharType="begin"/>
      </w:r>
      <w:r>
        <w:rPr>
          <w:spacing w:val="-4"/>
        </w:rPr>
        <w:instrText xml:space="preserve"> REF _Ref478981231 \h </w:instrText>
      </w:r>
      <w:r>
        <w:rPr>
          <w:spacing w:val="-4"/>
        </w:rPr>
      </w:r>
      <w:r>
        <w:rPr>
          <w:spacing w:val="-4"/>
        </w:rPr>
        <w:fldChar w:fldCharType="separate"/>
      </w:r>
      <w:r>
        <w:t xml:space="preserve">Figura </w:t>
      </w:r>
      <w:r>
        <w:rPr>
          <w:noProof/>
        </w:rPr>
        <w:t>8</w:t>
      </w:r>
      <w:r>
        <w:rPr>
          <w:spacing w:val="-4"/>
        </w:rPr>
        <w:fldChar w:fldCharType="end"/>
      </w:r>
      <w:r>
        <w:rPr>
          <w:spacing w:val="-4"/>
        </w:rPr>
        <w:t xml:space="preserve"> sintetiza os resultados da pesquisa de O’Brien </w:t>
      </w:r>
      <w:r>
        <w:rPr>
          <w:spacing w:val="-4"/>
        </w:rPr>
        <w:fldChar w:fldCharType="begin" w:fldLock="1"/>
      </w:r>
      <w:r>
        <w:rPr>
          <w:spacing w:val="-4"/>
        </w:rPr>
        <w:instrText>ADDIN CSL_CITATION { "citationItems" : [ { "id" : "ITEM-1", "itemData" : { "DOI" : "10.1057/jors.2011.2", "ISBN" : "0160-5682\\r1476-9360", "ISSN" : "0160-5682", "abstract" : "This paper reports the results of an online survey conducted with practitioner members of the UK Operational Research (OR) Society. The purpose of the survey was to explore the current practice of supporting the strategy process in terms of activities supported and tools used. The results of the survey are compared to those of previous surveys to explore developments in, inter alia, the use of management/strategy tools and \u2018soft\u2019 Operational Research/Management Science (OR/MS) tools. The survey results demonstrate that OR practitioners actively support the strategy process within their organisations. While a wide variety of tools, drawn from the OR/MS and management/strategy fields, are used to support the strategy process within organisations, the findings suggest that soft OR/MS tools are not regularly used. The findings also demonstrate that tools are combined to support the strategy process from both within and across the OR/MS and management/strategy fields. The paper ends by identifying a number of areas for further research.", "author" : [ { "dropping-particle" : "", "family" : "O'Brien", "given" : "F.", "non-dropping-particle" : "", "parse-names" : false, "suffix" : "" } ], "container-title" : "Journal of the Operational Research Society", "id" : "ITEM-1", "issue" : "5", "issued" : { "date-parts" : [ [ "2011" ] ] }, "page" : "900-920", "title" : "Supporting the strategy process: a survey of UK OR/MS practitioners", "type" : "article-journal", "volume" : "62" }, "suppress-author" : 1, "uris" : [ "http://www.mendeley.com/documents/?uuid=9ceb8116-91e1-46dc-9f0b-29e7784e86bc" ] } ], "mendeley" : { "formattedCitation" : "(2011)", "plainTextFormattedCitation" : "(2011)", "previouslyFormattedCitation" : "(2011)" }, "properties" : { "noteIndex" : 0 }, "schema" : "https://github.com/citation-style-language/schema/raw/master/csl-citation.json" }</w:instrText>
      </w:r>
      <w:r>
        <w:rPr>
          <w:spacing w:val="-4"/>
        </w:rPr>
        <w:fldChar w:fldCharType="separate"/>
      </w:r>
      <w:r w:rsidRPr="008F03C1">
        <w:rPr>
          <w:noProof/>
          <w:spacing w:val="-4"/>
        </w:rPr>
        <w:t>(2011)</w:t>
      </w:r>
      <w:r>
        <w:rPr>
          <w:spacing w:val="-4"/>
        </w:rPr>
        <w:fldChar w:fldCharType="end"/>
      </w:r>
      <w:r>
        <w:rPr>
          <w:spacing w:val="-4"/>
        </w:rPr>
        <w:t>, a qual categorizou ferramentas para suporte a estratégia em três grupos: Ferramentas “Gerenciais / Estratégicas” (Grupo Management/</w:t>
      </w:r>
      <w:r w:rsidRPr="00BC5B27">
        <w:rPr>
          <w:spacing w:val="-4"/>
        </w:rPr>
        <w:t>Strategy</w:t>
      </w:r>
      <w:r>
        <w:rPr>
          <w:spacing w:val="-4"/>
        </w:rPr>
        <w:t>); ferramentas da Pesquisa Operacional (OR/MS), e ferramentas da Pesquisa Operacional “Soft”, ou “</w:t>
      </w:r>
      <w:r w:rsidRPr="00BC5B27">
        <w:rPr>
          <w:spacing w:val="-4"/>
        </w:rPr>
        <w:t>Problem Structuring Methods</w:t>
      </w:r>
      <w:r>
        <w:rPr>
          <w:spacing w:val="-4"/>
        </w:rPr>
        <w:t xml:space="preserve">”. Como é possível observar, mesmo que a pesquisa tenha sido realizada junto a associados da Sociedade de Pesquisa Operacional, o grupo de ferramentas que liderou os índices de utilização foram as ferramentas de Gestão/Estratégia. </w:t>
      </w:r>
      <w:commentRangeStart w:id="173"/>
      <w:r>
        <w:rPr>
          <w:spacing w:val="-4"/>
        </w:rPr>
        <w:t xml:space="preserve">Em segundo lugar, pode-se observar que as ferramentas mais utilizadas são as de avaliação financeira dos projetos, seguidas de ferramentas simples. Deve-se notar que estas ferramentas são baseadas no paradigma “Predizer e Agir”, susceptíveis às limitações indicadas anteriormente. </w:t>
      </w:r>
      <w:r>
        <w:rPr>
          <w:spacing w:val="-4"/>
        </w:rPr>
        <w:fldChar w:fldCharType="begin" w:fldLock="1"/>
      </w:r>
      <w:r>
        <w:rPr>
          <w:spacing w:val="-4"/>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Pr>
          <w:spacing w:val="-4"/>
        </w:rPr>
        <w:fldChar w:fldCharType="separate"/>
      </w:r>
      <w:r w:rsidRPr="0098632D">
        <w:rPr>
          <w:noProof/>
          <w:spacing w:val="-4"/>
        </w:rPr>
        <w:t>(LEMPERT; POPPER; BANKES, 2003)</w:t>
      </w:r>
      <w:r>
        <w:rPr>
          <w:spacing w:val="-4"/>
        </w:rPr>
        <w:fldChar w:fldCharType="end"/>
      </w:r>
      <w:r>
        <w:rPr>
          <w:spacing w:val="-4"/>
        </w:rPr>
        <w:t>.</w:t>
      </w:r>
      <w:commentRangeEnd w:id="173"/>
      <w:r w:rsidR="001C70DE">
        <w:rPr>
          <w:rStyle w:val="Refdecomentrio"/>
        </w:rPr>
        <w:commentReference w:id="173"/>
      </w:r>
    </w:p>
    <w:p w14:paraId="1C8A5C41" w14:textId="08E99B06" w:rsidR="00104DE6" w:rsidRDefault="00104DE6" w:rsidP="00104DE6">
      <w:r>
        <w:t xml:space="preserve">Quanto </w:t>
      </w:r>
      <w:commentRangeStart w:id="174"/>
      <w:r>
        <w:t xml:space="preserve">à empresa </w:t>
      </w:r>
      <w:commentRangeEnd w:id="174"/>
      <w:r w:rsidR="001C70DE">
        <w:rPr>
          <w:rStyle w:val="Refdecomentrio"/>
        </w:rPr>
        <w:commentReference w:id="174"/>
      </w:r>
      <w:r>
        <w:t xml:space="preserve">na qual o método será aplicado, </w:t>
      </w:r>
      <w:r w:rsidRPr="009A2A28">
        <w:t xml:space="preserve">este trabalho contribui por explicitar as Incertezas, Objetivos e Opções relacionadas às </w:t>
      </w:r>
      <w:r>
        <w:t xml:space="preserve">suas </w:t>
      </w:r>
      <w:r w:rsidRPr="009A2A28">
        <w:t>decisões estrat</w:t>
      </w:r>
      <w:r>
        <w:t xml:space="preserve">égicas. </w:t>
      </w:r>
      <w:commentRangeStart w:id="175"/>
      <w:r>
        <w:t xml:space="preserve">Tais elementos serão relacionados por meio de um modelo computacional de modo a ligar possíveis decisões às suas consequências previstas. </w:t>
      </w:r>
      <w:commentRangeEnd w:id="175"/>
      <w:r w:rsidR="001C70DE">
        <w:rPr>
          <w:rStyle w:val="Refdecomentrio"/>
        </w:rPr>
        <w:commentReference w:id="175"/>
      </w:r>
      <w:commentRangeStart w:id="176"/>
      <w:r>
        <w:t xml:space="preserve">Tal nível de formulação e explicitação quantitativa das opções estratégicas da empresa é uma contribuição </w:t>
      </w:r>
      <w:r>
        <w:rPr>
          <w:i/>
        </w:rPr>
        <w:t>per se</w:t>
      </w:r>
      <w:r>
        <w:t xml:space="preserve">. </w:t>
      </w:r>
      <w:commentRangeEnd w:id="176"/>
      <w:r w:rsidR="001C70DE">
        <w:rPr>
          <w:rStyle w:val="Refdecomentrio"/>
        </w:rPr>
        <w:commentReference w:id="176"/>
      </w:r>
      <w:commentRangeStart w:id="177"/>
      <w:r>
        <w:t>Em segundo lugar, o trabalho irá explorar os impactos de incertezas críticas em relação às decisões estratégicas</w:t>
      </w:r>
      <w:del w:id="178" w:author="Daniel Lacerda" w:date="2017-04-29T14:12:00Z">
        <w:r w:rsidDel="001C70DE">
          <w:delText xml:space="preserve"> da empresa</w:delText>
        </w:r>
      </w:del>
      <w:r>
        <w:t xml:space="preserve">. </w:t>
      </w:r>
      <w:commentRangeEnd w:id="177"/>
      <w:r w:rsidR="001C70DE">
        <w:rPr>
          <w:rStyle w:val="Refdecomentrio"/>
        </w:rPr>
        <w:commentReference w:id="177"/>
      </w:r>
      <w:commentRangeStart w:id="179"/>
      <w:r>
        <w:t xml:space="preserve">Utilizando um framework de análise baseado em predições, a empresa atualmente não realiza tal tipo de análise, mantendo-se ignorante em relação ao impacto de tais incertezas em seus resultados no longo prazo. </w:t>
      </w:r>
      <w:commentRangeEnd w:id="179"/>
      <w:r w:rsidR="001C70DE">
        <w:rPr>
          <w:rStyle w:val="Refdecomentrio"/>
        </w:rPr>
        <w:commentReference w:id="179"/>
      </w:r>
      <w:r>
        <w:t>Finalmente, o trabalho busca contribuir para a tomada de decisões estratégicas nas empresas em geral, permitindo que decisões que afetam o longo prazo sejam tomadas com base quantitativa. Espera-se, portanto, que tal trabalho eleve a capacidade da empresa em questão a tomar decisões robustas, e ainda sirva como um primeiro modelo que pode ser replicado em outras circunstâncias.</w:t>
      </w:r>
    </w:p>
    <w:p w14:paraId="08E41143" w14:textId="77777777" w:rsidR="00F023BF" w:rsidRDefault="003A5BCD" w:rsidP="003A5BCD">
      <w:pPr>
        <w:pStyle w:val="Ttulo2"/>
      </w:pPr>
      <w:bookmarkStart w:id="180" w:name="_Toc479347056"/>
      <w:r>
        <w:t>Estrutura do Trabalho</w:t>
      </w:r>
      <w:bookmarkEnd w:id="180"/>
    </w:p>
    <w:p w14:paraId="3076EF2A" w14:textId="77777777" w:rsidR="009A2021" w:rsidRDefault="006F1A8E" w:rsidP="00A112BC">
      <w:r>
        <w:t xml:space="preserve">A </w:t>
      </w:r>
      <w:r w:rsidR="009A2021">
        <w:fldChar w:fldCharType="begin"/>
      </w:r>
      <w:r w:rsidR="009A2021">
        <w:instrText xml:space="preserve"> REF _Ref471840441 \h </w:instrText>
      </w:r>
      <w:r w:rsidR="009A2021">
        <w:fldChar w:fldCharType="separate"/>
      </w:r>
      <w:r w:rsidR="00C25FF3">
        <w:t xml:space="preserve">Figura </w:t>
      </w:r>
      <w:r w:rsidR="00C25FF3">
        <w:rPr>
          <w:noProof/>
        </w:rPr>
        <w:t>9</w:t>
      </w:r>
      <w:r w:rsidR="009A2021">
        <w:fldChar w:fldCharType="end"/>
      </w:r>
      <w:r w:rsidR="009A2021">
        <w:t xml:space="preserve"> ilustra a Estrutura proposta para este trabalho. No capítulo 2, serão expostos os principais conceitos pertinentes para a execução deste trabalho, incluindo </w:t>
      </w:r>
      <w:r w:rsidR="003432AA">
        <w:t>a Avaliação de Decisões Estratégicas, Incerteza Profunda, e o RDM.</w:t>
      </w:r>
    </w:p>
    <w:p w14:paraId="5DC1DE18" w14:textId="77777777" w:rsidR="00FF73EE" w:rsidRDefault="009A2021" w:rsidP="00FF73EE">
      <w:r>
        <w:lastRenderedPageBreak/>
        <w:t xml:space="preserve">Em seguida, serão detalhados no capítulo 3 o delineamento da pesquisa bem como o método de trabalho. Esta pesquisa utilizará como abordagem a </w:t>
      </w:r>
      <w:r w:rsidRPr="00BC5B27">
        <w:t>Design Science Research</w:t>
      </w:r>
      <w:r>
        <w:t xml:space="preserve"> </w:t>
      </w:r>
      <w:r>
        <w:fldChar w:fldCharType="begin" w:fldLock="1"/>
      </w:r>
      <w:r w:rsidR="0027401C">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"uris" : [ "http://www.mendeley.com/documents/?uuid=667eaa78-4c2d-4548-acda-57e64bb96497" ] } ], "mendeley" : { "formattedCitation" : "(DRESCH et al., 2015)", "plainTextFormattedCitation" : "(DRESCH et al., 2015)", "previouslyFormattedCitation" : "(DRESCH et al., 2015)" }, "properties" : { "noteIndex" : 0 }, "schema" : "https://github.com/citation-style-language/schema/raw/master/csl-citation.json" }</w:instrText>
      </w:r>
      <w:r>
        <w:fldChar w:fldCharType="separate"/>
      </w:r>
      <w:r w:rsidRPr="009A2021">
        <w:rPr>
          <w:noProof/>
        </w:rPr>
        <w:t>(DRESCH et al., 2015)</w:t>
      </w:r>
      <w:r>
        <w:fldChar w:fldCharType="end"/>
      </w:r>
      <w:r>
        <w:t>, visto que o objetivo principal do trabalho é a aplicação, avaliação e possível adaptação de um método a um contexto novo.</w:t>
      </w:r>
    </w:p>
    <w:p w14:paraId="717235A1" w14:textId="77777777" w:rsidR="0027401C" w:rsidRDefault="0027401C" w:rsidP="00A112BC">
      <w:r>
        <w:t xml:space="preserve">No capítulo 4, propõe-se que os resultados do trabalho sejam particionados em três partes distintas. Na primeira parte, a aplicação do RDM será descrita, de modo a explicitar as decisões tomadas no processo de aplicação do RDM. Tal etapa contribuirá especificamente com a empresa em questão por propor uma análise da robustez de sua estratégia. Na segunda parte, a aplicação realizada será discutida, de modo a explicitar heurísticas contingenciais e construtivas </w:t>
      </w:r>
      <w:r>
        <w:fldChar w:fldCharType="begin" w:fldLock="1"/>
      </w:r>
      <w:r w:rsidR="000D14B8">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"uris" : [ "http://www.mendeley.com/documents/?uuid=667eaa78-4c2d-4548-acda-57e64bb96497" ] } ], "mendeley" : { "formattedCitation" : "(DRESCH et al., 2015)", "plainTextFormattedCitation" : "(DRESCH et al., 2015)", "previouslyFormattedCitation" : "(DRESCH et al., 2015)" }, "properties" : { "noteIndex" : 0 }, "schema" : "https://github.com/citation-style-language/schema/raw/master/csl-citation.json" }</w:instrText>
      </w:r>
      <w:r>
        <w:fldChar w:fldCharType="separate"/>
      </w:r>
      <w:r w:rsidRPr="0027401C">
        <w:rPr>
          <w:noProof/>
        </w:rPr>
        <w:t>(DRESCH et al., 2015)</w:t>
      </w:r>
      <w:r>
        <w:fldChar w:fldCharType="end"/>
      </w:r>
      <w:r>
        <w:t xml:space="preserve"> utilizadas durante o processo de formulação e aplicação do modelo em questão. Tal etapa busca explicitar conhecimentos obtidos na construção do modelo, contribuindo especificamente à academia, e à questão de “como aplicar o RDM” em um novo contexto. </w:t>
      </w:r>
    </w:p>
    <w:p w14:paraId="45804571" w14:textId="6E32B855" w:rsidR="009A2021" w:rsidRDefault="009A2021" w:rsidP="009A2021">
      <w:pPr>
        <w:pStyle w:val="Legenda"/>
      </w:pPr>
      <w:bookmarkStart w:id="181" w:name="_Ref471840441"/>
      <w:bookmarkStart w:id="182" w:name="_Toc479347022"/>
      <w:r>
        <w:lastRenderedPageBreak/>
        <w:t xml:space="preserve">Figura </w:t>
      </w:r>
      <w:r w:rsidR="003019C2">
        <w:fldChar w:fldCharType="begin"/>
      </w:r>
      <w:r w:rsidR="003019C2">
        <w:instrText xml:space="preserve"> SEQ Figura \* ARABIC </w:instrText>
      </w:r>
      <w:r w:rsidR="003019C2">
        <w:fldChar w:fldCharType="separate"/>
      </w:r>
      <w:r w:rsidR="001375A1">
        <w:rPr>
          <w:noProof/>
        </w:rPr>
        <w:t>12</w:t>
      </w:r>
      <w:r w:rsidR="003019C2">
        <w:rPr>
          <w:noProof/>
        </w:rPr>
        <w:fldChar w:fldCharType="end"/>
      </w:r>
      <w:bookmarkEnd w:id="181"/>
      <w:r>
        <w:t xml:space="preserve"> – Estrutura do Trabalho.</w:t>
      </w:r>
      <w:bookmarkEnd w:id="182"/>
    </w:p>
    <w:p w14:paraId="64F4E5E0" w14:textId="77777777" w:rsidR="006F1A8E" w:rsidRDefault="006F1A8E" w:rsidP="006F1A8E">
      <w:pPr>
        <w:ind w:firstLine="0"/>
      </w:pPr>
      <w:r>
        <w:rPr>
          <w:noProof/>
        </w:rPr>
        <w:drawing>
          <wp:inline distT="0" distB="0" distL="0" distR="0" wp14:anchorId="5C7160C1" wp14:editId="0499B338">
            <wp:extent cx="5686425" cy="5410200"/>
            <wp:effectExtent l="0" t="0" r="9525"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2223BCCF" w14:textId="77777777" w:rsidR="009A2021" w:rsidRDefault="009A2021" w:rsidP="009A2021">
      <w:pPr>
        <w:ind w:firstLine="0"/>
        <w:jc w:val="center"/>
      </w:pPr>
      <w:r>
        <w:t>Fonte: Elaborado pelo autor.</w:t>
      </w:r>
    </w:p>
    <w:p w14:paraId="500F2365" w14:textId="77777777" w:rsidR="0072270E" w:rsidRDefault="0027401C" w:rsidP="0072270E">
      <w:r>
        <w:t xml:space="preserve">Finalmente, a terceira parte tratará de avaliar a aplicação do RDM. Propõe-se a utilização de entrevistas </w:t>
      </w:r>
      <w:r w:rsidR="00F213DD">
        <w:t>semiestruturadas</w:t>
      </w:r>
      <w:r>
        <w:t xml:space="preserve"> junto a profissionais envolvidos no processo de decisão, de modo que estes explicitem sua opinião sobre a abordagem RDM. Neste sentido, procura-se finalmente avaliar a aplicabilidade do RDM e suas limitações no novo contexto de aplicação.</w:t>
      </w:r>
    </w:p>
    <w:p w14:paraId="6FCDBD7E" w14:textId="538D4EB9" w:rsidR="0072270E" w:rsidRDefault="0072270E" w:rsidP="0027401C">
      <w:r>
        <w:t>Após a explicitação dos resultados da pesquisa o trabalho será concluído no capítulo 5 com a explicitação de suas contribuições, limitações e sugestões de trabalhos futuros.</w:t>
      </w:r>
    </w:p>
    <w:p w14:paraId="42EB88E1" w14:textId="35B39487" w:rsidR="0072270E" w:rsidRPr="00A112BC" w:rsidRDefault="0072270E" w:rsidP="00DC5DA9">
      <w:pPr>
        <w:ind w:firstLine="0"/>
      </w:pPr>
    </w:p>
    <w:p w14:paraId="49348818" w14:textId="77777777" w:rsidR="00922C1E" w:rsidRDefault="00922C1E">
      <w:pPr>
        <w:autoSpaceDE/>
        <w:autoSpaceDN/>
        <w:adjustRightInd/>
        <w:spacing w:after="160" w:line="259" w:lineRule="auto"/>
        <w:ind w:firstLine="0"/>
        <w:jc w:val="left"/>
        <w:rPr>
          <w:b/>
        </w:rPr>
      </w:pPr>
      <w:r>
        <w:br w:type="page"/>
      </w:r>
    </w:p>
    <w:p w14:paraId="7F55E6B1" w14:textId="77777777" w:rsidR="00F023BF" w:rsidRDefault="003A5BCD" w:rsidP="003A5BCD">
      <w:pPr>
        <w:pStyle w:val="Ttulo1"/>
      </w:pPr>
      <w:bookmarkStart w:id="183" w:name="_Toc479347057"/>
      <w:r>
        <w:lastRenderedPageBreak/>
        <w:t>FUNDAMENTAÇÃO TÉORICA</w:t>
      </w:r>
      <w:bookmarkEnd w:id="183"/>
    </w:p>
    <w:p w14:paraId="1D801CAC" w14:textId="77777777" w:rsidR="00922C1E" w:rsidRDefault="00922C1E" w:rsidP="00922C1E">
      <w:r w:rsidRPr="006C2CEC">
        <w:t xml:space="preserve">Esta seção introduz </w:t>
      </w:r>
      <w:r w:rsidR="00D313C0">
        <w:t xml:space="preserve">o objeto de estudo desta dissertação, bem como </w:t>
      </w:r>
      <w:r w:rsidRPr="006C2CEC">
        <w:t xml:space="preserve">os conceitos necessários para a aplicação do RDM. </w:t>
      </w:r>
      <w:r>
        <w:t xml:space="preserve">Incialmente, o conceito de “incerteza profunda” (deep uncertainty) é analisado, visto que esta é a característica das situações para as quais o método é direcionado. </w:t>
      </w:r>
      <w:r w:rsidR="00D313C0">
        <w:t>Em seguida</w:t>
      </w:r>
      <w:r>
        <w:t xml:space="preserve">, o método RDM </w:t>
      </w:r>
      <w:r w:rsidR="008C7322">
        <w:t>é abordado</w:t>
      </w:r>
      <w:r w:rsidR="00D313C0">
        <w:t>.</w:t>
      </w:r>
    </w:p>
    <w:p w14:paraId="56D8BC70" w14:textId="77777777" w:rsidR="00C861A3" w:rsidRDefault="00C861A3" w:rsidP="00C861A3">
      <w:pPr>
        <w:pStyle w:val="Ttulo2"/>
      </w:pPr>
      <w:bookmarkStart w:id="184" w:name="_Toc479347058"/>
      <w:r>
        <w:t>Avaliação de Decisões Estratégicas Sob Incerteza</w:t>
      </w:r>
      <w:r w:rsidR="00573AAD">
        <w:t xml:space="preserve"> Profunda</w:t>
      </w:r>
      <w:bookmarkEnd w:id="184"/>
    </w:p>
    <w:p w14:paraId="53C1F93E" w14:textId="77777777" w:rsidR="00573AAD" w:rsidRDefault="00573AAD" w:rsidP="00573AAD">
      <w:r>
        <w:t>A Avaliação de Decisões Estratégicas em organizações é o objeto de estudo deste trabalho, servindo o termo “sob incerteza profunda” (traduzido de deep uncertainty) como uma condição de delimitação. A seguinte subseção indica o que este trabalho considera como uma “decisão estratégica” e introduz um framework normativo que contextualiza este tipo de decisão dentro do “processo de desenvolvimento da estratégia”. Neste sentido, espera-se definir o contexto ao qual propõe-se que a ferramenta apresentada sirva. Em seguida, apresenta-se o conceito de “incerteza profunda” e suas origens. Tal conceito é valioso no sentido de indicar por</w:t>
      </w:r>
      <w:r w:rsidR="00270212">
        <w:t>que um novo tipo de ferramenta é necessário.</w:t>
      </w:r>
    </w:p>
    <w:p w14:paraId="53839038" w14:textId="77777777" w:rsidR="00A02539" w:rsidRDefault="00A02539" w:rsidP="00C861A3">
      <w:pPr>
        <w:pStyle w:val="Ttulo3"/>
      </w:pPr>
      <w:bookmarkStart w:id="185" w:name="_Toc479347059"/>
      <w:r>
        <w:t xml:space="preserve">Avaliação de </w:t>
      </w:r>
      <w:r w:rsidR="00EF7350">
        <w:t>Decisões</w:t>
      </w:r>
      <w:r>
        <w:t xml:space="preserve"> Estratégias</w:t>
      </w:r>
      <w:bookmarkEnd w:id="185"/>
    </w:p>
    <w:p w14:paraId="7940A63B" w14:textId="77777777" w:rsidR="007D2350" w:rsidRDefault="007D2350" w:rsidP="00203F10">
      <w:r>
        <w:t>[Começar aqui pelas definições mais formais]</w:t>
      </w:r>
    </w:p>
    <w:p w14:paraId="4036293C" w14:textId="77777777" w:rsidR="007D2350" w:rsidRDefault="007D2350" w:rsidP="00203F10">
      <w:r>
        <w:t xml:space="preserve">Mintzberg, Raisinghani e Theoret </w:t>
      </w:r>
      <w:r>
        <w:fldChar w:fldCharType="begin" w:fldLock="1"/>
      </w:r>
      <w:r>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"locator" : "246", "suppress-author" : 1, "uris" : [ "http://www.mendeley.com/documents/?uuid=b69a9a03-ae74-49ec-9f1f-28fb719734b3" ] } ], "mendeley" : { "formattedCitation" : "(1976, p. 246)", "plainTextFormattedCitation" : "(1976, p. 246)", "previouslyFormattedCitation" : "(1976, p. 246)" }, "properties" : { "noteIndex" : 0 }, "schema" : "https://github.com/citation-style-language/schema/raw/master/csl-citation.json" }</w:instrText>
      </w:r>
      <w:r>
        <w:fldChar w:fldCharType="separate"/>
      </w:r>
      <w:r w:rsidRPr="00664E7C">
        <w:rPr>
          <w:noProof/>
        </w:rPr>
        <w:t>(1976, p. 246)</w:t>
      </w:r>
      <w:r>
        <w:fldChar w:fldCharType="end"/>
      </w:r>
      <w:r>
        <w:t xml:space="preserve">, caracterizaram decisões estratégicas como importantes em termos das ações realizadas, recursos comprometidos ou de seus precedentes. Eisenhardt e Zbaracki </w:t>
      </w:r>
      <w:r>
        <w:fldChar w:fldCharType="begin" w:fldLock="1"/>
      </w:r>
      <w:r>
        <w:instrText>ADDIN CSL_CITATION { "citationItems" : [ { "id" : "ITEM-1", "itemData" : { "DOI" : "10.1002/smj.4250130904", "ISSN" : "01432095", "author" : [ { "dropping-particle" : "", "family" : "Eisenhardt", "given" : "Kathleen M.", "non-dropping-particle" : "", "parse-names" : false, "suffix" : "" }, { "dropping-particle" : "", "family" : "Zbaracki", "given" : "Mark J.", "non-dropping-particle" : "", "parse-names" : false, "suffix" : "" } ], "container-title" : "Strategic Management Journal", "id" : "ITEM-1", "issue" : "S2", "issued" : { "date-parts" : [ [ "1992" ] ] }, "page" : "17-37", "title" : "Strategic decision making", "type" : "article-journal", "volume" : "13" }, "locator" : "17", "suppress-author" : 1, "uris" : [ "http://www.mendeley.com/documents/?uuid=e313b4e0-a8ae-45d6-984f-b15be022f698" ] } ], "mendeley" : { "formattedCitation" : "(1992, p. 17)", "plainTextFormattedCitation" : "(1992, p. 17)", "previouslyFormattedCitation" : "(1992, p. 17)" }, "properties" : { "noteIndex" : 0 }, "schema" : "https://github.com/citation-style-language/schema/raw/master/csl-citation.json" }</w:instrText>
      </w:r>
      <w:r>
        <w:fldChar w:fldCharType="separate"/>
      </w:r>
      <w:r w:rsidRPr="00664E7C">
        <w:rPr>
          <w:noProof/>
        </w:rPr>
        <w:t>(1992, p. 17)</w:t>
      </w:r>
      <w:r>
        <w:fldChar w:fldCharType="end"/>
      </w:r>
      <w:r>
        <w:t xml:space="preserve"> adicionam que decisões estratégicas são decisões infrequentes, tomadas pelos líderes de uma organização, que  afetam criticamente a saúde da organização e sua sobrevivência.</w:t>
      </w:r>
    </w:p>
    <w:p w14:paraId="78D8A9C0" w14:textId="77777777" w:rsidR="007D2350" w:rsidRDefault="007D2350" w:rsidP="00203F10"/>
    <w:p w14:paraId="2AF52B7A" w14:textId="77777777" w:rsidR="00203F10" w:rsidRDefault="00A02539" w:rsidP="00203F10">
      <w:r>
        <w:t xml:space="preserve">A Avaliação de </w:t>
      </w:r>
      <w:r w:rsidR="00EF7350">
        <w:t>decisões</w:t>
      </w:r>
      <w:r>
        <w:t xml:space="preserve"> estratégicas será considerad</w:t>
      </w:r>
      <w:r w:rsidR="00EF7350">
        <w:t>a</w:t>
      </w:r>
      <w:r>
        <w:t xml:space="preserve"> neste trabalho como parte do processo de desenvolvimento da estratégia, assim como proposto por Dyson et al. </w:t>
      </w:r>
      <w:r>
        <w:fldChar w:fldCharType="begin" w:fldLock="1"/>
      </w:r>
      <w:r w:rsidR="00285767">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sidRPr="00A02539">
        <w:rPr>
          <w:noProof/>
        </w:rPr>
        <w:t>(2007)</w:t>
      </w:r>
      <w:r>
        <w:fldChar w:fldCharType="end"/>
      </w:r>
      <w:r w:rsidR="00EF7350">
        <w:t xml:space="preserve">, explicitado a seguir. </w:t>
      </w:r>
      <w:r>
        <w:t xml:space="preserve">Dyson et. al </w:t>
      </w:r>
      <w:r>
        <w:fldChar w:fldCharType="begin" w:fldLock="1"/>
      </w:r>
      <w:r w:rsidR="00285767">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sidRPr="00A02539">
        <w:rPr>
          <w:noProof/>
        </w:rPr>
        <w:t>(2007)</w:t>
      </w:r>
      <w:r>
        <w:fldChar w:fldCharType="end"/>
      </w:r>
      <w:r>
        <w:t xml:space="preserve"> adotam o termo “desenvolvimento da estratégia” por considerar que a formulação e implementação da </w:t>
      </w:r>
      <w:r>
        <w:lastRenderedPageBreak/>
        <w:t xml:space="preserve">estratégia como atividades indissociáveis. De fato, </w:t>
      </w:r>
      <w:r w:rsidR="00270212">
        <w:t>tal</w:t>
      </w:r>
      <w:r w:rsidR="00733A61">
        <w:t xml:space="preserve"> visão encontra respaldo na literatura crítica em relação à escola do “Design” estratégico </w:t>
      </w:r>
      <w:r w:rsidR="00733A61">
        <w:fldChar w:fldCharType="begin" w:fldLock="1"/>
      </w:r>
      <w:r w:rsidR="00203F10">
        <w:instrText>ADDIN CSL_CITATION { "citationItems" : [ { "id" : "ITEM-1", "itemData" : { "ISBN" : "9780743270571", "author" : [ { "dropping-particle" : "", "family" : "Mintzberg", "given" : "H", "non-dropping-particle" : "", "parse-names" : false, "suffix" : "" }, { "dropping-particle" : "", "family" : "Ahlstrand", "given" : "B", "non-dropping-particle" : "", "parse-names" : false, "suffix" : "" }, { "dropping-particle" : "", "family" : "Lampel", "given" : "Joseph", "non-dropping-particle" : "", "parse-names" : false, "suffix" : "" } ], "id" : "ITEM-1", "issued" : { "date-parts" : [ [ "2005" ] ] }, "number-of-pages" : "407", "publisher" : "Simon and Schuster", "title" : "Strategy Safari: A Guided Tour Through The Wilds of Strategic Mangament", "type" : "book" }, "uris" : [ "http://www.mendeley.com/documents/?uuid=7ac528b6-7568-4da2-a7d8-a240ac762a94" ] } ], "mendeley" : { "formattedCitation" : "(MINTZBERG; AHLSTRAND; LAMPEL, 2005)", "plainTextFormattedCitation" : "(MINTZBERG; AHLSTRAND; LAMPEL, 2005)", "previouslyFormattedCitation" : "(MINTZBERG; AHLSTRAND; LAMPEL, 2005)" }, "properties" : { "noteIndex" : 0 }, "schema" : "https://github.com/citation-style-language/schema/raw/master/csl-citation.json" }</w:instrText>
      </w:r>
      <w:r w:rsidR="00733A61">
        <w:fldChar w:fldCharType="separate"/>
      </w:r>
      <w:r w:rsidR="00733A61" w:rsidRPr="00733A61">
        <w:rPr>
          <w:noProof/>
        </w:rPr>
        <w:t>(MINTZBERG; AHLSTRAND; LAMPEL, 2005)</w:t>
      </w:r>
      <w:r w:rsidR="00733A61">
        <w:fldChar w:fldCharType="end"/>
      </w:r>
      <w:r w:rsidR="00733A61">
        <w:t>, a qual critica a separação da</w:t>
      </w:r>
      <w:r w:rsidR="00285767">
        <w:t xml:space="preserve"> formulação </w:t>
      </w:r>
      <w:r w:rsidR="00733A61">
        <w:t>e implementação de iniciativas estratégicas.</w:t>
      </w:r>
      <w:r w:rsidR="00EF7350">
        <w:t xml:space="preserve"> </w:t>
      </w:r>
      <w:r w:rsidR="00733A61">
        <w:t xml:space="preserve"> </w:t>
      </w:r>
      <w:r w:rsidR="00EF7350">
        <w:t xml:space="preserve">Dyson et. al </w:t>
      </w:r>
      <w:r w:rsidR="00EF7350">
        <w:fldChar w:fldCharType="begin" w:fldLock="1"/>
      </w:r>
      <w:r w:rsidR="00EF7350">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rsidR="00EF7350">
        <w:fldChar w:fldCharType="separate"/>
      </w:r>
      <w:r w:rsidR="00EF7350" w:rsidRPr="00A02539">
        <w:rPr>
          <w:noProof/>
        </w:rPr>
        <w:t>(2007)</w:t>
      </w:r>
      <w:r w:rsidR="00EF7350">
        <w:fldChar w:fldCharType="end"/>
      </w:r>
      <w:r w:rsidR="00EF7350">
        <w:t xml:space="preserve"> também evitam os termos “planejamento estratégico” pela sua associação com a criação de planos rígidos de longo prazo, e não utilizam o termo “gerenciamento estratégico” visto que o mesmo não evidencia o processo proativo e reflexivo</w:t>
      </w:r>
      <w:r w:rsidR="00203F10">
        <w:t xml:space="preserve"> prescrito por Dyson et. al </w:t>
      </w:r>
      <w:r w:rsidR="00203F10">
        <w:fldChar w:fldCharType="begin" w:fldLock="1"/>
      </w:r>
      <w:r w:rsidR="00203F10">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rsidR="00203F10">
        <w:fldChar w:fldCharType="separate"/>
      </w:r>
      <w:r w:rsidR="00203F10" w:rsidRPr="00A02539">
        <w:rPr>
          <w:noProof/>
        </w:rPr>
        <w:t>(2007)</w:t>
      </w:r>
      <w:r w:rsidR="00203F10">
        <w:fldChar w:fldCharType="end"/>
      </w:r>
      <w:r w:rsidR="00203F10">
        <w:t>.</w:t>
      </w:r>
    </w:p>
    <w:p w14:paraId="1A91C38F" w14:textId="77777777" w:rsidR="004A75B2" w:rsidRDefault="00203F10" w:rsidP="00CD5FF0">
      <w:r>
        <w:t>Decisões estratégicas são o foco do processo de desenvolvimento de estratégia, porém não devem ser entendida</w:t>
      </w:r>
      <w:r w:rsidR="003A446F">
        <w:t>s</w:t>
      </w:r>
      <w:r>
        <w:t xml:space="preserve"> como uma categoria distinta em um extremo de um espectro de decisões operacionais, táticas e estratégicas. Ao invés disto, as decisões estratégicas pode</w:t>
      </w:r>
      <w:r w:rsidR="003A446F">
        <w:t xml:space="preserve">m ser definidas pela presença de um conjunto de características, como indica o </w:t>
      </w:r>
      <w:r w:rsidR="003A446F">
        <w:fldChar w:fldCharType="begin"/>
      </w:r>
      <w:r w:rsidR="003A446F">
        <w:instrText xml:space="preserve"> REF _Ref478472175 \h </w:instrText>
      </w:r>
      <w:r w:rsidR="003A446F">
        <w:fldChar w:fldCharType="separate"/>
      </w:r>
      <w:r w:rsidR="00C25FF3">
        <w:t xml:space="preserve">Quadro </w:t>
      </w:r>
      <w:r w:rsidR="00C25FF3">
        <w:rPr>
          <w:noProof/>
        </w:rPr>
        <w:t>3</w:t>
      </w:r>
      <w:r w:rsidR="003A446F">
        <w:fldChar w:fldCharType="end"/>
      </w:r>
      <w:r w:rsidR="003A446F">
        <w:t xml:space="preserve">. </w:t>
      </w:r>
      <w:r w:rsidR="0013681D">
        <w:t xml:space="preserve">Este conjunto inclui as seguintes características: i) Amplitude de Implicações; ii) Durabilidade e Irreversibilidade; iii) Incerteza e Delay; iv) Ausência de consenso; v) Mudança/ Ambiente Politizado </w:t>
      </w:r>
      <w:r w:rsidR="003A446F">
        <w:fldChar w:fldCharType="begin" w:fldLock="1"/>
      </w:r>
      <w:r w:rsidR="003A446F">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"uris" : [ "http://www.mendeley.com/documents/?uuid=e662ee86-59b0-4974-be2e-3cd1ae4beb20" ] } ], "mendeley" : { "formattedCitation" : "(DYSON et al., 2007)", "plainTextFormattedCitation" : "(DYSON et al., 2007)", "previouslyFormattedCitation" : "(DYSON et al., 2007)" }, "properties" : { "noteIndex" : 0 }, "schema" : "https://github.com/citation-style-language/schema/raw/master/csl-citation.json" }</w:instrText>
      </w:r>
      <w:r w:rsidR="003A446F">
        <w:fldChar w:fldCharType="separate"/>
      </w:r>
      <w:r w:rsidR="003A446F" w:rsidRPr="00203F10">
        <w:rPr>
          <w:noProof/>
        </w:rPr>
        <w:t>(DYSON et al., 2007)</w:t>
      </w:r>
      <w:r w:rsidR="003A446F">
        <w:fldChar w:fldCharType="end"/>
      </w:r>
      <w:r w:rsidR="003A446F">
        <w:t>.</w:t>
      </w:r>
    </w:p>
    <w:p w14:paraId="65080F6D" w14:textId="77777777" w:rsidR="00F914AA" w:rsidRDefault="00F914AA" w:rsidP="00F914AA">
      <w:pPr>
        <w:pStyle w:val="Legenda"/>
      </w:pPr>
      <w:bookmarkStart w:id="186" w:name="_Ref478472175"/>
      <w:bookmarkStart w:id="187" w:name="_Toc479346811"/>
      <w:r>
        <w:t xml:space="preserve">Quadro </w:t>
      </w:r>
      <w:r w:rsidR="003019C2">
        <w:fldChar w:fldCharType="begin"/>
      </w:r>
      <w:r w:rsidR="003019C2">
        <w:instrText xml:space="preserve"> SEQ Quadro \* ARABIC </w:instrText>
      </w:r>
      <w:r w:rsidR="003019C2">
        <w:fldChar w:fldCharType="separate"/>
      </w:r>
      <w:r w:rsidR="00C25FF3">
        <w:rPr>
          <w:noProof/>
        </w:rPr>
        <w:t>3</w:t>
      </w:r>
      <w:r w:rsidR="003019C2">
        <w:rPr>
          <w:noProof/>
        </w:rPr>
        <w:fldChar w:fldCharType="end"/>
      </w:r>
      <w:bookmarkEnd w:id="186"/>
      <w:r>
        <w:t xml:space="preserve"> – Características de Decisões Estratégicas</w:t>
      </w:r>
      <w:bookmarkEnd w:id="187"/>
    </w:p>
    <w:tbl>
      <w:tblPr>
        <w:tblStyle w:val="TabelaSimples5"/>
        <w:tblW w:w="9067" w:type="dxa"/>
        <w:tblLook w:val="04A0" w:firstRow="1" w:lastRow="0" w:firstColumn="1" w:lastColumn="0" w:noHBand="0" w:noVBand="1"/>
      </w:tblPr>
      <w:tblGrid>
        <w:gridCol w:w="2689"/>
        <w:gridCol w:w="6378"/>
      </w:tblGrid>
      <w:tr w:rsidR="00F914AA" w14:paraId="5BC56BFA" w14:textId="77777777" w:rsidTr="003A4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Borders>
              <w:top w:val="single" w:sz="4" w:space="0" w:color="auto"/>
              <w:left w:val="single" w:sz="4" w:space="0" w:color="auto"/>
            </w:tcBorders>
          </w:tcPr>
          <w:p w14:paraId="0144B792" w14:textId="77777777" w:rsidR="00F914AA" w:rsidRPr="00F914AA" w:rsidRDefault="00F914AA" w:rsidP="00203F10">
            <w:pPr>
              <w:ind w:firstLine="0"/>
              <w:rPr>
                <w:b/>
              </w:rPr>
            </w:pPr>
            <w:r w:rsidRPr="00F914AA">
              <w:rPr>
                <w:b/>
              </w:rPr>
              <w:t>Característica</w:t>
            </w:r>
          </w:p>
        </w:tc>
        <w:tc>
          <w:tcPr>
            <w:tcW w:w="6378" w:type="dxa"/>
            <w:tcBorders>
              <w:top w:val="single" w:sz="4" w:space="0" w:color="auto"/>
              <w:right w:val="single" w:sz="4" w:space="0" w:color="auto"/>
            </w:tcBorders>
          </w:tcPr>
          <w:p w14:paraId="44430FE4" w14:textId="77777777" w:rsidR="00F914AA" w:rsidRPr="00F914AA" w:rsidRDefault="00F914AA" w:rsidP="00203F10">
            <w:pPr>
              <w:ind w:firstLine="0"/>
              <w:cnfStyle w:val="100000000000" w:firstRow="1" w:lastRow="0" w:firstColumn="0" w:lastColumn="0" w:oddVBand="0" w:evenVBand="0" w:oddHBand="0" w:evenHBand="0" w:firstRowFirstColumn="0" w:firstRowLastColumn="0" w:lastRowFirstColumn="0" w:lastRowLastColumn="0"/>
              <w:rPr>
                <w:b/>
              </w:rPr>
            </w:pPr>
            <w:r w:rsidRPr="00F914AA">
              <w:rPr>
                <w:b/>
              </w:rPr>
              <w:t>Definiç</w:t>
            </w:r>
            <w:r>
              <w:rPr>
                <w:b/>
              </w:rPr>
              <w:t>ão</w:t>
            </w:r>
          </w:p>
        </w:tc>
      </w:tr>
      <w:tr w:rsidR="00F914AA" w14:paraId="720B9394" w14:textId="77777777" w:rsidTr="003A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left w:val="single" w:sz="4" w:space="0" w:color="auto"/>
            </w:tcBorders>
          </w:tcPr>
          <w:p w14:paraId="3FCC4C6F" w14:textId="77777777" w:rsidR="00F914AA" w:rsidRDefault="00F914AA" w:rsidP="00203F10">
            <w:pPr>
              <w:ind w:firstLine="0"/>
            </w:pPr>
            <w:r>
              <w:t>Amplitude das Implicações</w:t>
            </w:r>
          </w:p>
        </w:tc>
        <w:tc>
          <w:tcPr>
            <w:tcW w:w="6378" w:type="dxa"/>
            <w:tcBorders>
              <w:right w:val="single" w:sz="4" w:space="0" w:color="auto"/>
            </w:tcBorders>
          </w:tcPr>
          <w:p w14:paraId="1B9D0668" w14:textId="77777777" w:rsidR="00F914AA" w:rsidRDefault="00F914AA" w:rsidP="00203F10">
            <w:pPr>
              <w:ind w:firstLine="0"/>
              <w:cnfStyle w:val="000000100000" w:firstRow="0" w:lastRow="0" w:firstColumn="0" w:lastColumn="0" w:oddVBand="0" w:evenVBand="0" w:oddHBand="1" w:evenHBand="0" w:firstRowFirstColumn="0" w:firstRowLastColumn="0" w:lastRowFirstColumn="0" w:lastRowLastColumn="0"/>
            </w:pPr>
            <w:r>
              <w:t>A decisão em questão possui implicações de larga amplitude e escopo.</w:t>
            </w:r>
          </w:p>
        </w:tc>
      </w:tr>
      <w:tr w:rsidR="00F914AA" w14:paraId="47A68C89" w14:textId="77777777" w:rsidTr="003A446F">
        <w:tc>
          <w:tcPr>
            <w:cnfStyle w:val="001000000000" w:firstRow="0" w:lastRow="0" w:firstColumn="1" w:lastColumn="0" w:oddVBand="0" w:evenVBand="0" w:oddHBand="0" w:evenHBand="0" w:firstRowFirstColumn="0" w:firstRowLastColumn="0" w:lastRowFirstColumn="0" w:lastRowLastColumn="0"/>
            <w:tcW w:w="2689" w:type="dxa"/>
            <w:tcBorders>
              <w:left w:val="single" w:sz="4" w:space="0" w:color="auto"/>
            </w:tcBorders>
          </w:tcPr>
          <w:p w14:paraId="41297FC3" w14:textId="77777777" w:rsidR="00F914AA" w:rsidRDefault="00F914AA" w:rsidP="00203F10">
            <w:pPr>
              <w:ind w:firstLine="0"/>
            </w:pPr>
            <w:r>
              <w:t>Complexidade</w:t>
            </w:r>
          </w:p>
        </w:tc>
        <w:tc>
          <w:tcPr>
            <w:tcW w:w="6378" w:type="dxa"/>
            <w:tcBorders>
              <w:right w:val="single" w:sz="4" w:space="0" w:color="auto"/>
            </w:tcBorders>
          </w:tcPr>
          <w:p w14:paraId="7017445D" w14:textId="77777777" w:rsidR="00F914AA" w:rsidRDefault="00F914AA" w:rsidP="00203F10">
            <w:pPr>
              <w:ind w:firstLine="0"/>
              <w:cnfStyle w:val="000000000000" w:firstRow="0" w:lastRow="0" w:firstColumn="0" w:lastColumn="0" w:oddVBand="0" w:evenVBand="0" w:oddHBand="0" w:evenHBand="0" w:firstRowFirstColumn="0" w:firstRowLastColumn="0" w:lastRowFirstColumn="0" w:lastRowLastColumn="0"/>
            </w:pPr>
            <w:r>
              <w:t xml:space="preserve">O contexto da tomada de decisão é caracterizado por complexidade e alta </w:t>
            </w:r>
            <w:r w:rsidR="00F213DD">
              <w:t>interconectividade</w:t>
            </w:r>
            <w:r>
              <w:t>, demandando um tratamento integrado.</w:t>
            </w:r>
          </w:p>
        </w:tc>
      </w:tr>
      <w:tr w:rsidR="00F914AA" w14:paraId="4651DBDB" w14:textId="77777777" w:rsidTr="003A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left w:val="single" w:sz="4" w:space="0" w:color="auto"/>
            </w:tcBorders>
          </w:tcPr>
          <w:p w14:paraId="5B6A3B36" w14:textId="77777777" w:rsidR="00F914AA" w:rsidRDefault="00F914AA" w:rsidP="00203F10">
            <w:pPr>
              <w:ind w:firstLine="0"/>
            </w:pPr>
            <w:r>
              <w:t>Durabilidade e Irreversibilidade</w:t>
            </w:r>
          </w:p>
        </w:tc>
        <w:tc>
          <w:tcPr>
            <w:tcW w:w="6378" w:type="dxa"/>
            <w:tcBorders>
              <w:right w:val="single" w:sz="4" w:space="0" w:color="auto"/>
            </w:tcBorders>
          </w:tcPr>
          <w:p w14:paraId="156E5F7C" w14:textId="77777777" w:rsidR="00F914AA" w:rsidRDefault="00F914AA" w:rsidP="00203F10">
            <w:pPr>
              <w:ind w:firstLine="0"/>
              <w:cnfStyle w:val="000000100000" w:firstRow="0" w:lastRow="0" w:firstColumn="0" w:lastColumn="0" w:oddVBand="0" w:evenVBand="0" w:oddHBand="1" w:evenHBand="0" w:firstRowFirstColumn="0" w:firstRowLastColumn="0" w:lastRowFirstColumn="0" w:lastRowLastColumn="0"/>
            </w:pPr>
            <w:r>
              <w:t>Os efeitos da decisão têm impacto perene, possivelmente irreversível, com baixa possibilidade aprendizagem por tentativa e erro.</w:t>
            </w:r>
          </w:p>
        </w:tc>
      </w:tr>
      <w:tr w:rsidR="00F914AA" w14:paraId="7335316B" w14:textId="77777777" w:rsidTr="003A446F">
        <w:tc>
          <w:tcPr>
            <w:cnfStyle w:val="001000000000" w:firstRow="0" w:lastRow="0" w:firstColumn="1" w:lastColumn="0" w:oddVBand="0" w:evenVBand="0" w:oddHBand="0" w:evenHBand="0" w:firstRowFirstColumn="0" w:firstRowLastColumn="0" w:lastRowFirstColumn="0" w:lastRowLastColumn="0"/>
            <w:tcW w:w="2689" w:type="dxa"/>
            <w:tcBorders>
              <w:left w:val="single" w:sz="4" w:space="0" w:color="auto"/>
            </w:tcBorders>
          </w:tcPr>
          <w:p w14:paraId="4D6C4928" w14:textId="77777777" w:rsidR="00F914AA" w:rsidRDefault="00F914AA" w:rsidP="00203F10">
            <w:pPr>
              <w:ind w:firstLine="0"/>
            </w:pPr>
            <w:r>
              <w:t xml:space="preserve">Incerteza e </w:t>
            </w:r>
            <w:r w:rsidR="0013681D">
              <w:t>Delay</w:t>
            </w:r>
          </w:p>
        </w:tc>
        <w:tc>
          <w:tcPr>
            <w:tcW w:w="6378" w:type="dxa"/>
            <w:tcBorders>
              <w:right w:val="single" w:sz="4" w:space="0" w:color="auto"/>
            </w:tcBorders>
          </w:tcPr>
          <w:p w14:paraId="4E3F7340" w14:textId="77777777" w:rsidR="00F914AA" w:rsidRDefault="00F914AA" w:rsidP="00203F10">
            <w:pPr>
              <w:ind w:firstLine="0"/>
              <w:cnfStyle w:val="000000000000" w:firstRow="0" w:lastRow="0" w:firstColumn="0" w:lastColumn="0" w:oddVBand="0" w:evenVBand="0" w:oddHBand="0" w:evenHBand="0" w:firstRowFirstColumn="0" w:firstRowLastColumn="0" w:lastRowFirstColumn="0" w:lastRowLastColumn="0"/>
            </w:pPr>
            <w:r>
              <w:t>Há um delay entre a decisão e seu impacto, com incerteza crescente de acordo com o tempo.</w:t>
            </w:r>
          </w:p>
        </w:tc>
      </w:tr>
      <w:tr w:rsidR="00F914AA" w14:paraId="537949DF" w14:textId="77777777" w:rsidTr="003A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left w:val="single" w:sz="4" w:space="0" w:color="auto"/>
            </w:tcBorders>
          </w:tcPr>
          <w:p w14:paraId="5AB5C789" w14:textId="77777777" w:rsidR="00F914AA" w:rsidRDefault="00F914AA" w:rsidP="00203F10">
            <w:pPr>
              <w:ind w:firstLine="0"/>
            </w:pPr>
            <w:r>
              <w:t>Não-Consenso</w:t>
            </w:r>
          </w:p>
        </w:tc>
        <w:tc>
          <w:tcPr>
            <w:tcW w:w="6378" w:type="dxa"/>
            <w:tcBorders>
              <w:right w:val="single" w:sz="4" w:space="0" w:color="auto"/>
            </w:tcBorders>
          </w:tcPr>
          <w:p w14:paraId="0AB4C1BE" w14:textId="77777777" w:rsidR="00F914AA" w:rsidRDefault="00F914AA" w:rsidP="00203F10">
            <w:pPr>
              <w:ind w:firstLine="0"/>
              <w:cnfStyle w:val="000000100000" w:firstRow="0" w:lastRow="0" w:firstColumn="0" w:lastColumn="0" w:oddVBand="0" w:evenVBand="0" w:oddHBand="1" w:evenHBand="0" w:firstRowFirstColumn="0" w:firstRowLastColumn="0" w:lastRowFirstColumn="0" w:lastRowLastColumn="0"/>
            </w:pPr>
            <w:r>
              <w:t>Não há consenso sobre a motivação e a direção da decisão</w:t>
            </w:r>
          </w:p>
        </w:tc>
      </w:tr>
      <w:tr w:rsidR="00F914AA" w14:paraId="5DF53C43" w14:textId="77777777" w:rsidTr="003A446F">
        <w:tc>
          <w:tcPr>
            <w:cnfStyle w:val="001000000000" w:firstRow="0" w:lastRow="0" w:firstColumn="1" w:lastColumn="0" w:oddVBand="0" w:evenVBand="0" w:oddHBand="0" w:evenHBand="0" w:firstRowFirstColumn="0" w:firstRowLastColumn="0" w:lastRowFirstColumn="0" w:lastRowLastColumn="0"/>
            <w:tcW w:w="2689" w:type="dxa"/>
            <w:tcBorders>
              <w:left w:val="single" w:sz="4" w:space="0" w:color="auto"/>
              <w:bottom w:val="single" w:sz="4" w:space="0" w:color="auto"/>
            </w:tcBorders>
          </w:tcPr>
          <w:p w14:paraId="6F13E486" w14:textId="77777777" w:rsidR="00F914AA" w:rsidRDefault="0013681D" w:rsidP="00203F10">
            <w:pPr>
              <w:ind w:firstLine="0"/>
            </w:pPr>
            <w:r>
              <w:t>Ambiente de Mudança</w:t>
            </w:r>
          </w:p>
        </w:tc>
        <w:tc>
          <w:tcPr>
            <w:tcW w:w="6378" w:type="dxa"/>
            <w:tcBorders>
              <w:bottom w:val="single" w:sz="4" w:space="0" w:color="auto"/>
              <w:right w:val="single" w:sz="4" w:space="0" w:color="auto"/>
            </w:tcBorders>
          </w:tcPr>
          <w:p w14:paraId="6932D3D3" w14:textId="77777777" w:rsidR="00F914AA" w:rsidRDefault="00F914AA" w:rsidP="00203F10">
            <w:pPr>
              <w:ind w:firstLine="0"/>
              <w:cnfStyle w:val="000000000000" w:firstRow="0" w:lastRow="0" w:firstColumn="0" w:lastColumn="0" w:oddVBand="0" w:evenVBand="0" w:oddHBand="0" w:evenHBand="0" w:firstRowFirstColumn="0" w:firstRowLastColumn="0" w:lastRowFirstColumn="0" w:lastRowLastColumn="0"/>
            </w:pPr>
            <w:r>
              <w:t>Desafiam o Status Quo, e criam um ambiente politizado onde a mudança é contestada.</w:t>
            </w:r>
          </w:p>
        </w:tc>
      </w:tr>
    </w:tbl>
    <w:p w14:paraId="2415C4C9" w14:textId="77777777" w:rsidR="004A75B2" w:rsidRDefault="00F914AA" w:rsidP="003A446F">
      <w:pPr>
        <w:ind w:firstLine="0"/>
        <w:jc w:val="center"/>
      </w:pPr>
      <w:r>
        <w:lastRenderedPageBreak/>
        <w:t xml:space="preserve">Fonte: Elaborado pelo autor com base em Dyson et al. </w:t>
      </w:r>
      <w:r>
        <w:fldChar w:fldCharType="begin" w:fldLock="1"/>
      </w:r>
      <w:r w:rsidR="00632BE6">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sidR="00102893" w:rsidRPr="00102893">
        <w:rPr>
          <w:noProof/>
        </w:rPr>
        <w:t>(2007)</w:t>
      </w:r>
      <w:r>
        <w:fldChar w:fldCharType="end"/>
      </w:r>
      <w:r w:rsidR="00102893">
        <w:t>.</w:t>
      </w:r>
    </w:p>
    <w:p w14:paraId="722B22D1" w14:textId="77777777" w:rsidR="002F67F5" w:rsidRDefault="0013681D" w:rsidP="0093529F">
      <w:r>
        <w:t xml:space="preserve">Considerando estas características das decisões estratégicas, Dyson et al </w:t>
      </w:r>
      <w:r>
        <w:fldChar w:fldCharType="begin" w:fldLock="1"/>
      </w:r>
      <w:r w:rsidR="00102893">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sidRPr="0013681D">
        <w:rPr>
          <w:noProof/>
        </w:rPr>
        <w:t>(2007)</w:t>
      </w:r>
      <w:r>
        <w:fldChar w:fldCharType="end"/>
      </w:r>
      <w:r>
        <w:t xml:space="preserve"> conc</w:t>
      </w:r>
      <w:r w:rsidR="00270212">
        <w:t>ebem</w:t>
      </w:r>
      <w:r>
        <w:t xml:space="preserve"> o processo de desenvolvimento da estratégia (</w:t>
      </w:r>
      <w:r>
        <w:fldChar w:fldCharType="begin"/>
      </w:r>
      <w:r>
        <w:instrText xml:space="preserve"> REF _Ref478472678 \h </w:instrText>
      </w:r>
      <w:r>
        <w:fldChar w:fldCharType="separate"/>
      </w:r>
      <w:r w:rsidR="00C25FF3" w:rsidRPr="00B66EFC">
        <w:t xml:space="preserve">Figura </w:t>
      </w:r>
      <w:r w:rsidR="00C25FF3">
        <w:rPr>
          <w:noProof/>
        </w:rPr>
        <w:t>10</w:t>
      </w:r>
      <w:r>
        <w:fldChar w:fldCharType="end"/>
      </w:r>
      <w:r>
        <w:t xml:space="preserve">) como </w:t>
      </w:r>
      <w:r w:rsidR="002F67F5">
        <w:t>um conjunto de “ciclos”, ou “loops” de aprendizagem. O primeiro, e mais visível, trata-se de</w:t>
      </w:r>
      <w:r>
        <w:t xml:space="preserve"> </w:t>
      </w:r>
      <w:r w:rsidR="002F67F5">
        <w:t xml:space="preserve">um loop de aprendizagem que envolve a Definição de Direção e Objetivos Estratégicos, Implementação de Mudanças Estratégicas, sujeitas aos recursos disponíveis, gestão da organização, sujeita a inputs incontroláveis, e a aprendizagem a partir da performance </w:t>
      </w:r>
      <w:r w:rsidR="002F67F5" w:rsidRPr="002F67F5">
        <w:rPr>
          <w:i/>
        </w:rPr>
        <w:t>real</w:t>
      </w:r>
      <w:r w:rsidR="002F67F5">
        <w:t xml:space="preserve"> do sistema. Neste loop, a empresa desenvolve sua estratégia aplicando seus planos ao mundo real e ajustando sua estratégia de</w:t>
      </w:r>
      <w:r w:rsidR="0093529F">
        <w:t xml:space="preserve"> acordo com os seus resultados. </w:t>
      </w:r>
      <w:r w:rsidR="0093529F">
        <w:fldChar w:fldCharType="begin" w:fldLock="1"/>
      </w:r>
      <w:r w:rsidR="0093529F">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"uris" : [ "http://www.mendeley.com/documents/?uuid=e662ee86-59b0-4974-be2e-3cd1ae4beb20" ] } ], "mendeley" : { "formattedCitation" : "(DYSON et al., 2007)", "plainTextFormattedCitation" : "(DYSON et al., 2007)", "previouslyFormattedCitation" : "(DYSON et al., 2007)" }, "properties" : { "noteIndex" : 0 }, "schema" : "https://github.com/citation-style-language/schema/raw/master/csl-citation.json" }</w:instrText>
      </w:r>
      <w:r w:rsidR="0093529F">
        <w:fldChar w:fldCharType="separate"/>
      </w:r>
      <w:r w:rsidR="0093529F" w:rsidRPr="00F914AA">
        <w:rPr>
          <w:noProof/>
        </w:rPr>
        <w:t>(DYSON et al., 2007)</w:t>
      </w:r>
      <w:r w:rsidR="0093529F">
        <w:fldChar w:fldCharType="end"/>
      </w:r>
      <w:r w:rsidR="0093529F">
        <w:t>.</w:t>
      </w:r>
    </w:p>
    <w:p w14:paraId="7BE396EC" w14:textId="77777777" w:rsidR="00CA4F77" w:rsidRDefault="00CA4F77" w:rsidP="00CA4F77">
      <w:r>
        <w:t xml:space="preserve">Tal loop de aprendizagem é definitivamente necessário, porém igualmente insuficiente. Senge </w:t>
      </w:r>
      <w:r>
        <w:fldChar w:fldCharType="begin" w:fldLock="1"/>
      </w:r>
      <w:r>
        <w:instrText>ADDIN CSL_CITATION { "citationItems" : [ { "id" : "ITEM-1", "itemData" : { "ISBN" : "9788573030457", "author" : [ { "dropping-particle" : "", "family" : "Senge", "given" : "P M", "non-dropping-particle" : "", "parse-names" : false, "suffix" : "" }, { "dropping-particle" : "", "family" : "Ross", "given" : "R B", "non-dropping-particle" : "", "parse-names" : false, "suffix" : "" }, { "dropping-particle" : "", "family" : "Kleiner", "given" : "A", "non-dropping-particle" : "", "parse-names" : false, "suffix" : "" }, { "dropping-particle" : "", "family" : "Roberts", "given" : "C", "non-dropping-particle" : "", "parse-names" : false, "suffix" : "" }, { "dropping-particle" : "", "family" : "Smith", "given" : "B J", "non-dropping-particle" : "", "parse-names" : false, "suffix" : "" } ], "id" : "ITEM-1", "issued" : { "date-parts" : [ [ "1995" ] ] }, "publisher" : "Qualitymark", "title" : "A quinta disciplina: caderno de campo: estrat\u00e9gias e ferramentas para construir uma organiza\u00e7\u00e3o que aprende", "type" : "book" }, "suppress-author" : 1, "uris" : [ "http://www.mendeley.com/documents/?uuid=337fd2f0-bba4-4789-9938-d707f511b54a" ] } ], "mendeley" : { "formattedCitation" : "(1995)", "plainTextFormattedCitation" : "(1995)", "previouslyFormattedCitation" : "(1995)" }, "properties" : { "noteIndex" : 0 }, "schema" : "https://github.com/citation-style-language/schema/raw/master/csl-citation.json" }</w:instrText>
      </w:r>
      <w:r>
        <w:fldChar w:fldCharType="separate"/>
      </w:r>
      <w:r w:rsidRPr="00632BE6">
        <w:rPr>
          <w:noProof/>
        </w:rPr>
        <w:t>(1995)</w:t>
      </w:r>
      <w:r>
        <w:fldChar w:fldCharType="end"/>
      </w:r>
      <w:r>
        <w:t xml:space="preserve"> identifica este pro</w:t>
      </w:r>
      <w:r w:rsidR="008936CC">
        <w:t>blema como um dilema:</w:t>
      </w:r>
    </w:p>
    <w:p w14:paraId="6521C442" w14:textId="77777777" w:rsidR="008936CC" w:rsidRPr="00CA4F77" w:rsidRDefault="008936CC" w:rsidP="008936CC">
      <w:pPr>
        <w:ind w:left="1416"/>
        <w:rPr>
          <w:sz w:val="22"/>
          <w:szCs w:val="22"/>
        </w:rPr>
      </w:pPr>
      <w:r w:rsidRPr="00632BE6">
        <w:rPr>
          <w:sz w:val="22"/>
        </w:rPr>
        <w:t>“Aqui está o grande dilema que confronta as organizações: nós aprendemos melhor a partir da experiência, mas nunca diretamente experimentamos as consequências de muitas das nossas mais importantes decisões. As decisões mais críticas realizadas nas organizações têm consequências amplas que se propagam por anos ou décadas”.</w:t>
      </w:r>
      <w:r>
        <w:rPr>
          <w:sz w:val="22"/>
        </w:rPr>
        <w:t xml:space="preserve"> </w:t>
      </w:r>
      <w:r w:rsidRPr="00632BE6">
        <w:rPr>
          <w:sz w:val="22"/>
          <w:szCs w:val="22"/>
        </w:rPr>
        <w:fldChar w:fldCharType="begin" w:fldLock="1"/>
      </w:r>
      <w:r>
        <w:rPr>
          <w:sz w:val="22"/>
          <w:szCs w:val="22"/>
        </w:rPr>
        <w:instrText>ADDIN CSL_CITATION { "citationItems" : [ { "id" : "ITEM-1", "itemData" : { "ISBN" : "9788573030457", "author" : [ { "dropping-particle" : "", "family" : "Senge", "given" : "P M", "non-dropping-particle" : "", "parse-names" : false, "suffix" : "" }, { "dropping-particle" : "", "family" : "Ross", "given" : "R B", "non-dropping-particle" : "", "parse-names" : false, "suffix" : "" }, { "dropping-particle" : "", "family" : "Kleiner", "given" : "A", "non-dropping-particle" : "", "parse-names" : false, "suffix" : "" }, { "dropping-particle" : "", "family" : "Roberts", "given" : "C", "non-dropping-particle" : "", "parse-names" : false, "suffix" : "" }, { "dropping-particle" : "", "family" : "Smith", "given" : "B J", "non-dropping-particle" : "", "parse-names" : false, "suffix" : "" } ], "id" : "ITEM-1", "issued" : { "date-parts" : [ [ "1995" ] ] }, "publisher" : "Qualitymark", "title" : "A quinta disciplina: caderno de campo: estrat\u00e9gias e ferramentas para construir uma organiza\u00e7\u00e3o que aprende", "type" : "book" }, "locator" : "23", "uris" : [ "http://www.mendeley.com/documents/?uuid=337fd2f0-bba4-4789-9938-d707f511b54a" ] } ], "mendeley" : { "formattedCitation" : "(SENGE et al., 1995, p. 23)", "plainTextFormattedCitation" : "(SENGE et al., 1995, p. 23)", "previouslyFormattedCitation" : "(SENGE et al., 1995, p. 23)" }, "properties" : { "noteIndex" : 0 }, "schema" : "https://github.com/citation-style-language/schema/raw/master/csl-citation.json" }</w:instrText>
      </w:r>
      <w:r w:rsidRPr="00632BE6">
        <w:rPr>
          <w:sz w:val="22"/>
          <w:szCs w:val="22"/>
        </w:rPr>
        <w:fldChar w:fldCharType="separate"/>
      </w:r>
      <w:r w:rsidRPr="00632BE6">
        <w:rPr>
          <w:noProof/>
          <w:sz w:val="22"/>
          <w:szCs w:val="22"/>
        </w:rPr>
        <w:t>(SENGE et al., 1995, p. 23)</w:t>
      </w:r>
      <w:r w:rsidRPr="00632BE6">
        <w:rPr>
          <w:sz w:val="22"/>
          <w:szCs w:val="22"/>
        </w:rPr>
        <w:fldChar w:fldCharType="end"/>
      </w:r>
      <w:r w:rsidRPr="00632BE6">
        <w:rPr>
          <w:sz w:val="22"/>
          <w:szCs w:val="22"/>
        </w:rPr>
        <w:t>.</w:t>
      </w:r>
    </w:p>
    <w:p w14:paraId="5B7300CD" w14:textId="77777777" w:rsidR="002F67F5" w:rsidRDefault="006A0381" w:rsidP="002F67F5">
      <w:r>
        <w:t>O d</w:t>
      </w:r>
      <w:r w:rsidR="008936CC">
        <w:t xml:space="preserve">ilema identificado por Senge </w:t>
      </w:r>
      <w:r w:rsidR="008936CC">
        <w:fldChar w:fldCharType="begin" w:fldLock="1"/>
      </w:r>
      <w:r w:rsidR="008936CC">
        <w:instrText>ADDIN CSL_CITATION { "citationItems" : [ { "id" : "ITEM-1", "itemData" : { "ISBN" : "9788573030457", "author" : [ { "dropping-particle" : "", "family" : "Senge", "given" : "P M", "non-dropping-particle" : "", "parse-names" : false, "suffix" : "" }, { "dropping-particle" : "", "family" : "Ross", "given" : "R B", "non-dropping-particle" : "", "parse-names" : false, "suffix" : "" }, { "dropping-particle" : "", "family" : "Kleiner", "given" : "A", "non-dropping-particle" : "", "parse-names" : false, "suffix" : "" }, { "dropping-particle" : "", "family" : "Roberts", "given" : "C", "non-dropping-particle" : "", "parse-names" : false, "suffix" : "" }, { "dropping-particle" : "", "family" : "Smith", "given" : "B J", "non-dropping-particle" : "", "parse-names" : false, "suffix" : "" } ], "id" : "ITEM-1", "issued" : { "date-parts" : [ [ "1995" ] ] }, "publisher" : "Qualitymark", "title" : "A quinta disciplina: caderno de campo: estrat\u00e9gias e ferramentas para construir uma organiza\u00e7\u00e3o que aprende", "type" : "book" }, "suppress-author" : 1, "uris" : [ "http://www.mendeley.com/documents/?uuid=337fd2f0-bba4-4789-9938-d707f511b54a" ] } ], "mendeley" : { "formattedCitation" : "(1995)", "plainTextFormattedCitation" : "(1995)", "previouslyFormattedCitation" : "(1995)" }, "properties" : { "noteIndex" : 0 }, "schema" : "https://github.com/citation-style-language/schema/raw/master/csl-citation.json" }</w:instrText>
      </w:r>
      <w:r w:rsidR="008936CC">
        <w:fldChar w:fldCharType="separate"/>
      </w:r>
      <w:r w:rsidR="008936CC" w:rsidRPr="00632BE6">
        <w:rPr>
          <w:noProof/>
        </w:rPr>
        <w:t>(1995)</w:t>
      </w:r>
      <w:r w:rsidR="008936CC">
        <w:fldChar w:fldCharType="end"/>
      </w:r>
      <w:r w:rsidR="008936CC">
        <w:t xml:space="preserve"> implica que a</w:t>
      </w:r>
      <w:r w:rsidR="0043063D">
        <w:t xml:space="preserve">lterar </w:t>
      </w:r>
      <w:r w:rsidR="008936CC">
        <w:t>uma</w:t>
      </w:r>
      <w:r w:rsidR="0043063D">
        <w:t xml:space="preserve"> estratégia apenas após a constatação de um efeito indesejável observado pode levar a organização a apenas mudar quando a mesma se encontra em um rumo irrecuperável. </w:t>
      </w:r>
      <w:r w:rsidR="00E96BB4">
        <w:t>Por este motivo,</w:t>
      </w:r>
      <w:r w:rsidR="0043063D">
        <w:t xml:space="preserve"> um processo de desenvolvimento da estratégia efetivo necessita de um mecanismo de aprendizagem proativo, o qual envolverá antecipar possíveis futuros, </w:t>
      </w:r>
      <w:r w:rsidR="00E96BB4">
        <w:t>desenvolver opções estratégicas</w:t>
      </w:r>
      <w:r w:rsidR="0043063D">
        <w:t xml:space="preserve"> e testar o seu possível impacto.</w:t>
      </w:r>
      <w:r w:rsidR="002F67F5">
        <w:t xml:space="preserve"> </w:t>
      </w:r>
      <w:r w:rsidR="0043063D">
        <w:t>Este processo é indicado como a caixa central d</w:t>
      </w:r>
      <w:r w:rsidR="002F67F5">
        <w:t xml:space="preserve">a </w:t>
      </w:r>
      <w:r w:rsidR="002F67F5">
        <w:fldChar w:fldCharType="begin"/>
      </w:r>
      <w:r w:rsidR="002F67F5">
        <w:instrText xml:space="preserve"> REF _Ref478472678 \h </w:instrText>
      </w:r>
      <w:r w:rsidR="002F67F5">
        <w:fldChar w:fldCharType="separate"/>
      </w:r>
      <w:r w:rsidR="00C25FF3" w:rsidRPr="00B66EFC">
        <w:t xml:space="preserve">Figura </w:t>
      </w:r>
      <w:r w:rsidR="00C25FF3">
        <w:rPr>
          <w:noProof/>
        </w:rPr>
        <w:t>10</w:t>
      </w:r>
      <w:r w:rsidR="002F67F5">
        <w:fldChar w:fldCharType="end"/>
      </w:r>
      <w:r w:rsidR="002F67F5">
        <w:t xml:space="preserve">, </w:t>
      </w:r>
      <w:r w:rsidR="0043063D">
        <w:t>ou seja, o “Ensaio da Estratégia” (</w:t>
      </w:r>
      <w:r w:rsidR="0043063D" w:rsidRPr="00BC5B27">
        <w:t>Strategy Rehea</w:t>
      </w:r>
      <w:r w:rsidR="00F213DD" w:rsidRPr="00BC5B27">
        <w:t>r</w:t>
      </w:r>
      <w:r w:rsidR="0043063D" w:rsidRPr="00BC5B27">
        <w:t>sal</w:t>
      </w:r>
      <w:r w:rsidR="0043063D">
        <w:t>).</w:t>
      </w:r>
      <w:r w:rsidR="00102893" w:rsidRPr="00102893">
        <w:t xml:space="preserve"> </w:t>
      </w:r>
      <w:r w:rsidR="00102893">
        <w:fldChar w:fldCharType="begin" w:fldLock="1"/>
      </w:r>
      <w:r w:rsidR="00102893">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"uris" : [ "http://www.mendeley.com/documents/?uuid=e662ee86-59b0-4974-be2e-3cd1ae4beb20" ] } ], "mendeley" : { "formattedCitation" : "(DYSON et al., 2007)", "plainTextFormattedCitation" : "(DYSON et al., 2007)", "previouslyFormattedCitation" : "(DYSON et al., 2007)" }, "properties" : { "noteIndex" : 0 }, "schema" : "https://github.com/citation-style-language/schema/raw/master/csl-citation.json" }</w:instrText>
      </w:r>
      <w:r w:rsidR="00102893">
        <w:fldChar w:fldCharType="separate"/>
      </w:r>
      <w:r w:rsidR="00102893" w:rsidRPr="00F914AA">
        <w:rPr>
          <w:noProof/>
        </w:rPr>
        <w:t>(DYSON et al., 2007)</w:t>
      </w:r>
      <w:r w:rsidR="00102893">
        <w:fldChar w:fldCharType="end"/>
      </w:r>
      <w:r w:rsidR="00102893">
        <w:t>.</w:t>
      </w:r>
    </w:p>
    <w:p w14:paraId="65F296BB" w14:textId="48B2C5F9" w:rsidR="00A10A24" w:rsidRDefault="00A10A24" w:rsidP="00A10A24">
      <w:pPr>
        <w:pStyle w:val="Legenda"/>
      </w:pPr>
      <w:bookmarkStart w:id="188" w:name="_Ref478472678"/>
      <w:bookmarkStart w:id="189" w:name="_Toc479347023"/>
      <w:r w:rsidRPr="00B66EFC">
        <w:lastRenderedPageBreak/>
        <w:t xml:space="preserve">Figura </w:t>
      </w:r>
      <w:r w:rsidR="003019C2">
        <w:fldChar w:fldCharType="begin"/>
      </w:r>
      <w:r w:rsidR="003019C2">
        <w:instrText xml:space="preserve"> SEQ Figura \* ARABIC </w:instrText>
      </w:r>
      <w:r w:rsidR="003019C2">
        <w:fldChar w:fldCharType="separate"/>
      </w:r>
      <w:r w:rsidR="001375A1">
        <w:rPr>
          <w:noProof/>
        </w:rPr>
        <w:t>13</w:t>
      </w:r>
      <w:r w:rsidR="003019C2">
        <w:rPr>
          <w:noProof/>
        </w:rPr>
        <w:fldChar w:fldCharType="end"/>
      </w:r>
      <w:bookmarkEnd w:id="188"/>
      <w:r w:rsidRPr="00B66EFC">
        <w:t xml:space="preserve"> – </w:t>
      </w:r>
      <w:r>
        <w:t>Processo de Desenvolvimento da Estratégia</w:t>
      </w:r>
      <w:bookmarkEnd w:id="189"/>
    </w:p>
    <w:p w14:paraId="268D711B" w14:textId="77777777" w:rsidR="00A10A24" w:rsidRDefault="00A10A24" w:rsidP="00A10A24">
      <w:pPr>
        <w:ind w:firstLine="0"/>
      </w:pPr>
      <w:r>
        <w:rPr>
          <w:noProof/>
        </w:rPr>
        <w:drawing>
          <wp:inline distT="0" distB="0" distL="0" distR="0" wp14:anchorId="177D1C6D" wp14:editId="35B8341A">
            <wp:extent cx="5722327" cy="40576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5788" cy="4074286"/>
                    </a:xfrm>
                    <a:prstGeom prst="rect">
                      <a:avLst/>
                    </a:prstGeom>
                    <a:noFill/>
                  </pic:spPr>
                </pic:pic>
              </a:graphicData>
            </a:graphic>
          </wp:inline>
        </w:drawing>
      </w:r>
    </w:p>
    <w:p w14:paraId="1B38E53D" w14:textId="77777777" w:rsidR="00A10A24" w:rsidRDefault="00A10A24" w:rsidP="00A10A24">
      <w:pPr>
        <w:ind w:firstLine="0"/>
        <w:jc w:val="center"/>
        <w:rPr>
          <w:lang w:val="es-ES_tradnl"/>
        </w:rPr>
      </w:pPr>
      <w:r w:rsidRPr="00BC5B27">
        <w:rPr>
          <w:lang w:val="es-ES_tradnl"/>
        </w:rPr>
        <w:t>Fonte:</w:t>
      </w:r>
      <w:r w:rsidRPr="003A446F">
        <w:rPr>
          <w:lang w:val="es-ES_tradnl"/>
        </w:rPr>
        <w:t xml:space="preserve"> Dyson et al. </w:t>
      </w:r>
      <w:r>
        <w:fldChar w:fldCharType="begin" w:fldLock="1"/>
      </w:r>
      <w:r w:rsidRPr="003A446F">
        <w:rPr>
          <w:lang w:val="es-ES_tradnl"/>
        </w:rPr>
        <w:instrText>ADDIN CSL_CITATION { "citationItems" : [ { "id" : "ITEM-1", "itemData" : { "author" : [ { "drop</w:instrText>
      </w:r>
      <w:r>
        <w:rPr>
          <w:lang w:val="es-ES_tradnl"/>
        </w:rPr>
        <w:instrText>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"locator" : "12", "suppress-author" : 1, "uris" : [ "http://www.mendeley.com/documents/?uuid=e662ee86-59b0-4974-be2e-3cd1ae4beb20" ] } ], "mendeley" : { "formattedCitation" : "(2007, p. 12)", "plainTextFormattedCitation" : "(2007, p. 12)", "previouslyFormattedCitation" : "(2007, p. 12)" }, "properties" : { "noteIndex" : 0 }, "schema" : "https://github.com/citation-style-language/schema/raw/master/csl-citation.json" }</w:instrText>
      </w:r>
      <w:r>
        <w:fldChar w:fldCharType="separate"/>
      </w:r>
      <w:r w:rsidRPr="00285767">
        <w:rPr>
          <w:noProof/>
          <w:lang w:val="es-ES_tradnl"/>
        </w:rPr>
        <w:t>(2007, p. 12)</w:t>
      </w:r>
      <w:r>
        <w:fldChar w:fldCharType="end"/>
      </w:r>
      <w:r w:rsidRPr="00285767">
        <w:rPr>
          <w:lang w:val="es-ES_tradnl"/>
        </w:rPr>
        <w:t>.</w:t>
      </w:r>
    </w:p>
    <w:p w14:paraId="70BF1320" w14:textId="77777777" w:rsidR="00C3373C" w:rsidRDefault="0083301D" w:rsidP="00A765BA">
      <w:r>
        <w:t xml:space="preserve">Considerando a necessidade de antecipação, Dyson et al. </w:t>
      </w:r>
      <w:r>
        <w:fldChar w:fldCharType="begin" w:fldLock="1"/>
      </w:r>
      <w: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sidRPr="00102893">
        <w:rPr>
          <w:noProof/>
        </w:rPr>
        <w:t>(2007)</w:t>
      </w:r>
      <w:r>
        <w:fldChar w:fldCharType="end"/>
      </w:r>
      <w:r>
        <w:t xml:space="preserve"> nomeiam o processo de “ensaio da estratégia” compreendendo </w:t>
      </w:r>
      <w:r w:rsidR="00431147">
        <w:t>o uso de modelos que exploram a pe</w:t>
      </w:r>
      <w:r w:rsidR="009E3F93">
        <w:t>rformance futura da organização</w:t>
      </w:r>
      <w:r w:rsidR="00431147">
        <w:t xml:space="preserve"> e são usados para testar e avaliar opções estratégicas alternativas. Esta performance futura “virtual” pode então ser comparada em relação à direção pretendida para a organização</w:t>
      </w:r>
      <w:r w:rsidR="00A765BA">
        <w:t>. Como a performance da organização também será influenciada por incertezas externas, esta avaliação necessita de uma maneira de capturar tal incerteza. A razão pela qual realizar esta avaliação reside no pressuposto de que é necessário adotar uma atitude crítica em relação às iniciativas estratégicas, de modo que, quanto melhor for o “teste” da estratégia, mai</w:t>
      </w:r>
      <w:r w:rsidR="009E3F93">
        <w:t>or</w:t>
      </w:r>
      <w:r w:rsidR="00A765BA">
        <w:t xml:space="preserve"> será que a </w:t>
      </w:r>
      <w:r w:rsidR="009E3F93">
        <w:t>sua chance de sucesso</w:t>
      </w:r>
      <w:r w:rsidR="00A765BA">
        <w:t>.</w:t>
      </w:r>
      <w:r w:rsidR="00A765BA" w:rsidRPr="00102893">
        <w:t xml:space="preserve"> </w:t>
      </w:r>
      <w:r w:rsidR="00A765BA">
        <w:fldChar w:fldCharType="begin" w:fldLock="1"/>
      </w:r>
      <w:r w:rsidR="00A765BA">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"uris" : [ "http://www.mendeley.com/documents/?uuid=e662ee86-59b0-4974-be2e-3cd1ae4beb20" ] } ], "mendeley" : { "formattedCitation" : "(DYSON et al., 2007)", "plainTextFormattedCitation" : "(DYSON et al., 2007)", "previouslyFormattedCitation" : "(DYSON et al., 2007)" }, "properties" : { "noteIndex" : 0 }, "schema" : "https://github.com/citation-style-language/schema/raw/master/csl-citation.json" }</w:instrText>
      </w:r>
      <w:r w:rsidR="00A765BA">
        <w:fldChar w:fldCharType="separate"/>
      </w:r>
      <w:r w:rsidR="00A765BA" w:rsidRPr="00F914AA">
        <w:rPr>
          <w:noProof/>
        </w:rPr>
        <w:t>(DYSON et al., 2007)</w:t>
      </w:r>
      <w:r w:rsidR="00A765BA">
        <w:fldChar w:fldCharType="end"/>
      </w:r>
      <w:r w:rsidR="00A765BA">
        <w:t>.</w:t>
      </w:r>
    </w:p>
    <w:p w14:paraId="6D4D94C7" w14:textId="77777777" w:rsidR="00A672C9" w:rsidRDefault="00CA0619" w:rsidP="00A765BA">
      <w:r>
        <w:t xml:space="preserve">Dyson et al. </w:t>
      </w:r>
      <w:r>
        <w:fldChar w:fldCharType="begin" w:fldLock="1"/>
      </w:r>
      <w:r w:rsidR="005F72FE">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"locator" : "21", "suppress-author" : 1, "uris" : [ "http://www.mendeley.com/documents/?uuid=e662ee86-59b0-4974-be2e-3cd1ae4beb20" ] } ], "mendeley" : { "formattedCitation" : "(2007, p. 21)", "plainTextFormattedCitation" : "(2007, p. 21)", "previouslyFormattedCitation" : "(2007, p. 21)" }, "properties" : { "noteIndex" : 0 }, "schema" : "https://github.com/citation-style-language/schema/raw/master/csl-citation.json" }</w:instrText>
      </w:r>
      <w:r>
        <w:fldChar w:fldCharType="separate"/>
      </w:r>
      <w:r w:rsidR="00361103" w:rsidRPr="00361103">
        <w:rPr>
          <w:noProof/>
        </w:rPr>
        <w:t>(2007, p. 21)</w:t>
      </w:r>
      <w:r>
        <w:fldChar w:fldCharType="end"/>
      </w:r>
      <w:r>
        <w:t xml:space="preserve"> propõe atributos </w:t>
      </w:r>
      <w:r w:rsidR="00361103">
        <w:t>de efetividade de um</w:t>
      </w:r>
      <w:r>
        <w:t xml:space="preserve"> processo de desenvolvimento da estratégia</w:t>
      </w:r>
      <w:r w:rsidR="00361103">
        <w:t xml:space="preserve">. Dentre estes atributos, propõe-se que a etapa de avaliação estratégica será efetiva caso não apenas realize uma avaliação financeira, mas sim </w:t>
      </w:r>
      <w:r w:rsidR="005F72FE">
        <w:t xml:space="preserve">comtemple uma “avaliação multidimensional incorporando risco e incerteza”. </w:t>
      </w:r>
      <w:r w:rsidR="005F72FE">
        <w:fldChar w:fldCharType="begin" w:fldLock="1"/>
      </w:r>
      <w:r w:rsidR="00A518C8">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"locator" : "21", "uris" : [ "http://www.mendeley.com/documents/?uuid=e662ee86-59b0-4974-be2e-3cd1ae4beb20" ] } ], "mendeley" : { "formattedCitation" : "(DYSON et al., 2007, p. 21)", "plainTextFormattedCitation" : "(DYSON et al., 2007, p. 21)", "previouslyFormattedCitation" : "(DYSON et al., 2007, p. 21)" }, "properties" : { "noteIndex" : 0 }, "schema" : "https://github.com/citation-style-language/schema/raw/master/csl-citation.json" }</w:instrText>
      </w:r>
      <w:r w:rsidR="005F72FE">
        <w:fldChar w:fldCharType="separate"/>
      </w:r>
      <w:r w:rsidR="005F72FE" w:rsidRPr="005F72FE">
        <w:rPr>
          <w:noProof/>
        </w:rPr>
        <w:t>(DYSON et al., 2007, p. 21)</w:t>
      </w:r>
      <w:r w:rsidR="005F72FE">
        <w:fldChar w:fldCharType="end"/>
      </w:r>
      <w:r w:rsidR="005F72FE">
        <w:t>.</w:t>
      </w:r>
      <w:r w:rsidR="00A672C9">
        <w:t xml:space="preserve"> </w:t>
      </w:r>
    </w:p>
    <w:p w14:paraId="545194B2" w14:textId="77777777" w:rsidR="0027117A" w:rsidRDefault="00A672C9" w:rsidP="00A672C9">
      <w:r>
        <w:lastRenderedPageBreak/>
        <w:t>Esta seção apresentou conceitos e diretrizes gerais para o desenvolvimento da estratégia, indicando que este processo deve levar em consideração a incerteza inerente às decisões estratégicas. No entanto, ainda é necessária uma definição sobre o que é “incerteza”, para então poder endereçá-la de maneira adequada. Este é o papel da seção seguinte.</w:t>
      </w:r>
    </w:p>
    <w:p w14:paraId="58C25AFC" w14:textId="77777777" w:rsidR="00B66EFC" w:rsidRDefault="00A10A24" w:rsidP="00C861A3">
      <w:pPr>
        <w:pStyle w:val="Ttulo3"/>
      </w:pPr>
      <w:bookmarkStart w:id="190" w:name="_Toc479347060"/>
      <w:r>
        <w:t>Níveis de Incerteza</w:t>
      </w:r>
      <w:r w:rsidR="00573AAD">
        <w:t xml:space="preserve"> e Incerteza Profunda</w:t>
      </w:r>
      <w:bookmarkEnd w:id="190"/>
    </w:p>
    <w:p w14:paraId="5724491B" w14:textId="58C98EEF" w:rsidR="00384AF5" w:rsidRPr="00D856A1" w:rsidRDefault="004E546A" w:rsidP="00763D4D">
      <w:pPr>
        <w:rPr>
          <w:bCs/>
          <w:color w:val="000000"/>
          <w:szCs w:val="18"/>
        </w:rPr>
      </w:pPr>
      <w:r>
        <w:t xml:space="preserve">A tomada de decisão em situações de incerteza (conhecida como </w:t>
      </w:r>
      <w:r w:rsidRPr="00BC5B27">
        <w:rPr>
          <w:i/>
        </w:rPr>
        <w:t>Decision Making Under Deep Uncertainty</w:t>
      </w:r>
      <w:r>
        <w:t xml:space="preserve">) é um tipo particular de problemas complexos (ou, </w:t>
      </w:r>
      <w:r w:rsidRPr="00BC5B27">
        <w:rPr>
          <w:i/>
        </w:rPr>
        <w:t>wicked problems</w:t>
      </w:r>
      <w:r>
        <w:t xml:space="preserve">). </w:t>
      </w:r>
      <w:r>
        <w:fldChar w:fldCharType="begin" w:fldLock="1"/>
      </w:r>
      <w:r w:rsidR="00816EA8">
        <w:instrText>ADDIN CSL_CITATION { "citationItems" : [ { "id" : "ITEM-1", "itemData" : { "DOI" : "10.1061/(ASCE)WR.1943-5452.0000626", "ISBN" : "0733-9496", "ISSN" : "0733-9496", "abstract" : "In many planning problems, planners face major challenges in coping with uncertain and changing physical conditions, and rapid unpredictable socioeconomic development. How should society prepare itself for this confluence of uncertainty? Given the presence of irreducible uncertainties, there is no straightforward answer to this question. Effective decisions must be made under unavoidable uncertainty (Dessai et al. 2009; Lempert et al. 2003). In recent years, this has been labeled as decision making under deep uncertainty. Deep uncertainty means that the various parties to a decision do not know or cannot agree on the system and its boundaries; the outcomes of interest and their relative importance; the prior probability distribution for uncertain inputs to the system (Lempert et al. 2003; Walker et al. 2013); or decisions are made over time in dynamic interaction with the system and cannot be considered independently (Haasnoot et al. 2013a, b; Hallegatte et al. 2012). From a decision analytic point of view, this implies that there are a large number of plausible alternative models, alternative sets of weights to assign to the different outcomes of interest, different sets of inputs for the uncertain model parameters, and different (sequences of) candidate solutions (Kwakkel et al. 2010).", "author" : [ { "dropping-particle" : "", "family" : "Kwakkel", "given" : "J", "non-dropping-particle" : "", "parse-names" : false, "suffix" : "" }, { "dropping-particle" : "", "family" : "Walker", "given" : "W", "non-dropping-particle" : "", "parse-names" : false, "suffix" : "" }, { "dropping-particle" : "", "family" : "Haasnoot", "given" : "M", "non-dropping-particle" : "", "parse-names" : false, "suffix" : "" } ], "container-title" : "Journal of Water Resources Planning and Management", "id" : "ITEM-1", "issue" : "3", "issued" : { "date-parts" : [ [ "2016" ] ] }, "page" : "1816001", "title" : "Coping with the Wickedness of Public Policy Problems: Approaches for Decision Making under Deep Uncertainty", "type" : "article-journal", "volume" : "142" }, "uris" : [ "http://www.mendeley.com/documents/?uuid=8309efad-2edd-49f5-9383-c9f50a6bcc90" ] } ], "mendeley" : { "formattedCitation" : "(KWAKKEL; WALKER; HAASNOOT, 2016)", "plainTextFormattedCitation" : "(KWAKKEL; WALKER; HAASNOOT, 2016)", "previouslyFormattedCitation" : "(KWAKKEL; WALKER; HAASNOOT, 2016)" }, "properties" : { "noteIndex" : 0 }, "schema" : "https://github.com/citation-style-language/schema/raw/master/csl-citation.json" }</w:instrText>
      </w:r>
      <w:r>
        <w:fldChar w:fldCharType="separate"/>
      </w:r>
      <w:r w:rsidRPr="004E546A">
        <w:rPr>
          <w:noProof/>
        </w:rPr>
        <w:t>(KWAKKEL; WALKER; HAASNOOT, 2016)</w:t>
      </w:r>
      <w:r>
        <w:fldChar w:fldCharType="end"/>
      </w:r>
      <w:r>
        <w:t>.</w:t>
      </w:r>
      <w:r w:rsidR="00A10A24">
        <w:t xml:space="preserve"> </w:t>
      </w:r>
      <w:r w:rsidR="00295FAB" w:rsidRPr="00295FAB">
        <w:t>Con</w:t>
      </w:r>
      <w:r w:rsidR="00295FAB">
        <w:t xml:space="preserve">forme ilustrado na </w:t>
      </w:r>
      <w:r w:rsidR="00D856A1">
        <w:fldChar w:fldCharType="begin"/>
      </w:r>
      <w:r w:rsidR="00D856A1">
        <w:instrText xml:space="preserve"> REF _Ref479347957 \h </w:instrText>
      </w:r>
      <w:r w:rsidR="00D856A1">
        <w:fldChar w:fldCharType="separate"/>
      </w:r>
      <w:r w:rsidR="00C25FF3" w:rsidRPr="00B66EFC">
        <w:t xml:space="preserve">Figura </w:t>
      </w:r>
      <w:r w:rsidR="00C25FF3">
        <w:rPr>
          <w:noProof/>
        </w:rPr>
        <w:t>11</w:t>
      </w:r>
      <w:r w:rsidR="00D856A1">
        <w:fldChar w:fldCharType="end"/>
      </w:r>
      <w:r w:rsidR="00A12864">
        <w:t>, a incerteza pode ser caracterizada em relação ao conhecimento presumido sobre diversos aspectos de uma situação</w:t>
      </w:r>
      <w:r w:rsidR="0065212A">
        <w:t xml:space="preserve"> </w:t>
      </w:r>
      <w:r w:rsidR="0065212A">
        <w:fldChar w:fldCharType="begin" w:fldLock="1"/>
      </w:r>
      <w:r w:rsidR="00014164">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rsidR="0065212A">
        <w:fldChar w:fldCharType="separate"/>
      </w:r>
      <w:r w:rsidR="0065212A" w:rsidRPr="000D14B8">
        <w:rPr>
          <w:noProof/>
        </w:rPr>
        <w:t>(WALKER; LEMPERT; KWAKKEL, 2013)</w:t>
      </w:r>
      <w:r w:rsidR="0065212A">
        <w:fldChar w:fldCharType="end"/>
      </w:r>
      <w:r w:rsidR="00A12864">
        <w:t>: i) o contexto futuro. ii) O modelo do sistema que representa este futuro, iii) os outcomes presentes neste sistema (variáveis de</w:t>
      </w:r>
      <w:r w:rsidR="006C2CEC">
        <w:t xml:space="preserve"> resposta / resultados), e iv) o</w:t>
      </w:r>
      <w:r w:rsidR="00A12864">
        <w:t xml:space="preserve">s pesos que os diversos stakeholders envolvidos na situação atribuem </w:t>
      </w:r>
      <w:r w:rsidR="006C2CEC">
        <w:t>a</w:t>
      </w:r>
      <w:r w:rsidR="00A12864">
        <w:t xml:space="preserve"> estes outcomes.</w:t>
      </w:r>
    </w:p>
    <w:p w14:paraId="261564BB" w14:textId="77777777" w:rsidR="009F3516" w:rsidRDefault="009F3516" w:rsidP="009F3516">
      <w:r>
        <w:t xml:space="preserve">Uma situação de certeza completa aconteceria quando todos os aspectos de uma situação são conhecidos precisamente. Tal situação não ocorre na realidade, e apenas atua como o limite do espectro de incertezas. No outro extremo, está a ignorância completa. </w:t>
      </w:r>
      <w:r>
        <w:fldChar w:fldCharType="begin" w:fldLock="1"/>
      </w:r>
      <w:r>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fldChar w:fldCharType="separate"/>
      </w:r>
      <w:r w:rsidRPr="000D14B8">
        <w:rPr>
          <w:noProof/>
        </w:rPr>
        <w:t>(WALKER; LEMPERT; KWAKKEL, 2013)</w:t>
      </w:r>
      <w:r>
        <w:fldChar w:fldCharType="end"/>
      </w:r>
      <w:r>
        <w:t>.</w:t>
      </w:r>
    </w:p>
    <w:p w14:paraId="1DC61E32" w14:textId="77777777" w:rsidR="009F3516" w:rsidRDefault="009F3516" w:rsidP="009F3516">
      <w:r>
        <w:t xml:space="preserve">O nível 1 de incerteza (um futuro claro), representa uma situação na qual admite-se que não há absoluta certeza, mas não se procura avaliar ou medir o grau de incerteza de maneira explícita. Neste nível, a incerteza normalmente é tratada por uma análise de sensibilidade simples dos parâmetros do modelo. No nível 2 de incerteza (futuros alternativos com probabilidades), estão as incertezas passíveis de descrever adequadamente em termos estatísticos. Nesta situação, a incerteza é usualmente capturada por meio de uma previsão com um intervalo de confiança, ou múltiplas previsões com probabilidades associadas. </w:t>
      </w:r>
      <w:r>
        <w:fldChar w:fldCharType="begin" w:fldLock="1"/>
      </w:r>
      <w:r>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fldChar w:fldCharType="separate"/>
      </w:r>
      <w:r w:rsidRPr="000D14B8">
        <w:rPr>
          <w:noProof/>
        </w:rPr>
        <w:t>(WALKER; LEMPERT; KWAKKEL, 2013)</w:t>
      </w:r>
      <w:r>
        <w:fldChar w:fldCharType="end"/>
      </w:r>
      <w:r>
        <w:t>. No nível 3 de incerteza (futuros alternativos ranqueados) estão as situações nas quais é possível listar futuros alternativos, e é possível ordenar tais futuros em termos de probabilidade percebida.</w:t>
      </w:r>
    </w:p>
    <w:p w14:paraId="548129D9" w14:textId="77777777" w:rsidR="00CA2221" w:rsidRDefault="00CA2221">
      <w:pPr>
        <w:autoSpaceDE/>
        <w:autoSpaceDN/>
        <w:adjustRightInd/>
        <w:spacing w:after="160" w:line="259" w:lineRule="auto"/>
        <w:ind w:firstLine="0"/>
        <w:jc w:val="left"/>
        <w:rPr>
          <w:bCs/>
          <w:color w:val="000000"/>
          <w:szCs w:val="18"/>
        </w:rPr>
      </w:pPr>
      <w:bookmarkStart w:id="191" w:name="_Ref471909577"/>
      <w:bookmarkStart w:id="192" w:name="_Toc479347024"/>
      <w:r>
        <w:br w:type="page"/>
      </w:r>
    </w:p>
    <w:p w14:paraId="7A2F40D2" w14:textId="44BC0511" w:rsidR="00B66EFC" w:rsidRDefault="00B66EFC" w:rsidP="00B66EFC">
      <w:pPr>
        <w:pStyle w:val="Legenda"/>
      </w:pPr>
      <w:bookmarkStart w:id="193" w:name="_Ref479347957"/>
      <w:r w:rsidRPr="00B66EFC">
        <w:lastRenderedPageBreak/>
        <w:t xml:space="preserve">Figura </w:t>
      </w:r>
      <w:r w:rsidR="003019C2">
        <w:fldChar w:fldCharType="begin"/>
      </w:r>
      <w:r w:rsidR="003019C2">
        <w:instrText xml:space="preserve"> SEQ Figura \</w:instrText>
      </w:r>
      <w:r w:rsidR="003019C2">
        <w:instrText xml:space="preserve">* ARABIC </w:instrText>
      </w:r>
      <w:r w:rsidR="003019C2">
        <w:fldChar w:fldCharType="separate"/>
      </w:r>
      <w:r w:rsidR="001375A1">
        <w:rPr>
          <w:noProof/>
        </w:rPr>
        <w:t>14</w:t>
      </w:r>
      <w:r w:rsidR="003019C2">
        <w:rPr>
          <w:noProof/>
        </w:rPr>
        <w:fldChar w:fldCharType="end"/>
      </w:r>
      <w:bookmarkEnd w:id="191"/>
      <w:bookmarkEnd w:id="193"/>
      <w:r w:rsidRPr="00B66EFC">
        <w:t xml:space="preserve"> – Níveis de Incerteza e Deep Uncer</w:t>
      </w:r>
      <w:r w:rsidR="00AE5FEF">
        <w:t>tain</w:t>
      </w:r>
      <w:r w:rsidRPr="00B66EFC">
        <w:t>ty</w:t>
      </w:r>
      <w:bookmarkEnd w:id="192"/>
    </w:p>
    <w:tbl>
      <w:tblPr>
        <w:tblStyle w:val="Tabelacomgrade"/>
        <w:tblW w:w="9258" w:type="dxa"/>
        <w:tblLook w:val="04A0" w:firstRow="1" w:lastRow="0" w:firstColumn="1" w:lastColumn="0" w:noHBand="0" w:noVBand="1"/>
      </w:tblPr>
      <w:tblGrid>
        <w:gridCol w:w="1279"/>
        <w:gridCol w:w="429"/>
        <w:gridCol w:w="1423"/>
        <w:gridCol w:w="1423"/>
        <w:gridCol w:w="1423"/>
        <w:gridCol w:w="1423"/>
        <w:gridCol w:w="1423"/>
        <w:gridCol w:w="435"/>
      </w:tblGrid>
      <w:tr w:rsidR="000D14B8" w:rsidRPr="000D14B8" w14:paraId="7F680641" w14:textId="77777777" w:rsidTr="000D14B8">
        <w:tc>
          <w:tcPr>
            <w:tcW w:w="1413" w:type="dxa"/>
            <w:vMerge w:val="restart"/>
            <w:vAlign w:val="center"/>
          </w:tcPr>
          <w:p w14:paraId="01D6B413" w14:textId="77777777" w:rsidR="000D14B8" w:rsidRPr="000D14B8" w:rsidRDefault="000D14B8" w:rsidP="00384AF5">
            <w:pPr>
              <w:spacing w:line="240" w:lineRule="auto"/>
              <w:ind w:firstLine="0"/>
              <w:jc w:val="center"/>
              <w:rPr>
                <w:rFonts w:cs="Arial"/>
                <w:b/>
                <w:sz w:val="18"/>
                <w:szCs w:val="20"/>
              </w:rPr>
            </w:pPr>
            <w:r>
              <w:rPr>
                <w:rFonts w:cs="Arial"/>
                <w:b/>
                <w:sz w:val="18"/>
                <w:szCs w:val="20"/>
              </w:rPr>
              <w:t>Localização</w:t>
            </w:r>
          </w:p>
        </w:tc>
        <w:tc>
          <w:tcPr>
            <w:tcW w:w="7845" w:type="dxa"/>
            <w:gridSpan w:val="7"/>
            <w:vAlign w:val="center"/>
          </w:tcPr>
          <w:p w14:paraId="24C6F314" w14:textId="77777777" w:rsidR="000D14B8" w:rsidRPr="000D14B8" w:rsidRDefault="000D14B8" w:rsidP="00384AF5">
            <w:pPr>
              <w:spacing w:line="240" w:lineRule="auto"/>
              <w:ind w:firstLine="0"/>
              <w:jc w:val="center"/>
              <w:rPr>
                <w:rFonts w:cs="Arial"/>
                <w:b/>
                <w:sz w:val="18"/>
                <w:szCs w:val="20"/>
              </w:rPr>
            </w:pPr>
            <w:r w:rsidRPr="000D14B8">
              <w:rPr>
                <w:rFonts w:cs="Arial"/>
                <w:b/>
                <w:sz w:val="18"/>
                <w:szCs w:val="20"/>
              </w:rPr>
              <w:t>Nível de Incerteza</w:t>
            </w:r>
          </w:p>
        </w:tc>
      </w:tr>
      <w:tr w:rsidR="000D14B8" w:rsidRPr="000D14B8" w14:paraId="13A00DC7" w14:textId="77777777" w:rsidTr="000D14B8">
        <w:tc>
          <w:tcPr>
            <w:tcW w:w="1413" w:type="dxa"/>
            <w:vMerge/>
          </w:tcPr>
          <w:p w14:paraId="54C4E11A" w14:textId="77777777" w:rsidR="000D14B8" w:rsidRPr="000D14B8" w:rsidRDefault="000D14B8" w:rsidP="00384AF5">
            <w:pPr>
              <w:spacing w:line="240" w:lineRule="auto"/>
              <w:ind w:firstLine="0"/>
              <w:rPr>
                <w:rFonts w:cs="Arial"/>
                <w:sz w:val="18"/>
                <w:szCs w:val="20"/>
              </w:rPr>
            </w:pPr>
          </w:p>
        </w:tc>
        <w:tc>
          <w:tcPr>
            <w:tcW w:w="425" w:type="dxa"/>
            <w:vMerge w:val="restart"/>
            <w:textDirection w:val="btLr"/>
            <w:vAlign w:val="center"/>
          </w:tcPr>
          <w:p w14:paraId="1FFC7518" w14:textId="77777777" w:rsidR="000D14B8" w:rsidRPr="000D14B8" w:rsidRDefault="000D14B8" w:rsidP="00384AF5">
            <w:pPr>
              <w:spacing w:line="240" w:lineRule="auto"/>
              <w:ind w:left="113" w:right="113" w:firstLine="0"/>
              <w:jc w:val="center"/>
              <w:rPr>
                <w:rFonts w:cs="Arial"/>
                <w:b/>
                <w:sz w:val="18"/>
                <w:szCs w:val="20"/>
              </w:rPr>
            </w:pPr>
            <w:r w:rsidRPr="000D14B8">
              <w:rPr>
                <w:rFonts w:cs="Arial"/>
                <w:b/>
                <w:sz w:val="18"/>
                <w:szCs w:val="20"/>
              </w:rPr>
              <w:t>Certeza Completa</w:t>
            </w:r>
          </w:p>
        </w:tc>
        <w:tc>
          <w:tcPr>
            <w:tcW w:w="1398" w:type="dxa"/>
          </w:tcPr>
          <w:p w14:paraId="3324DA9C" w14:textId="77777777" w:rsidR="000D14B8" w:rsidRPr="000D14B8" w:rsidRDefault="000D14B8" w:rsidP="00384AF5">
            <w:pPr>
              <w:spacing w:line="240" w:lineRule="auto"/>
              <w:ind w:firstLine="0"/>
              <w:rPr>
                <w:rFonts w:cs="Arial"/>
                <w:b/>
                <w:sz w:val="18"/>
                <w:szCs w:val="20"/>
              </w:rPr>
            </w:pPr>
            <w:r w:rsidRPr="000D14B8">
              <w:rPr>
                <w:rFonts w:cs="Arial"/>
                <w:b/>
                <w:sz w:val="18"/>
                <w:szCs w:val="20"/>
              </w:rPr>
              <w:t>Nível 1</w:t>
            </w:r>
          </w:p>
        </w:tc>
        <w:tc>
          <w:tcPr>
            <w:tcW w:w="1398" w:type="dxa"/>
          </w:tcPr>
          <w:p w14:paraId="27E351B0" w14:textId="77777777" w:rsidR="000D14B8" w:rsidRPr="000D14B8" w:rsidRDefault="000D14B8" w:rsidP="00384AF5">
            <w:pPr>
              <w:spacing w:line="240" w:lineRule="auto"/>
              <w:ind w:firstLine="0"/>
              <w:rPr>
                <w:rFonts w:cs="Arial"/>
                <w:b/>
                <w:sz w:val="18"/>
                <w:szCs w:val="20"/>
              </w:rPr>
            </w:pPr>
            <w:r w:rsidRPr="000D14B8">
              <w:rPr>
                <w:rFonts w:cs="Arial"/>
                <w:b/>
                <w:sz w:val="18"/>
                <w:szCs w:val="20"/>
              </w:rPr>
              <w:t>Nível 2</w:t>
            </w:r>
          </w:p>
        </w:tc>
        <w:tc>
          <w:tcPr>
            <w:tcW w:w="1398" w:type="dxa"/>
          </w:tcPr>
          <w:p w14:paraId="56C19D8F" w14:textId="77777777" w:rsidR="000D14B8" w:rsidRPr="000D14B8" w:rsidRDefault="000D14B8" w:rsidP="00384AF5">
            <w:pPr>
              <w:spacing w:line="240" w:lineRule="auto"/>
              <w:ind w:firstLine="0"/>
              <w:rPr>
                <w:rFonts w:cs="Arial"/>
                <w:b/>
                <w:sz w:val="18"/>
                <w:szCs w:val="20"/>
              </w:rPr>
            </w:pPr>
            <w:r w:rsidRPr="000D14B8">
              <w:rPr>
                <w:rFonts w:cs="Arial"/>
                <w:b/>
                <w:sz w:val="18"/>
                <w:szCs w:val="20"/>
              </w:rPr>
              <w:t>Nível 3</w:t>
            </w:r>
          </w:p>
        </w:tc>
        <w:tc>
          <w:tcPr>
            <w:tcW w:w="1398" w:type="dxa"/>
          </w:tcPr>
          <w:p w14:paraId="5CC661DF" w14:textId="77777777" w:rsidR="000D14B8" w:rsidRPr="000D14B8" w:rsidRDefault="000D14B8" w:rsidP="00384AF5">
            <w:pPr>
              <w:spacing w:line="240" w:lineRule="auto"/>
              <w:ind w:firstLine="0"/>
              <w:rPr>
                <w:rFonts w:cs="Arial"/>
                <w:b/>
                <w:sz w:val="18"/>
                <w:szCs w:val="20"/>
              </w:rPr>
            </w:pPr>
            <w:r w:rsidRPr="000D14B8">
              <w:rPr>
                <w:rFonts w:cs="Arial"/>
                <w:b/>
                <w:sz w:val="18"/>
                <w:szCs w:val="20"/>
              </w:rPr>
              <w:t>Nível 4</w:t>
            </w:r>
          </w:p>
        </w:tc>
        <w:tc>
          <w:tcPr>
            <w:tcW w:w="1398" w:type="dxa"/>
          </w:tcPr>
          <w:p w14:paraId="41A58992" w14:textId="77777777" w:rsidR="000D14B8" w:rsidRPr="000D14B8" w:rsidRDefault="000D14B8" w:rsidP="00384AF5">
            <w:pPr>
              <w:spacing w:line="240" w:lineRule="auto"/>
              <w:ind w:firstLine="0"/>
              <w:rPr>
                <w:rFonts w:cs="Arial"/>
                <w:b/>
                <w:sz w:val="18"/>
                <w:szCs w:val="20"/>
              </w:rPr>
            </w:pPr>
            <w:r w:rsidRPr="000D14B8">
              <w:rPr>
                <w:rFonts w:cs="Arial"/>
                <w:b/>
                <w:sz w:val="18"/>
                <w:szCs w:val="20"/>
              </w:rPr>
              <w:t>Nível 5</w:t>
            </w:r>
          </w:p>
        </w:tc>
        <w:tc>
          <w:tcPr>
            <w:tcW w:w="430" w:type="dxa"/>
            <w:vMerge w:val="restart"/>
            <w:textDirection w:val="tbRl"/>
            <w:vAlign w:val="center"/>
          </w:tcPr>
          <w:p w14:paraId="069B6C8D" w14:textId="77777777" w:rsidR="000D14B8" w:rsidRPr="000D14B8" w:rsidRDefault="000D14B8" w:rsidP="00384AF5">
            <w:pPr>
              <w:spacing w:line="240" w:lineRule="auto"/>
              <w:ind w:left="113" w:right="113" w:firstLine="0"/>
              <w:jc w:val="center"/>
              <w:rPr>
                <w:rFonts w:cs="Arial"/>
                <w:b/>
                <w:sz w:val="18"/>
                <w:szCs w:val="20"/>
              </w:rPr>
            </w:pPr>
            <w:r w:rsidRPr="000D14B8">
              <w:rPr>
                <w:rFonts w:cs="Arial"/>
                <w:b/>
                <w:sz w:val="18"/>
                <w:szCs w:val="20"/>
              </w:rPr>
              <w:t>Ignorância Completa</w:t>
            </w:r>
          </w:p>
        </w:tc>
      </w:tr>
      <w:tr w:rsidR="000D14B8" w:rsidRPr="000D14B8" w14:paraId="44BE5C9E" w14:textId="77777777" w:rsidTr="000D14B8">
        <w:tc>
          <w:tcPr>
            <w:tcW w:w="1413" w:type="dxa"/>
          </w:tcPr>
          <w:p w14:paraId="7E3D59BD" w14:textId="77777777" w:rsidR="000D14B8" w:rsidRPr="000D14B8" w:rsidRDefault="000D14B8" w:rsidP="00384AF5">
            <w:pPr>
              <w:spacing w:line="240" w:lineRule="auto"/>
              <w:ind w:firstLine="0"/>
              <w:rPr>
                <w:rFonts w:cs="Arial"/>
                <w:b/>
                <w:sz w:val="18"/>
                <w:szCs w:val="18"/>
              </w:rPr>
            </w:pPr>
            <w:r w:rsidRPr="000D14B8">
              <w:rPr>
                <w:rFonts w:cs="Arial"/>
                <w:b/>
                <w:sz w:val="18"/>
                <w:szCs w:val="18"/>
              </w:rPr>
              <w:t>Contexto</w:t>
            </w:r>
            <w:r w:rsidR="00A12864">
              <w:rPr>
                <w:rFonts w:cs="Arial"/>
                <w:b/>
                <w:sz w:val="18"/>
                <w:szCs w:val="18"/>
              </w:rPr>
              <w:t xml:space="preserve"> Futuro</w:t>
            </w:r>
          </w:p>
        </w:tc>
        <w:tc>
          <w:tcPr>
            <w:tcW w:w="425" w:type="dxa"/>
            <w:vMerge/>
          </w:tcPr>
          <w:p w14:paraId="12A8AEAF" w14:textId="77777777" w:rsidR="000D14B8" w:rsidRPr="000D14B8" w:rsidRDefault="000D14B8" w:rsidP="00384AF5">
            <w:pPr>
              <w:spacing w:line="240" w:lineRule="auto"/>
              <w:rPr>
                <w:rFonts w:cs="Arial"/>
                <w:sz w:val="18"/>
                <w:szCs w:val="20"/>
              </w:rPr>
            </w:pPr>
          </w:p>
        </w:tc>
        <w:tc>
          <w:tcPr>
            <w:tcW w:w="1398" w:type="dxa"/>
            <w:vAlign w:val="bottom"/>
          </w:tcPr>
          <w:p w14:paraId="6C422F56"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Um futuro claro</w:t>
            </w:r>
          </w:p>
          <w:p w14:paraId="421EE62F" w14:textId="77777777" w:rsidR="000D14B8" w:rsidRPr="000D14B8" w:rsidRDefault="000D14B8" w:rsidP="000D14B8">
            <w:pPr>
              <w:spacing w:line="240" w:lineRule="auto"/>
              <w:ind w:firstLine="0"/>
              <w:jc w:val="left"/>
              <w:rPr>
                <w:rFonts w:cs="Arial"/>
                <w:sz w:val="18"/>
                <w:szCs w:val="20"/>
              </w:rPr>
            </w:pPr>
            <w:r w:rsidRPr="000D14B8">
              <w:rPr>
                <w:rFonts w:cs="Arial"/>
                <w:noProof/>
                <w:sz w:val="18"/>
                <w:szCs w:val="20"/>
              </w:rPr>
              <w:drawing>
                <wp:inline distT="0" distB="0" distL="0" distR="0" wp14:anchorId="76B38D41" wp14:editId="613EDF36">
                  <wp:extent cx="766800" cy="610141"/>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66800" cy="610141"/>
                          </a:xfrm>
                          <a:prstGeom prst="rect">
                            <a:avLst/>
                          </a:prstGeom>
                        </pic:spPr>
                      </pic:pic>
                    </a:graphicData>
                  </a:graphic>
                </wp:inline>
              </w:drawing>
            </w:r>
          </w:p>
        </w:tc>
        <w:tc>
          <w:tcPr>
            <w:tcW w:w="1398" w:type="dxa"/>
          </w:tcPr>
          <w:p w14:paraId="3671814D"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Futuros Alternativos com probabilidades</w:t>
            </w:r>
          </w:p>
          <w:p w14:paraId="3B7A33DA" w14:textId="77777777" w:rsidR="000D14B8" w:rsidRPr="000D14B8" w:rsidRDefault="000D14B8" w:rsidP="000D14B8">
            <w:pPr>
              <w:spacing w:line="240" w:lineRule="auto"/>
              <w:ind w:firstLine="0"/>
              <w:jc w:val="left"/>
              <w:rPr>
                <w:rFonts w:cs="Arial"/>
                <w:sz w:val="18"/>
                <w:szCs w:val="20"/>
              </w:rPr>
            </w:pPr>
            <w:r w:rsidRPr="000D14B8">
              <w:rPr>
                <w:rFonts w:cs="Arial"/>
                <w:noProof/>
                <w:sz w:val="18"/>
                <w:szCs w:val="20"/>
              </w:rPr>
              <w:drawing>
                <wp:inline distT="0" distB="0" distL="0" distR="0" wp14:anchorId="44060A56" wp14:editId="36C7586A">
                  <wp:extent cx="766742" cy="42530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76149" cy="430520"/>
                          </a:xfrm>
                          <a:prstGeom prst="rect">
                            <a:avLst/>
                          </a:prstGeom>
                        </pic:spPr>
                      </pic:pic>
                    </a:graphicData>
                  </a:graphic>
                </wp:inline>
              </w:drawing>
            </w:r>
          </w:p>
        </w:tc>
        <w:tc>
          <w:tcPr>
            <w:tcW w:w="1398" w:type="dxa"/>
            <w:vAlign w:val="bottom"/>
          </w:tcPr>
          <w:p w14:paraId="5A23F39B"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Futuros alternativos ranqueados</w:t>
            </w:r>
          </w:p>
          <w:p w14:paraId="3045711A" w14:textId="77777777" w:rsidR="000D14B8" w:rsidRPr="000D14B8" w:rsidRDefault="000D14B8" w:rsidP="000D14B8">
            <w:pPr>
              <w:spacing w:line="240" w:lineRule="auto"/>
              <w:ind w:firstLine="0"/>
              <w:jc w:val="left"/>
              <w:rPr>
                <w:rFonts w:cs="Arial"/>
                <w:sz w:val="18"/>
                <w:szCs w:val="20"/>
              </w:rPr>
            </w:pPr>
            <w:r w:rsidRPr="000D14B8">
              <w:rPr>
                <w:rFonts w:cs="Arial"/>
                <w:noProof/>
                <w:sz w:val="18"/>
                <w:szCs w:val="20"/>
              </w:rPr>
              <w:drawing>
                <wp:inline distT="0" distB="0" distL="0" distR="0" wp14:anchorId="1897A5D0" wp14:editId="0CC0E519">
                  <wp:extent cx="766800" cy="549781"/>
                  <wp:effectExtent l="0" t="0" r="0" b="317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66800" cy="549781"/>
                          </a:xfrm>
                          <a:prstGeom prst="rect">
                            <a:avLst/>
                          </a:prstGeom>
                        </pic:spPr>
                      </pic:pic>
                    </a:graphicData>
                  </a:graphic>
                </wp:inline>
              </w:drawing>
            </w:r>
          </w:p>
        </w:tc>
        <w:tc>
          <w:tcPr>
            <w:tcW w:w="1398" w:type="dxa"/>
            <w:vAlign w:val="bottom"/>
          </w:tcPr>
          <w:p w14:paraId="7310CC95"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Diversos futuros plausíveis</w:t>
            </w:r>
          </w:p>
          <w:p w14:paraId="66855DAC" w14:textId="77777777" w:rsidR="000D14B8" w:rsidRPr="000D14B8" w:rsidRDefault="000D14B8" w:rsidP="000D14B8">
            <w:pPr>
              <w:spacing w:line="240" w:lineRule="auto"/>
              <w:ind w:firstLine="0"/>
              <w:jc w:val="left"/>
              <w:rPr>
                <w:rFonts w:cs="Arial"/>
                <w:sz w:val="18"/>
                <w:szCs w:val="20"/>
              </w:rPr>
            </w:pPr>
            <w:r w:rsidRPr="000D14B8">
              <w:rPr>
                <w:rFonts w:cs="Arial"/>
                <w:noProof/>
                <w:sz w:val="18"/>
                <w:szCs w:val="20"/>
              </w:rPr>
              <w:drawing>
                <wp:inline distT="0" distB="0" distL="0" distR="0" wp14:anchorId="5F219CF6" wp14:editId="278F8201">
                  <wp:extent cx="766800" cy="503213"/>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66800" cy="503213"/>
                          </a:xfrm>
                          <a:prstGeom prst="rect">
                            <a:avLst/>
                          </a:prstGeom>
                        </pic:spPr>
                      </pic:pic>
                    </a:graphicData>
                  </a:graphic>
                </wp:inline>
              </w:drawing>
            </w:r>
          </w:p>
        </w:tc>
        <w:tc>
          <w:tcPr>
            <w:tcW w:w="1398" w:type="dxa"/>
            <w:vAlign w:val="bottom"/>
          </w:tcPr>
          <w:p w14:paraId="25677EE8"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Um futuro desconhecido</w:t>
            </w:r>
          </w:p>
          <w:p w14:paraId="0E7C4195" w14:textId="77777777" w:rsidR="000D14B8" w:rsidRPr="000D14B8" w:rsidRDefault="000D14B8" w:rsidP="000D14B8">
            <w:pPr>
              <w:spacing w:line="240" w:lineRule="auto"/>
              <w:ind w:firstLine="0"/>
              <w:jc w:val="left"/>
              <w:rPr>
                <w:rFonts w:cs="Arial"/>
                <w:sz w:val="18"/>
                <w:szCs w:val="20"/>
              </w:rPr>
            </w:pPr>
            <w:r w:rsidRPr="000D14B8">
              <w:rPr>
                <w:rFonts w:cs="Arial"/>
                <w:noProof/>
                <w:sz w:val="18"/>
                <w:szCs w:val="20"/>
              </w:rPr>
              <w:drawing>
                <wp:inline distT="0" distB="0" distL="0" distR="0" wp14:anchorId="477B24C6" wp14:editId="5A3E938C">
                  <wp:extent cx="766800" cy="698641"/>
                  <wp:effectExtent l="0" t="0" r="0" b="63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66800" cy="698641"/>
                          </a:xfrm>
                          <a:prstGeom prst="rect">
                            <a:avLst/>
                          </a:prstGeom>
                        </pic:spPr>
                      </pic:pic>
                    </a:graphicData>
                  </a:graphic>
                </wp:inline>
              </w:drawing>
            </w:r>
          </w:p>
        </w:tc>
        <w:tc>
          <w:tcPr>
            <w:tcW w:w="430" w:type="dxa"/>
            <w:vMerge/>
          </w:tcPr>
          <w:p w14:paraId="4FECA68D" w14:textId="77777777" w:rsidR="000D14B8" w:rsidRPr="000D14B8" w:rsidRDefault="000D14B8" w:rsidP="00384AF5">
            <w:pPr>
              <w:spacing w:line="240" w:lineRule="auto"/>
              <w:ind w:firstLine="0"/>
              <w:rPr>
                <w:rFonts w:cs="Arial"/>
                <w:sz w:val="18"/>
                <w:szCs w:val="20"/>
              </w:rPr>
            </w:pPr>
          </w:p>
        </w:tc>
      </w:tr>
      <w:tr w:rsidR="000D14B8" w:rsidRPr="000D14B8" w14:paraId="4930F992" w14:textId="77777777" w:rsidTr="000D14B8">
        <w:tc>
          <w:tcPr>
            <w:tcW w:w="1413" w:type="dxa"/>
          </w:tcPr>
          <w:p w14:paraId="55F3FABB" w14:textId="77777777" w:rsidR="000D14B8" w:rsidRPr="000D14B8" w:rsidRDefault="000D14B8" w:rsidP="00384AF5">
            <w:pPr>
              <w:spacing w:line="240" w:lineRule="auto"/>
              <w:ind w:firstLine="0"/>
              <w:rPr>
                <w:rFonts w:cs="Arial"/>
                <w:b/>
                <w:sz w:val="18"/>
                <w:szCs w:val="18"/>
              </w:rPr>
            </w:pPr>
            <w:r w:rsidRPr="000D14B8">
              <w:rPr>
                <w:rFonts w:cs="Arial"/>
                <w:b/>
                <w:sz w:val="18"/>
                <w:szCs w:val="18"/>
              </w:rPr>
              <w:t>Modelo</w:t>
            </w:r>
          </w:p>
        </w:tc>
        <w:tc>
          <w:tcPr>
            <w:tcW w:w="425" w:type="dxa"/>
            <w:vMerge/>
          </w:tcPr>
          <w:p w14:paraId="0BE6AFE7" w14:textId="77777777" w:rsidR="000D14B8" w:rsidRPr="000D14B8" w:rsidRDefault="000D14B8" w:rsidP="00384AF5">
            <w:pPr>
              <w:spacing w:line="240" w:lineRule="auto"/>
              <w:rPr>
                <w:rFonts w:cs="Arial"/>
                <w:sz w:val="18"/>
                <w:szCs w:val="20"/>
              </w:rPr>
            </w:pPr>
          </w:p>
        </w:tc>
        <w:tc>
          <w:tcPr>
            <w:tcW w:w="1398" w:type="dxa"/>
          </w:tcPr>
          <w:p w14:paraId="2BF6EDD6"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Um único modelo determinístico</w:t>
            </w:r>
          </w:p>
        </w:tc>
        <w:tc>
          <w:tcPr>
            <w:tcW w:w="1398" w:type="dxa"/>
          </w:tcPr>
          <w:p w14:paraId="3B0EF812"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Um único modelo estocástico</w:t>
            </w:r>
          </w:p>
        </w:tc>
        <w:tc>
          <w:tcPr>
            <w:tcW w:w="1398" w:type="dxa"/>
          </w:tcPr>
          <w:p w14:paraId="484F8F66"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Diversos modelos, um deles é o mais provável</w:t>
            </w:r>
          </w:p>
        </w:tc>
        <w:tc>
          <w:tcPr>
            <w:tcW w:w="1398" w:type="dxa"/>
          </w:tcPr>
          <w:p w14:paraId="2F3D131F"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Diversos modelos com diferentes estruturas</w:t>
            </w:r>
          </w:p>
        </w:tc>
        <w:tc>
          <w:tcPr>
            <w:tcW w:w="1398" w:type="dxa"/>
          </w:tcPr>
          <w:p w14:paraId="551368A6"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 xml:space="preserve">Modelo desconhecido; sabe-se que não </w:t>
            </w:r>
            <w:r w:rsidR="00313A4A" w:rsidRPr="000D14B8">
              <w:rPr>
                <w:rFonts w:cs="Arial"/>
                <w:sz w:val="18"/>
                <w:szCs w:val="20"/>
              </w:rPr>
              <w:t>se sabe</w:t>
            </w:r>
          </w:p>
        </w:tc>
        <w:tc>
          <w:tcPr>
            <w:tcW w:w="430" w:type="dxa"/>
            <w:vMerge/>
          </w:tcPr>
          <w:p w14:paraId="64A280B8" w14:textId="77777777" w:rsidR="000D14B8" w:rsidRPr="000D14B8" w:rsidRDefault="000D14B8" w:rsidP="00384AF5">
            <w:pPr>
              <w:spacing w:line="240" w:lineRule="auto"/>
              <w:ind w:firstLine="0"/>
              <w:rPr>
                <w:rFonts w:cs="Arial"/>
                <w:sz w:val="18"/>
                <w:szCs w:val="20"/>
              </w:rPr>
            </w:pPr>
          </w:p>
        </w:tc>
      </w:tr>
      <w:tr w:rsidR="000D14B8" w:rsidRPr="000D14B8" w14:paraId="0C9DC3D6" w14:textId="77777777" w:rsidTr="000D14B8">
        <w:tc>
          <w:tcPr>
            <w:tcW w:w="1413" w:type="dxa"/>
          </w:tcPr>
          <w:p w14:paraId="76E33100" w14:textId="77777777" w:rsidR="000D14B8" w:rsidRPr="000D14B8" w:rsidRDefault="000D14B8" w:rsidP="00384AF5">
            <w:pPr>
              <w:spacing w:line="240" w:lineRule="auto"/>
              <w:ind w:firstLine="0"/>
              <w:rPr>
                <w:rFonts w:cs="Arial"/>
                <w:b/>
                <w:sz w:val="18"/>
                <w:szCs w:val="18"/>
              </w:rPr>
            </w:pPr>
            <w:r w:rsidRPr="000D14B8">
              <w:rPr>
                <w:rFonts w:cs="Arial"/>
                <w:b/>
                <w:sz w:val="18"/>
                <w:szCs w:val="18"/>
              </w:rPr>
              <w:t>Outcomes do Sistema</w:t>
            </w:r>
          </w:p>
        </w:tc>
        <w:tc>
          <w:tcPr>
            <w:tcW w:w="425" w:type="dxa"/>
            <w:vMerge/>
          </w:tcPr>
          <w:p w14:paraId="04DBBA79" w14:textId="77777777" w:rsidR="000D14B8" w:rsidRPr="000D14B8" w:rsidRDefault="000D14B8" w:rsidP="00384AF5">
            <w:pPr>
              <w:spacing w:line="240" w:lineRule="auto"/>
              <w:rPr>
                <w:rFonts w:cs="Arial"/>
                <w:sz w:val="18"/>
                <w:szCs w:val="20"/>
              </w:rPr>
            </w:pPr>
          </w:p>
        </w:tc>
        <w:tc>
          <w:tcPr>
            <w:tcW w:w="1398" w:type="dxa"/>
          </w:tcPr>
          <w:p w14:paraId="7C8D75F7"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Uma estimativa para cada outcome</w:t>
            </w:r>
          </w:p>
        </w:tc>
        <w:tc>
          <w:tcPr>
            <w:tcW w:w="1398" w:type="dxa"/>
          </w:tcPr>
          <w:p w14:paraId="59F385E8"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Um intervalo de confiança para cada outcome</w:t>
            </w:r>
          </w:p>
        </w:tc>
        <w:tc>
          <w:tcPr>
            <w:tcW w:w="1398" w:type="dxa"/>
          </w:tcPr>
          <w:p w14:paraId="6E64F4D0"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 xml:space="preserve">Diversos conjuntos de estimativas </w:t>
            </w:r>
            <w:r w:rsidR="00313A4A" w:rsidRPr="000D14B8">
              <w:rPr>
                <w:rFonts w:cs="Arial"/>
                <w:sz w:val="18"/>
                <w:szCs w:val="20"/>
              </w:rPr>
              <w:t>ranqueados</w:t>
            </w:r>
            <w:r w:rsidRPr="000D14B8">
              <w:rPr>
                <w:rFonts w:cs="Arial"/>
                <w:sz w:val="18"/>
                <w:szCs w:val="20"/>
              </w:rPr>
              <w:t xml:space="preserve"> pela sua probabilidade percebida</w:t>
            </w:r>
          </w:p>
        </w:tc>
        <w:tc>
          <w:tcPr>
            <w:tcW w:w="1398" w:type="dxa"/>
          </w:tcPr>
          <w:p w14:paraId="3210C01B"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Um range conhecido de outcomes</w:t>
            </w:r>
          </w:p>
        </w:tc>
        <w:tc>
          <w:tcPr>
            <w:tcW w:w="1398" w:type="dxa"/>
          </w:tcPr>
          <w:p w14:paraId="47A69F0E"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Outcomes desconhecidos</w:t>
            </w:r>
          </w:p>
        </w:tc>
        <w:tc>
          <w:tcPr>
            <w:tcW w:w="430" w:type="dxa"/>
            <w:vMerge/>
          </w:tcPr>
          <w:p w14:paraId="5E30AE5B" w14:textId="77777777" w:rsidR="000D14B8" w:rsidRPr="000D14B8" w:rsidRDefault="000D14B8" w:rsidP="00384AF5">
            <w:pPr>
              <w:spacing w:line="240" w:lineRule="auto"/>
              <w:ind w:firstLine="0"/>
              <w:rPr>
                <w:rFonts w:cs="Arial"/>
                <w:sz w:val="18"/>
                <w:szCs w:val="20"/>
              </w:rPr>
            </w:pPr>
          </w:p>
        </w:tc>
      </w:tr>
      <w:tr w:rsidR="000D14B8" w:rsidRPr="000D14B8" w14:paraId="4B311F9B" w14:textId="77777777" w:rsidTr="000D14B8">
        <w:tc>
          <w:tcPr>
            <w:tcW w:w="1413" w:type="dxa"/>
          </w:tcPr>
          <w:p w14:paraId="1B6E9600" w14:textId="77777777" w:rsidR="000D14B8" w:rsidRPr="000D14B8" w:rsidRDefault="000D14B8" w:rsidP="00384AF5">
            <w:pPr>
              <w:spacing w:line="240" w:lineRule="auto"/>
              <w:ind w:firstLine="0"/>
              <w:rPr>
                <w:rFonts w:cs="Arial"/>
                <w:b/>
                <w:sz w:val="18"/>
                <w:szCs w:val="18"/>
              </w:rPr>
            </w:pPr>
            <w:r w:rsidRPr="000D14B8">
              <w:rPr>
                <w:rFonts w:cs="Arial"/>
                <w:b/>
                <w:sz w:val="18"/>
                <w:szCs w:val="18"/>
              </w:rPr>
              <w:t>Pesos de Outcomes</w:t>
            </w:r>
          </w:p>
        </w:tc>
        <w:tc>
          <w:tcPr>
            <w:tcW w:w="425" w:type="dxa"/>
            <w:vMerge/>
          </w:tcPr>
          <w:p w14:paraId="7C7D4CBF" w14:textId="77777777" w:rsidR="000D14B8" w:rsidRPr="000D14B8" w:rsidRDefault="000D14B8" w:rsidP="00384AF5">
            <w:pPr>
              <w:spacing w:line="240" w:lineRule="auto"/>
              <w:ind w:firstLine="0"/>
              <w:rPr>
                <w:rFonts w:cs="Arial"/>
                <w:sz w:val="18"/>
                <w:szCs w:val="20"/>
              </w:rPr>
            </w:pPr>
          </w:p>
        </w:tc>
        <w:tc>
          <w:tcPr>
            <w:tcW w:w="1398" w:type="dxa"/>
          </w:tcPr>
          <w:p w14:paraId="6DF637EA"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Um único conjunto de pesos</w:t>
            </w:r>
          </w:p>
        </w:tc>
        <w:tc>
          <w:tcPr>
            <w:tcW w:w="1398" w:type="dxa"/>
          </w:tcPr>
          <w:p w14:paraId="19CC0804"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Diversos conjuntos de pesos, com uma probabilidade relacionada a cada um deles</w:t>
            </w:r>
          </w:p>
        </w:tc>
        <w:tc>
          <w:tcPr>
            <w:tcW w:w="1398" w:type="dxa"/>
          </w:tcPr>
          <w:p w14:paraId="435C4C9B"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 xml:space="preserve">Diversos conjuntos de pesos, </w:t>
            </w:r>
            <w:r w:rsidR="00313A4A" w:rsidRPr="000D14B8">
              <w:rPr>
                <w:rFonts w:cs="Arial"/>
                <w:sz w:val="18"/>
                <w:szCs w:val="20"/>
              </w:rPr>
              <w:t>ranqueados</w:t>
            </w:r>
            <w:r w:rsidRPr="000D14B8">
              <w:rPr>
                <w:rFonts w:cs="Arial"/>
                <w:sz w:val="18"/>
                <w:szCs w:val="20"/>
              </w:rPr>
              <w:t xml:space="preserve"> de acordo com a sua probabilidade percebida</w:t>
            </w:r>
          </w:p>
        </w:tc>
        <w:tc>
          <w:tcPr>
            <w:tcW w:w="1398" w:type="dxa"/>
          </w:tcPr>
          <w:p w14:paraId="46F3B744"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Um range conhecido de pesos</w:t>
            </w:r>
          </w:p>
        </w:tc>
        <w:tc>
          <w:tcPr>
            <w:tcW w:w="1398" w:type="dxa"/>
          </w:tcPr>
          <w:p w14:paraId="0ECA8732"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Pesos desconhecidos</w:t>
            </w:r>
          </w:p>
        </w:tc>
        <w:tc>
          <w:tcPr>
            <w:tcW w:w="430" w:type="dxa"/>
            <w:vMerge/>
          </w:tcPr>
          <w:p w14:paraId="0AB13454" w14:textId="77777777" w:rsidR="000D14B8" w:rsidRPr="000D14B8" w:rsidRDefault="000D14B8" w:rsidP="00384AF5">
            <w:pPr>
              <w:spacing w:line="240" w:lineRule="auto"/>
              <w:ind w:firstLine="0"/>
              <w:rPr>
                <w:rFonts w:cs="Arial"/>
                <w:sz w:val="18"/>
                <w:szCs w:val="20"/>
              </w:rPr>
            </w:pPr>
          </w:p>
        </w:tc>
      </w:tr>
    </w:tbl>
    <w:p w14:paraId="369653C7" w14:textId="77777777" w:rsidR="00384AF5" w:rsidRPr="00384AF5" w:rsidRDefault="000D14B8" w:rsidP="00A12864">
      <w:pPr>
        <w:ind w:firstLine="0"/>
        <w:jc w:val="center"/>
      </w:pPr>
      <w:r>
        <w:t xml:space="preserve">Fonte: Adaptado de </w:t>
      </w:r>
      <w:r>
        <w:fldChar w:fldCharType="begin" w:fldLock="1"/>
      </w:r>
      <w:r w:rsidR="00014164">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fldChar w:fldCharType="separate"/>
      </w:r>
      <w:r w:rsidRPr="000D14B8">
        <w:rPr>
          <w:noProof/>
        </w:rPr>
        <w:t>(WALKER; LEMPERT; KWAKKEL, 2013)</w:t>
      </w:r>
      <w:r>
        <w:fldChar w:fldCharType="end"/>
      </w:r>
      <w:r>
        <w:t>.</w:t>
      </w:r>
    </w:p>
    <w:p w14:paraId="4018C44C" w14:textId="77777777" w:rsidR="00B66EFC" w:rsidRDefault="00B66EFC" w:rsidP="00B66EFC">
      <w:pPr>
        <w:ind w:firstLine="0"/>
      </w:pPr>
    </w:p>
    <w:p w14:paraId="112F6AA2" w14:textId="77777777" w:rsidR="00732DBB" w:rsidRDefault="00732DBB" w:rsidP="000E404D">
      <w:r>
        <w:t>No nível 4 de incerteza (diversos futuros plausíveis), é possível enumerar múltiplos futuros alternativos, porém sem ordenar tais alternativas em termos de probabilidade percebida. Isto pode ocorrer devido à falta de conhecimento</w:t>
      </w:r>
      <w:r w:rsidR="00142309">
        <w:t xml:space="preserve"> e/ou concordância sobre</w:t>
      </w:r>
      <w:r>
        <w:t xml:space="preserve"> dados sobre </w:t>
      </w:r>
      <w:r w:rsidR="00142309">
        <w:t>ou</w:t>
      </w:r>
      <w:r>
        <w:t xml:space="preserve"> relações</w:t>
      </w:r>
      <w:r w:rsidR="00142309">
        <w:t xml:space="preserve"> entre as entidades do sistema. No nível 5 de incerteza (futuro desconhecido), representa o nível mais profundo de incerteza reconhecida. Apenas se sabe que nada é conhecido. </w:t>
      </w:r>
      <w:r w:rsidR="00142309">
        <w:fldChar w:fldCharType="begin" w:fldLock="1"/>
      </w:r>
      <w:r w:rsidR="00014164">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rsidR="00142309">
        <w:fldChar w:fldCharType="separate"/>
      </w:r>
      <w:r w:rsidR="00142309" w:rsidRPr="000D14B8">
        <w:rPr>
          <w:noProof/>
        </w:rPr>
        <w:t>(WALKER; LEMPERT; KWAKKEL, 2013)</w:t>
      </w:r>
      <w:r w:rsidR="00142309">
        <w:fldChar w:fldCharType="end"/>
      </w:r>
      <w:r w:rsidR="00142309">
        <w:t>.</w:t>
      </w:r>
    </w:p>
    <w:p w14:paraId="631A8637" w14:textId="77777777" w:rsidR="00142309" w:rsidRDefault="00142309" w:rsidP="000E404D">
      <w:r>
        <w:t xml:space="preserve">O termo </w:t>
      </w:r>
      <w:r w:rsidRPr="00142309">
        <w:rPr>
          <w:i/>
        </w:rPr>
        <w:t xml:space="preserve">Deep Uncertainty </w:t>
      </w:r>
      <w:r>
        <w:t xml:space="preserve">refere-se aos níveis 4 e 5 destacados anteriormente </w:t>
      </w:r>
      <w:r>
        <w:fldChar w:fldCharType="begin" w:fldLock="1"/>
      </w:r>
      <w:r w:rsidR="00014164">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fldChar w:fldCharType="separate"/>
      </w:r>
      <w:r w:rsidRPr="000D14B8">
        <w:rPr>
          <w:noProof/>
        </w:rPr>
        <w:t>(WALKER; LEMPERT; KWAKKEL, 2013)</w:t>
      </w:r>
      <w:r>
        <w:fldChar w:fldCharType="end"/>
      </w:r>
      <w:r>
        <w:t xml:space="preserve">, e é definido como uma situação na qual analistas não sabem, ou </w:t>
      </w:r>
      <w:r w:rsidRPr="00142309">
        <w:rPr>
          <w:i/>
        </w:rPr>
        <w:t>stakeholders</w:t>
      </w:r>
      <w:r>
        <w:t xml:space="preserve"> não conseguem concordar sobre: i) os modelos que descrevem as relações entre as principais relações que irão moldar o futuro, ii) as distribuições de probabilidade utilizadas para representar incertezas de variáveis chave e parâmetros destes modelos, e/ou iii) como avaliar a utilidade (traduzido de </w:t>
      </w:r>
      <w:r w:rsidRPr="00BC5B27">
        <w:rPr>
          <w:i/>
        </w:rPr>
        <w:t>desirability</w:t>
      </w:r>
      <w:r>
        <w:t xml:space="preserve">) </w:t>
      </w:r>
      <w:r w:rsidRPr="00142309">
        <w:t>de</w:t>
      </w:r>
      <w:r>
        <w:t xml:space="preserve"> diferentes </w:t>
      </w:r>
      <w:r w:rsidRPr="00142309">
        <w:rPr>
          <w:i/>
        </w:rPr>
        <w:t>outcomes</w:t>
      </w:r>
      <w:r>
        <w:t xml:space="preserve">.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"xii", "uris" : [ "http://www.mendeley.com/documents/?uuid=fc7eef92-8664-499e-ab2a-e8053d5b7ae4" ] } ], "mendeley" : { "formattedCitation" : "(LEMPERT; POPPER; BANKES, 2003, p. xii)", "plainTextFormattedCitation" : "(LEMPERT; POPPER; BANKES, 2003, p. xii)", "previouslyFormattedCitation" : "(LEMPERT; POPPER; BANKES, 2003, p. xii)" }, "properties" : { "noteIndex" : 0 }, "schema" : "https://github.com/citation-style-language/schema/raw/master/csl-citation.json" }</w:instrText>
      </w:r>
      <w:r>
        <w:fldChar w:fldCharType="separate"/>
      </w:r>
      <w:r w:rsidR="006E1018" w:rsidRPr="006E1018">
        <w:rPr>
          <w:noProof/>
        </w:rPr>
        <w:t>(LEMPERT; POPPER; BANKES, 2003, p. xii)</w:t>
      </w:r>
      <w:r>
        <w:fldChar w:fldCharType="end"/>
      </w:r>
      <w:r>
        <w:t>.</w:t>
      </w:r>
    </w:p>
    <w:p w14:paraId="0B9BE31F" w14:textId="77777777" w:rsidR="00CA2221" w:rsidRDefault="00CA2221">
      <w:pPr>
        <w:autoSpaceDE/>
        <w:autoSpaceDN/>
        <w:adjustRightInd/>
        <w:spacing w:after="160" w:line="259" w:lineRule="auto"/>
        <w:ind w:firstLine="0"/>
        <w:jc w:val="left"/>
        <w:rPr>
          <w:b/>
          <w:lang w:val="en-US"/>
        </w:rPr>
      </w:pPr>
      <w:bookmarkStart w:id="194" w:name="_Toc479347061"/>
      <w:r>
        <w:rPr>
          <w:lang w:val="en-US"/>
        </w:rPr>
        <w:br w:type="page"/>
      </w:r>
    </w:p>
    <w:p w14:paraId="49ED530B" w14:textId="35320AC6" w:rsidR="00014CEB" w:rsidRDefault="00014CEB">
      <w:pPr>
        <w:pStyle w:val="Ttulo3"/>
        <w:rPr>
          <w:ins w:id="195" w:author="Pedro Lima" w:date="2017-04-29T18:10:00Z"/>
        </w:rPr>
      </w:pPr>
      <w:ins w:id="196" w:author="Pedro Lima" w:date="2017-04-29T18:10:00Z">
        <w:r>
          <w:lastRenderedPageBreak/>
          <w:t>Artefatos para a Avaliação de Decisões sob Incerteza</w:t>
        </w:r>
      </w:ins>
    </w:p>
    <w:p w14:paraId="5BD40EBE" w14:textId="77777777" w:rsidR="00014CEB" w:rsidRPr="001375A1" w:rsidRDefault="00014CEB" w:rsidP="00014CEB">
      <w:pPr>
        <w:rPr>
          <w:ins w:id="197" w:author="Pedro Lima" w:date="2017-04-29T18:10:00Z"/>
        </w:rPr>
        <w:pPrChange w:id="198" w:author="Pedro Lima" w:date="2017-04-29T18:10:00Z">
          <w:pPr>
            <w:pStyle w:val="Ttulo3"/>
          </w:pPr>
        </w:pPrChange>
      </w:pPr>
    </w:p>
    <w:p w14:paraId="7664C864" w14:textId="77777777" w:rsidR="00E3242B" w:rsidRPr="002A58D4" w:rsidRDefault="00E3242B" w:rsidP="003A5BCD">
      <w:pPr>
        <w:pStyle w:val="Ttulo2"/>
        <w:rPr>
          <w:lang w:val="en-US"/>
        </w:rPr>
      </w:pPr>
      <w:r w:rsidRPr="002A58D4">
        <w:rPr>
          <w:lang w:val="en-US"/>
        </w:rPr>
        <w:t>RDM – Robust Decision Making</w:t>
      </w:r>
      <w:bookmarkEnd w:id="194"/>
    </w:p>
    <w:p w14:paraId="1368A402" w14:textId="77777777" w:rsidR="004B0057" w:rsidRDefault="003227C0" w:rsidP="0003259C">
      <w:pPr>
        <w:ind w:firstLine="737"/>
      </w:pPr>
      <w:r w:rsidRPr="003227C0">
        <w:t>A RDM (Robust Decision Maki</w:t>
      </w:r>
      <w:r w:rsidR="009E12E9">
        <w:t>ng) é uma abordagem</w:t>
      </w:r>
      <w:r w:rsidR="00FC67DB">
        <w:t xml:space="preserve"> quantitativa</w:t>
      </w:r>
      <w:r w:rsidR="009E12E9">
        <w:t xml:space="preserve"> que busca endereçar o desafio de tomar decisões em condiç</w:t>
      </w:r>
      <w:r w:rsidR="006A6C77">
        <w:t>ões de incerteza extrema (ou</w:t>
      </w:r>
      <w:r w:rsidR="009E12E9">
        <w:t xml:space="preserve"> </w:t>
      </w:r>
      <w:r w:rsidR="009E12E9">
        <w:rPr>
          <w:i/>
        </w:rPr>
        <w:t xml:space="preserve">deep </w:t>
      </w:r>
      <w:r w:rsidR="009E12E9" w:rsidRPr="009E12E9">
        <w:t>uncertainty</w:t>
      </w:r>
      <w:r w:rsidR="009E12E9">
        <w:t xml:space="preserve">). </w:t>
      </w:r>
      <w:r w:rsidR="009E12E9">
        <w:fldChar w:fldCharType="begin" w:fldLock="1"/>
      </w:r>
      <w:r w:rsidR="00666AF2">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"id" : "ITEM-2",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"ITEM-2", "issued" : { "date-parts" : [ [ "2003" ] ] }, "number-of-pages" : "1-208", "title" : "Shaping the Next One Hundred Years: New Methods for Quantitative, Long-Term Policy Analysis", "type" : "book" }, "uris" : [ "http://www.mendeley.com/documents/?uuid=fc7eef92-8664-499e-ab2a-e8053d5b7ae4" ] } ], "mendeley" : { "formattedCitation" : "(LEMPERT et al., 2006; LEMPERT; POPPER; BANKES, 2003)", "plainTextFormattedCitation" : "(LEMPERT et al., 2006; LEMPERT; POPPER; BANKES, 2003)", "previouslyFormattedCitation" : "(LEMPERT et al., 2006; LEMPERT; POPPER; BANKES, 2003)" }, "properties" : { "noteIndex" : 0 }, "schema" : "https://github.com/citation-style-language/schema/raw/master/csl-citation.json" }</w:instrText>
      </w:r>
      <w:r w:rsidR="009E12E9">
        <w:fldChar w:fldCharType="separate"/>
      </w:r>
      <w:r w:rsidR="006E1018" w:rsidRPr="006E1018">
        <w:rPr>
          <w:noProof/>
        </w:rPr>
        <w:t>(LEMPERT et al., 2006; LEMPERT; POPPER; BANKES, 2003)</w:t>
      </w:r>
      <w:r w:rsidR="009E12E9">
        <w:fldChar w:fldCharType="end"/>
      </w:r>
      <w:r w:rsidR="009E12E9" w:rsidRPr="00FC67DB">
        <w:t>.</w:t>
      </w:r>
      <w:r w:rsidR="00FC67DB" w:rsidRPr="00FC67DB">
        <w:t xml:space="preserve"> </w:t>
      </w:r>
      <w:r w:rsidR="00033429">
        <w:t>Embora possa ser de difícil implementação, o RDM opera sob um princípio simples. Ao invés de usar modelos computacionais e dados para descrever ou prever o futuro que mais provavelmente acontecerá, o RDM executa modelos computacionais para descobrir como estratégias se comportariam em centenas ou milhares de diferentes futuros plausíveis.</w:t>
      </w:r>
      <w:r w:rsidR="00033429">
        <w:fldChar w:fldCharType="begin" w:fldLock="1"/>
      </w:r>
      <w:r w:rsidR="005926AE">
        <w:instrText>ADDIN CSL_CITATION { "citationItems" : [ { "id" : "ITEM-1", "itemData" : { "ISBN" : "RB-9701", "abstract" : "When policymakers and decisionmakers face a hard-to- predict, deeply uncertain future, they need more than traditional prediction-based decision analysis to help them choose among alternatives. Fortunately, there are new approaches, such as Robust Decision Making (RDM), that exploit increasingly capable computer tools and are well suited for such situations. RDM rests on a simple concept: Rather than using models and data to describe a best-estimate future, RDM runs models many hundreds to thousands of times to determine how plans perform in a range of plausible futures. Visualization and statistical analysis of the resulting database of runs then help decisionmakers dis- tinguish those future conditions in which their plans perform well from those in which their plans perform poorly, assist- ing them in making their plans more robust. This research highlight discusses how RDM works and illustrates its ben- efits through two example applications: helping a water management agency adaptively plan for climate change and determining whether federal terrorism insurance would cost or save taxpayers money.", "author" : [ { "dropping-particle" : "", "family" : "Rand", "given" : "", "non-dropping-particle" : "", "parse-names" : false, "suffix" : "" } ], "container-title" : "RAND Corporation Research Highlights", "id" : "ITEM-1", "issued" : { "date-parts" : [ [ "2013" ] ] }, "page" : "1-7", "title" : "Making Good Decisions Without Predictions", "type" : "article-journal" }, "uris" : [ "http://www.mendeley.com/documents/?uuid=5d54119c-5cfa-4ce1-a55e-6a4b16585f01" ] } ], "mendeley" : { "formattedCitation" : "(RAND, 2013)", "plainTextFormattedCitation" : "(RAND, 2013)", "previouslyFormattedCitation" : "(RAND, 2013)" }, "properties" : { "noteIndex" : 0 }, "schema" : "https://github.com/citation-style-language/schema/raw/master/csl-citation.json" }</w:instrText>
      </w:r>
      <w:r w:rsidR="00033429">
        <w:fldChar w:fldCharType="separate"/>
      </w:r>
      <w:r w:rsidR="00033429" w:rsidRPr="00033429">
        <w:rPr>
          <w:noProof/>
        </w:rPr>
        <w:t>(RAND, 2013)</w:t>
      </w:r>
      <w:r w:rsidR="00033429">
        <w:fldChar w:fldCharType="end"/>
      </w:r>
      <w:r w:rsidR="00033429">
        <w:t>.</w:t>
      </w:r>
      <w:r w:rsidR="0003259C">
        <w:t xml:space="preserve"> </w:t>
      </w:r>
      <w:r w:rsidR="004B0057">
        <w:t xml:space="preserve">Em situações nas quais há uma quantidade extensa de possíveis estratégias, o RDM propõe-se como uma abordagem sistemática para explorar e encontrar aquelas que provavelmente serão robustas. </w:t>
      </w:r>
      <w:r w:rsidR="004B0057">
        <w:fldChar w:fldCharType="begin" w:fldLock="1"/>
      </w:r>
      <w:r w:rsidR="00E14B7D">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sidR="004B0057">
        <w:fldChar w:fldCharType="separate"/>
      </w:r>
      <w:r w:rsidR="004B0057" w:rsidRPr="004B0057">
        <w:rPr>
          <w:noProof/>
        </w:rPr>
        <w:t>(GROVES, 2006)</w:t>
      </w:r>
      <w:r w:rsidR="004B0057">
        <w:fldChar w:fldCharType="end"/>
      </w:r>
      <w:r w:rsidR="004B0057">
        <w:t>.</w:t>
      </w:r>
    </w:p>
    <w:p w14:paraId="3068A7FC" w14:textId="77777777" w:rsidR="00033429" w:rsidRDefault="004B0057" w:rsidP="00033429">
      <w:pPr>
        <w:ind w:firstLine="737"/>
      </w:pPr>
      <w:r>
        <w:t>Para tanto, o</w:t>
      </w:r>
      <w:r w:rsidR="005926AE">
        <w:t xml:space="preserve"> RDM requer a construção de um gerador de cenários (em outras palavras, um ou mais modelos que possam </w:t>
      </w:r>
      <w:r w:rsidR="0003259C">
        <w:t>calcular</w:t>
      </w:r>
      <w:r w:rsidR="005926AE">
        <w:t xml:space="preserve"> consequências </w:t>
      </w:r>
      <w:r w:rsidR="0003259C">
        <w:t>de</w:t>
      </w:r>
      <w:r w:rsidR="005926AE">
        <w:t xml:space="preserve"> um conjunto de estratégias e pressupostos), e o utiliza para: i) sugerir que estratégias são mais robustas, ou seja, cuja performance é relativamente insensível às incertezas em comparação às demais estratégias; ii) identificar vulnerabilidades destas estratégias presentes, ou seja, cenários nos quais esta estratégia tem baixa performance relativa; iii) sugerir novas estratégias ou melhorias que sirvam como blindagem à estas incertezas; e iv) caracterizar os </w:t>
      </w:r>
      <w:r w:rsidR="005926AE" w:rsidRPr="00BC5B27">
        <w:t>tradeoffs</w:t>
      </w:r>
      <w:r w:rsidR="005926AE">
        <w:t xml:space="preserve"> presentes na escolha das melhores estratégias identificadas. </w:t>
      </w:r>
      <w:r w:rsidR="005926AE">
        <w:fldChar w:fldCharType="begin" w:fldLock="1"/>
      </w:r>
      <w:r w:rsidR="00090C35">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5926AE">
        <w:fldChar w:fldCharType="separate"/>
      </w:r>
      <w:r w:rsidR="005926AE" w:rsidRPr="005926AE">
        <w:rPr>
          <w:noProof/>
        </w:rPr>
        <w:t>(LEMPERT et al., 2006)</w:t>
      </w:r>
      <w:r w:rsidR="005926AE">
        <w:fldChar w:fldCharType="end"/>
      </w:r>
      <w:r w:rsidR="005926AE">
        <w:t>.</w:t>
      </w:r>
    </w:p>
    <w:p w14:paraId="3A013E6C" w14:textId="77777777" w:rsidR="004B0057" w:rsidRDefault="00FC67DB" w:rsidP="004B0057">
      <w:pPr>
        <w:ind w:firstLine="737"/>
      </w:pPr>
      <w:r w:rsidRPr="00FC67DB">
        <w:t xml:space="preserve">Tal abordagem busca </w:t>
      </w:r>
      <w:r w:rsidR="00CC20D6">
        <w:t xml:space="preserve">aliar </w:t>
      </w:r>
      <w:r w:rsidRPr="00FC67DB">
        <w:t>as forças da abordagem de planejamento por cen</w:t>
      </w:r>
      <w:r>
        <w:t xml:space="preserve">ários (como a consideração de uma ampla gama de futuros plausíveis) com as vantagens da análise quantitativa computacional (como </w:t>
      </w:r>
      <w:r w:rsidR="008833B2">
        <w:t xml:space="preserve">a possibilidade de </w:t>
      </w:r>
      <w:r w:rsidR="001C1A6D">
        <w:t>calcular</w:t>
      </w:r>
      <w:r w:rsidR="008833B2">
        <w:t xml:space="preserve"> os </w:t>
      </w:r>
      <w:r w:rsidR="008833B2">
        <w:rPr>
          <w:i/>
        </w:rPr>
        <w:t xml:space="preserve">outcomes </w:t>
      </w:r>
      <w:r w:rsidR="008833B2">
        <w:t>de um conjunto de estratégias em milhares de cenários assumindo diferentes pressupostos plausíveis).</w:t>
      </w:r>
      <w:r w:rsidR="00CC20D6">
        <w:t xml:space="preserve"> </w:t>
      </w:r>
      <w:r w:rsidR="00CC20D6">
        <w:fldChar w:fldCharType="begin" w:fldLock="1"/>
      </w:r>
      <w:r w:rsidR="000A0076">
        <w:instrText>ADDIN CSL_CITATION { "citationItems" : [ { "id" : "ITEM-1",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"ITEM-1", "issue" : "1", "issued" : { "date-parts" : [ [ "2007" ] ] }, "page" : "73-85", "title" : "A new analytic method for finding policy-relevant scenarios", "type" : "article-journal", "volume" : "17" }, "uris" : [ "http://www.mendeley.com/documents/?uuid=37690120-ada9-4435-85f5-a814ba10acb3" ] } ], "mendeley" : { "formattedCitation" : "(GROVES; LEMPERT, 2007)", "plainTextFormattedCitation" : "(GROVES; LEMPERT, 2007)", "previouslyFormattedCitation" : "(GROVES; LEMPERT, 2007)" }, "properties" : { "noteIndex" : 0 }, "schema" : "https://github.com/citation-style-language/schema/raw/master/csl-citation.json" }</w:instrText>
      </w:r>
      <w:r w:rsidR="00CC20D6">
        <w:fldChar w:fldCharType="separate"/>
      </w:r>
      <w:r w:rsidR="00CC20D6" w:rsidRPr="00CC20D6">
        <w:rPr>
          <w:noProof/>
        </w:rPr>
        <w:t>(GROVES; LEMPERT, 2007)</w:t>
      </w:r>
      <w:r w:rsidR="00CC20D6">
        <w:fldChar w:fldCharType="end"/>
      </w:r>
      <w:r w:rsidR="00CC20D6">
        <w:t>.</w:t>
      </w:r>
      <w:r w:rsidR="008833B2">
        <w:t xml:space="preserve"> Nest</w:t>
      </w:r>
      <w:r w:rsidR="009670F9">
        <w:t>e sentido,</w:t>
      </w:r>
      <w:r w:rsidR="008833B2">
        <w:t xml:space="preserve"> </w:t>
      </w:r>
      <w:r w:rsidR="00032EEC">
        <w:t>o</w:t>
      </w:r>
      <w:r w:rsidR="008833B2">
        <w:t xml:space="preserve"> RDM busca utilizar as capabilidades de humanos e </w:t>
      </w:r>
      <w:r w:rsidR="00D13428">
        <w:t>algoritmos computacionais</w:t>
      </w:r>
      <w:r w:rsidR="008833B2">
        <w:t xml:space="preserve"> de maneira complementar </w:t>
      </w:r>
      <w:r w:rsidR="008833B2">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8833B2">
        <w:fldChar w:fldCharType="separate"/>
      </w:r>
      <w:r w:rsidR="006E1018" w:rsidRPr="006E1018">
        <w:rPr>
          <w:noProof/>
        </w:rPr>
        <w:t>(LEMPERT; POPPER; BANKES, 2003)</w:t>
      </w:r>
      <w:r w:rsidR="008833B2">
        <w:fldChar w:fldCharType="end"/>
      </w:r>
      <w:r w:rsidR="009670F9">
        <w:t>, propondo-se como uma síntese entre o uso de cenários narrativos e o uso de métodos quantitativos para tomada de decisão</w:t>
      </w:r>
      <w:r w:rsidR="008833B2" w:rsidRPr="009670F9">
        <w:t>.</w:t>
      </w:r>
      <w:r w:rsidR="009670F9">
        <w:t xml:space="preserve"> </w:t>
      </w:r>
      <w:r w:rsidR="009670F9">
        <w:fldChar w:fldCharType="begin" w:fldLock="1"/>
      </w:r>
      <w:r w:rsidR="0042358D">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9670F9">
        <w:fldChar w:fldCharType="separate"/>
      </w:r>
      <w:r w:rsidR="009670F9" w:rsidRPr="003059A5">
        <w:rPr>
          <w:noProof/>
        </w:rPr>
        <w:t>(LEMPERT et al., 2006)</w:t>
      </w:r>
      <w:r w:rsidR="009670F9">
        <w:fldChar w:fldCharType="end"/>
      </w:r>
      <w:r w:rsidR="009670F9">
        <w:t>.</w:t>
      </w:r>
    </w:p>
    <w:p w14:paraId="5CC480D6" w14:textId="77777777" w:rsidR="00E14B7D" w:rsidRDefault="004B0057" w:rsidP="00E14B7D">
      <w:pPr>
        <w:ind w:firstLine="737"/>
      </w:pPr>
      <w:r>
        <w:lastRenderedPageBreak/>
        <w:t>Uma característica do RDM que o alinha com a abordagem de cenários</w:t>
      </w:r>
      <w:r w:rsidR="00416453">
        <w:t xml:space="preserve"> e o separa de outras abordagens tradicionais</w:t>
      </w:r>
      <w:r>
        <w:t xml:space="preserve"> é o fato de que o RDM evita que stakeholders precisem atribuir probabilidades </w:t>
      </w:r>
      <w:r w:rsidR="00DF426D">
        <w:t>a</w:t>
      </w:r>
      <w:r>
        <w:t xml:space="preserve"> incertezas críticas que podem moldar o futuro</w:t>
      </w:r>
      <w:r w:rsidR="00E14B7D">
        <w:t xml:space="preserve"> no início da análise</w:t>
      </w:r>
      <w:r>
        <w:t xml:space="preserve">. Apenas no fim da análise, o RDM propõe a apresentação da incerteza residual em relação às estratégias robustas identificadas </w:t>
      </w:r>
      <w:r w:rsidR="00CE5BE6">
        <w:t>para que os stakeholders</w:t>
      </w:r>
      <w:r w:rsidR="00E14B7D">
        <w:t xml:space="preserve"> decidam com base em seus valores e suas expectativas sobre o futuro</w:t>
      </w:r>
      <w:r w:rsidR="00CE5BE6">
        <w:t>.</w:t>
      </w:r>
      <w:r w:rsidR="00E14B7D">
        <w:t xml:space="preserve"> </w:t>
      </w:r>
      <w:r w:rsidR="00E14B7D">
        <w:fldChar w:fldCharType="begin" w:fldLock="1"/>
      </w:r>
      <w:r w:rsidR="003C22CA">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sidR="00E14B7D">
        <w:fldChar w:fldCharType="separate"/>
      </w:r>
      <w:r w:rsidR="00E14B7D" w:rsidRPr="00E14B7D">
        <w:rPr>
          <w:noProof/>
        </w:rPr>
        <w:t>(GROVES, 2006)</w:t>
      </w:r>
      <w:r w:rsidR="00E14B7D">
        <w:fldChar w:fldCharType="end"/>
      </w:r>
      <w:r w:rsidR="00E03226">
        <w:t>.</w:t>
      </w:r>
    </w:p>
    <w:p w14:paraId="798F7625" w14:textId="77777777" w:rsidR="007216B9" w:rsidRDefault="007216B9" w:rsidP="007216B9">
      <w:pPr>
        <w:pStyle w:val="Ttulo3"/>
      </w:pPr>
      <w:bookmarkStart w:id="199" w:name="_Toc479347062"/>
      <w:r>
        <w:t>Elementos Analíticos</w:t>
      </w:r>
      <w:bookmarkEnd w:id="199"/>
    </w:p>
    <w:p w14:paraId="0FB45292" w14:textId="77777777" w:rsidR="00BF6972" w:rsidRDefault="006A67AC" w:rsidP="006A67AC">
      <w:pPr>
        <w:ind w:firstLine="737"/>
      </w:pPr>
      <w:r>
        <w:t xml:space="preserve">A abordagem do RDM é composta por quatro elementos principais. </w:t>
      </w:r>
      <w:r w:rsidR="00BF6972">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BF6972">
        <w:fldChar w:fldCharType="separate"/>
      </w:r>
      <w:r w:rsidR="006E1018" w:rsidRPr="006E1018">
        <w:rPr>
          <w:noProof/>
        </w:rPr>
        <w:t>(LEMPERT; POPPER; BANKES, 2003)</w:t>
      </w:r>
      <w:r w:rsidR="00BF6972">
        <w:fldChar w:fldCharType="end"/>
      </w:r>
      <w:r w:rsidR="00BF6972">
        <w:t xml:space="preserve">. </w:t>
      </w:r>
      <w:r>
        <w:t xml:space="preserve">O primeiro deles é a </w:t>
      </w:r>
      <w:r w:rsidRPr="00D41DEF">
        <w:rPr>
          <w:i/>
        </w:rPr>
        <w:t>consideração de um grande conjunto de cenários</w:t>
      </w:r>
      <w:r>
        <w:t xml:space="preserve">. Tal conjunto de cenários considera uma ampla gama de futuros plausíveis de modo a desafiar estratégias alternativas. Este aspecto é importante para absorver diferentes informações e expectativas que </w:t>
      </w:r>
      <w:r w:rsidRPr="006A2F1E">
        <w:rPr>
          <w:i/>
        </w:rPr>
        <w:t>stakeholders</w:t>
      </w:r>
      <w:r>
        <w:rPr>
          <w:i/>
        </w:rPr>
        <w:t xml:space="preserve"> </w:t>
      </w:r>
      <w:r>
        <w:t xml:space="preserve">possam ter sobre o que o futuro poderá ser.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006E1018" w:rsidRPr="006E1018">
        <w:rPr>
          <w:noProof/>
        </w:rPr>
        <w:t>(LEMPERT; POPPER; BANKES, 2003)</w:t>
      </w:r>
      <w:r>
        <w:fldChar w:fldCharType="end"/>
      </w:r>
      <w:r>
        <w:t>.</w:t>
      </w:r>
    </w:p>
    <w:p w14:paraId="13D05886" w14:textId="77777777" w:rsidR="006A67AC" w:rsidRDefault="00BF6972" w:rsidP="006A67AC">
      <w:pPr>
        <w:ind w:firstLine="737"/>
      </w:pPr>
      <w:r>
        <w:t xml:space="preserve">Este elemento é executado em uma análise RDM por meio do uso da Análise Exploratória. Tal análise utiliza modelos computacionais para executar experimentos sobre como estratégias podem se comportar em uma ampla gama de futuros plausíveis. </w:t>
      </w:r>
      <w:r>
        <w:fldChar w:fldCharType="begin" w:fldLock="1"/>
      </w:r>
      <w:r w:rsidR="00155F80">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BF6972">
        <w:rPr>
          <w:noProof/>
        </w:rPr>
        <w:t>(GROVES, 2006)</w:t>
      </w:r>
      <w:r>
        <w:fldChar w:fldCharType="end"/>
      </w:r>
      <w:r>
        <w:t>.</w:t>
      </w:r>
      <w:r w:rsidR="00416453">
        <w:t xml:space="preserve"> Uma seção específica deste trabalho discutirá o paradigma da modelagem exploratória.</w:t>
      </w:r>
    </w:p>
    <w:p w14:paraId="3AE0C9F9" w14:textId="77777777" w:rsidR="00586808" w:rsidRPr="00AF0D6F" w:rsidRDefault="006A67AC" w:rsidP="005A2B16">
      <w:pPr>
        <w:ind w:firstLine="737"/>
      </w:pPr>
      <w:r>
        <w:t xml:space="preserve">O segundo elemento é a </w:t>
      </w:r>
      <w:r>
        <w:rPr>
          <w:i/>
        </w:rPr>
        <w:t>procura de estratégias robustas ao invés de “ótimas”</w:t>
      </w:r>
      <w:r>
        <w:t xml:space="preserve">.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006E1018" w:rsidRPr="006E1018">
        <w:rPr>
          <w:noProof/>
        </w:rPr>
        <w:t>(LEMPERT; POPPER; BANKES, 2003)</w:t>
      </w:r>
      <w:r>
        <w:fldChar w:fldCharType="end"/>
      </w:r>
      <w:r>
        <w:t xml:space="preserve">. </w:t>
      </w:r>
      <w:r w:rsidR="00586808">
        <w:t>A</w:t>
      </w:r>
      <w:r>
        <w:t xml:space="preserve"> robustez é um critério </w:t>
      </w:r>
      <w:r w:rsidR="00BF6972">
        <w:t xml:space="preserve">usualmente </w:t>
      </w:r>
      <w:r>
        <w:t xml:space="preserve">utilizado </w:t>
      </w:r>
      <w:r w:rsidR="00155F80">
        <w:t xml:space="preserve">intuitivamente </w:t>
      </w:r>
      <w:r>
        <w:t xml:space="preserve">por tomadores de decisão em situações </w:t>
      </w:r>
      <w:r w:rsidR="00155F80">
        <w:t xml:space="preserve">reais </w:t>
      </w:r>
      <w:r>
        <w:t>de incerteza</w:t>
      </w:r>
      <w:r w:rsidR="00155F80">
        <w:t xml:space="preserve">. Tomadores de decisão tendem a avaliar sua decisão como ruim (ou seja, expressam arrependimento) se o seu resultado é substancialmente pior do que o resultado da sua melhor escolha possível. </w:t>
      </w:r>
      <w:r w:rsidR="00155F80">
        <w:fldChar w:fldCharType="begin" w:fldLock="1"/>
      </w:r>
      <w:r w:rsidR="00DB21FB">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sidR="00155F80">
        <w:fldChar w:fldCharType="separate"/>
      </w:r>
      <w:r w:rsidR="00155F80" w:rsidRPr="00155F80">
        <w:rPr>
          <w:noProof/>
        </w:rPr>
        <w:t>(GROVES, 2006)</w:t>
      </w:r>
      <w:r w:rsidR="00155F80">
        <w:fldChar w:fldCharType="end"/>
      </w:r>
      <w:r w:rsidR="00BF6972">
        <w:t>.</w:t>
      </w:r>
      <w:r w:rsidR="00586808">
        <w:t xml:space="preserve"> </w:t>
      </w:r>
    </w:p>
    <w:p w14:paraId="5CB11F43" w14:textId="77777777" w:rsidR="00DB21FB" w:rsidRPr="00BC5B27" w:rsidRDefault="006A67AC" w:rsidP="006A67AC">
      <w:pPr>
        <w:ind w:firstLine="737"/>
        <w:rPr>
          <w:lang w:val="en-US"/>
        </w:rPr>
      </w:pPr>
      <w:r>
        <w:t xml:space="preserve">O terceiro elemento é o </w:t>
      </w:r>
      <w:r w:rsidRPr="000A0076">
        <w:rPr>
          <w:i/>
        </w:rPr>
        <w:t>emprego de estratégias adaptativas</w:t>
      </w:r>
      <w:r>
        <w:t xml:space="preserve">, as quais evoluem ao longo do tempo, para atingir robustez.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006E1018" w:rsidRPr="006E1018">
        <w:rPr>
          <w:noProof/>
        </w:rPr>
        <w:t>(LEMPERT; POPPER; BANKES, 2003)</w:t>
      </w:r>
      <w:r>
        <w:fldChar w:fldCharType="end"/>
      </w:r>
      <w:r>
        <w:t>.</w:t>
      </w:r>
      <w:r w:rsidR="00DB21FB">
        <w:t xml:space="preserve"> </w:t>
      </w:r>
      <w:r w:rsidR="00165A54">
        <w:t xml:space="preserve">O </w:t>
      </w:r>
      <w:r w:rsidR="00020AED">
        <w:t>RDM parte da premissa de que um</w:t>
      </w:r>
      <w:r w:rsidR="00165A54">
        <w:t xml:space="preserve"> conjunto inicial de estratégias sob consideração não irá incluir todas as estratégias possíveis. Por este motivo, a identificação de cenários que evidenciam as vulnerabilidades das estrat</w:t>
      </w:r>
      <w:r w:rsidR="00020AED">
        <w:t>égias candidatas pode</w:t>
      </w:r>
      <w:r w:rsidR="00165A54">
        <w:t xml:space="preserve"> contribuir para a proposição de estratégias adaptativas (ou ainda, </w:t>
      </w:r>
      <w:r w:rsidR="00165A54" w:rsidRPr="00BC5B27">
        <w:rPr>
          <w:i/>
        </w:rPr>
        <w:t>hedging actions</w:t>
      </w:r>
      <w:r w:rsidR="00165A54">
        <w:t xml:space="preserve">), que expandam a análise considerando estratégias mais robustas. </w:t>
      </w:r>
      <w:r w:rsidR="00165A54">
        <w:fldChar w:fldCharType="begin" w:fldLock="1"/>
      </w:r>
      <w:r w:rsidR="00FE7784">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sidR="00165A54">
        <w:fldChar w:fldCharType="separate"/>
      </w:r>
      <w:r w:rsidR="00165A54" w:rsidRPr="00BC5B27">
        <w:rPr>
          <w:noProof/>
          <w:lang w:val="en-US"/>
        </w:rPr>
        <w:t>(GROVES, 2006)</w:t>
      </w:r>
      <w:r w:rsidR="00165A54">
        <w:fldChar w:fldCharType="end"/>
      </w:r>
      <w:r w:rsidR="00165A54" w:rsidRPr="00BC5B27">
        <w:rPr>
          <w:lang w:val="en-US"/>
        </w:rPr>
        <w:t>.</w:t>
      </w:r>
    </w:p>
    <w:p w14:paraId="120923F6" w14:textId="77777777" w:rsidR="00DB21FB" w:rsidRPr="00BC5B27" w:rsidRDefault="00DB21FB" w:rsidP="002B546E">
      <w:pPr>
        <w:ind w:firstLine="737"/>
        <w:rPr>
          <w:lang w:val="en-US"/>
        </w:rPr>
      </w:pPr>
      <w:r w:rsidRPr="00BC5B27">
        <w:rPr>
          <w:lang w:val="en-US"/>
        </w:rPr>
        <w:lastRenderedPageBreak/>
        <w:t>Hallegat</w:t>
      </w:r>
      <w:r w:rsidR="00313A4A" w:rsidRPr="00BC5B27">
        <w:rPr>
          <w:lang w:val="en-US"/>
        </w:rPr>
        <w:t>t</w:t>
      </w:r>
      <w:r w:rsidRPr="00BC5B27">
        <w:rPr>
          <w:lang w:val="en-US"/>
        </w:rPr>
        <w:t xml:space="preserve">e et. al </w:t>
      </w:r>
      <w:r w:rsidRPr="00A60C74">
        <w:fldChar w:fldCharType="begin" w:fldLock="1"/>
      </w:r>
      <w:r w:rsidR="004845FB" w:rsidRPr="00BC5B27">
        <w:rPr>
          <w:lang w:val="en-US"/>
        </w:rPr>
        <w:instrText>ADDIN CSL_CITATION { "citationItems" : [ { "id" : "ITEM-1", "itemData" : { "DOI" : "doi:10.1596/1813-9450-6193", "ISBN" : "&lt;null&gt;", "PMID" : "4", "abstract" : "While agreeing on the choice of an optimal investment decision is already difficult for any diverse group of actors, priorities, and world views, the presence of deep uncertainties further challenges the decision-making framework by questioning the robustness of all purportedly optimal solutions. This paper summarizes the additional uncertainty that is created by climate change, and reviews the tools that are available to project climate change (including downscaling techniques) and to assess and quantify the corresponding uncertainty. Assuming that climate change and other deep uncertainties cannot be eliminated over the short term (and probably even over the longer term), it then summarizes existing decision-making methodologies that are able to deal with climate-related uncertainty, namely cost-benefit analysis under uncertainty, cost- benefit analysis with real options, robust decision making, and climate informed decision analysis. It also provides examples of applications of these methodologies, highlighting their pros and cons and their domain of applicability. The paper concludes that it is impossible to define the \u201cbest\u201d solution or to prescribe any particular methodology in general. Instead, a menu of methodologies is required, together with some indications on which strategies are most appropriate in which contexts. This analysis is based on a set of interviews with decision-makers, in particular World Bank project leaders, and on a literature review on decision-making under uncertainty. It aims at helping decision-makers identify which method is more appropriate in a given context, as a function of the project\u2019s lifetime, cost, and vulnerability.", "author" : [ { "dropping-particle" : "", "family" : "Hallegatte", "given" : "St\u00e9phane", "non-dropping-particle" : "", "parse-names" : false, "suffix" : "" }, { "dropping-particle" : "", "family" : "Shah", "given" : "A", "non-dropping-particle" : "", "parse-names" : false, "suffix" : "" }, { "dropping-particle" : "", "family" : "Brown", "given" : "Casey", "non-dropping-particle" : "", "parse-names" : false, "suffix" : "" }, { "dropping-particle" : "", "family" : "Lempert", "given" : "Robert J.", "non-dropping-particle" : "", "parse-names" : false, "suffix" : "" }, { "dropping-particle" : "", "family" : "Gill", "given" : "S", "non-dropping-particle" : "", "parse-names" : false, "suffix" : "" } ], "container-title" : "Policy Research Working Paper", "id" : "ITEM-1", "issue" : "6193", "issued" : { "date-parts" : [ [ "2012" ] ] }, "page" : "1-41", "title" : "Investment Decision Making Under Deep Uncertainty: Application to Climate Change", "type" : "article-journal" }, "locator" : "16", "suppress-author" : 1, "uris" : [ "http://www.mendeley.com/documents/?uuid=fb95274c-4103-45cb-a8b5-8c65b85d7a35" ] } ], "mendeley" : { "formattedCitation" : "(2012, p. 16)", "plainTextFormattedCitation" : "(2012, p. 16)", "previouslyFormattedCitation" : "(2012, p. 16)" }, "properties" : { "noteIndex" : 0 }, "schema" : "https://github.com/citation-style-language/schema/raw/master/csl-citation.json" }</w:instrText>
      </w:r>
      <w:r w:rsidRPr="00A60C74">
        <w:fldChar w:fldCharType="separate"/>
      </w:r>
      <w:r w:rsidR="003342C9" w:rsidRPr="00BC5B27">
        <w:rPr>
          <w:noProof/>
          <w:lang w:val="en-US"/>
        </w:rPr>
        <w:t>(2012, p. 16)</w:t>
      </w:r>
      <w:r w:rsidRPr="00A60C74">
        <w:fldChar w:fldCharType="end"/>
      </w:r>
      <w:r w:rsidRPr="00BC5B27">
        <w:rPr>
          <w:lang w:val="en-US"/>
        </w:rPr>
        <w:t xml:space="preserve"> sugerem quatro classes de estratégias que podem ser usadas para alcançar a robustez: i) Estratégias de baixo arrependimento (estratégias que funcionam bem em qualquer cenário); ii) Estratégias Reversíveis ou Flexíveis (estratégias mais flexíveis do que as demais opções); iii) Estratégias que adotam margens de segurança (estratégias que reduzem a vulnerabilidade da decisão a um baixo custo) e ; iv)  Estratégias que reduzem o horizonte de tempo da decisão.</w:t>
      </w:r>
    </w:p>
    <w:p w14:paraId="03B546F3" w14:textId="77777777" w:rsidR="006A67AC" w:rsidRDefault="006A67AC" w:rsidP="00416453">
      <w:pPr>
        <w:ind w:firstLine="737"/>
      </w:pPr>
      <w:r>
        <w:t xml:space="preserve">O quarto elemento é projetar a análise para a exploração interativa de diversos futuros plausíveis.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006E1018" w:rsidRPr="006E1018">
        <w:rPr>
          <w:noProof/>
        </w:rPr>
        <w:t>(LEMPERT; POPPER; BANKES, 2003)</w:t>
      </w:r>
      <w:r>
        <w:fldChar w:fldCharType="end"/>
      </w:r>
      <w:r>
        <w:t>.</w:t>
      </w:r>
      <w:r w:rsidR="00416453">
        <w:t xml:space="preserve"> </w:t>
      </w:r>
      <w:r w:rsidR="00FE7784">
        <w:t xml:space="preserve">Considerando os elementos anteriores, a abordagem RDM propõe-se como interativa (à medida que propõe a deliberação por parte dos stakeholders utilizando os outputs de suas análises) e iterativa (à medida que requer a repetição dos passos do método em ciclos de identificação e avaliação da vulnerabilidade das estratégias). </w:t>
      </w:r>
      <w:r w:rsidR="00FE7784">
        <w:fldChar w:fldCharType="begin" w:fldLock="1"/>
      </w:r>
      <w:r w:rsidR="00666AF2">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"id" : "ITEM-2",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"ITEM-2", "issued" : { "date-parts" : [ [ "2003" ] ] }, "number-of-pages" : "1-208", "title" : "Shaping the Next One Hundred Years: New Methods for Quantitative, Long-Term Policy Analysis", "type" : "book" }, "uris" : [ "http://www.mendeley.com/documents/?uuid=fc7eef92-8664-499e-ab2a-e8053d5b7ae4" ] }, { "id" : "ITEM-3",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"ITEM-3",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"(GROVES, 2006; LEMPERT et al., 2006; LEMPERT; POPPER; BANKES, 2003)", "plainTextFormattedCitation" : "(GROVES, 2006; LEMPERT et al., 2006; LEMPERT; POPPER; BANKES, 2003)", "previouslyFormattedCitation" : "(GROVES, 2006; LEMPERT et al., 2006; LEMPERT; POPPER; BANKES, 2003)" }, "properties" : { "noteIndex" : 0 }, "schema" : "https://github.com/citation-style-language/schema/raw/master/csl-citation.json" }</w:instrText>
      </w:r>
      <w:r w:rsidR="00FE7784">
        <w:fldChar w:fldCharType="separate"/>
      </w:r>
      <w:r w:rsidR="006E1018" w:rsidRPr="006E1018">
        <w:rPr>
          <w:noProof/>
        </w:rPr>
        <w:t>(GROVES, 2006; LEMPERT et al., 2006; LEMPERT; POPPER; BANKES, 2003)</w:t>
      </w:r>
      <w:r w:rsidR="00FE7784">
        <w:fldChar w:fldCharType="end"/>
      </w:r>
      <w:r w:rsidR="00FE7784">
        <w:t>.</w:t>
      </w:r>
    </w:p>
    <w:p w14:paraId="5C6F7CB1" w14:textId="77777777" w:rsidR="00710C04" w:rsidRDefault="00710C04" w:rsidP="00710C04">
      <w:pPr>
        <w:pStyle w:val="Ttulo3"/>
      </w:pPr>
      <w:bookmarkStart w:id="200" w:name="_Toc479347063"/>
      <w:r>
        <w:t>Modelagem e Análise Exploratória</w:t>
      </w:r>
      <w:bookmarkEnd w:id="200"/>
    </w:p>
    <w:p w14:paraId="3C0F76C8" w14:textId="77777777" w:rsidR="00710C04" w:rsidRDefault="00710C04" w:rsidP="00710C04">
      <w:r>
        <w:t xml:space="preserve">A criação do termo “modelagem exploratória”, é atribuída à discussão promovida por Bankes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"id" : "ITEM-2", "itemData" : { "author" : [ { "dropping-particle" : "", "family" : "Bankes", "given" : "Steven C.", "non-dropping-particle" : "", "parse-names" : false, "suffix" : "" } ], "id" : "ITEM-2", "issued" : { "date-parts" : [ [ "1992" ] ] }, "number-of-pages" : "40", "title" : "Exploratory Modeling and the Use of Simulation for Policy Analysis", "type" : "report" }, "suppress-author" : 1, "uris" : [ "http://www.mendeley.com/documents/?uuid=0611fb62-289a-40b7-b89e-233f00fa01ac" ] } ], "mendeley" : { "formattedCitation" : "(1993, 1992)", "plainTextFormattedCitation" : "(1993, 1992)", "previouslyFormattedCitation" : "(1993, 1992)" }, "properties" : { "noteIndex" : 0 }, "schema" : "https://github.com/citation-style-language/schema/raw/master/csl-citation.json" }</w:instrText>
      </w:r>
      <w:r>
        <w:fldChar w:fldCharType="separate"/>
      </w:r>
      <w:r w:rsidRPr="00816EA8">
        <w:rPr>
          <w:noProof/>
        </w:rPr>
        <w:t>(1993, 1992)</w:t>
      </w:r>
      <w:r>
        <w:fldChar w:fldCharType="end"/>
      </w:r>
      <w:r>
        <w:t xml:space="preserve"> </w:t>
      </w:r>
      <w:r>
        <w:fldChar w:fldCharType="begin" w:fldLock="1"/>
      </w:r>
      <w: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"id" : "ITEM-2", "itemData" : { "DOI" : "10.1016/j.techfore.2012.10.005", "ISBN" : "00401625 (ISSN)", "ISSN" : "00401625", "abstract" : "Exploratory Modeling and Analysis (EMA) is an approach that uses computational experiments to analyze complex and uncertain issues. It has been developed mainly for model-based decision support. This paper investigates the extent to which EMA is a promising approach for future oriented technology analysis (FTA). We report on three applications of EMA, using different modeling approaches, in three different technical domains. In the first case, EMA is combined with System Dynamics (SD) to study plausible dynamics for mineral and metal scarcity. The main purpose of this combination of EMA and SD is to gain insight into what kinds of surprising dynamics can occur given a variety of uncertainties and a basic understanding of the system. In the second case, EMA is combined with a hybrid model for airport performance calculations to develop an adaptive strategic plan. This case shows how one can iteratively improve a strategic plan through the identification of plausible external conditions that would cause the plan to perform poorly. In the final case, EMA is combined with an agent-based model to study transition dynamics in the electricity sector and identify crucial factors that positively and negatively affect a transition towards more sustainable functioning of the electricity sector. This paper concludes that EMA is useful for generating foresights and studying systemic and structural transformations despite the presence of a plethora of uncertainties, and for designing robust policies and plans, which are key activities of FTA. ?? 2012 Elsevier Inc.", "author" : [ { "dropping-particle" : "", "family" : "Kwakkel", "given" : "Jan H.", "non-dropping-particle" : "", "parse-names" : false, "suffix" : "" }, { "dropping-particle" : "", "family" : "Pruyt", "given" : "Erik", "non-dropping-particle" : "", "parse-names" : false, "suffix" : "" } ], "container-title" : "Technological Forecasting and Social Change", "id" : "ITEM-2", "issue" : "3", "issued" : { "date-parts" : [ [ "2013" ] ] }, "page" : "419-431", "publisher" : "Elsevier Inc.", "title" : "Exploratory Modeling and Analysis, an approach for model-based foresight under deep uncertainty", "type" : "article-journal", "volume" : "80" }, "uris" : [ "http://www.mendeley.com/documents/?uuid=8cd7ea62-47b8-4591-9472-3c13b5448bf4" ] } ], "mendeley" : { "formattedCitation" : "(BANKES; WALKER; KWAKKEL, 2013; KWAKKEL; PRUYT, 2013)", "plainTextFormattedCitation" : "(BANKES; WALKER; KWAKKEL, 2013; KWAKKEL; PRUYT, 2013)", "previouslyFormattedCitation" : "(BANKES; WALKER; KWAKKEL, 2013; KWAKKEL; PRUYT, 2013)" }, "properties" : { "noteIndex" : 0 }, "schema" : "https://github.com/citation-style-language/schema/raw/master/csl-citation.json" }</w:instrText>
      </w:r>
      <w:r>
        <w:fldChar w:fldCharType="separate"/>
      </w:r>
      <w:r w:rsidRPr="009C4C6E">
        <w:rPr>
          <w:noProof/>
        </w:rPr>
        <w:t>(BANKES; WALKER; KWAKKEL, 2013; KWAKKEL; PRUYT, 2013)</w:t>
      </w:r>
      <w:r>
        <w:fldChar w:fldCharType="end"/>
      </w:r>
      <w:r>
        <w:t xml:space="preserve">, a qual distingue duas abordagens de modelagem: a “Modelagem Exploratória” a “Modelagem Consolidativa”. </w:t>
      </w:r>
      <w:r w:rsidRPr="00B26362">
        <w:t xml:space="preserve">Bankes </w:t>
      </w:r>
      <w:r>
        <w:fldChar w:fldCharType="begin" w:fldLock="1"/>
      </w:r>
      <w:r w:rsidRPr="00B26362">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"mendeley" : { "formattedCitation" : "(1993)", "plainTextFormattedCitation" : "(1993)", "previouslyFormattedCitation" : "(1993)" }, "properties" : { "noteIndex" : 0 }, "schema" : "https://github.com/citation-style-language/schema/raw/master/csl-citation.json" }</w:instrText>
      </w:r>
      <w:r>
        <w:fldChar w:fldCharType="separate"/>
      </w:r>
      <w:r w:rsidRPr="00B26362">
        <w:rPr>
          <w:noProof/>
        </w:rPr>
        <w:t>(1993)</w:t>
      </w:r>
      <w:r>
        <w:fldChar w:fldCharType="end"/>
      </w:r>
      <w:r w:rsidRPr="00B26362">
        <w:t xml:space="preserve"> discute dificuldades no uso de modelos computacionais em situações onde uma validação ex</w:t>
      </w:r>
      <w:r>
        <w:t xml:space="preserve">perimental não é possível. A existência de tais situações e o desejo de utilizar modelos de simulação computacional para suportar o processo de decisão entram em conflito com a metodologia tradicional de simulação computacional. Este conflito pode ser observado no texto clássico em simulação computacional de Law e Kelton </w:t>
      </w:r>
      <w:r>
        <w:fldChar w:fldCharType="begin" w:fldLock="1"/>
      </w:r>
      <w:r>
        <w:instrText>ADDIN CSL_CITATION { "citationItems" : [ { "id" : "ITEM-1", "itemData" : { "author" : [ { "dropping-particle" : "", "family" : "Law", "given" : "Averill M.", "non-dropping-particle" : "", "parse-names" : false, "suffix" : "" }, { "dropping-particle" : "", "family" : "Kelton", "given" : "W. David", "non-dropping-particle" : "", "parse-names" : false, "suffix" : "" } ], "edition" : "2", "id" : "ITEM-1", "issued" : { "date-parts" : [ [ "1991" ] ] }, "number-of-pages" : "759", "publisher" : "McGraw-Hill", "publisher-place" : "New York", "title" : "Simulation Modeling and Analysis", "type" : "book" }, "suppress-author" : 1, "uris" : [ "http://www.mendeley.com/documents/?uuid=1f51d34c-3193-43c2-a25a-456fc45d441b" ] } ], "mendeley" : { "formattedCitation" : "(1991)", "plainTextFormattedCitation" : "(1991)", "previouslyFormattedCitation" : "(1991)" }, "properties" : { "noteIndex" : 0 }, "schema" : "https://github.com/citation-style-language/schema/raw/master/csl-citation.json" }</w:instrText>
      </w:r>
      <w:r>
        <w:fldChar w:fldCharType="separate"/>
      </w:r>
      <w:r w:rsidRPr="00815E05">
        <w:rPr>
          <w:noProof/>
        </w:rPr>
        <w:t>(1991)</w:t>
      </w:r>
      <w:r>
        <w:fldChar w:fldCharType="end"/>
      </w:r>
      <w:r>
        <w:t>:</w:t>
      </w:r>
    </w:p>
    <w:p w14:paraId="384CA063" w14:textId="77777777" w:rsidR="00710C04" w:rsidRPr="008B488E" w:rsidRDefault="00710C04" w:rsidP="00710C04">
      <w:pPr>
        <w:ind w:left="709"/>
        <w:rPr>
          <w:sz w:val="22"/>
        </w:rPr>
      </w:pPr>
      <w:r>
        <w:t xml:space="preserve"> </w:t>
      </w:r>
      <w:r w:rsidRPr="00450EEE">
        <w:rPr>
          <w:sz w:val="22"/>
        </w:rPr>
        <w:t xml:space="preserve">“Um dos problemas mais difíceis quem um analista de simulação enfrenta é tentar determinar se um modelo de simulação é uma </w:t>
      </w:r>
      <w:r w:rsidRPr="00450EEE">
        <w:rPr>
          <w:i/>
          <w:sz w:val="22"/>
        </w:rPr>
        <w:t xml:space="preserve">representação precisa </w:t>
      </w:r>
      <w:r w:rsidRPr="00450EEE">
        <w:rPr>
          <w:sz w:val="22"/>
        </w:rPr>
        <w:t xml:space="preserve">do sistema real sendo estudado, ou seja, se o modelo é </w:t>
      </w:r>
      <w:r w:rsidRPr="00450EEE">
        <w:rPr>
          <w:i/>
          <w:sz w:val="22"/>
        </w:rPr>
        <w:t>válido</w:t>
      </w:r>
      <w:r w:rsidRPr="00450EEE">
        <w:rPr>
          <w:sz w:val="22"/>
        </w:rPr>
        <w:t xml:space="preserve">. Se o modelo não é válido, então qualquer conclusão derivada do modelo será de valor duvidoso”. </w:t>
      </w:r>
      <w:r w:rsidRPr="00450EEE">
        <w:rPr>
          <w:sz w:val="22"/>
        </w:rPr>
        <w:fldChar w:fldCharType="begin" w:fldLock="1"/>
      </w:r>
      <w:r w:rsidRPr="00450EEE">
        <w:rPr>
          <w:sz w:val="22"/>
        </w:rPr>
        <w:instrText>ADDIN CSL_CITATION { "citationItems" : [ { "id" : "ITEM-1", "itemData" : { "author" : [ { "dropping-particle" : "", "family" : "Law", "given" : "Averill M.", "non-dropping-particle" : "", "parse-names" : false, "suffix" : "" }, { "dropping-particle" : "", "family" : "Kelton", "given" : "W. David", "non-dropping-particle" : "", "parse-names" : false, "suffix" : "" } ], "edition" : "2", "id" : "ITEM-1", "issued" : { "date-parts" : [ [ "1991" ] ] }, "number-of-pages" : "759", "publisher" : "McGraw-Hill", "publisher-place" : "New York", "title" : "Simulation Modeling and Analysis", "type" : "book" }, "locator" : "298", "suffix" : ", tradu\u00e7\u00e3o livre, grifo meu", "uris" : [ "http://www.mendeley.com/documents/?uuid=1f51d34c-3193-43c2-a25a-456fc45d441b" ] } ], "mendeley" : { "formattedCitation" : "(LAW; KELTON, 1991, p. 298, tradu\u00e7\u00e3o livre, grifo meu)", "plainTextFormattedCitation" : "(LAW; KELTON, 1991, p. 298, tradu\u00e7\u00e3o livre, grifo meu)", "previouslyFormattedCitation" : "(LAW; KELTON, 1991, p. 298, tradu\u00e7\u00e3o livre, grifo meu)" }, "properties" : { "noteIndex" : 0 }, "schema" : "https://github.com/citation-style-language/schema/raw/master/csl-citation.json" }</w:instrText>
      </w:r>
      <w:r w:rsidRPr="00450EEE">
        <w:rPr>
          <w:sz w:val="22"/>
        </w:rPr>
        <w:fldChar w:fldCharType="separate"/>
      </w:r>
      <w:r w:rsidRPr="00450EEE">
        <w:rPr>
          <w:noProof/>
          <w:sz w:val="22"/>
        </w:rPr>
        <w:t>(LAW; KELTON, 1991, p. 298, tradução livre, grifo meu)</w:t>
      </w:r>
      <w:r w:rsidRPr="00450EEE">
        <w:rPr>
          <w:sz w:val="22"/>
        </w:rPr>
        <w:fldChar w:fldCharType="end"/>
      </w:r>
      <w:r w:rsidRPr="00450EEE">
        <w:rPr>
          <w:sz w:val="22"/>
        </w:rPr>
        <w:t>.</w:t>
      </w:r>
    </w:p>
    <w:p w14:paraId="6EB1C59C" w14:textId="77777777" w:rsidR="00710C04" w:rsidRPr="00450EEE" w:rsidRDefault="00710C04" w:rsidP="00710C04">
      <w:r>
        <w:t xml:space="preserve">Como argumentado anteriormente, situações de Incerteza Extrema são caracterizadas por não haver conhecimento suficiente sobre o sistema sob consideração. Portanto, não há conhecimento suficiente para construir </w:t>
      </w:r>
      <w:r>
        <w:rPr>
          <w:i/>
        </w:rPr>
        <w:t xml:space="preserve">uma </w:t>
      </w:r>
      <w:r w:rsidRPr="00686A62">
        <w:rPr>
          <w:i/>
        </w:rPr>
        <w:t>representação</w:t>
      </w:r>
      <w:r>
        <w:rPr>
          <w:i/>
        </w:rPr>
        <w:t xml:space="preserve"> </w:t>
      </w:r>
      <w:r w:rsidRPr="00686A62">
        <w:rPr>
          <w:i/>
        </w:rPr>
        <w:t>precisa</w:t>
      </w:r>
      <w:r>
        <w:rPr>
          <w:i/>
        </w:rPr>
        <w:t xml:space="preserve"> </w:t>
      </w:r>
      <w:r>
        <w:t xml:space="preserve">do sistema sob consideração. Além disso, ainda que houvesse </w:t>
      </w:r>
      <w:r>
        <w:lastRenderedPageBreak/>
        <w:t xml:space="preserve">conhecimento para tanto, Bankes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"id" : "ITEM-2", "itemData" : { "author" : [ { "dropping-particle" : "", "family" : "Bankes", "given" : "Steven C.", "non-dropping-particle" : "", "parse-names" : false, "suffix" : "" } ], "id" : "ITEM-2", "issued" : { "date-parts" : [ [ "1992" ] ] }, "number-of-pages" : "40", "title" : "Exploratory Modeling and the Use of Simulation for Policy Analysis", "type" : "report" }, "suppress-author" : 1, "uris" : [ "http://www.mendeley.com/documents/?uuid=0611fb62-289a-40b7-b89e-233f00fa01ac" ] } ], "mendeley" : { "formattedCitation" : "(1993, 1992)", "plainTextFormattedCitation" : "(1993, 1992)", "previouslyFormattedCitation" : "(1993, 1992)" }, "properties" : { "noteIndex" : 0 }, "schema" : "https://github.com/citation-style-language/schema/raw/master/csl-citation.json" }</w:instrText>
      </w:r>
      <w:r>
        <w:fldChar w:fldCharType="separate"/>
      </w:r>
      <w:r w:rsidRPr="00816EA8">
        <w:rPr>
          <w:noProof/>
        </w:rPr>
        <w:t>(1993, 1992)</w:t>
      </w:r>
      <w:r>
        <w:fldChar w:fldCharType="end"/>
      </w:r>
      <w:r>
        <w:t xml:space="preserve"> ressalta que a validação </w:t>
      </w:r>
      <w:r>
        <w:rPr>
          <w:i/>
        </w:rPr>
        <w:t>pode não ser possível</w:t>
      </w:r>
      <w:r>
        <w:t xml:space="preserve">. Dado este conflito, Bankes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"id" : "ITEM-2", "itemData" : { "author" : [ { "dropping-particle" : "", "family" : "Bankes", "given" : "Steven C.", "non-dropping-particle" : "", "parse-names" : false, "suffix" : "" } ], "id" : "ITEM-2", "issued" : { "date-parts" : [ [ "1992" ] ] }, "number-of-pages" : "40", "title" : "Exploratory Modeling and the Use of Simulation for Policy Analysis", "type" : "report" }, "suppress-author" : 1, "uris" : [ "http://www.mendeley.com/documents/?uuid=0611fb62-289a-40b7-b89e-233f00fa01ac" ] } ], "mendeley" : { "formattedCitation" : "(1993, 1992)", "plainTextFormattedCitation" : "(1993, 1992)", "previouslyFormattedCitation" : "(1993, 1992)" }, "properties" : { "noteIndex" : 0 }, "schema" : "https://github.com/citation-style-language/schema/raw/master/csl-citation.json" }</w:instrText>
      </w:r>
      <w:r>
        <w:fldChar w:fldCharType="separate"/>
      </w:r>
      <w:r w:rsidRPr="00816EA8">
        <w:rPr>
          <w:noProof/>
        </w:rPr>
        <w:t>(1993, 1992)</w:t>
      </w:r>
      <w:r>
        <w:fldChar w:fldCharType="end"/>
      </w:r>
      <w:r>
        <w:t xml:space="preserve"> sugere a distinção entre a abordagem de modelagem consolidativa e a abordagem exploratória.</w:t>
      </w:r>
    </w:p>
    <w:p w14:paraId="34F6F519" w14:textId="77777777" w:rsidR="00710C04" w:rsidRDefault="00710C04" w:rsidP="00710C04">
      <w:r>
        <w:t xml:space="preserve">Modelagem Consolidativa é compreendida como a consolidação de conhecimento existente sobre a realidade em um modelo e o uso deste modelo como </w:t>
      </w:r>
      <w:r w:rsidRPr="00AA1317">
        <w:rPr>
          <w:i/>
        </w:rPr>
        <w:t>representação</w:t>
      </w:r>
      <w:r>
        <w:t xml:space="preserve"> fiel do sistema real.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fldChar w:fldCharType="separate"/>
      </w:r>
      <w:r w:rsidRPr="00AF47C6">
        <w:rPr>
          <w:noProof/>
        </w:rPr>
        <w:t>(BANKES, 1993)</w:t>
      </w:r>
      <w:r>
        <w:fldChar w:fldCharType="end"/>
      </w:r>
      <w:r>
        <w:t>. A Modelagem Consolidativa, quando aplicada em um contexto correto, pode levar a excelentes resultados. No entanto, o uso de uma abordagem consolidativa nem sempre é possível. De fato, quando a abordagem consolidativa é usada nestas situações, o resultado principal não é a melhoria no processo decisório, mas uma maior sensibilidade às fragilidades dos modelos.</w:t>
      </w:r>
      <w:r w:rsidRPr="004F73F2">
        <w:t xml:space="preserve">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fldChar w:fldCharType="separate"/>
      </w:r>
      <w:r w:rsidRPr="00AF47C6">
        <w:rPr>
          <w:noProof/>
        </w:rPr>
        <w:t>(BANKES, 1993)</w:t>
      </w:r>
      <w:r>
        <w:fldChar w:fldCharType="end"/>
      </w:r>
      <w:r>
        <w:t>.</w:t>
      </w:r>
    </w:p>
    <w:p w14:paraId="01258AA4" w14:textId="77777777" w:rsidR="00710C04" w:rsidRDefault="00710C04" w:rsidP="00710C04">
      <w:r>
        <w:t xml:space="preserve">Bankes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"mendeley" : { "formattedCitation" : "(1993)", "plainTextFormattedCitation" : "(1993)", "previouslyFormattedCitation" : "(1993)" }, "properties" : { "noteIndex" : 0 }, "schema" : "https://github.com/citation-style-language/schema/raw/master/csl-citation.json" }</w:instrText>
      </w:r>
      <w:r>
        <w:fldChar w:fldCharType="separate"/>
      </w:r>
      <w:r w:rsidRPr="00CB7F58">
        <w:rPr>
          <w:noProof/>
        </w:rPr>
        <w:t>(1993)</w:t>
      </w:r>
      <w:r>
        <w:fldChar w:fldCharType="end"/>
      </w:r>
      <w:r>
        <w:t xml:space="preserve"> sugere que projetos de modelagem tipicamente tornam-se atribulados quando envolvem modelos que não podem ser validados experimentalmente, porém a abordagem consolidativa é mesmo assim empregada. Nestes casos, a validação pode não ser possível porque os experimentos necessários não podem ser executados, dados históricos são inadequados, ou ainda, a teoria não é madura o suficiente para sugerir modelos capazes de realizar predições.</w:t>
      </w:r>
    </w:p>
    <w:p w14:paraId="18445ECB" w14:textId="77777777" w:rsidR="00710C04" w:rsidRDefault="00710C04" w:rsidP="00710C04">
      <w:r>
        <w:t xml:space="preserve">Bankes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"mendeley" : { "formattedCitation" : "(1993)", "plainTextFormattedCitation" : "(1993)", "previouslyFormattedCitation" : "(1993)" }, "properties" : { "noteIndex" : 0 }, "schema" : "https://github.com/citation-style-language/schema/raw/master/csl-citation.json" }</w:instrText>
      </w:r>
      <w:r>
        <w:fldChar w:fldCharType="separate"/>
      </w:r>
      <w:r w:rsidRPr="00D26FE5">
        <w:rPr>
          <w:noProof/>
        </w:rPr>
        <w:t>(1993)</w:t>
      </w:r>
      <w:r>
        <w:fldChar w:fldCharType="end"/>
      </w:r>
      <w:r>
        <w:t xml:space="preserve"> aponta que nestas situações os analistas responsáveis pela modelagem procuram erroneamente sustentar a validade do modelo adicionando complexidade e detalhamento ao mesmo. Tal atitude é baseada no pressuposto de que ao adicionar mais detalhes à um modelo, maior será a sua precisão. Bankes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"mendeley" : { "formattedCitation" : "(1993)", "plainTextFormattedCitation" : "(1993)", "previouslyFormattedCitation" : "(1993)" }, "properties" : { "noteIndex" : 0 }, "schema" : "https://github.com/citation-style-language/schema/raw/master/csl-citation.json" }</w:instrText>
      </w:r>
      <w:r>
        <w:fldChar w:fldCharType="separate"/>
      </w:r>
      <w:r w:rsidRPr="00D26FE5">
        <w:rPr>
          <w:noProof/>
        </w:rPr>
        <w:t>(1993)</w:t>
      </w:r>
      <w:r>
        <w:fldChar w:fldCharType="end"/>
      </w:r>
      <w:r>
        <w:t xml:space="preserve"> argumenta que este pressuposto é falso, visto que nenhuma quantidade de detalhes pode validar o modelo, mas apenas adiciona uma ilusão de realismo. Sem a possibilidade de uma validação experimental adequada, analistas acabam defendendo a qualidade do modelo por seu realismo e detalhamento.</w:t>
      </w:r>
    </w:p>
    <w:p w14:paraId="11F5417B" w14:textId="77777777" w:rsidR="00710C04" w:rsidRDefault="00710C04" w:rsidP="00710C04">
      <w:r>
        <w:t xml:space="preserve">Nestas situações, ao projetar um modelo sem uma estratégia analítica apropriada, os analistas permitem-se levar por um processo sem fim de adicionar mais detalhes ao modelo, porém sem um critério de parada oferecido por uma validação experimental rigorosa.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fldChar w:fldCharType="separate"/>
      </w:r>
      <w:r w:rsidRPr="00D26FE5">
        <w:rPr>
          <w:noProof/>
        </w:rPr>
        <w:t>(BANKES, 1993)</w:t>
      </w:r>
      <w:r>
        <w:fldChar w:fldCharType="end"/>
      </w:r>
      <w:r>
        <w:t xml:space="preserve">. Por estes motivos, Bankes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"mendeley" : { "formattedCitation" : "(1993)", "plainTextFormattedCitation" : "(1993)", "previouslyFormattedCitation" : "(1993)" }, "properties" : { "noteIndex" : 0 }, "schema" : "https://github.com/citation-style-language/schema/raw/master/csl-citation.json" }</w:instrText>
      </w:r>
      <w:r>
        <w:fldChar w:fldCharType="separate"/>
      </w:r>
      <w:r w:rsidRPr="00D26FE5">
        <w:rPr>
          <w:noProof/>
        </w:rPr>
        <w:t>(1993)</w:t>
      </w:r>
      <w:r>
        <w:fldChar w:fldCharType="end"/>
      </w:r>
      <w:r>
        <w:t xml:space="preserve"> considera o uso de um modelo consolidativo em uma situação que não permite validação experimental como “fingir fazer o que não pode ser feito”.</w:t>
      </w:r>
    </w:p>
    <w:p w14:paraId="08DDBF5A" w14:textId="77777777" w:rsidR="00710C04" w:rsidRDefault="00710C04" w:rsidP="00710C04">
      <w:r>
        <w:t xml:space="preserve">Bankes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"mendeley" : { "formattedCitation" : "(1993)", "plainTextFormattedCitation" : "(1993)", "previouslyFormattedCitation" : "(1993)" }, "properties" : { "noteIndex" : 0 }, "schema" : "https://github.com/citation-style-language/schema/raw/master/csl-citation.json" }</w:instrText>
      </w:r>
      <w:r>
        <w:fldChar w:fldCharType="separate"/>
      </w:r>
      <w:r w:rsidRPr="00CB7F58">
        <w:rPr>
          <w:noProof/>
        </w:rPr>
        <w:t>(1993)</w:t>
      </w:r>
      <w:r>
        <w:fldChar w:fldCharType="end"/>
      </w:r>
      <w:r>
        <w:t xml:space="preserve"> argumenta que avanços tecnológicos, sozinhos, não serão capazes de resolver os problemas da modelagem consolidativa. Nenhuma melhoria tecnológica pode eliminar o problema inerente à validação de modelos exploratórios. </w:t>
      </w:r>
      <w:r>
        <w:lastRenderedPageBreak/>
        <w:t>Ao mesmo tempo, abandonar o uso de modelos computacionais nestas situações pode impedir o uso de uma ferramenta potencialmente útil.</w:t>
      </w:r>
      <w:r w:rsidRPr="00B654ED">
        <w:t xml:space="preserve">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fldChar w:fldCharType="separate"/>
      </w:r>
      <w:r w:rsidRPr="00AF47C6">
        <w:rPr>
          <w:noProof/>
        </w:rPr>
        <w:t>(BANKES, 1993)</w:t>
      </w:r>
      <w:r>
        <w:fldChar w:fldCharType="end"/>
      </w:r>
      <w:r>
        <w:t>.</w:t>
      </w:r>
    </w:p>
    <w:p w14:paraId="3E02893E" w14:textId="77777777" w:rsidR="00710C04" w:rsidRDefault="00710C04" w:rsidP="00710C04">
      <w:r>
        <w:t xml:space="preserve">Em situações que são caracterizadas por conhecimento insuficiente ou por incertezas irredutíveis, os analistas que constroem o modelo precisam utilizar pressupostos sobre os detalhes e mecanismos do modelo. Mesmo que o modelo resultante não possa ser considerado uma representação fiel do sistema em análise, o modelo pode gerar experimentos computacionais que indicam como seria o comportamento do sistema em consideração se os diversos pressupostos estivessem corretos. Nestes contextos, a modelagem exploratória deve ser empregada para explorar as implicações de um conjunto diverso de pressupostos e variáveis.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fldChar w:fldCharType="separate"/>
      </w:r>
      <w:r w:rsidRPr="00AF47C6">
        <w:rPr>
          <w:noProof/>
        </w:rPr>
        <w:t>(BANKES, 1993)</w:t>
      </w:r>
      <w:r>
        <w:fldChar w:fldCharType="end"/>
      </w:r>
      <w:r>
        <w:t>.</w:t>
      </w:r>
    </w:p>
    <w:p w14:paraId="0257F1CC" w14:textId="77777777" w:rsidR="00710C04" w:rsidRDefault="00710C04" w:rsidP="00710C04">
      <w:r>
        <w:t xml:space="preserve">Neste sentido, a modelagem e análise exploratória (EMA – </w:t>
      </w:r>
      <w:r w:rsidRPr="00BC5B27">
        <w:t>Exploratory Modeling and Analysis</w:t>
      </w:r>
      <w:r>
        <w:t xml:space="preserve">) pode ser útil quando existe informação suficiente a qual pode ser explorada pela construção de modelos, porém tal informação é insuficiente para especificar </w:t>
      </w:r>
      <w:r w:rsidRPr="00AA1317">
        <w:rPr>
          <w:i/>
        </w:rPr>
        <w:t>um</w:t>
      </w:r>
      <w:r>
        <w:t xml:space="preserve"> </w:t>
      </w:r>
      <w:r w:rsidRPr="00AA1317">
        <w:rPr>
          <w:i/>
        </w:rPr>
        <w:t>único</w:t>
      </w:r>
      <w:r>
        <w:t xml:space="preserve"> </w:t>
      </w:r>
      <w:r w:rsidRPr="00AA1317">
        <w:rPr>
          <w:i/>
        </w:rPr>
        <w:t>modelo</w:t>
      </w:r>
      <w:r>
        <w:t xml:space="preserve"> que precisamente descreve o comportamento do sistema sob consideração. </w:t>
      </w:r>
      <w:r>
        <w:fldChar w:fldCharType="begin" w:fldLock="1"/>
      </w:r>
      <w: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fldChar w:fldCharType="separate"/>
      </w:r>
      <w:r w:rsidRPr="00124B37">
        <w:rPr>
          <w:noProof/>
        </w:rPr>
        <w:t>(BANKES; WALKER; KWAKKEL, 2013)</w:t>
      </w:r>
      <w:r>
        <w:fldChar w:fldCharType="end"/>
      </w:r>
      <w:r>
        <w:t xml:space="preserve">. Ao invés de construir um único modelo e falsamente o tratar como uma imagem confiável do sistema sob consideração, a informação existente sobre a situação real é consistente com diversos modelos, cujas implicações para as decisões em consideração podem ser diversas. </w:t>
      </w:r>
      <w:r>
        <w:fldChar w:fldCharType="begin" w:fldLock="1"/>
      </w:r>
      <w: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fldChar w:fldCharType="separate"/>
      </w:r>
      <w:r w:rsidRPr="00124B37">
        <w:rPr>
          <w:noProof/>
        </w:rPr>
        <w:t>(BANKES; WALKER; KWAKKEL, 2013)</w:t>
      </w:r>
      <w:r>
        <w:fldChar w:fldCharType="end"/>
      </w:r>
      <w:r>
        <w:t xml:space="preserve">. Uma única simulação deste modelo não é uma previsão, mas sim é um experimento computacional que revela como o mundo seria se os diversos “chutes” (traduzido do original </w:t>
      </w:r>
      <w:r w:rsidRPr="00BC5B27">
        <w:rPr>
          <w:i/>
        </w:rPr>
        <w:t>guesses</w:t>
      </w:r>
      <w:r>
        <w:t xml:space="preserve">) que um modelo faz sobre as incertezas estivesse correto. </w:t>
      </w:r>
      <w:r>
        <w:fldChar w:fldCharType="begin" w:fldLock="1"/>
      </w:r>
      <w: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fldChar w:fldCharType="separate"/>
      </w:r>
      <w:r w:rsidRPr="00124B37">
        <w:rPr>
          <w:noProof/>
        </w:rPr>
        <w:t>(BANKES; WALKER; KWAKKEL, 2013)</w:t>
      </w:r>
      <w:r>
        <w:fldChar w:fldCharType="end"/>
      </w:r>
      <w:r>
        <w:t>.</w:t>
      </w:r>
    </w:p>
    <w:p w14:paraId="02E3C7E0" w14:textId="77777777" w:rsidR="00710C04" w:rsidRDefault="00710C04" w:rsidP="00710C04">
      <w:r>
        <w:t xml:space="preserve">A EMA, portanto, envolve a representação explícita dos conjuntos de modelos plausíveis, o processo de explorar a informação contida neste conjunto por meio de um grande número de experimentos computacionais e a análise dos resultados destes experimentos. </w:t>
      </w:r>
      <w:r>
        <w:fldChar w:fldCharType="begin" w:fldLock="1"/>
      </w:r>
      <w: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fldChar w:fldCharType="separate"/>
      </w:r>
      <w:r w:rsidRPr="00124B37">
        <w:rPr>
          <w:noProof/>
        </w:rPr>
        <w:t>(BANKES; WALKER; KWAKKEL, 2013)</w:t>
      </w:r>
      <w:r>
        <w:fldChar w:fldCharType="end"/>
      </w:r>
      <w:r>
        <w:t>.</w:t>
      </w:r>
    </w:p>
    <w:p w14:paraId="777788A8" w14:textId="77777777" w:rsidR="00710C04" w:rsidRDefault="00710C04" w:rsidP="00710C04">
      <w:r>
        <w:t xml:space="preserve">A EMA pode ser vista como uma forma de inferência realizada a partir das restrições de conhecimento que especifica um conjunto de modelos. </w:t>
      </w:r>
      <w:r>
        <w:fldChar w:fldCharType="begin" w:fldLock="1"/>
      </w:r>
      <w: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fldChar w:fldCharType="separate"/>
      </w:r>
      <w:r w:rsidRPr="00124B37">
        <w:rPr>
          <w:noProof/>
        </w:rPr>
        <w:t>(BANKES; WALKER; KWAKKEL, 2013)</w:t>
      </w:r>
      <w:r>
        <w:fldChar w:fldCharType="end"/>
      </w:r>
      <w:r>
        <w:t xml:space="preserve">. O resultado de apenas um experimento computacional é tipicamente não-informativo, apenas sugerindo a plausibilidade de um resultado. O invés disto, a EMA suporta o raciocínio e a inferência de conclusões gerais, a partir da avaliação de um conjunto de experimentos. </w:t>
      </w:r>
      <w:r>
        <w:fldChar w:fldCharType="begin" w:fldLock="1"/>
      </w:r>
      <w: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fldChar w:fldCharType="separate"/>
      </w:r>
      <w:r w:rsidRPr="00124B37">
        <w:rPr>
          <w:noProof/>
        </w:rPr>
        <w:t>(BANKES; WALKER; KWAKKEL, 2013)</w:t>
      </w:r>
      <w:r>
        <w:fldChar w:fldCharType="end"/>
      </w:r>
      <w:r>
        <w:t>.</w:t>
      </w:r>
    </w:p>
    <w:p w14:paraId="3FC29348" w14:textId="77777777" w:rsidR="00710C04" w:rsidRDefault="00710C04" w:rsidP="00710C04">
      <w:pPr>
        <w:pStyle w:val="Ttulo4"/>
      </w:pPr>
      <w:r>
        <w:lastRenderedPageBreak/>
        <w:t>[Geradores de Cenários versus Modelos]</w:t>
      </w:r>
    </w:p>
    <w:p w14:paraId="269905E7" w14:textId="77777777" w:rsidR="00710C04" w:rsidRDefault="00710C04" w:rsidP="00710C04">
      <w:r>
        <w:t xml:space="preserve">A Análise Exploratória utiliza geralmente geradores de cenários (ou ainda, geradores de casos, ou modelos computacionais de baixa resolução) para avaliar a performance de estratégias em diversos futuros plausíveis.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Pr="006E1018">
        <w:rPr>
          <w:noProof/>
        </w:rPr>
        <w:t>(LEMPERT; POPPER; BANKES, 2003)</w:t>
      </w:r>
      <w:r>
        <w:fldChar w:fldCharType="end"/>
      </w:r>
      <w:r>
        <w:t xml:space="preserve">. Geradores de Cenários não são utilizados para prever o futuro. Ao invés disto, eles são utilizados para representar diversas visões diferentes, porém plausíveis, do futuro.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3C22CA">
        <w:rPr>
          <w:noProof/>
        </w:rPr>
        <w:t>(GROVES, 2006)</w:t>
      </w:r>
      <w:r>
        <w:fldChar w:fldCharType="end"/>
      </w:r>
      <w:r>
        <w:t xml:space="preserve">. Geradores de Cenários (ou geradores de casos) e modelos podem ser parecidos, porém são usados para propósitos diferentes. O termo “Modelo” é usado com o pressuposto implícito de que o seu uso tem o objetivo de buscar uma representação o mais precisa possível do sistema sob consideração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Pr="006E1018">
        <w:rPr>
          <w:noProof/>
        </w:rPr>
        <w:t>(LEMPERT; POPPER; BANKES, 2003)</w:t>
      </w:r>
      <w:r>
        <w:fldChar w:fldCharType="end"/>
      </w:r>
      <w:r>
        <w:t>.</w:t>
      </w:r>
    </w:p>
    <w:p w14:paraId="5784331A" w14:textId="77777777" w:rsidR="00710C04" w:rsidRDefault="00710C04" w:rsidP="00710C04">
      <w:r>
        <w:t xml:space="preserve">Uma diferença decisiva entre um gerador de cenários e um modelo de previsão probabilístico está em como eles endereçam a incerteza. Um modelo de previsão tipicamente atribui uma distribuição de probabilidade para todos os parâmetros desconhecidos do modelo, representando, portanto, seus resultados com uma distribuição de probabilidade.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3C22CA">
        <w:rPr>
          <w:noProof/>
        </w:rPr>
        <w:t>(GROVES, 2006)</w:t>
      </w:r>
      <w:r>
        <w:fldChar w:fldCharType="end"/>
      </w:r>
      <w:r>
        <w:t xml:space="preserve">. O grau de incerteza do modelo pode ser reduzido melhorando-se a representação do modelo em relação ao processo real, pela utilização de dados de input mais precisos, ou aumentando a resolução espacial ou temporal do modelo. No entanto, tais estratégias tendem a aumentar a complexidade destes modelos, exigindo mais tempo para gerar e interpretar seus resultados. Além disto, fatores altamente incertos, como o comportamento humano geralmente são ignorados por tais modelos, pois não há informação suficiente para que uma distribuição de probabilidade seja assumida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3C22CA">
        <w:rPr>
          <w:noProof/>
        </w:rPr>
        <w:t>(GROVES, 2006)</w:t>
      </w:r>
      <w:r>
        <w:fldChar w:fldCharType="end"/>
      </w:r>
      <w:r>
        <w:t xml:space="preserve">. Ao contrário, geradores de cenários quantificam “histórias” individuais, internamente consistentes sobre o futuro, por representar explicitamente relações entre inputs, incertezas e outputs. </w:t>
      </w:r>
      <w:bookmarkStart w:id="201" w:name="OLE_LINK1"/>
      <w:bookmarkStart w:id="202" w:name="OLE_LINK2"/>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3C22CA">
        <w:rPr>
          <w:noProof/>
        </w:rPr>
        <w:t>(GROVES, 2006)</w:t>
      </w:r>
      <w:r>
        <w:fldChar w:fldCharType="end"/>
      </w:r>
      <w:r>
        <w:t>.</w:t>
      </w:r>
      <w:bookmarkEnd w:id="201"/>
      <w:bookmarkEnd w:id="202"/>
    </w:p>
    <w:p w14:paraId="05A95187" w14:textId="77777777" w:rsidR="00710C04" w:rsidRDefault="00710C04" w:rsidP="00710C04">
      <w:r>
        <w:t>Existem padrões estabelecidos e ferramentas estatísticas adequadas para validar modelos que tem objetivo preditivo (ex.: é possível validar um modelo que tem como objetivo simular a performance de um avião).</w:t>
      </w:r>
      <w:r w:rsidRPr="00BE5DA2">
        <w:t xml:space="preserve">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Pr="006E1018">
        <w:rPr>
          <w:noProof/>
        </w:rPr>
        <w:t>(LEMPERT; POPPER; BANKES, 2003)</w:t>
      </w:r>
      <w:r>
        <w:fldChar w:fldCharType="end"/>
      </w:r>
      <w:r>
        <w:t xml:space="preserve">. Apesar disto, não existem padrões rigorosos equivalentes amplamente aceitos para a avaliação de geradores de cenários (ex.: validação experimental). No entanto, sabe-se que tais padrões devem ser fundamentalmente diferentes daqueles empregados em modelos consolidativos.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"50", "uris" : [ "http://www.mendeley.com/documents/?uuid=fc7eef92-8664-499e-ab2a-e8053d5b7ae4" ] } ], "mendeley" : { "formattedCitation" : "(LEMPERT; POPPER; BANKES, 2003, p. 50)", "plainTextFormattedCitation" : "(LEMPERT; POPPER; BANKES, 2003, p. 50)", "previouslyFormattedCitation" : "(LEMPERT; POPPER; BANKES, 2003, p. 50)" }, "properties" : { "noteIndex" : 0 }, "schema" : "https://github.com/citation-style-language/schema/raw/master/csl-citation.json" }</w:instrText>
      </w:r>
      <w:r>
        <w:fldChar w:fldCharType="separate"/>
      </w:r>
      <w:r w:rsidRPr="006E1018">
        <w:rPr>
          <w:noProof/>
        </w:rPr>
        <w:t>(LEMPERT; POPPER; BANKES, 2003, p. 50)</w:t>
      </w:r>
      <w:r>
        <w:fldChar w:fldCharType="end"/>
      </w:r>
      <w:r>
        <w:t xml:space="preserve">. Um gerador de cenários ideal deveria apenas produzir cenários plausíveis, porém </w:t>
      </w:r>
      <w:r>
        <w:lastRenderedPageBreak/>
        <w:t xml:space="preserve">os analistas devem errar no sentido de incluir futuros potencialmente não-plausíveis, e não o inverso.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"50", "uris" : [ "http://www.mendeley.com/documents/?uuid=fc7eef92-8664-499e-ab2a-e8053d5b7ae4" ] } ], "mendeley" : { "formattedCitation" : "(LEMPERT; POPPER; BANKES, 2003, p. 50)", "plainTextFormattedCitation" : "(LEMPERT; POPPER; BANKES, 2003, p. 50)", "previouslyFormattedCitation" : "(LEMPERT; POPPER; BANKES, 2003, p. 50)" }, "properties" : { "noteIndex" : 0 }, "schema" : "https://github.com/citation-style-language/schema/raw/master/csl-citation.json" }</w:instrText>
      </w:r>
      <w:r>
        <w:fldChar w:fldCharType="separate"/>
      </w:r>
      <w:r w:rsidRPr="006E1018">
        <w:rPr>
          <w:noProof/>
        </w:rPr>
        <w:t>(LEMPERT; POPPER; BANKES, 2003, p. 50)</w:t>
      </w:r>
      <w:r>
        <w:fldChar w:fldCharType="end"/>
      </w:r>
      <w:r>
        <w:t>. Um teste da qualidade de um gerador de cenários trata-se de examinar o quão bem ele consegue replicar os resultados preditivos de um modelo mais detalhado, ou o quão bem ele pode representar um futuro arbitrário proposto por algum stakeholder.</w:t>
      </w:r>
      <w:r w:rsidRPr="000A546E">
        <w:t xml:space="preserve">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3C22CA">
        <w:rPr>
          <w:noProof/>
        </w:rPr>
        <w:t>(GROVES, 2006)</w:t>
      </w:r>
      <w:r>
        <w:fldChar w:fldCharType="end"/>
      </w:r>
      <w:r>
        <w:t>.</w:t>
      </w:r>
    </w:p>
    <w:p w14:paraId="4BA95CCB" w14:textId="77777777" w:rsidR="00767C0E" w:rsidRDefault="00BF6972" w:rsidP="006116C3">
      <w:pPr>
        <w:pStyle w:val="Ttulo3"/>
      </w:pPr>
      <w:bookmarkStart w:id="203" w:name="_Toc479347064"/>
      <w:r>
        <w:t>Visão Geral das Etapas do</w:t>
      </w:r>
      <w:r w:rsidR="00767C0E">
        <w:t xml:space="preserve"> RDM</w:t>
      </w:r>
      <w:bookmarkEnd w:id="203"/>
    </w:p>
    <w:p w14:paraId="3B59ACCA" w14:textId="77777777" w:rsidR="00D330D9" w:rsidRDefault="000831A0" w:rsidP="00D330D9">
      <w:pPr>
        <w:ind w:firstLine="737"/>
      </w:pPr>
      <w:r>
        <w:t xml:space="preserve">Tais elementos estão presentes </w:t>
      </w:r>
      <w:r w:rsidR="009F43C3">
        <w:t>nas principais etapas do método RDM (</w:t>
      </w:r>
      <w:r w:rsidR="009F43C3">
        <w:fldChar w:fldCharType="begin"/>
      </w:r>
      <w:r w:rsidR="009F43C3">
        <w:instrText xml:space="preserve"> REF _Ref472685745 \h </w:instrText>
      </w:r>
      <w:r w:rsidR="009F43C3">
        <w:fldChar w:fldCharType="separate"/>
      </w:r>
      <w:r w:rsidR="00C25FF3" w:rsidRPr="008833B2">
        <w:t xml:space="preserve">Figura </w:t>
      </w:r>
      <w:r w:rsidR="00C25FF3">
        <w:rPr>
          <w:noProof/>
        </w:rPr>
        <w:t>12</w:t>
      </w:r>
      <w:r w:rsidR="009F43C3">
        <w:fldChar w:fldCharType="end"/>
      </w:r>
      <w:r w:rsidR="002D4D82">
        <w:t>)</w:t>
      </w:r>
      <w:r w:rsidR="002D2A1D">
        <w:t xml:space="preserve">. A </w:t>
      </w:r>
      <w:r w:rsidR="002D2A1D">
        <w:fldChar w:fldCharType="begin"/>
      </w:r>
      <w:r w:rsidR="002D2A1D">
        <w:instrText xml:space="preserve"> REF _Ref472928514 \h </w:instrText>
      </w:r>
      <w:r w:rsidR="002D2A1D">
        <w:fldChar w:fldCharType="separate"/>
      </w:r>
      <w:r w:rsidR="00C25FF3">
        <w:t xml:space="preserve">Figura </w:t>
      </w:r>
      <w:r w:rsidR="00C25FF3">
        <w:rPr>
          <w:noProof/>
        </w:rPr>
        <w:t>13</w:t>
      </w:r>
      <w:r w:rsidR="002D2A1D">
        <w:fldChar w:fldCharType="end"/>
      </w:r>
      <w:r w:rsidR="002D2A1D">
        <w:t xml:space="preserve"> apresenta as etapas do método, técnicas e ferramentas envolvidas no mesmo, de acordo com o framework de Mingers e Brocklesby </w:t>
      </w:r>
      <w:r w:rsidR="002D2A1D">
        <w:fldChar w:fldCharType="begin" w:fldLock="1"/>
      </w:r>
      <w:r w:rsidR="00014164">
        <w:instrText>ADDIN CSL_CITATION { "citationItems" : [ { "id" : "ITEM-1", "itemData" : { "DOI" : "10.1016/S0305-0483(97)00018-2", "ISBN" : "0305-0483", "ISSN" : "03050483", "abstract" : "In recent years the predilection for Systems/OR practice to be underpinned by a single methodology has been called into question, and reports on multimethodology projects are now filtering through into the literature, This paper takes a closer look at multimethodology, It outlines a number of different possibilities for combining methodologies, and considers why such a development might be desirable for more effective practice, in particular by focusing upon how it can deal more effectively with the richness of the real world and better assist through the various intervention stages, The paper outlines some of the philosophical, cultural and cognitive feasibility issues that multimethodology raises, It then describes a framework that can attend to the relative strengths of different methodologies and provide a basis for constructing multimethodology designs. Finally it presents a systematic way of decomposing methodologies to identify detachable elements, and the paper concludes by outlining aspects of an agenda for further research that emerges out of the discussion,", "author" : [ { "dropping-particle" : "", "family" : "Mingers", "given" : "John", "non-dropping-particle" : "", "parse-names" : false, "suffix" : "" }, { "dropping-particle" : "", "family" : "Brocklesby", "given" : "J", "non-dropping-particle" : "", "parse-names" : false, "suffix" : "" } ], "container-title" : "International Journal of Management Science", "id" : "ITEM-1", "issue" : "5", "issued" : { "date-parts" : [ [ "1997" ] ] }, "page" : "489-509", "title" : "Multimethodology: Towards a Framework for Mixing Methodologies", "type" : "article-journal", "volume" : "25" }, "suppress-author" : 1, "uris" : [ "http://www.mendeley.com/documents/?uuid=f45a3571-ce42-44c4-88e7-1c5dc7e8a677" ] } ], "mendeley" : { "formattedCitation" : "(1997)", "plainTextFormattedCitation" : "(1997)", "previouslyFormattedCitation" : "(1997)" }, "properties" : { "noteIndex" : 0 }, "schema" : "https://github.com/citation-style-language/schema/raw/master/csl-citation.json" }</w:instrText>
      </w:r>
      <w:r w:rsidR="002D2A1D">
        <w:fldChar w:fldCharType="separate"/>
      </w:r>
      <w:r w:rsidR="002D2A1D" w:rsidRPr="002D2A1D">
        <w:rPr>
          <w:noProof/>
        </w:rPr>
        <w:t>(1997)</w:t>
      </w:r>
      <w:r w:rsidR="002D2A1D">
        <w:fldChar w:fldCharType="end"/>
      </w:r>
      <w:r w:rsidR="002D2A1D">
        <w:t>.</w:t>
      </w:r>
    </w:p>
    <w:p w14:paraId="7A46A170" w14:textId="38DF6130" w:rsidR="00F72A33" w:rsidRPr="008833B2" w:rsidRDefault="00F72A33" w:rsidP="00F72A33">
      <w:pPr>
        <w:pStyle w:val="Legenda"/>
      </w:pPr>
      <w:bookmarkStart w:id="204" w:name="_Ref472685745"/>
      <w:bookmarkStart w:id="205" w:name="_Toc479347025"/>
      <w:r w:rsidRPr="008833B2">
        <w:t xml:space="preserve">Figura </w:t>
      </w:r>
      <w:r>
        <w:fldChar w:fldCharType="begin"/>
      </w:r>
      <w:r w:rsidRPr="008833B2">
        <w:instrText xml:space="preserve"> SEQ Figura \* ARABIC </w:instrText>
      </w:r>
      <w:r>
        <w:fldChar w:fldCharType="separate"/>
      </w:r>
      <w:r w:rsidR="001375A1">
        <w:rPr>
          <w:noProof/>
        </w:rPr>
        <w:t>15</w:t>
      </w:r>
      <w:r>
        <w:rPr>
          <w:noProof/>
        </w:rPr>
        <w:fldChar w:fldCharType="end"/>
      </w:r>
      <w:bookmarkEnd w:id="204"/>
      <w:r w:rsidRPr="008833B2">
        <w:t xml:space="preserve"> – Robust Decision Making</w:t>
      </w:r>
      <w:bookmarkEnd w:id="205"/>
    </w:p>
    <w:p w14:paraId="02AC40A6" w14:textId="77777777" w:rsidR="00F72A33" w:rsidRPr="008833B2" w:rsidRDefault="00F72A33" w:rsidP="003F73C9">
      <w:pPr>
        <w:ind w:firstLine="0"/>
      </w:pPr>
      <w:r>
        <w:rPr>
          <w:noProof/>
        </w:rPr>
        <w:drawing>
          <wp:inline distT="0" distB="0" distL="0" distR="0" wp14:anchorId="2DAF56F9" wp14:editId="3AA864A0">
            <wp:extent cx="5650173" cy="2735963"/>
            <wp:effectExtent l="0" t="0" r="825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0410" cy="2779658"/>
                    </a:xfrm>
                    <a:prstGeom prst="rect">
                      <a:avLst/>
                    </a:prstGeom>
                    <a:noFill/>
                  </pic:spPr>
                </pic:pic>
              </a:graphicData>
            </a:graphic>
          </wp:inline>
        </w:drawing>
      </w:r>
    </w:p>
    <w:p w14:paraId="2538D6A1" w14:textId="77777777" w:rsidR="00F72A33" w:rsidRDefault="00F72A33" w:rsidP="00F72A33">
      <w:pPr>
        <w:pStyle w:val="Legenda"/>
      </w:pPr>
      <w:r w:rsidRPr="008833B2">
        <w:t>Font</w:t>
      </w:r>
      <w:r>
        <w:t xml:space="preserve">e: Adaptado de </w:t>
      </w:r>
      <w:r>
        <w:fldChar w:fldCharType="begin" w:fldLock="1"/>
      </w:r>
      <w:r w:rsidR="0000410C">
        <w:instrText>ADDIN CSL_CITATION { "citationItems" : [ { "id" : "ITEM-1", "itemData" : { "abstract" : "Addressing climate change requires both quantitative analysis and ethical reasoning. But the character of many climate-related decisions \u2013 in particular deep uncertainty, competing values, and complex relationships among actions and consequences \u2013 can make it difficult to use the most common types of quantitative analysis to support appropriate ethical reasoning. This essay will describe Robust Decision Making (RDM), one of a new class of methods for quantitative analysis that can help resolve some of these difficulties, and situate RDM in the framework for ethical reasoning and deliberation laid out in Amartya Sen\u2019s Idea of Justice. Two example applications will illustrate these ideas: one examining how greenhouse gas mitigation policies might appropriately address the threat of abrupt climate change and the other addressing management of the Colorado River in the face of climate change and other changing conditions", "author" : [ { "dropping-particle" : "", "family" : "Lempert", "given" : "Robert J.", "non-dropping-particle" : "", "parse-names" : false, "suffix" : "" }, { "dropping-particle" : "", "family" : "Groves", "given" : "David G.", "non-dropping-particle" : "", "parse-names" : false, "suffix" : "" }, { "dropping-particle" : "", "family" : "Fischbach", "given" : "Jordan R.", "non-dropping-particle" : "", "parse-names" : false, "suffix" : "" } ], "id" : "ITEM-1", "issued" : { "date-parts" : [ [ "2013" ] ] }, "page" : "1-26", "title" : "Is it ethical to use a single probability density function ?", "type" : "article-journal" }, "locator" : "4", "uris" : [ "http://www.mendeley.com/documents/?uuid=84f02bec-e874-4172-b465-06739dab5f62" ] } ], "mendeley" : { "formattedCitation" : "(LEMPERT; GROVES; FISCHBACH, 2013, p. 4)", "plainTextFormattedCitation" : "(LEMPERT; GROVES; FISCHBACH, 2013, p. 4)", "previouslyFormattedCitation" : "(LEMPERT; GROVES; FISCHBACH, 2013, p. 4)" }, "properties" : { "noteIndex" : 0 }, "schema" : "https://github.com/citation-style-language/schema/raw/master/csl-citation.json" }</w:instrText>
      </w:r>
      <w:r>
        <w:fldChar w:fldCharType="separate"/>
      </w:r>
      <w:r w:rsidR="00241694" w:rsidRPr="00241694">
        <w:rPr>
          <w:noProof/>
        </w:rPr>
        <w:t>(LEMPERT; GROVES; FISCHBACH, 2013, p. 4)</w:t>
      </w:r>
      <w:r>
        <w:fldChar w:fldCharType="end"/>
      </w:r>
      <w:r>
        <w:t>.</w:t>
      </w:r>
    </w:p>
    <w:p w14:paraId="108EAC6B" w14:textId="77777777" w:rsidR="00F10B32" w:rsidRDefault="002D4D82" w:rsidP="00D330D9">
      <w:pPr>
        <w:ind w:firstLine="737"/>
      </w:pPr>
      <w:r>
        <w:t>O processo tem início pela Estruturação da Decisão.</w:t>
      </w:r>
      <w:r w:rsidR="00D330D9">
        <w:t xml:space="preserve"> Nesta etapa stakeholders envolvidos na situação definem em conjunto as estratégias, incertezas e objetivos a serem considerados pela an</w:t>
      </w:r>
      <w:r w:rsidR="00090C35">
        <w:t>álise.</w:t>
      </w:r>
      <w:r w:rsidR="0020000B">
        <w:t xml:space="preserve"> </w:t>
      </w:r>
      <w:r w:rsidR="00090C35">
        <w:fldChar w:fldCharType="begin" w:fldLock="1"/>
      </w:r>
      <w:r w:rsidR="00090C35">
        <w:instrText>ADDIN CSL_CITATION { "citationItems" : [ { "id" : "ITEM-1", "itemData" : { "ISBN" : "RB-9701", "abstract" : "When policymakers and decisionmakers face a hard-to- predict, deeply uncertain future, they need more than traditional prediction-based decision analysis to help them choose among alternatives. Fortunately, there are new approaches, such as Robust Decision Making (RDM), that exploit increasingly capable computer tools and are well suited for such situations. RDM rests on a simple concept: Rather than using models and data to describe a best-estimate future, RDM runs models many hundreds to thousands of times to determine how plans perform in a range of plausible futures. Visualization and statistical analysis of the resulting database of runs then help decisionmakers dis- tinguish those future conditions in which their plans perform well from those in which their plans perform poorly, assist- ing them in making their plans more robust. This research highlight discusses how RDM works and illustrates its ben- efits through two example applications: helping a water management agency adaptively plan for climate change and determining whether federal terrorism insurance would cost or save taxpayers money.", "author" : [ { "dropping-particle" : "", "family" : "Rand", "given" : "", "non-dropping-particle" : "", "parse-names" : false, "suffix" : "" } ], "container-title" : "RAND Corporation Research Highlights", "id" : "ITEM-1", "issued" : { "date-parts" : [ [ "2013" ] ] }, "page" : "1-7", "title" : "Making Good Decisions Without Predictions", "type" : "article-journal" }, "uris" : [ "http://www.mendeley.com/documents/?uuid=5d54119c-5cfa-4ce1-a55e-6a4b16585f01" ] } ], "mendeley" : { "formattedCitation" : "(RAND, 2013)", "plainTextFormattedCitation" : "(RAND, 2013)", "previouslyFormattedCitation" : "(RAND, 2013)" }, "properties" : { "noteIndex" : 0 }, "schema" : "https://github.com/citation-style-language/schema/raw/master/csl-citation.json" }</w:instrText>
      </w:r>
      <w:r w:rsidR="00090C35">
        <w:fldChar w:fldCharType="separate"/>
      </w:r>
      <w:r w:rsidR="00090C35" w:rsidRPr="00090C35">
        <w:rPr>
          <w:noProof/>
        </w:rPr>
        <w:t>(RAND, 2013)</w:t>
      </w:r>
      <w:r w:rsidR="00090C35">
        <w:fldChar w:fldCharType="end"/>
      </w:r>
      <w:r w:rsidR="00090C35">
        <w:t xml:space="preserve">. A escolha dos dados a coletar é orientada pelo framework XLRM (X – Uncertainties/Incertezas, L – Levers/Estratégias, R – Relationships, M – Metrics/Objetivos). </w:t>
      </w:r>
      <w:r w:rsidR="00090C35">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090C35">
        <w:fldChar w:fldCharType="separate"/>
      </w:r>
      <w:r w:rsidR="006E1018" w:rsidRPr="006E1018">
        <w:rPr>
          <w:noProof/>
        </w:rPr>
        <w:t>(LEMPERT; POPPER; BANKES, 2003)</w:t>
      </w:r>
      <w:r w:rsidR="00090C35">
        <w:fldChar w:fldCharType="end"/>
      </w:r>
      <w:r w:rsidR="00090C35">
        <w:t>.</w:t>
      </w:r>
    </w:p>
    <w:p w14:paraId="4C794BC1" w14:textId="77777777" w:rsidR="00F72A33" w:rsidRDefault="003059A5" w:rsidP="0093147B">
      <w:pPr>
        <w:ind w:firstLine="737"/>
      </w:pPr>
      <w:r>
        <w:t xml:space="preserve">Em seguida ocorre a Geração de “Casos”. Incertezas, Estratégias e Medidas de performance são relacionadas por meio de um ou mais modelos computacionais, e então </w:t>
      </w:r>
      <w:r w:rsidR="0000410C">
        <w:t>é formada uma base de dados de</w:t>
      </w:r>
      <w:r>
        <w:t xml:space="preserve"> “Casos”</w:t>
      </w:r>
      <w:r w:rsidR="0000410C">
        <w:t>.</w:t>
      </w:r>
      <w:r w:rsidR="005D11E9">
        <w:t xml:space="preserve"> </w:t>
      </w:r>
      <w:r w:rsidR="0000410C">
        <w:fldChar w:fldCharType="begin" w:fldLock="1"/>
      </w:r>
      <w:r w:rsidR="005D11E9">
        <w:instrText>ADDIN CSL_CITATION { "citationItems" : [ { "id" : "ITEM-1", "itemData" : { "abstract" : "Addressing climate change requires both quantitative analysis and ethical reasoning. But the character of many climate-related decisions \u2013 in particular deep uncertainty, competing values, and complex relationships among actions and consequences \u2013 can make it difficult to use the most common types of quantitative analysis to support appropriate ethical reasoning. This essay will describe Robust Decision Making (RDM), one of a new class of methods for quantitative analysis that can help resolve some of these difficulties, and situate RDM in the framework for ethical reasoning and deliberation laid out in Amartya Sen\u2019s Idea of Justice. Two example applications will illustrate these ideas: one examining how greenhouse gas mitigation policies might appropriately address the threat of abrupt climate change and the other addressing management of the Colorado River in the face of climate change and other changing conditions", "author" : [ { "dropping-particle" : "", "family" : "Lempert", "given" : "Robert J.", "non-dropping-particle" : "", "parse-names" : false, "suffix" : "" }, { "dropping-particle" : "", "family" : "Groves", "given" : "David G.", "non-dropping-particle" : "", "parse-names" : false, "suffix" : "" }, { "dropping-particle" : "", "family" : "Fischbach", "given" : "Jordan R.", "non-dropping-particle" : "", "parse-names" : false, "suffix" : "" } ], "id" : "ITEM-1", "issued" : { "date-parts" : [ [ "2013" ] ] }, "page" : "1-26", "title" : "Is it ethical to use a single probability density function ?", "type" : "article-journal" }, "uris" : [ "http://www.mendeley.com/documents/?uuid=84f02bec-e874-4172-b465-06739dab5f62" ] } ], "mendeley" : { "formattedCitation" : "(LEMPERT; GROVES; FISCHBACH, 2013)", "plainTextFormattedCitation" : "(LEMPERT; GROVES; FISCHBACH, 2013)", "previouslyFormattedCitation" : "(LEMPERT; GROVES; FISCHBACH, 2013)" }, "properties" : { "noteIndex" : 0 }, "schema" : "https://github.com/citation-style-language/schema/raw/master/csl-citation.json" }</w:instrText>
      </w:r>
      <w:r w:rsidR="0000410C">
        <w:fldChar w:fldCharType="separate"/>
      </w:r>
      <w:r w:rsidR="0000410C" w:rsidRPr="0000410C">
        <w:rPr>
          <w:noProof/>
        </w:rPr>
        <w:t xml:space="preserve">(LEMPERT; GROVES; </w:t>
      </w:r>
      <w:r w:rsidR="0000410C" w:rsidRPr="0000410C">
        <w:rPr>
          <w:noProof/>
        </w:rPr>
        <w:lastRenderedPageBreak/>
        <w:t>FISCHBACH, 2013)</w:t>
      </w:r>
      <w:r w:rsidR="0000410C">
        <w:fldChar w:fldCharType="end"/>
      </w:r>
      <w:r>
        <w:t xml:space="preserve">. </w:t>
      </w:r>
      <w:r w:rsidR="00F75A67">
        <w:t>Um Caso c</w:t>
      </w:r>
      <w:r>
        <w:t xml:space="preserve">orresponde </w:t>
      </w:r>
      <w:r w:rsidR="00F75A67">
        <w:t>ao resultado de uma instanciação do modelo computacional que corresponde à</w:t>
      </w:r>
      <w:r>
        <w:t xml:space="preserve"> </w:t>
      </w:r>
      <w:r w:rsidR="00F75A67">
        <w:t>combinação</w:t>
      </w:r>
      <w:r>
        <w:t xml:space="preserve"> de uma estratégia e</w:t>
      </w:r>
      <w:r w:rsidR="00F75A67">
        <w:t>m</w:t>
      </w:r>
      <w:r>
        <w:t xml:space="preserve"> um futuro. </w:t>
      </w:r>
      <w:r>
        <w:fldChar w:fldCharType="begin" w:fldLock="1"/>
      </w:r>
      <w:r w:rsidR="00241694">
        <w:instrText>ADDIN CSL_CITATION { "citationItems" : [ { "id" : "ITEM-1", "itemData" : { "URL" : "http://www.rand.org/methods/rdmlab/glossary.html", "accessed" : { "date-parts" : [ [ "2016", "12", "16" ] ] }, "author" : [ { "dropping-particle" : "", "family" : "RAND", "given" : "", "non-dropping-particle" : "", "parse-names" : false, "suffix" : "" } ], "id" : "ITEM-1", "issued" : { "date-parts" : [ [ "2016" ] ] }, "title" : "RDM Glossary", "type" : "webpage" }, "uris" : [ "http://www.mendeley.com/documents/?uuid=eb08c6fa-3120-43ad-acd9-d812a12ae57a" ] } ], "mendeley" : { "formattedCitation" : "(RAND, 2016)", "plainTextFormattedCitation" : "(RAND, 2016)", "previouslyFormattedCitation" : "(RAND, 2016)" }, "properties" : { "noteIndex" : 0 }, "schema" : "https://github.com/citation-style-language/schema/raw/master/csl-citation.json" }</w:instrText>
      </w:r>
      <w:r>
        <w:fldChar w:fldCharType="separate"/>
      </w:r>
      <w:r w:rsidRPr="003059A5">
        <w:rPr>
          <w:noProof/>
        </w:rPr>
        <w:t>(RAND, 2016)</w:t>
      </w:r>
      <w:r>
        <w:fldChar w:fldCharType="end"/>
      </w:r>
      <w:r>
        <w:t>.</w:t>
      </w:r>
    </w:p>
    <w:p w14:paraId="645BFE82" w14:textId="77777777" w:rsidR="005D11E9" w:rsidRDefault="005D11E9" w:rsidP="0093147B">
      <w:pPr>
        <w:ind w:firstLine="737"/>
      </w:pPr>
      <w:r>
        <w:t>Utilizando a base de dados formada no passo anterior, a descoberta de cenários utiliza algoritmos estatísticos par</w:t>
      </w:r>
      <w:r w:rsidR="00E115CF">
        <w:t xml:space="preserve">a identificar clusters </w:t>
      </w:r>
      <w:r>
        <w:t xml:space="preserve">que representem cenários que evidenciem vulnerabilidades das estratégias identificadas. </w:t>
      </w:r>
      <w:r>
        <w:fldChar w:fldCharType="begin" w:fldLock="1"/>
      </w:r>
      <w:r w:rsidR="002D2A1D">
        <w:instrText>ADDIN CSL_CITATION { "citationItems" : [ { "id" : "ITEM-1",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"ITEM-1", "issue" : "1", "issued" : { "date-parts" : [ [ "2007" ] ] }, "page" : "73-85", "title" : "A new analytic method for finding policy-relevant scenarios", "type" : "article-journal", "volume" : "17" }, "uris" : [ "http://www.mendeley.com/documents/?uuid=37690120-ada9-4435-85f5-a814ba10acb3" ] } ], "mendeley" : { "formattedCitation" : "(GROVES; LEMPERT, 2007)", "plainTextFormattedCitation" : "(GROVES; LEMPERT, 2007)", "previouslyFormattedCitation" : "(GROVES; LEMPERT, 2007)" }, "properties" : { "noteIndex" : 0 }, "schema" : "https://github.com/citation-style-language/schema/raw/master/csl-citation.json" }</w:instrText>
      </w:r>
      <w:r>
        <w:fldChar w:fldCharType="separate"/>
      </w:r>
      <w:r w:rsidRPr="005D11E9">
        <w:rPr>
          <w:noProof/>
        </w:rPr>
        <w:t>(GROVES; LEMPERT, 2007)</w:t>
      </w:r>
      <w:r>
        <w:fldChar w:fldCharType="end"/>
      </w:r>
      <w:r>
        <w:t xml:space="preserve">. </w:t>
      </w:r>
      <w:r w:rsidR="00F07F9D">
        <w:t xml:space="preserve">Tais cenários podem ajudar os stakeholders a identificar novas maneiras de endereçar tais vulnerabilidades, voltando ao passo 1, ou então avaliar os </w:t>
      </w:r>
      <w:r w:rsidR="00F07F9D" w:rsidRPr="00DB7FC0">
        <w:rPr>
          <w:i/>
        </w:rPr>
        <w:t>tradeoffs</w:t>
      </w:r>
      <w:r w:rsidR="00F07F9D">
        <w:t xml:space="preserve"> envolvidos</w:t>
      </w:r>
      <w:r w:rsidR="00DD6395">
        <w:t xml:space="preserve"> na escolha das estratégias</w:t>
      </w:r>
      <w:r w:rsidR="008950E4">
        <w:t xml:space="preserve"> (passo 4)</w:t>
      </w:r>
      <w:r w:rsidR="00DD6395">
        <w:t>.</w:t>
      </w:r>
    </w:p>
    <w:p w14:paraId="383FA16F" w14:textId="77777777" w:rsidR="0042358D" w:rsidRPr="00631A78" w:rsidRDefault="0042358D" w:rsidP="00631A78">
      <w:pPr>
        <w:ind w:firstLine="737"/>
      </w:pPr>
    </w:p>
    <w:p w14:paraId="7C2101DA" w14:textId="77777777" w:rsidR="004451F6" w:rsidRDefault="004451F6" w:rsidP="002B2C5D">
      <w:pPr>
        <w:sectPr w:rsidR="004451F6" w:rsidSect="001F56FA">
          <w:footnotePr>
            <w:numRestart w:val="eachSect"/>
          </w:footnotePr>
          <w:pgSz w:w="11906" w:h="16838" w:code="9"/>
          <w:pgMar w:top="1701" w:right="1134" w:bottom="1134" w:left="1701" w:header="1134" w:footer="709" w:gutter="0"/>
          <w:cols w:space="708"/>
          <w:docGrid w:linePitch="360"/>
        </w:sectPr>
      </w:pPr>
    </w:p>
    <w:p w14:paraId="195102EE" w14:textId="2C57F7A4" w:rsidR="004451F6" w:rsidRDefault="004451F6" w:rsidP="004451F6">
      <w:pPr>
        <w:pStyle w:val="Legenda"/>
      </w:pPr>
      <w:bookmarkStart w:id="206" w:name="_Ref472928514"/>
      <w:bookmarkStart w:id="207" w:name="_Toc479347026"/>
      <w:r>
        <w:lastRenderedPageBreak/>
        <w:t xml:space="preserve">Figura </w:t>
      </w:r>
      <w:r w:rsidR="003019C2">
        <w:fldChar w:fldCharType="begin"/>
      </w:r>
      <w:r w:rsidR="003019C2">
        <w:instrText xml:space="preserve"> SEQ Figura \* ARABIC </w:instrText>
      </w:r>
      <w:r w:rsidR="003019C2">
        <w:fldChar w:fldCharType="separate"/>
      </w:r>
      <w:r w:rsidR="001375A1">
        <w:rPr>
          <w:noProof/>
        </w:rPr>
        <w:t>16</w:t>
      </w:r>
      <w:r w:rsidR="003019C2">
        <w:rPr>
          <w:noProof/>
        </w:rPr>
        <w:fldChar w:fldCharType="end"/>
      </w:r>
      <w:bookmarkEnd w:id="206"/>
      <w:r>
        <w:t xml:space="preserve"> – Princípios, Etapas, Técnicas e Ferramentas associadas ao RDM</w:t>
      </w:r>
      <w:bookmarkEnd w:id="207"/>
    </w:p>
    <w:p w14:paraId="53EA2C51" w14:textId="77777777" w:rsidR="004451F6" w:rsidRDefault="004451F6" w:rsidP="004451F6">
      <w:pPr>
        <w:jc w:val="center"/>
      </w:pPr>
      <w:r>
        <w:rPr>
          <w:noProof/>
        </w:rPr>
        <w:drawing>
          <wp:inline distT="0" distB="0" distL="0" distR="0" wp14:anchorId="6929239E" wp14:editId="6A4847E7">
            <wp:extent cx="7267904" cy="4800718"/>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279031" cy="4808067"/>
                    </a:xfrm>
                    <a:prstGeom prst="rect">
                      <a:avLst/>
                    </a:prstGeom>
                    <a:noFill/>
                  </pic:spPr>
                </pic:pic>
              </a:graphicData>
            </a:graphic>
          </wp:inline>
        </w:drawing>
      </w:r>
    </w:p>
    <w:p w14:paraId="59B300AE" w14:textId="77777777" w:rsidR="004451F6" w:rsidRDefault="004451F6" w:rsidP="004451F6">
      <w:pPr>
        <w:jc w:val="center"/>
        <w:sectPr w:rsidR="004451F6" w:rsidSect="004451F6">
          <w:footnotePr>
            <w:numRestart w:val="eachSect"/>
          </w:footnotePr>
          <w:pgSz w:w="16838" w:h="11906" w:orient="landscape" w:code="9"/>
          <w:pgMar w:top="1701" w:right="1701" w:bottom="1134" w:left="1134" w:header="1134" w:footer="709" w:gutter="0"/>
          <w:cols w:space="708"/>
          <w:docGrid w:linePitch="360"/>
        </w:sectPr>
      </w:pPr>
      <w:r>
        <w:t>Fonte: Elaborado pelo autor.</w:t>
      </w:r>
    </w:p>
    <w:p w14:paraId="432E0A92" w14:textId="77777777" w:rsidR="009176DB" w:rsidRDefault="005C793F" w:rsidP="003A5BCD">
      <w:pPr>
        <w:pStyle w:val="Ttulo3"/>
      </w:pPr>
      <w:bookmarkStart w:id="208" w:name="_Toc479347065"/>
      <w:r>
        <w:lastRenderedPageBreak/>
        <w:t>Estruturação da Decisão</w:t>
      </w:r>
      <w:bookmarkEnd w:id="208"/>
    </w:p>
    <w:p w14:paraId="58586A70" w14:textId="77777777" w:rsidR="00D6627B" w:rsidRDefault="002C5772" w:rsidP="001B683D">
      <w:r w:rsidRPr="002C5772">
        <w:t xml:space="preserve">Como em outras abordagens formais, </w:t>
      </w:r>
      <w:r>
        <w:t>é necessári</w:t>
      </w:r>
      <w:r w:rsidR="00691F0A">
        <w:t>a</w:t>
      </w:r>
      <w:r>
        <w:t xml:space="preserve"> uma maneira de organizar e consolidar as informações relevantes para a tomada de decisão. Na abordagem RDM, o framework XLRM</w:t>
      </w:r>
      <w:r w:rsidR="00691F0A">
        <w:t xml:space="preserve"> (</w:t>
      </w:r>
      <w:r w:rsidR="00691F0A">
        <w:fldChar w:fldCharType="begin"/>
      </w:r>
      <w:r w:rsidR="00691F0A">
        <w:instrText xml:space="preserve"> REF _Ref471914665 \h </w:instrText>
      </w:r>
      <w:r w:rsidR="00691F0A">
        <w:fldChar w:fldCharType="separate"/>
      </w:r>
      <w:r w:rsidR="00C25FF3">
        <w:t xml:space="preserve">Quadro </w:t>
      </w:r>
      <w:r w:rsidR="00C25FF3">
        <w:rPr>
          <w:noProof/>
        </w:rPr>
        <w:t>4</w:t>
      </w:r>
      <w:r w:rsidR="00691F0A">
        <w:fldChar w:fldCharType="end"/>
      </w:r>
      <w:r w:rsidR="00691F0A">
        <w:t>)</w:t>
      </w:r>
      <w:r>
        <w:t xml:space="preserve"> é utilizado para este propósito.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006E1018" w:rsidRPr="006E1018">
        <w:rPr>
          <w:noProof/>
        </w:rPr>
        <w:t>(LEMPERT; POPPER; BANKES, 2003)</w:t>
      </w:r>
      <w:r>
        <w:fldChar w:fldCharType="end"/>
      </w:r>
      <w:r>
        <w:t>.</w:t>
      </w:r>
    </w:p>
    <w:p w14:paraId="52F83E00" w14:textId="77777777" w:rsidR="00EE6240" w:rsidRDefault="00EE6240" w:rsidP="00EE6240">
      <w:pPr>
        <w:pStyle w:val="Legenda"/>
      </w:pPr>
      <w:bookmarkStart w:id="209" w:name="_Ref471914665"/>
      <w:bookmarkStart w:id="210" w:name="_Toc479346812"/>
      <w:r>
        <w:t xml:space="preserve">Quadro </w:t>
      </w:r>
      <w:r w:rsidR="003019C2">
        <w:fldChar w:fldCharType="begin"/>
      </w:r>
      <w:r w:rsidR="003019C2">
        <w:instrText xml:space="preserve"> SEQ Quadro \* ARABIC </w:instrText>
      </w:r>
      <w:r w:rsidR="003019C2">
        <w:fldChar w:fldCharType="separate"/>
      </w:r>
      <w:r w:rsidR="00C25FF3">
        <w:rPr>
          <w:noProof/>
        </w:rPr>
        <w:t>4</w:t>
      </w:r>
      <w:r w:rsidR="003019C2">
        <w:rPr>
          <w:noProof/>
        </w:rPr>
        <w:fldChar w:fldCharType="end"/>
      </w:r>
      <w:bookmarkEnd w:id="209"/>
      <w:r>
        <w:t xml:space="preserve"> – Framework XLRM</w:t>
      </w:r>
      <w:bookmarkEnd w:id="210"/>
    </w:p>
    <w:p w14:paraId="186F74BF" w14:textId="77777777" w:rsidR="00D6627B" w:rsidRDefault="00BD09A1" w:rsidP="00EE6240">
      <w:pPr>
        <w:ind w:firstLine="0"/>
      </w:pPr>
      <w:r>
        <w:rPr>
          <w:noProof/>
        </w:rPr>
        <w:drawing>
          <wp:inline distT="0" distB="0" distL="0" distR="0" wp14:anchorId="71FB4B25" wp14:editId="507ECFAA">
            <wp:extent cx="5752173" cy="2543175"/>
            <wp:effectExtent l="0" t="0" r="127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6217" cy="2562648"/>
                    </a:xfrm>
                    <a:prstGeom prst="rect">
                      <a:avLst/>
                    </a:prstGeom>
                    <a:noFill/>
                  </pic:spPr>
                </pic:pic>
              </a:graphicData>
            </a:graphic>
          </wp:inline>
        </w:drawing>
      </w:r>
    </w:p>
    <w:p w14:paraId="06DE88B3" w14:textId="77777777" w:rsidR="00D6627B" w:rsidRPr="002C5772" w:rsidRDefault="00EE6240" w:rsidP="00691F0A">
      <w:pPr>
        <w:ind w:firstLine="0"/>
        <w:jc w:val="center"/>
      </w:pPr>
      <w:r>
        <w:t>Fonte: Adaptado de Lempert</w:t>
      </w:r>
      <w:r w:rsidR="00691F0A">
        <w:t xml:space="preserve"> </w:t>
      </w:r>
      <w:r w:rsidR="00691F0A">
        <w:fldChar w:fldCharType="begin" w:fldLock="1"/>
      </w:r>
      <w:r w:rsidR="002F15FD">
        <w:instrText>ADDIN CSL_CITATION { "citationItems" : [ { "id" : "ITEM-1", "itemData" : { "URL" : "https://www.youtube.com/watch?v=D01UM0G2m_k", "accessed" : { "date-parts" : [ [ "2017", "1", "11" ] ] }, "author" : [ { "dropping-particle" : "", "family" : "Lempert", "given" : "Robert J.", "non-dropping-particle" : "", "parse-names" : false, "suffix" : "" } ], "id" : "ITEM-1", "issued" : { "date-parts" : [ [ "2015" ] ] }, "title" : "Robert Lempert: Democratizing Analytics: Scientifically and Ethically Informed Decision Support", "type" : "webpage" }, "suffix" : "min. 35", "uris" : [ "http://www.mendeley.com/documents/?uuid=030d6ef0-34f6-46ff-a2a8-af66b41ea086" ] } ], "mendeley" : { "formattedCitation" : "(LEMPERT, 2015 min. 35)", "plainTextFormattedCitation" : "(LEMPERT, 2015 min. 35)", "previouslyFormattedCitation" : "(LEMPERT, 2015 min. 35)" }, "properties" : { "noteIndex" : 0 }, "schema" : "https://github.com/citation-style-language/schema/raw/master/csl-citation.json" }</w:instrText>
      </w:r>
      <w:r w:rsidR="00691F0A">
        <w:fldChar w:fldCharType="separate"/>
      </w:r>
      <w:r w:rsidR="00691F0A" w:rsidRPr="00691F0A">
        <w:rPr>
          <w:noProof/>
        </w:rPr>
        <w:t>(LEMPERT, 2015 min. 35)</w:t>
      </w:r>
      <w:r w:rsidR="00691F0A">
        <w:fldChar w:fldCharType="end"/>
      </w:r>
    </w:p>
    <w:p w14:paraId="222EEF2E" w14:textId="77777777" w:rsidR="009828CF" w:rsidRDefault="00C074CB" w:rsidP="00E3242B">
      <w:r w:rsidRPr="00A51AE4">
        <w:t>Alavancagens</w:t>
      </w:r>
      <w:r w:rsidR="005B1D31" w:rsidRPr="0026476F">
        <w:rPr>
          <w:b/>
        </w:rPr>
        <w:t xml:space="preserve"> </w:t>
      </w:r>
      <w:r w:rsidR="005B1D31" w:rsidRPr="00C074CB">
        <w:rPr>
          <w:i/>
        </w:rPr>
        <w:t>(</w:t>
      </w:r>
      <w:r w:rsidRPr="00C074CB">
        <w:rPr>
          <w:i/>
        </w:rPr>
        <w:t xml:space="preserve">Policy Levers - </w:t>
      </w:r>
      <w:r w:rsidR="005B1D31" w:rsidRPr="00C074CB">
        <w:rPr>
          <w:i/>
        </w:rPr>
        <w:t>L)</w:t>
      </w:r>
      <w:r w:rsidR="005B1D31" w:rsidRPr="005B1D31">
        <w:t xml:space="preserve"> são ações relacionadas ao curto prazo</w:t>
      </w:r>
      <w:r w:rsidR="005B1D31">
        <w:t xml:space="preserve"> que, em diversas combinações, formam as possíveis estratégias que os tomadores de decis</w:t>
      </w:r>
      <w:r w:rsidR="0026476F">
        <w:t>ão querem explorar</w:t>
      </w:r>
      <w:r w:rsidR="00D01D14">
        <w:t>.</w:t>
      </w:r>
      <w:r w:rsidR="00DB686F">
        <w:t xml:space="preserve"> </w:t>
      </w:r>
      <w:r w:rsidR="00DB686F">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DB686F">
        <w:fldChar w:fldCharType="separate"/>
      </w:r>
      <w:r w:rsidR="006E1018" w:rsidRPr="006E1018">
        <w:rPr>
          <w:noProof/>
        </w:rPr>
        <w:t>(LEMPERT; POPPER; BANKES, 2003)</w:t>
      </w:r>
      <w:r w:rsidR="00DB686F">
        <w:fldChar w:fldCharType="end"/>
      </w:r>
      <w:r w:rsidR="00DB686F">
        <w:t>.</w:t>
      </w:r>
      <w:r w:rsidR="00D01D14">
        <w:t xml:space="preserve"> Uma combinação alavancagens </w:t>
      </w:r>
      <w:r w:rsidR="009828CF">
        <w:t>específica</w:t>
      </w:r>
      <w:r w:rsidR="00D01D14">
        <w:t xml:space="preserve"> compõe uma estratégia </w:t>
      </w:r>
      <m:oMath>
        <m:r>
          <w:rPr>
            <w:rFonts w:ascii="Cambria Math" w:hAnsi="Cambria Math"/>
          </w:rPr>
          <m:t xml:space="preserve">s ∈ </m:t>
        </m:r>
        <m:acc>
          <m:accPr>
            <m:chr m:val="⃗"/>
            <m:ctrlPr>
              <w:rPr>
                <w:rFonts w:ascii="Cambria Math" w:hAnsi="Cambria Math"/>
                <w:i/>
              </w:rPr>
            </m:ctrlPr>
          </m:accPr>
          <m:e>
            <m:r>
              <w:rPr>
                <w:rFonts w:ascii="Cambria Math" w:hAnsi="Cambria Math"/>
              </w:rPr>
              <m:t>S</m:t>
            </m:r>
          </m:e>
        </m:acc>
      </m:oMath>
      <w:r w:rsidR="0026476F">
        <w:t xml:space="preserve">. </w:t>
      </w:r>
      <w:r w:rsidR="00DB686F" w:rsidRPr="002F15FD">
        <w:rPr>
          <w:sz w:val="22"/>
        </w:rPr>
        <w:fldChar w:fldCharType="begin" w:fldLock="1"/>
      </w:r>
      <w:r w:rsidR="00DB686F">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"517", "uris" : [ "http://www.mendeley.com/documents/?uuid=4a76305e-bf08-4fcd-b85b-18bd106f7fb5" ] } ], "mendeley" : { "formattedCitation" : "(LEMPERT et al., 2006, p. 517)", "plainTextFormattedCitation" : "(LEMPERT et al., 2006, p. 517)", "previouslyFormattedCitation" : "(LEMPERT et al., 2006, p. 517)" }, "properties" : { "noteIndex" : 0 }, "schema" : "https://github.com/citation-style-language/schema/raw/master/csl-citation.json" }</w:instrText>
      </w:r>
      <w:r w:rsidR="00DB686F" w:rsidRPr="002F15FD">
        <w:rPr>
          <w:sz w:val="22"/>
        </w:rPr>
        <w:fldChar w:fldCharType="separate"/>
      </w:r>
      <w:r w:rsidR="00DB686F" w:rsidRPr="002F15FD">
        <w:rPr>
          <w:noProof/>
          <w:sz w:val="22"/>
        </w:rPr>
        <w:t>(LEMPERT et al., 2006, p. 517)</w:t>
      </w:r>
      <w:r w:rsidR="00DB686F" w:rsidRPr="002F15FD">
        <w:rPr>
          <w:sz w:val="22"/>
        </w:rPr>
        <w:fldChar w:fldCharType="end"/>
      </w:r>
    </w:p>
    <w:p w14:paraId="7D9A7B5E" w14:textId="77777777" w:rsidR="009828CF" w:rsidRDefault="005B1D31" w:rsidP="00E3242B">
      <w:r w:rsidRPr="00A51AE4">
        <w:t>Incertezas Exógenas</w:t>
      </w:r>
      <w:r w:rsidRPr="00C074CB">
        <w:rPr>
          <w:b/>
        </w:rPr>
        <w:t xml:space="preserve"> </w:t>
      </w:r>
      <w:r w:rsidRPr="00C074CB">
        <w:rPr>
          <w:i/>
        </w:rPr>
        <w:t>(</w:t>
      </w:r>
      <w:r w:rsidR="00C074CB" w:rsidRPr="00BC5B27">
        <w:rPr>
          <w:i/>
        </w:rPr>
        <w:t>Exogenous</w:t>
      </w:r>
      <w:r w:rsidR="00C074CB">
        <w:rPr>
          <w:i/>
        </w:rPr>
        <w:t xml:space="preserve"> Uncertainties - </w:t>
      </w:r>
      <w:r w:rsidRPr="00C074CB">
        <w:rPr>
          <w:i/>
        </w:rPr>
        <w:t>X)</w:t>
      </w:r>
      <w:r>
        <w:t xml:space="preserve"> são fatores fora do controle dos tomadores de decisão que podem tornar-se importantes para definir o sucesso das estratégias definidas.</w:t>
      </w:r>
      <w:r w:rsidR="00DB686F">
        <w:t xml:space="preserve"> </w:t>
      </w:r>
      <w:r w:rsidR="009828CF">
        <w:t xml:space="preserve">Uma combinação específica de incertezas configura um futuro </w:t>
      </w:r>
      <m:oMath>
        <m:r>
          <w:rPr>
            <w:rFonts w:ascii="Cambria Math" w:hAnsi="Cambria Math"/>
          </w:rPr>
          <m:t>x∈</m:t>
        </m:r>
        <m:acc>
          <m:accPr>
            <m:chr m:val="⃗"/>
            <m:ctrlPr>
              <w:rPr>
                <w:rFonts w:ascii="Cambria Math" w:hAnsi="Cambria Math"/>
                <w:i/>
              </w:rPr>
            </m:ctrlPr>
          </m:accPr>
          <m:e>
            <m:r>
              <w:rPr>
                <w:rFonts w:ascii="Cambria Math" w:hAnsi="Cambria Math"/>
              </w:rPr>
              <m:t>F</m:t>
            </m:r>
          </m:e>
        </m:acc>
      </m:oMath>
      <w:r w:rsidR="009828CF">
        <w:t>.</w:t>
      </w:r>
      <w:r w:rsidR="00DB686F">
        <w:t xml:space="preserve"> </w:t>
      </w:r>
      <w:r w:rsidR="00DB686F" w:rsidRPr="002F15FD">
        <w:rPr>
          <w:sz w:val="22"/>
        </w:rPr>
        <w:fldChar w:fldCharType="begin" w:fldLock="1"/>
      </w:r>
      <w:r w:rsidR="00DB686F">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"517", "uris" : [ "http://www.mendeley.com/documents/?uuid=4a76305e-bf08-4fcd-b85b-18bd106f7fb5" ] } ], "mendeley" : { "formattedCitation" : "(LEMPERT et al., 2006, p. 517)", "plainTextFormattedCitation" : "(LEMPERT et al., 2006, p. 517)", "previouslyFormattedCitation" : "(LEMPERT et al., 2006, p. 517)" }, "properties" : { "noteIndex" : 0 }, "schema" : "https://github.com/citation-style-language/schema/raw/master/csl-citation.json" }</w:instrText>
      </w:r>
      <w:r w:rsidR="00DB686F" w:rsidRPr="002F15FD">
        <w:rPr>
          <w:sz w:val="22"/>
        </w:rPr>
        <w:fldChar w:fldCharType="separate"/>
      </w:r>
      <w:r w:rsidR="00DB686F" w:rsidRPr="002F15FD">
        <w:rPr>
          <w:noProof/>
          <w:sz w:val="22"/>
        </w:rPr>
        <w:t>(LEMPERT et al., 2006, p. 517)</w:t>
      </w:r>
      <w:r w:rsidR="00DB686F" w:rsidRPr="002F15FD">
        <w:rPr>
          <w:sz w:val="22"/>
        </w:rPr>
        <w:fldChar w:fldCharType="end"/>
      </w:r>
      <w:r w:rsidR="00133C7A">
        <w:t>.</w:t>
      </w:r>
    </w:p>
    <w:p w14:paraId="2A7BC62D" w14:textId="77777777" w:rsidR="001F5A0D" w:rsidRDefault="00C074CB" w:rsidP="00E3242B">
      <w:r>
        <w:t>Indicadores</w:t>
      </w:r>
      <w:r w:rsidR="005B1D31" w:rsidRPr="00C074CB">
        <w:t xml:space="preserve"> </w:t>
      </w:r>
      <w:r w:rsidR="005B1D31" w:rsidRPr="00C074CB">
        <w:rPr>
          <w:i/>
        </w:rPr>
        <w:t>(</w:t>
      </w:r>
      <w:r w:rsidRPr="00404083">
        <w:rPr>
          <w:i/>
        </w:rPr>
        <w:t>Measures</w:t>
      </w:r>
      <w:r w:rsidRPr="00C074CB">
        <w:rPr>
          <w:i/>
        </w:rPr>
        <w:t xml:space="preserve"> - </w:t>
      </w:r>
      <w:r w:rsidR="005B1D31" w:rsidRPr="00C074CB">
        <w:rPr>
          <w:i/>
        </w:rPr>
        <w:t>M)</w:t>
      </w:r>
      <w:r w:rsidR="005B1D31">
        <w:t xml:space="preserve"> são as os indicado</w:t>
      </w:r>
      <w:r w:rsidR="00076525">
        <w:t xml:space="preserve">res de performance que os </w:t>
      </w:r>
      <w:r w:rsidR="00076525" w:rsidRPr="00A51AE4">
        <w:rPr>
          <w:i/>
        </w:rPr>
        <w:t>stakeholders</w:t>
      </w:r>
      <w:r w:rsidR="00076525">
        <w:t xml:space="preserve"> da situação usariam para ordenar a utilidade de diversos cenários.</w:t>
      </w:r>
    </w:p>
    <w:p w14:paraId="696E7E18" w14:textId="77777777" w:rsidR="003F73C9" w:rsidRDefault="00076525" w:rsidP="003F73C9">
      <w:r>
        <w:t xml:space="preserve">Relações </w:t>
      </w:r>
      <w:r w:rsidRPr="00715D11">
        <w:rPr>
          <w:i/>
        </w:rPr>
        <w:t>(</w:t>
      </w:r>
      <w:r w:rsidR="00715D11">
        <w:rPr>
          <w:i/>
        </w:rPr>
        <w:t xml:space="preserve">Relationships - </w:t>
      </w:r>
      <w:r w:rsidRPr="00715D11">
        <w:rPr>
          <w:i/>
        </w:rPr>
        <w:t>R)</w:t>
      </w:r>
      <w:r w:rsidR="00D57C5D">
        <w:t xml:space="preserve"> descrevem as maneiras pelas quais os fatores anteriores relacionam-se um aos outros ao longo do temp</w:t>
      </w:r>
      <w:r w:rsidR="00B61DA4">
        <w:t>o</w:t>
      </w:r>
      <w:r w:rsidR="005B652F">
        <w:t>. Tais relações são representadas no gerador de cenários utilizado para simular o sistema sob consideração</w:t>
      </w:r>
      <w:r w:rsidR="00B61DA4">
        <w:t xml:space="preserve">. </w:t>
      </w:r>
      <w:r w:rsidR="00B61DA4">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B61DA4">
        <w:fldChar w:fldCharType="separate"/>
      </w:r>
      <w:r w:rsidR="006E1018" w:rsidRPr="006E1018">
        <w:rPr>
          <w:noProof/>
        </w:rPr>
        <w:t>(LEMPERT; POPPER; BANKES, 2003)</w:t>
      </w:r>
      <w:r w:rsidR="00B61DA4">
        <w:fldChar w:fldCharType="end"/>
      </w:r>
      <w:r w:rsidR="005B652F">
        <w:t>.</w:t>
      </w:r>
    </w:p>
    <w:p w14:paraId="4EE83F13" w14:textId="77777777" w:rsidR="00665635" w:rsidRDefault="00240035" w:rsidP="009C7299">
      <w:pPr>
        <w:pStyle w:val="Ttulo3"/>
      </w:pPr>
      <w:bookmarkStart w:id="211" w:name="_Toc479347066"/>
      <w:r>
        <w:lastRenderedPageBreak/>
        <w:t>Geração de Casos</w:t>
      </w:r>
      <w:bookmarkEnd w:id="211"/>
    </w:p>
    <w:p w14:paraId="3EC8AC5F" w14:textId="77777777" w:rsidR="00133C7A" w:rsidRDefault="00570172" w:rsidP="00133C7A">
      <w:r>
        <w:t>S</w:t>
      </w:r>
      <w:r w:rsidR="00133C7A">
        <w:t>elecionar uma amostra finita de casos para análise a partir de um conjunto potencialmente infinito de possibilidades é um dos problemas em uma An</w:t>
      </w:r>
      <w:r w:rsidR="00682E17">
        <w:t>álise Explo</w:t>
      </w:r>
      <w:r w:rsidR="00133C7A">
        <w:t xml:space="preserve">ratória. </w:t>
      </w:r>
      <w:r w:rsidR="00133C7A">
        <w:fldChar w:fldCharType="begin" w:fldLock="1"/>
      </w:r>
      <w:r w:rsidR="00133C7A">
        <w:instrText>ADDIN CSL_CITATION { "citationItems" : [ { "id" : "ITEM-1", "itemData" : { "DOI" : "10.1007/978-1-4419-1153-7_314", "ISBN" : "978-1-4419-1153-7", "abstract" : "Exploratory Modeling Analysis Definition from Encyclopedia of Operations Research and Management Science",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 : "1", "issued" : { "date-parts" : [ [ "2016" ] ] }, "page" : "1-8", "publisher" : "Springer US", "publisher-place" : "Boston, MA", "title" : "Exploratory Modeling and Analysis", "type" : "chapter", "volume" : "2" }, "uris" : [ "http://www.mendeley.com/documents/?uuid=1a61a445-1c8d-4374-aab2-f24cb4f38807" ] } ], "mendeley" : { "formattedCitation" : "(BANKES; WALKER; KWAKKEL, 2016)", "plainTextFormattedCitation" : "(BANKES; WALKER; KWAKKEL, 2016)", "previouslyFormattedCitation" : "(BANKES; WALKER; KWAKKEL, 2016)" }, "properties" : { "noteIndex" : 0 }, "schema" : "https://github.com/citation-style-language/schema/raw/master/csl-citation.json" }</w:instrText>
      </w:r>
      <w:r w:rsidR="00133C7A">
        <w:fldChar w:fldCharType="separate"/>
      </w:r>
      <w:r w:rsidR="00133C7A" w:rsidRPr="0084787C">
        <w:rPr>
          <w:noProof/>
        </w:rPr>
        <w:t>(BANKES; WALKER; KWAKKEL, 2016)</w:t>
      </w:r>
      <w:r w:rsidR="00133C7A">
        <w:fldChar w:fldCharType="end"/>
      </w:r>
      <w:r w:rsidR="00133C7A">
        <w:t xml:space="preserve">. Quando uma Análise RDM é utilizada, os futuros neste conjunto de casos tipicamente não têm probabilidades conhecidas. </w:t>
      </w:r>
      <w:r w:rsidR="00133C7A">
        <w:fldChar w:fldCharType="begin" w:fldLock="1"/>
      </w:r>
      <w:r w:rsidR="00133C7A">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sidR="00133C7A">
        <w:fldChar w:fldCharType="separate"/>
      </w:r>
      <w:r w:rsidR="00133C7A" w:rsidRPr="00243527">
        <w:rPr>
          <w:noProof/>
        </w:rPr>
        <w:t>(GROVES, 2006)</w:t>
      </w:r>
      <w:r w:rsidR="00133C7A">
        <w:fldChar w:fldCharType="end"/>
      </w:r>
      <w:r w:rsidR="00133C7A">
        <w:t>.</w:t>
      </w:r>
    </w:p>
    <w:p w14:paraId="338984A4" w14:textId="77777777" w:rsidR="00133C7A" w:rsidRDefault="00133C7A" w:rsidP="00133C7A">
      <w:r>
        <w:t>Nestas situações, as análises RDM usualmente extraem</w:t>
      </w:r>
      <w:r w:rsidR="007C119F">
        <w:t xml:space="preserve"> uma amostra uniforme da</w:t>
      </w:r>
      <w:r>
        <w:t xml:space="preserve">s </w:t>
      </w:r>
      <w:r w:rsidR="007C119F">
        <w:t>incertezas</w:t>
      </w:r>
      <w:r>
        <w:t xml:space="preserve"> exógen</w:t>
      </w:r>
      <w:r w:rsidR="007C119F">
        <w:t>a</w:t>
      </w:r>
      <w:r>
        <w:t xml:space="preserve">s dentro de uma faixa de valores plausíveis, </w:t>
      </w:r>
      <w:r w:rsidR="007C119F">
        <w:t>usando um</w:t>
      </w:r>
      <w:r>
        <w:t xml:space="preserve"> procedimento de amostragem </w:t>
      </w:r>
      <w:r w:rsidRPr="00BC5B27">
        <w:rPr>
          <w:i/>
        </w:rPr>
        <w:t>Latin Hypercube</w:t>
      </w:r>
      <w:r w:rsidR="007C119F" w:rsidRPr="00BC5B27">
        <w:rPr>
          <w:i/>
        </w:rPr>
        <w:t xml:space="preserve"> Sampling</w:t>
      </w:r>
      <w:r>
        <w:t>.</w:t>
      </w:r>
      <w:r w:rsidR="00B001BD">
        <w:t xml:space="preserve"> </w:t>
      </w:r>
      <w:r w:rsidR="00B001BD">
        <w:fldChar w:fldCharType="begin" w:fldLock="1"/>
      </w:r>
      <w:r w:rsidR="00971829">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sidR="00B001BD">
        <w:fldChar w:fldCharType="separate"/>
      </w:r>
      <w:r w:rsidR="00B001BD" w:rsidRPr="00B001BD">
        <w:rPr>
          <w:noProof/>
        </w:rPr>
        <w:t>(BRYANT; LEMPERT, 2010)</w:t>
      </w:r>
      <w:r w:rsidR="00B001BD">
        <w:fldChar w:fldCharType="end"/>
      </w:r>
      <w:r w:rsidR="00B001BD">
        <w:t>.</w:t>
      </w:r>
      <w:r>
        <w:t xml:space="preserve"> Tal prática não deve ser entendida como a atribuição de uma distribuição de probabilidade uniforme aos fatores exógenos, visto que os resultados geralmente não são avaliados utilizando-se métricas que consideram a frequência relativa das observações.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C24BCD">
        <w:rPr>
          <w:noProof/>
        </w:rPr>
        <w:t>(GROVES, 2006)</w:t>
      </w:r>
      <w:r>
        <w:fldChar w:fldCharType="end"/>
      </w:r>
      <w:r>
        <w:t>.</w:t>
      </w:r>
    </w:p>
    <w:p w14:paraId="3DB25009" w14:textId="77777777" w:rsidR="000873FD" w:rsidRDefault="00A07936" w:rsidP="00E52F23">
      <w:r>
        <w:t>A partir desta amostra, a</w:t>
      </w:r>
      <w:r w:rsidR="00133C7A">
        <w:t xml:space="preserve"> Análise RDM testa cada estratégia em cada futuro plausível que faz parte da amostra</w:t>
      </w:r>
      <w:r w:rsidR="000873FD">
        <w:t xml:space="preserve"> obtida</w:t>
      </w:r>
      <w:r w:rsidR="00133C7A">
        <w:t xml:space="preserve">. Desta maneira, é necessário formar um conjunto de casos </w:t>
      </w:r>
      <m:oMath>
        <m:acc>
          <m:accPr>
            <m:chr m:val="⃗"/>
            <m:ctrlPr>
              <w:rPr>
                <w:rFonts w:ascii="Cambria Math" w:hAnsi="Cambria Math"/>
                <w:i/>
              </w:rPr>
            </m:ctrlPr>
          </m:accPr>
          <m:e>
            <m:r>
              <w:rPr>
                <w:rFonts w:ascii="Cambria Math" w:hAnsi="Cambria Math"/>
              </w:rPr>
              <m:t>E</m:t>
            </m:r>
          </m:e>
        </m:acc>
        <m:r>
          <w:rPr>
            <w:rFonts w:ascii="Cambria Math" w:hAnsi="Cambria Math"/>
          </w:rPr>
          <m:t xml:space="preserve">= </m:t>
        </m:r>
        <m:acc>
          <m:accPr>
            <m:chr m:val="⃗"/>
            <m:ctrlPr>
              <w:rPr>
                <w:rFonts w:ascii="Cambria Math" w:hAnsi="Cambria Math"/>
                <w:i/>
              </w:rPr>
            </m:ctrlPr>
          </m:accPr>
          <m:e>
            <m:r>
              <w:rPr>
                <w:rFonts w:ascii="Cambria Math" w:hAnsi="Cambria Math"/>
              </w:rPr>
              <m:t>S</m:t>
            </m:r>
          </m:e>
        </m:acc>
        <m:r>
          <w:rPr>
            <w:rFonts w:ascii="Cambria Math" w:hAnsi="Cambria Math"/>
          </w:rPr>
          <m:t xml:space="preserve">× </m:t>
        </m:r>
        <m:acc>
          <m:accPr>
            <m:chr m:val="⃗"/>
            <m:ctrlPr>
              <w:rPr>
                <w:rFonts w:ascii="Cambria Math" w:hAnsi="Cambria Math"/>
                <w:i/>
              </w:rPr>
            </m:ctrlPr>
          </m:accPr>
          <m:e>
            <m:r>
              <w:rPr>
                <w:rFonts w:ascii="Cambria Math" w:hAnsi="Cambria Math"/>
              </w:rPr>
              <m:t>F</m:t>
            </m:r>
          </m:e>
        </m:acc>
      </m:oMath>
      <w:r w:rsidR="00133C7A">
        <w:t xml:space="preserve"> (conhecido como </w:t>
      </w:r>
      <w:r w:rsidR="00133C7A" w:rsidRPr="00BC5B27">
        <w:rPr>
          <w:i/>
        </w:rPr>
        <w:t>scenario ensemble</w:t>
      </w:r>
      <w:r w:rsidR="00133C7A">
        <w:t xml:space="preserve">). </w:t>
      </w:r>
      <w:r w:rsidR="00133C7A" w:rsidRPr="002F15FD">
        <w:rPr>
          <w:sz w:val="22"/>
        </w:rPr>
        <w:fldChar w:fldCharType="begin" w:fldLock="1"/>
      </w:r>
      <w:r w:rsidR="00133C7A">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"517", "uris" : [ "http://www.mendeley.com/documents/?uuid=4a76305e-bf08-4fcd-b85b-18bd106f7fb5" ] } ], "mendeley" : { "formattedCitation" : "(LEMPERT et al., 2006, p. 517)", "plainTextFormattedCitation" : "(LEMPERT et al., 2006, p. 517)", "previouslyFormattedCitation" : "(LEMPERT et al., 2006, p. 517)" }, "properties" : { "noteIndex" : 0 }, "schema" : "https://github.com/citation-style-language/schema/raw/master/csl-citation.json" }</w:instrText>
      </w:r>
      <w:r w:rsidR="00133C7A" w:rsidRPr="002F15FD">
        <w:rPr>
          <w:sz w:val="22"/>
        </w:rPr>
        <w:fldChar w:fldCharType="separate"/>
      </w:r>
      <w:r w:rsidR="00133C7A" w:rsidRPr="002F15FD">
        <w:rPr>
          <w:noProof/>
          <w:sz w:val="22"/>
        </w:rPr>
        <w:t>(LEMPERT et al., 2006, p. 517)</w:t>
      </w:r>
      <w:r w:rsidR="00133C7A" w:rsidRPr="002F15FD">
        <w:rPr>
          <w:sz w:val="22"/>
        </w:rPr>
        <w:fldChar w:fldCharType="end"/>
      </w:r>
      <w:r w:rsidR="00133C7A">
        <w:rPr>
          <w:sz w:val="22"/>
        </w:rPr>
        <w:t>.</w:t>
      </w:r>
      <w:r w:rsidR="000873FD">
        <w:rPr>
          <w:sz w:val="22"/>
        </w:rPr>
        <w:t xml:space="preserve"> O</w:t>
      </w:r>
      <w:r w:rsidR="000873FD">
        <w:t xml:space="preserve"> </w:t>
      </w:r>
      <w:r w:rsidR="000873FD">
        <w:fldChar w:fldCharType="begin"/>
      </w:r>
      <w:r w:rsidR="000873FD">
        <w:instrText xml:space="preserve"> REF _Ref473040142 \h </w:instrText>
      </w:r>
      <w:r w:rsidR="000873FD">
        <w:fldChar w:fldCharType="separate"/>
      </w:r>
      <w:r w:rsidR="00C25FF3">
        <w:t xml:space="preserve">Quadro </w:t>
      </w:r>
      <w:r w:rsidR="00C25FF3">
        <w:rPr>
          <w:noProof/>
        </w:rPr>
        <w:t>5</w:t>
      </w:r>
      <w:r w:rsidR="000873FD">
        <w:fldChar w:fldCharType="end"/>
      </w:r>
      <w:r w:rsidR="000873FD">
        <w:t xml:space="preserve"> ilustra um </w:t>
      </w:r>
      <w:r w:rsidR="000873FD" w:rsidRPr="00BC5B27">
        <w:rPr>
          <w:i/>
        </w:rPr>
        <w:t>scenario ensemble</w:t>
      </w:r>
      <w:r w:rsidR="000873FD">
        <w:rPr>
          <w:i/>
        </w:rPr>
        <w:t xml:space="preserve"> </w:t>
      </w:r>
      <w:r w:rsidR="000873FD">
        <w:t xml:space="preserve">formado por </w:t>
      </w:r>
      <m:oMath>
        <m:r>
          <w:rPr>
            <w:rFonts w:ascii="Cambria Math" w:hAnsi="Cambria Math"/>
          </w:rPr>
          <m:t>Z</m:t>
        </m:r>
      </m:oMath>
      <w:r w:rsidR="000873FD">
        <w:t xml:space="preserve"> futuros </w:t>
      </w:r>
      <m:oMath>
        <m:sSub>
          <m:sSubPr>
            <m:ctrlPr>
              <w:rPr>
                <w:rFonts w:ascii="Cambria Math" w:hAnsi="Cambria Math"/>
                <w:i/>
              </w:rPr>
            </m:ctrlPr>
          </m:sSubPr>
          <m:e>
            <m:r>
              <w:rPr>
                <w:rFonts w:ascii="Cambria Math" w:hAnsi="Cambria Math"/>
              </w:rPr>
              <m:t>x</m:t>
            </m:r>
          </m:e>
          <m:sub>
            <m:r>
              <w:rPr>
                <w:rFonts w:ascii="Cambria Math" w:hAnsi="Cambria Math"/>
              </w:rPr>
              <m:t>z</m:t>
            </m:r>
          </m:sub>
        </m:sSub>
      </m:oMath>
      <w:r w:rsidR="000873FD">
        <w:t xml:space="preserve">, nos quais </w:t>
      </w:r>
      <m:oMath>
        <m:r>
          <w:rPr>
            <w:rFonts w:ascii="Cambria Math" w:hAnsi="Cambria Math"/>
          </w:rPr>
          <m:t>Y</m:t>
        </m:r>
      </m:oMath>
      <w:r w:rsidR="000873FD">
        <w:t xml:space="preserve"> estratégias </w:t>
      </w:r>
      <m:oMath>
        <m:sSub>
          <m:sSubPr>
            <m:ctrlPr>
              <w:rPr>
                <w:rFonts w:ascii="Cambria Math" w:hAnsi="Cambria Math"/>
                <w:i/>
              </w:rPr>
            </m:ctrlPr>
          </m:sSubPr>
          <m:e>
            <m:r>
              <w:rPr>
                <w:rFonts w:ascii="Cambria Math" w:hAnsi="Cambria Math"/>
              </w:rPr>
              <m:t>s</m:t>
            </m:r>
          </m:e>
          <m:sub>
            <m:r>
              <w:rPr>
                <w:rFonts w:ascii="Cambria Math" w:hAnsi="Cambria Math"/>
              </w:rPr>
              <m:t>y</m:t>
            </m:r>
          </m:sub>
        </m:sSub>
        <m:r>
          <w:rPr>
            <w:rFonts w:ascii="Cambria Math" w:hAnsi="Cambria Math"/>
          </w:rPr>
          <m:t xml:space="preserve"> </m:t>
        </m:r>
      </m:oMath>
      <w:r w:rsidR="000873FD">
        <w:t xml:space="preserve">são testadas, formando </w:t>
      </w:r>
      <m:oMath>
        <m:r>
          <w:rPr>
            <w:rFonts w:ascii="Cambria Math" w:hAnsi="Cambria Math"/>
          </w:rPr>
          <m:t>Y*Z</m:t>
        </m:r>
      </m:oMath>
      <w:r w:rsidR="00FB2B71">
        <w:t xml:space="preserve"> </w:t>
      </w:r>
      <w:r w:rsidR="000873FD">
        <w:t xml:space="preserve">casos </w:t>
      </w:r>
      <m:oMath>
        <m:sSub>
          <m:sSubPr>
            <m:ctrlPr>
              <w:rPr>
                <w:rFonts w:ascii="Cambria Math" w:hAnsi="Cambria Math"/>
                <w:i/>
              </w:rPr>
            </m:ctrlPr>
          </m:sSubPr>
          <m:e>
            <m:r>
              <w:rPr>
                <w:rFonts w:ascii="Cambria Math" w:hAnsi="Cambria Math"/>
              </w:rPr>
              <m:t>c</m:t>
            </m:r>
          </m:e>
          <m:sub>
            <m:r>
              <w:rPr>
                <w:rFonts w:ascii="Cambria Math" w:hAnsi="Cambria Math"/>
              </w:rPr>
              <m:t>yz</m:t>
            </m:r>
          </m:sub>
        </m:sSub>
      </m:oMath>
      <w:r w:rsidR="000873FD">
        <w:t>.</w:t>
      </w:r>
    </w:p>
    <w:p w14:paraId="7CB5358B" w14:textId="77777777" w:rsidR="00407341" w:rsidRDefault="00407341" w:rsidP="00407341">
      <w:pPr>
        <w:pStyle w:val="Legenda"/>
      </w:pPr>
      <w:bookmarkStart w:id="212" w:name="_Ref473040142"/>
      <w:bookmarkStart w:id="213" w:name="_Toc479346813"/>
      <w:r>
        <w:t xml:space="preserve">Quadro </w:t>
      </w:r>
      <w:r w:rsidR="003019C2">
        <w:fldChar w:fldCharType="begin"/>
      </w:r>
      <w:r w:rsidR="003019C2">
        <w:instrText xml:space="preserve"> SEQ Quadro \* ARABIC </w:instrText>
      </w:r>
      <w:r w:rsidR="003019C2">
        <w:fldChar w:fldCharType="separate"/>
      </w:r>
      <w:r w:rsidR="00C25FF3">
        <w:rPr>
          <w:noProof/>
        </w:rPr>
        <w:t>5</w:t>
      </w:r>
      <w:r w:rsidR="003019C2">
        <w:rPr>
          <w:noProof/>
        </w:rPr>
        <w:fldChar w:fldCharType="end"/>
      </w:r>
      <w:bookmarkEnd w:id="212"/>
      <w:r>
        <w:t xml:space="preserve"> – </w:t>
      </w:r>
      <w:r w:rsidRPr="00054C85">
        <w:rPr>
          <w:lang w:val="en-US"/>
        </w:rPr>
        <w:t>Scenario Ensemble</w:t>
      </w:r>
      <w:bookmarkEnd w:id="213"/>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37"/>
        <w:gridCol w:w="522"/>
        <w:gridCol w:w="532"/>
        <w:gridCol w:w="522"/>
        <w:gridCol w:w="548"/>
      </w:tblGrid>
      <w:tr w:rsidR="00AD4997" w14:paraId="44D5529A" w14:textId="77777777" w:rsidTr="00407341">
        <w:trPr>
          <w:jc w:val="center"/>
        </w:trPr>
        <w:tc>
          <w:tcPr>
            <w:tcW w:w="1696" w:type="dxa"/>
            <w:tcBorders>
              <w:top w:val="single" w:sz="4" w:space="0" w:color="auto"/>
              <w:left w:val="single" w:sz="4" w:space="0" w:color="auto"/>
              <w:bottom w:val="single" w:sz="4" w:space="0" w:color="auto"/>
              <w:right w:val="single" w:sz="4" w:space="0" w:color="auto"/>
            </w:tcBorders>
          </w:tcPr>
          <w:p w14:paraId="4ED41240" w14:textId="77777777" w:rsidR="00AD4997" w:rsidRDefault="00AD4997" w:rsidP="00C72483">
            <w:pPr>
              <w:ind w:firstLine="0"/>
            </w:pPr>
            <m:oMathPara>
              <m:oMath>
                <m:r>
                  <w:rPr>
                    <w:rFonts w:ascii="Cambria Math" w:hAnsi="Cambria Math"/>
                  </w:rPr>
                  <m:t>Futuros→</m:t>
                </m:r>
              </m:oMath>
            </m:oMathPara>
          </w:p>
        </w:tc>
        <w:tc>
          <w:tcPr>
            <w:tcW w:w="537" w:type="dxa"/>
            <w:tcBorders>
              <w:top w:val="single" w:sz="4" w:space="0" w:color="auto"/>
              <w:left w:val="single" w:sz="4" w:space="0" w:color="auto"/>
              <w:bottom w:val="single" w:sz="4" w:space="0" w:color="auto"/>
            </w:tcBorders>
            <w:vAlign w:val="center"/>
          </w:tcPr>
          <w:p w14:paraId="38CD0BB9" w14:textId="77777777" w:rsidR="00AD4997" w:rsidRDefault="003019C2" w:rsidP="00AD4997">
            <w:pPr>
              <w:ind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522" w:type="dxa"/>
            <w:tcBorders>
              <w:top w:val="single" w:sz="4" w:space="0" w:color="auto"/>
              <w:bottom w:val="single" w:sz="4" w:space="0" w:color="auto"/>
            </w:tcBorders>
            <w:vAlign w:val="center"/>
          </w:tcPr>
          <w:p w14:paraId="2D479652" w14:textId="77777777" w:rsidR="00AD4997" w:rsidRDefault="00AD4997" w:rsidP="00AD4997">
            <w:pPr>
              <w:ind w:firstLine="0"/>
              <w:jc w:val="center"/>
            </w:pPr>
            <m:oMathPara>
              <m:oMath>
                <m:r>
                  <w:rPr>
                    <w:rFonts w:ascii="Cambria Math" w:hAnsi="Cambria Math"/>
                  </w:rPr>
                  <m:t>⋯</m:t>
                </m:r>
              </m:oMath>
            </m:oMathPara>
          </w:p>
        </w:tc>
        <w:tc>
          <w:tcPr>
            <w:tcW w:w="532" w:type="dxa"/>
            <w:tcBorders>
              <w:top w:val="single" w:sz="4" w:space="0" w:color="auto"/>
              <w:bottom w:val="single" w:sz="4" w:space="0" w:color="auto"/>
            </w:tcBorders>
            <w:vAlign w:val="center"/>
          </w:tcPr>
          <w:p w14:paraId="2E5E80A9" w14:textId="77777777" w:rsidR="00AD4997" w:rsidRDefault="003019C2" w:rsidP="00AD4997">
            <w:pPr>
              <w:ind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z</m:t>
                    </m:r>
                  </m:sub>
                </m:sSub>
              </m:oMath>
            </m:oMathPara>
          </w:p>
        </w:tc>
        <w:tc>
          <w:tcPr>
            <w:tcW w:w="522" w:type="dxa"/>
            <w:tcBorders>
              <w:top w:val="single" w:sz="4" w:space="0" w:color="auto"/>
              <w:bottom w:val="single" w:sz="4" w:space="0" w:color="auto"/>
            </w:tcBorders>
            <w:vAlign w:val="center"/>
          </w:tcPr>
          <w:p w14:paraId="7A7AA80F" w14:textId="77777777" w:rsidR="00AD4997" w:rsidRDefault="00AD4997" w:rsidP="00AD4997">
            <w:pPr>
              <w:ind w:firstLine="0"/>
              <w:jc w:val="center"/>
            </w:pPr>
            <m:oMathPara>
              <m:oMath>
                <m:r>
                  <w:rPr>
                    <w:rFonts w:ascii="Cambria Math" w:hAnsi="Cambria Math"/>
                  </w:rPr>
                  <m:t>⋯</m:t>
                </m:r>
              </m:oMath>
            </m:oMathPara>
          </w:p>
        </w:tc>
        <w:tc>
          <w:tcPr>
            <w:tcW w:w="548" w:type="dxa"/>
            <w:tcBorders>
              <w:top w:val="single" w:sz="4" w:space="0" w:color="auto"/>
              <w:bottom w:val="single" w:sz="4" w:space="0" w:color="auto"/>
              <w:right w:val="single" w:sz="4" w:space="0" w:color="auto"/>
            </w:tcBorders>
            <w:vAlign w:val="center"/>
          </w:tcPr>
          <w:p w14:paraId="4E8E5164" w14:textId="77777777" w:rsidR="00AD4997" w:rsidRDefault="003019C2" w:rsidP="00AD4997">
            <w:pPr>
              <w:ind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Z</m:t>
                    </m:r>
                  </m:sub>
                </m:sSub>
              </m:oMath>
            </m:oMathPara>
          </w:p>
        </w:tc>
      </w:tr>
      <w:tr w:rsidR="00AD4997" w14:paraId="2E461B18" w14:textId="77777777" w:rsidTr="00407341">
        <w:trPr>
          <w:jc w:val="center"/>
        </w:trPr>
        <w:tc>
          <w:tcPr>
            <w:tcW w:w="1696" w:type="dxa"/>
            <w:tcBorders>
              <w:top w:val="single" w:sz="4" w:space="0" w:color="auto"/>
              <w:left w:val="single" w:sz="4" w:space="0" w:color="auto"/>
              <w:right w:val="single" w:sz="4" w:space="0" w:color="auto"/>
            </w:tcBorders>
          </w:tcPr>
          <w:p w14:paraId="46CEBFA7" w14:textId="77777777" w:rsidR="00AD4997" w:rsidRDefault="003019C2" w:rsidP="00C72483">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537" w:type="dxa"/>
            <w:tcBorders>
              <w:top w:val="single" w:sz="4" w:space="0" w:color="auto"/>
              <w:left w:val="single" w:sz="4" w:space="0" w:color="auto"/>
            </w:tcBorders>
            <w:vAlign w:val="center"/>
          </w:tcPr>
          <w:p w14:paraId="049B3E1E" w14:textId="77777777" w:rsidR="00AD4997" w:rsidRDefault="003019C2"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01</m:t>
                    </m:r>
                  </m:sub>
                </m:sSub>
              </m:oMath>
            </m:oMathPara>
          </w:p>
        </w:tc>
        <w:tc>
          <w:tcPr>
            <w:tcW w:w="522" w:type="dxa"/>
            <w:tcBorders>
              <w:top w:val="single" w:sz="4" w:space="0" w:color="auto"/>
            </w:tcBorders>
            <w:vAlign w:val="center"/>
          </w:tcPr>
          <w:p w14:paraId="52AAAD36" w14:textId="77777777" w:rsidR="00AD4997" w:rsidRDefault="00AD4997" w:rsidP="00AD4997">
            <w:pPr>
              <w:ind w:firstLine="0"/>
              <w:jc w:val="center"/>
            </w:pPr>
            <m:oMathPara>
              <m:oMath>
                <m:r>
                  <w:rPr>
                    <w:rFonts w:ascii="Cambria Math" w:hAnsi="Cambria Math"/>
                  </w:rPr>
                  <m:t>⋯</m:t>
                </m:r>
              </m:oMath>
            </m:oMathPara>
          </w:p>
        </w:tc>
        <w:tc>
          <w:tcPr>
            <w:tcW w:w="532" w:type="dxa"/>
            <w:tcBorders>
              <w:top w:val="single" w:sz="4" w:space="0" w:color="auto"/>
            </w:tcBorders>
            <w:vAlign w:val="center"/>
          </w:tcPr>
          <w:p w14:paraId="78C3BFD0" w14:textId="77777777" w:rsidR="00AD4997" w:rsidRDefault="003019C2"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0z</m:t>
                    </m:r>
                  </m:sub>
                </m:sSub>
              </m:oMath>
            </m:oMathPara>
          </w:p>
        </w:tc>
        <w:tc>
          <w:tcPr>
            <w:tcW w:w="522" w:type="dxa"/>
            <w:tcBorders>
              <w:top w:val="single" w:sz="4" w:space="0" w:color="auto"/>
            </w:tcBorders>
            <w:vAlign w:val="center"/>
          </w:tcPr>
          <w:p w14:paraId="08A28E8B" w14:textId="77777777" w:rsidR="00AD4997" w:rsidRDefault="00AD4997" w:rsidP="00AD4997">
            <w:pPr>
              <w:ind w:firstLine="0"/>
              <w:jc w:val="center"/>
            </w:pPr>
            <m:oMathPara>
              <m:oMath>
                <m:r>
                  <w:rPr>
                    <w:rFonts w:ascii="Cambria Math" w:hAnsi="Cambria Math"/>
                  </w:rPr>
                  <m:t>⋯</m:t>
                </m:r>
              </m:oMath>
            </m:oMathPara>
          </w:p>
        </w:tc>
        <w:tc>
          <w:tcPr>
            <w:tcW w:w="548" w:type="dxa"/>
            <w:tcBorders>
              <w:top w:val="single" w:sz="4" w:space="0" w:color="auto"/>
              <w:right w:val="single" w:sz="4" w:space="0" w:color="auto"/>
            </w:tcBorders>
            <w:vAlign w:val="center"/>
          </w:tcPr>
          <w:p w14:paraId="5F432743" w14:textId="77777777" w:rsidR="00AD4997" w:rsidRDefault="003019C2"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0Z</m:t>
                    </m:r>
                  </m:sub>
                </m:sSub>
              </m:oMath>
            </m:oMathPara>
          </w:p>
        </w:tc>
      </w:tr>
      <w:tr w:rsidR="00AD4997" w14:paraId="581B1BF4" w14:textId="77777777" w:rsidTr="00407341">
        <w:trPr>
          <w:jc w:val="center"/>
        </w:trPr>
        <w:tc>
          <w:tcPr>
            <w:tcW w:w="1696" w:type="dxa"/>
            <w:tcBorders>
              <w:left w:val="single" w:sz="4" w:space="0" w:color="auto"/>
              <w:right w:val="single" w:sz="4" w:space="0" w:color="auto"/>
            </w:tcBorders>
          </w:tcPr>
          <w:p w14:paraId="528A34D2" w14:textId="77777777" w:rsidR="00AD4997" w:rsidRDefault="00AD4997" w:rsidP="00C72483">
            <w:pPr>
              <w:ind w:firstLine="0"/>
            </w:pPr>
            <m:oMathPara>
              <m:oMath>
                <m:r>
                  <w:rPr>
                    <w:rFonts w:ascii="Cambria Math" w:hAnsi="Cambria Math"/>
                  </w:rPr>
                  <m:t>⋮</m:t>
                </m:r>
              </m:oMath>
            </m:oMathPara>
          </w:p>
        </w:tc>
        <w:tc>
          <w:tcPr>
            <w:tcW w:w="537" w:type="dxa"/>
            <w:tcBorders>
              <w:left w:val="single" w:sz="4" w:space="0" w:color="auto"/>
            </w:tcBorders>
            <w:vAlign w:val="center"/>
          </w:tcPr>
          <w:p w14:paraId="1B19329C" w14:textId="77777777" w:rsidR="00AD4997" w:rsidRDefault="00AD4997" w:rsidP="00AD4997">
            <w:pPr>
              <w:ind w:firstLine="0"/>
              <w:jc w:val="center"/>
            </w:pPr>
            <m:oMathPara>
              <m:oMath>
                <m:r>
                  <w:rPr>
                    <w:rFonts w:ascii="Cambria Math" w:hAnsi="Cambria Math"/>
                  </w:rPr>
                  <m:t>⋮</m:t>
                </m:r>
              </m:oMath>
            </m:oMathPara>
          </w:p>
        </w:tc>
        <w:tc>
          <w:tcPr>
            <w:tcW w:w="522" w:type="dxa"/>
            <w:vAlign w:val="center"/>
          </w:tcPr>
          <w:p w14:paraId="30B747BD" w14:textId="77777777" w:rsidR="00AD4997" w:rsidRDefault="00AD4997" w:rsidP="00AD4997">
            <w:pPr>
              <w:ind w:firstLine="0"/>
              <w:jc w:val="center"/>
            </w:pPr>
            <m:oMathPara>
              <m:oMath>
                <m:r>
                  <w:rPr>
                    <w:rFonts w:ascii="Cambria Math" w:hAnsi="Cambria Math"/>
                  </w:rPr>
                  <m:t>⋱</m:t>
                </m:r>
              </m:oMath>
            </m:oMathPara>
          </w:p>
        </w:tc>
        <w:tc>
          <w:tcPr>
            <w:tcW w:w="532" w:type="dxa"/>
            <w:vAlign w:val="center"/>
          </w:tcPr>
          <w:p w14:paraId="0247F8ED" w14:textId="77777777" w:rsidR="00AD4997" w:rsidRDefault="00AD4997" w:rsidP="00AD4997">
            <w:pPr>
              <w:ind w:firstLine="0"/>
              <w:jc w:val="center"/>
            </w:pPr>
            <m:oMathPara>
              <m:oMath>
                <m:r>
                  <w:rPr>
                    <w:rFonts w:ascii="Cambria Math" w:hAnsi="Cambria Math"/>
                  </w:rPr>
                  <m:t>⋮</m:t>
                </m:r>
              </m:oMath>
            </m:oMathPara>
          </w:p>
        </w:tc>
        <w:tc>
          <w:tcPr>
            <w:tcW w:w="522" w:type="dxa"/>
            <w:vAlign w:val="center"/>
          </w:tcPr>
          <w:p w14:paraId="1E2558B8" w14:textId="77777777" w:rsidR="00AD4997" w:rsidRDefault="00AD4997" w:rsidP="00AD4997">
            <w:pPr>
              <w:ind w:firstLine="0"/>
              <w:jc w:val="center"/>
            </w:pPr>
            <m:oMathPara>
              <m:oMath>
                <m:r>
                  <w:rPr>
                    <w:rFonts w:ascii="Cambria Math" w:hAnsi="Cambria Math"/>
                  </w:rPr>
                  <m:t>⋰</m:t>
                </m:r>
              </m:oMath>
            </m:oMathPara>
          </w:p>
        </w:tc>
        <w:tc>
          <w:tcPr>
            <w:tcW w:w="548" w:type="dxa"/>
            <w:tcBorders>
              <w:right w:val="single" w:sz="4" w:space="0" w:color="auto"/>
            </w:tcBorders>
            <w:vAlign w:val="center"/>
          </w:tcPr>
          <w:p w14:paraId="19C93C4D" w14:textId="77777777" w:rsidR="00AD4997" w:rsidRDefault="00AD4997" w:rsidP="00AD4997">
            <w:pPr>
              <w:ind w:firstLine="0"/>
              <w:jc w:val="center"/>
            </w:pPr>
            <m:oMathPara>
              <m:oMath>
                <m:r>
                  <w:rPr>
                    <w:rFonts w:ascii="Cambria Math" w:hAnsi="Cambria Math"/>
                  </w:rPr>
                  <m:t>⋮</m:t>
                </m:r>
              </m:oMath>
            </m:oMathPara>
          </w:p>
        </w:tc>
      </w:tr>
      <w:tr w:rsidR="00AD4997" w14:paraId="7CB248D8" w14:textId="77777777" w:rsidTr="00407341">
        <w:trPr>
          <w:jc w:val="center"/>
        </w:trPr>
        <w:tc>
          <w:tcPr>
            <w:tcW w:w="1696" w:type="dxa"/>
            <w:tcBorders>
              <w:left w:val="single" w:sz="4" w:space="0" w:color="auto"/>
              <w:right w:val="single" w:sz="4" w:space="0" w:color="auto"/>
            </w:tcBorders>
          </w:tcPr>
          <w:p w14:paraId="230C5282" w14:textId="77777777" w:rsidR="00AD4997" w:rsidRDefault="003019C2" w:rsidP="00C72483">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y</m:t>
                    </m:r>
                  </m:sub>
                </m:sSub>
              </m:oMath>
            </m:oMathPara>
          </w:p>
        </w:tc>
        <w:tc>
          <w:tcPr>
            <w:tcW w:w="537" w:type="dxa"/>
            <w:tcBorders>
              <w:left w:val="single" w:sz="4" w:space="0" w:color="auto"/>
            </w:tcBorders>
            <w:vAlign w:val="center"/>
          </w:tcPr>
          <w:p w14:paraId="2AC60A2A" w14:textId="77777777" w:rsidR="00AD4997" w:rsidRDefault="003019C2"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y1</m:t>
                    </m:r>
                  </m:sub>
                </m:sSub>
              </m:oMath>
            </m:oMathPara>
          </w:p>
        </w:tc>
        <w:tc>
          <w:tcPr>
            <w:tcW w:w="522" w:type="dxa"/>
            <w:vAlign w:val="center"/>
          </w:tcPr>
          <w:p w14:paraId="0A80A4EF" w14:textId="77777777" w:rsidR="00AD4997" w:rsidRDefault="00AD4997" w:rsidP="00AD4997">
            <w:pPr>
              <w:ind w:firstLine="0"/>
              <w:jc w:val="center"/>
            </w:pPr>
            <m:oMathPara>
              <m:oMath>
                <m:r>
                  <w:rPr>
                    <w:rFonts w:ascii="Cambria Math" w:hAnsi="Cambria Math"/>
                  </w:rPr>
                  <m:t>⋯</m:t>
                </m:r>
              </m:oMath>
            </m:oMathPara>
          </w:p>
        </w:tc>
        <w:tc>
          <w:tcPr>
            <w:tcW w:w="532" w:type="dxa"/>
            <w:vAlign w:val="center"/>
          </w:tcPr>
          <w:p w14:paraId="044416BB" w14:textId="77777777" w:rsidR="00AD4997" w:rsidRDefault="003019C2"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yz</m:t>
                    </m:r>
                  </m:sub>
                </m:sSub>
              </m:oMath>
            </m:oMathPara>
          </w:p>
        </w:tc>
        <w:tc>
          <w:tcPr>
            <w:tcW w:w="522" w:type="dxa"/>
            <w:vAlign w:val="center"/>
          </w:tcPr>
          <w:p w14:paraId="4328B65C" w14:textId="77777777" w:rsidR="00AD4997" w:rsidRDefault="00AD4997" w:rsidP="00AD4997">
            <w:pPr>
              <w:ind w:firstLine="0"/>
              <w:jc w:val="center"/>
            </w:pPr>
            <m:oMathPara>
              <m:oMath>
                <m:r>
                  <w:rPr>
                    <w:rFonts w:ascii="Cambria Math" w:hAnsi="Cambria Math"/>
                  </w:rPr>
                  <m:t>⋯</m:t>
                </m:r>
              </m:oMath>
            </m:oMathPara>
          </w:p>
        </w:tc>
        <w:tc>
          <w:tcPr>
            <w:tcW w:w="548" w:type="dxa"/>
            <w:tcBorders>
              <w:right w:val="single" w:sz="4" w:space="0" w:color="auto"/>
            </w:tcBorders>
            <w:vAlign w:val="center"/>
          </w:tcPr>
          <w:p w14:paraId="0BE8CAA1" w14:textId="77777777" w:rsidR="00AD4997" w:rsidRDefault="003019C2"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yZ</m:t>
                    </m:r>
                  </m:sub>
                </m:sSub>
              </m:oMath>
            </m:oMathPara>
          </w:p>
        </w:tc>
      </w:tr>
      <w:tr w:rsidR="00AD4997" w14:paraId="18893283" w14:textId="77777777" w:rsidTr="00407341">
        <w:trPr>
          <w:jc w:val="center"/>
        </w:trPr>
        <w:tc>
          <w:tcPr>
            <w:tcW w:w="1696" w:type="dxa"/>
            <w:tcBorders>
              <w:left w:val="single" w:sz="4" w:space="0" w:color="auto"/>
              <w:right w:val="single" w:sz="4" w:space="0" w:color="auto"/>
            </w:tcBorders>
          </w:tcPr>
          <w:p w14:paraId="5EA175D0" w14:textId="77777777" w:rsidR="00AD4997" w:rsidRDefault="00AD4997" w:rsidP="00C72483">
            <w:pPr>
              <w:ind w:firstLine="0"/>
            </w:pPr>
            <m:oMathPara>
              <m:oMath>
                <m:r>
                  <w:rPr>
                    <w:rFonts w:ascii="Cambria Math" w:hAnsi="Cambria Math"/>
                  </w:rPr>
                  <m:t>⋮</m:t>
                </m:r>
              </m:oMath>
            </m:oMathPara>
          </w:p>
        </w:tc>
        <w:tc>
          <w:tcPr>
            <w:tcW w:w="537" w:type="dxa"/>
            <w:tcBorders>
              <w:left w:val="single" w:sz="4" w:space="0" w:color="auto"/>
            </w:tcBorders>
            <w:vAlign w:val="center"/>
          </w:tcPr>
          <w:p w14:paraId="73318367" w14:textId="77777777" w:rsidR="00AD4997" w:rsidRDefault="00AD4997" w:rsidP="00AD4997">
            <w:pPr>
              <w:ind w:firstLine="0"/>
              <w:jc w:val="center"/>
            </w:pPr>
            <m:oMathPara>
              <m:oMath>
                <m:r>
                  <w:rPr>
                    <w:rFonts w:ascii="Cambria Math" w:hAnsi="Cambria Math"/>
                  </w:rPr>
                  <m:t>⋮</m:t>
                </m:r>
              </m:oMath>
            </m:oMathPara>
          </w:p>
        </w:tc>
        <w:tc>
          <w:tcPr>
            <w:tcW w:w="522" w:type="dxa"/>
            <w:vAlign w:val="center"/>
          </w:tcPr>
          <w:p w14:paraId="4D8AF443" w14:textId="77777777" w:rsidR="00AD4997" w:rsidRDefault="00AD4997" w:rsidP="00AD4997">
            <w:pPr>
              <w:ind w:firstLine="0"/>
              <w:jc w:val="center"/>
            </w:pPr>
            <m:oMathPara>
              <m:oMath>
                <m:r>
                  <w:rPr>
                    <w:rFonts w:ascii="Cambria Math" w:hAnsi="Cambria Math"/>
                  </w:rPr>
                  <m:t>⋰</m:t>
                </m:r>
              </m:oMath>
            </m:oMathPara>
          </w:p>
        </w:tc>
        <w:tc>
          <w:tcPr>
            <w:tcW w:w="532" w:type="dxa"/>
            <w:vAlign w:val="center"/>
          </w:tcPr>
          <w:p w14:paraId="66C99344" w14:textId="77777777" w:rsidR="00AD4997" w:rsidRDefault="00AD4997" w:rsidP="00AD4997">
            <w:pPr>
              <w:ind w:firstLine="0"/>
              <w:jc w:val="center"/>
            </w:pPr>
            <m:oMathPara>
              <m:oMath>
                <m:r>
                  <w:rPr>
                    <w:rFonts w:ascii="Cambria Math" w:hAnsi="Cambria Math"/>
                  </w:rPr>
                  <m:t>⋮</m:t>
                </m:r>
              </m:oMath>
            </m:oMathPara>
          </w:p>
        </w:tc>
        <w:tc>
          <w:tcPr>
            <w:tcW w:w="522" w:type="dxa"/>
            <w:vAlign w:val="center"/>
          </w:tcPr>
          <w:p w14:paraId="5E238B3E" w14:textId="77777777" w:rsidR="00AD4997" w:rsidRDefault="00AD4997" w:rsidP="00AD4997">
            <w:pPr>
              <w:ind w:firstLine="0"/>
              <w:jc w:val="center"/>
            </w:pPr>
            <m:oMathPara>
              <m:oMath>
                <m:r>
                  <w:rPr>
                    <w:rFonts w:ascii="Cambria Math" w:hAnsi="Cambria Math"/>
                  </w:rPr>
                  <m:t>⋱</m:t>
                </m:r>
              </m:oMath>
            </m:oMathPara>
          </w:p>
        </w:tc>
        <w:tc>
          <w:tcPr>
            <w:tcW w:w="548" w:type="dxa"/>
            <w:tcBorders>
              <w:right w:val="single" w:sz="4" w:space="0" w:color="auto"/>
            </w:tcBorders>
            <w:vAlign w:val="center"/>
          </w:tcPr>
          <w:p w14:paraId="14A1A6D0" w14:textId="77777777" w:rsidR="00AD4997" w:rsidRDefault="00AD4997" w:rsidP="00AD4997">
            <w:pPr>
              <w:ind w:firstLine="0"/>
              <w:jc w:val="center"/>
            </w:pPr>
            <m:oMathPara>
              <m:oMath>
                <m:r>
                  <w:rPr>
                    <w:rFonts w:ascii="Cambria Math" w:hAnsi="Cambria Math"/>
                  </w:rPr>
                  <m:t>⋮</m:t>
                </m:r>
              </m:oMath>
            </m:oMathPara>
          </w:p>
        </w:tc>
      </w:tr>
      <w:tr w:rsidR="00AD4997" w14:paraId="388F449D" w14:textId="77777777" w:rsidTr="00407341">
        <w:trPr>
          <w:jc w:val="center"/>
        </w:trPr>
        <w:tc>
          <w:tcPr>
            <w:tcW w:w="1696" w:type="dxa"/>
            <w:tcBorders>
              <w:left w:val="single" w:sz="4" w:space="0" w:color="auto"/>
              <w:bottom w:val="single" w:sz="4" w:space="0" w:color="auto"/>
              <w:right w:val="single" w:sz="4" w:space="0" w:color="auto"/>
            </w:tcBorders>
          </w:tcPr>
          <w:p w14:paraId="626380DD" w14:textId="77777777" w:rsidR="00AD4997" w:rsidRDefault="003019C2" w:rsidP="00C72483">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Y</m:t>
                    </m:r>
                  </m:sub>
                </m:sSub>
              </m:oMath>
            </m:oMathPara>
          </w:p>
        </w:tc>
        <w:tc>
          <w:tcPr>
            <w:tcW w:w="537" w:type="dxa"/>
            <w:tcBorders>
              <w:left w:val="single" w:sz="4" w:space="0" w:color="auto"/>
              <w:bottom w:val="single" w:sz="4" w:space="0" w:color="auto"/>
            </w:tcBorders>
            <w:vAlign w:val="center"/>
          </w:tcPr>
          <w:p w14:paraId="1E537DBF" w14:textId="77777777" w:rsidR="00AD4997" w:rsidRDefault="003019C2"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Y1</m:t>
                    </m:r>
                  </m:sub>
                </m:sSub>
              </m:oMath>
            </m:oMathPara>
          </w:p>
        </w:tc>
        <w:tc>
          <w:tcPr>
            <w:tcW w:w="522" w:type="dxa"/>
            <w:tcBorders>
              <w:bottom w:val="single" w:sz="4" w:space="0" w:color="auto"/>
            </w:tcBorders>
            <w:vAlign w:val="center"/>
          </w:tcPr>
          <w:p w14:paraId="040BCB9A" w14:textId="77777777" w:rsidR="00AD4997" w:rsidRDefault="00AD4997" w:rsidP="00AD4997">
            <w:pPr>
              <w:ind w:firstLine="0"/>
              <w:jc w:val="center"/>
            </w:pPr>
            <m:oMathPara>
              <m:oMath>
                <m:r>
                  <w:rPr>
                    <w:rFonts w:ascii="Cambria Math" w:hAnsi="Cambria Math"/>
                  </w:rPr>
                  <m:t>⋯</m:t>
                </m:r>
              </m:oMath>
            </m:oMathPara>
          </w:p>
        </w:tc>
        <w:tc>
          <w:tcPr>
            <w:tcW w:w="532" w:type="dxa"/>
            <w:tcBorders>
              <w:bottom w:val="single" w:sz="4" w:space="0" w:color="auto"/>
            </w:tcBorders>
            <w:vAlign w:val="center"/>
          </w:tcPr>
          <w:p w14:paraId="538E83CC" w14:textId="77777777" w:rsidR="00AD4997" w:rsidRDefault="003019C2"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Yz</m:t>
                    </m:r>
                  </m:sub>
                </m:sSub>
              </m:oMath>
            </m:oMathPara>
          </w:p>
        </w:tc>
        <w:tc>
          <w:tcPr>
            <w:tcW w:w="522" w:type="dxa"/>
            <w:tcBorders>
              <w:bottom w:val="single" w:sz="4" w:space="0" w:color="auto"/>
            </w:tcBorders>
            <w:vAlign w:val="center"/>
          </w:tcPr>
          <w:p w14:paraId="1D63136F" w14:textId="77777777" w:rsidR="00AD4997" w:rsidRDefault="00AD4997" w:rsidP="00AD4997">
            <w:pPr>
              <w:ind w:firstLine="0"/>
              <w:jc w:val="center"/>
            </w:pPr>
            <m:oMathPara>
              <m:oMath>
                <m:r>
                  <w:rPr>
                    <w:rFonts w:ascii="Cambria Math" w:hAnsi="Cambria Math"/>
                  </w:rPr>
                  <m:t>⋯</m:t>
                </m:r>
              </m:oMath>
            </m:oMathPara>
          </w:p>
        </w:tc>
        <w:tc>
          <w:tcPr>
            <w:tcW w:w="548" w:type="dxa"/>
            <w:tcBorders>
              <w:bottom w:val="single" w:sz="4" w:space="0" w:color="auto"/>
              <w:right w:val="single" w:sz="4" w:space="0" w:color="auto"/>
            </w:tcBorders>
            <w:vAlign w:val="center"/>
          </w:tcPr>
          <w:p w14:paraId="7CED597E" w14:textId="77777777" w:rsidR="00AD4997" w:rsidRDefault="003019C2"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YZ</m:t>
                    </m:r>
                  </m:sub>
                </m:sSub>
              </m:oMath>
            </m:oMathPara>
          </w:p>
        </w:tc>
      </w:tr>
      <w:tr w:rsidR="00AD4997" w14:paraId="0EE365F2" w14:textId="77777777" w:rsidTr="00407341">
        <w:trPr>
          <w:jc w:val="center"/>
        </w:trPr>
        <w:tc>
          <w:tcPr>
            <w:tcW w:w="1696" w:type="dxa"/>
            <w:tcBorders>
              <w:top w:val="single" w:sz="4" w:space="0" w:color="auto"/>
              <w:left w:val="single" w:sz="4" w:space="0" w:color="auto"/>
              <w:bottom w:val="single" w:sz="4" w:space="0" w:color="auto"/>
              <w:right w:val="single" w:sz="4" w:space="0" w:color="auto"/>
            </w:tcBorders>
          </w:tcPr>
          <w:p w14:paraId="6B480F07" w14:textId="77777777" w:rsidR="00AD4997" w:rsidRDefault="00AD4997" w:rsidP="00C72483">
            <w:pPr>
              <w:ind w:firstLine="0"/>
            </w:pPr>
            <m:oMathPara>
              <m:oMath>
                <m:r>
                  <w:rPr>
                    <w:rFonts w:ascii="Cambria Math" w:hAnsi="Cambria Math"/>
                  </w:rPr>
                  <m:t>Estratégias↑</m:t>
                </m:r>
              </m:oMath>
            </m:oMathPara>
          </w:p>
        </w:tc>
        <w:tc>
          <w:tcPr>
            <w:tcW w:w="537" w:type="dxa"/>
            <w:tcBorders>
              <w:top w:val="single" w:sz="4" w:space="0" w:color="auto"/>
              <w:left w:val="single" w:sz="4" w:space="0" w:color="auto"/>
              <w:bottom w:val="single" w:sz="4" w:space="0" w:color="auto"/>
            </w:tcBorders>
          </w:tcPr>
          <w:p w14:paraId="46757122" w14:textId="77777777" w:rsidR="00AD4997" w:rsidRDefault="00AD4997" w:rsidP="00C72483">
            <w:pPr>
              <w:ind w:firstLine="0"/>
            </w:pPr>
          </w:p>
        </w:tc>
        <w:tc>
          <w:tcPr>
            <w:tcW w:w="522" w:type="dxa"/>
            <w:tcBorders>
              <w:top w:val="single" w:sz="4" w:space="0" w:color="auto"/>
              <w:bottom w:val="single" w:sz="4" w:space="0" w:color="auto"/>
            </w:tcBorders>
          </w:tcPr>
          <w:p w14:paraId="22820D47" w14:textId="77777777" w:rsidR="00AD4997" w:rsidRDefault="00AD4997" w:rsidP="00C72483">
            <w:pPr>
              <w:ind w:firstLine="0"/>
            </w:pPr>
          </w:p>
        </w:tc>
        <w:tc>
          <w:tcPr>
            <w:tcW w:w="532" w:type="dxa"/>
            <w:tcBorders>
              <w:top w:val="single" w:sz="4" w:space="0" w:color="auto"/>
              <w:bottom w:val="single" w:sz="4" w:space="0" w:color="auto"/>
            </w:tcBorders>
          </w:tcPr>
          <w:p w14:paraId="72443428" w14:textId="77777777" w:rsidR="00AD4997" w:rsidRDefault="00AD4997" w:rsidP="00C72483">
            <w:pPr>
              <w:ind w:firstLine="0"/>
            </w:pPr>
          </w:p>
        </w:tc>
        <w:tc>
          <w:tcPr>
            <w:tcW w:w="522" w:type="dxa"/>
            <w:tcBorders>
              <w:top w:val="single" w:sz="4" w:space="0" w:color="auto"/>
              <w:bottom w:val="single" w:sz="4" w:space="0" w:color="auto"/>
            </w:tcBorders>
          </w:tcPr>
          <w:p w14:paraId="3D91DACB" w14:textId="77777777" w:rsidR="00AD4997" w:rsidRDefault="00AD4997" w:rsidP="00C72483">
            <w:pPr>
              <w:ind w:firstLine="0"/>
            </w:pPr>
          </w:p>
        </w:tc>
        <w:tc>
          <w:tcPr>
            <w:tcW w:w="548" w:type="dxa"/>
            <w:tcBorders>
              <w:top w:val="single" w:sz="4" w:space="0" w:color="auto"/>
              <w:bottom w:val="single" w:sz="4" w:space="0" w:color="auto"/>
              <w:right w:val="single" w:sz="4" w:space="0" w:color="auto"/>
            </w:tcBorders>
          </w:tcPr>
          <w:p w14:paraId="1F8365C1" w14:textId="77777777" w:rsidR="00AD4997" w:rsidRDefault="00AD4997" w:rsidP="00C72483">
            <w:pPr>
              <w:ind w:firstLine="0"/>
            </w:pPr>
          </w:p>
        </w:tc>
      </w:tr>
    </w:tbl>
    <w:p w14:paraId="44CABDAB" w14:textId="77777777" w:rsidR="000163A0" w:rsidRDefault="000163A0" w:rsidP="00073961">
      <w:pPr>
        <w:ind w:firstLine="0"/>
        <w:jc w:val="center"/>
      </w:pPr>
    </w:p>
    <w:p w14:paraId="30DB3146" w14:textId="77777777" w:rsidR="00C72483" w:rsidRDefault="00AD4997" w:rsidP="00073961">
      <w:pPr>
        <w:ind w:firstLine="0"/>
        <w:jc w:val="center"/>
      </w:pPr>
      <w:r>
        <w:t xml:space="preserve">Fonte: Adaptado de </w:t>
      </w:r>
      <w:r>
        <w:fldChar w:fldCharType="begin" w:fldLock="1"/>
      </w:r>
      <w:r w:rsidR="00E52F23">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"locator" : "133", "uris" : [ "http://www.mendeley.com/documents/?uuid=5b37398b-23b0-4af8-8cfa-bf26dd1a1732" ] } ], "mendeley" : { "formattedCitation" : "(GROVES, 2006, p. 133)", "plainTextFormattedCitation" : "(GROVES, 2006, p. 133)", "previouslyFormattedCitation" : "(GROVES, 2006, p. 133)" }, "properties" : { "noteIndex" : 0 }, "schema" : "https://github.com/citation-style-language/schema/raw/master/csl-citation.json" }</w:instrText>
      </w:r>
      <w:r>
        <w:fldChar w:fldCharType="separate"/>
      </w:r>
      <w:r w:rsidRPr="00AD4997">
        <w:rPr>
          <w:noProof/>
        </w:rPr>
        <w:t>(GROVES, 2006, p. 133)</w:t>
      </w:r>
      <w:r>
        <w:fldChar w:fldCharType="end"/>
      </w:r>
      <w:r>
        <w:t>.</w:t>
      </w:r>
    </w:p>
    <w:p w14:paraId="63FE1056" w14:textId="77777777" w:rsidR="00661DF1" w:rsidRDefault="00B10618" w:rsidP="00661DF1">
      <w:r>
        <w:t>Quanto à construç</w:t>
      </w:r>
      <w:r w:rsidR="003E22B3">
        <w:t>ão do gerador de c</w:t>
      </w:r>
      <w:r>
        <w:t xml:space="preserve">enários, </w:t>
      </w:r>
      <w:r w:rsidR="003E22B3">
        <w:t>a</w:t>
      </w:r>
      <w:r>
        <w:t xml:space="preserve"> abordagem RDM não impõe o uso de nenhum formalismo </w:t>
      </w:r>
      <w:r w:rsidR="006D339D">
        <w:t xml:space="preserve">matemático </w:t>
      </w:r>
      <w:r>
        <w:t>de modelagem específico.</w:t>
      </w:r>
      <w:r w:rsidR="006D339D">
        <w:t xml:space="preserve"> </w:t>
      </w:r>
      <w:r w:rsidR="006D339D">
        <w:fldChar w:fldCharType="begin" w:fldLock="1"/>
      </w:r>
      <w:r w:rsidR="006D339D">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6D339D">
        <w:fldChar w:fldCharType="separate"/>
      </w:r>
      <w:r w:rsidR="006D339D" w:rsidRPr="006D339D">
        <w:rPr>
          <w:noProof/>
        </w:rPr>
        <w:t>(LEMPERT et al., 2006)</w:t>
      </w:r>
      <w:r w:rsidR="006D339D">
        <w:fldChar w:fldCharType="end"/>
      </w:r>
      <w:r w:rsidR="006D339D">
        <w:t xml:space="preserve">. É possível encontrar, por exemplo, estudos utilizando modelos de dinâmica de </w:t>
      </w:r>
      <w:r w:rsidR="006D339D">
        <w:lastRenderedPageBreak/>
        <w:t xml:space="preserve">sistemas </w:t>
      </w:r>
      <w:r w:rsidR="006D339D">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6D339D">
        <w:fldChar w:fldCharType="separate"/>
      </w:r>
      <w:r w:rsidR="006E1018" w:rsidRPr="006E1018">
        <w:rPr>
          <w:noProof/>
        </w:rPr>
        <w:t>(LEMPERT; POPPER; BANKES, 2003)</w:t>
      </w:r>
      <w:r w:rsidR="006D339D">
        <w:fldChar w:fldCharType="end"/>
      </w:r>
      <w:r w:rsidR="006D339D">
        <w:t xml:space="preserve">, modelos de Opções Reais </w:t>
      </w:r>
      <w:r w:rsidR="006D339D">
        <w:fldChar w:fldCharType="begin" w:fldLock="1"/>
      </w:r>
      <w:r w:rsidR="003E22B3">
        <w:instrText>ADDIN CSL_CITATION { "citationItems" : [ { "id" : "ITEM-1", "itemData" : { "ISBN" : "9780833052612", "abstract" : "This dissertation assesses the prospects for private sector investment in hydrogen and fuel cell technologies using an innovative application of real options analysis. Specifically, the dissertation considers the decision faced by natural gas utilities over whether, how and to what extent they should invest in projects that could be of value if a hydrogen energy market develops in the future. This is a problem of investment under uncertainty when there is little prior information available and where the investment itself could affect the future development of this market. The ultimate goal of the dissertation is to identify investment strategies that are robust against alternative futures and assess the tradeoffs of various policy instruments.", "author" : [ { "dropping-particle" : "", "family" : "Mahnovski", "given" : "Sergej", "non-dropping-particle" : "", "parse-names" : false, "suffix" : "" } ], "container-title" : "Pardee Rand Graduate School", "id" : "ITEM-1", "issued" : { "date-parts" : [ [ "2007" ] ] }, "number-of-pages" : "1-130", "title" : "Robust Decisions and Deep Uncetainty - An Application of Real Options to Public and Private Investment in Hydrogen and Fuel Cell Technologies", "type" : "thesis" }, "uris" : [ "http://www.mendeley.com/documents/?uuid=12011e6d-5e01-4f73-b465-1a777f3f3d5d" ] } ], "mendeley" : { "formattedCitation" : "(MAHNOVSKI, 2007)", "plainTextFormattedCitation" : "(MAHNOVSKI, 2007)", "previouslyFormattedCitation" : "(MAHNOVSKI, 2007)" }, "properties" : { "noteIndex" : 0 }, "schema" : "https://github.com/citation-style-language/schema/raw/master/csl-citation.json" }</w:instrText>
      </w:r>
      <w:r w:rsidR="006D339D">
        <w:fldChar w:fldCharType="separate"/>
      </w:r>
      <w:r w:rsidR="006D339D" w:rsidRPr="006D339D">
        <w:rPr>
          <w:noProof/>
        </w:rPr>
        <w:t>(MAHNOVSKI, 2007)</w:t>
      </w:r>
      <w:r w:rsidR="006D339D">
        <w:fldChar w:fldCharType="end"/>
      </w:r>
      <w:r w:rsidR="006D339D">
        <w:t xml:space="preserve">, ou ainda modelos </w:t>
      </w:r>
      <w:r w:rsidR="003E22B3">
        <w:t xml:space="preserve">matemáticos “puros”, sem um formalismo definido </w:t>
      </w:r>
      <w:r w:rsidR="003E22B3">
        <w:fldChar w:fldCharType="begin" w:fldLock="1"/>
      </w:r>
      <w:r w:rsidR="000E4803">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sidR="003E22B3">
        <w:fldChar w:fldCharType="separate"/>
      </w:r>
      <w:r w:rsidR="003E22B3" w:rsidRPr="003E22B3">
        <w:rPr>
          <w:noProof/>
        </w:rPr>
        <w:t>(GROVES, 2006)</w:t>
      </w:r>
      <w:r w:rsidR="003E22B3">
        <w:fldChar w:fldCharType="end"/>
      </w:r>
      <w:r w:rsidR="003E22B3">
        <w:t>.</w:t>
      </w:r>
      <w:r w:rsidR="00661DF1">
        <w:t xml:space="preserve"> Independentemente da abordagem utilizada para a construção do gerador de cenários, cada caso gerado deveria ser considerado plausível pelos stakeholders. </w:t>
      </w:r>
      <w:r w:rsidR="00661DF1">
        <w:fldChar w:fldCharType="begin" w:fldLock="1"/>
      </w:r>
      <w:r w:rsidR="00661DF1">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661DF1">
        <w:fldChar w:fldCharType="separate"/>
      </w:r>
      <w:r w:rsidR="00661DF1" w:rsidRPr="006E1018">
        <w:rPr>
          <w:noProof/>
        </w:rPr>
        <w:t>(LEMPERT; POPPER; BANKES, 2003)</w:t>
      </w:r>
      <w:r w:rsidR="00661DF1">
        <w:fldChar w:fldCharType="end"/>
      </w:r>
      <w:r w:rsidR="00661DF1">
        <w:t>.</w:t>
      </w:r>
    </w:p>
    <w:p w14:paraId="24C59F24" w14:textId="77777777" w:rsidR="006319BB" w:rsidRPr="000E4803" w:rsidRDefault="0089460B" w:rsidP="006319BB">
      <w:r>
        <w:t xml:space="preserve">Para cada um dos casos indicados, o modelo computacional é utilizado para calcular a performance de cada estratégia, utilizando-se uma ou mais métricas </w:t>
      </w:r>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(x)</m:t>
        </m:r>
      </m:oMath>
      <w:r w:rsidR="000E4803">
        <w:t xml:space="preserve">. Para avaliar a robustez de diferentes estratégias, o RDM usualmente emprega o conceito de </w:t>
      </w:r>
      <w:r w:rsidR="000E4803" w:rsidRPr="00BC5B27">
        <w:rPr>
          <w:i/>
        </w:rPr>
        <w:t>Regret</w:t>
      </w:r>
      <w:r w:rsidR="000E4803">
        <w:rPr>
          <w:i/>
        </w:rPr>
        <w:t xml:space="preserve"> </w:t>
      </w:r>
      <w:r w:rsidR="000E4803">
        <w:t>(traduzido aqui como Arrependime</w:t>
      </w:r>
      <w:r w:rsidR="00625F64">
        <w:t xml:space="preserve">nto, e pode ser entendido como </w:t>
      </w:r>
      <w:r w:rsidR="000E4803">
        <w:t xml:space="preserve">Perda de Oportunidade). </w:t>
      </w:r>
      <w:r w:rsidR="000E4803">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0E4803">
        <w:fldChar w:fldCharType="separate"/>
      </w:r>
      <w:r w:rsidR="006E1018" w:rsidRPr="006E1018">
        <w:rPr>
          <w:noProof/>
        </w:rPr>
        <w:t>(LEMPERT; POPPER; BANKES, 2003)</w:t>
      </w:r>
      <w:r w:rsidR="000E4803">
        <w:fldChar w:fldCharType="end"/>
      </w:r>
      <w:r w:rsidR="000E4803">
        <w:t>.</w:t>
      </w:r>
    </w:p>
    <w:p w14:paraId="4C76F122" w14:textId="77777777" w:rsidR="00CD6AF5" w:rsidRDefault="005075BB" w:rsidP="00CD6AF5">
      <w:r>
        <w:t xml:space="preserve">O </w:t>
      </w:r>
      <w:r w:rsidR="00CD6AF5">
        <w:t xml:space="preserve">Arrependimento da estratégia </w:t>
      </w:r>
      <m:oMath>
        <m:r>
          <w:rPr>
            <w:rFonts w:ascii="Cambria Math" w:hAnsi="Cambria Math"/>
          </w:rPr>
          <m:t>s</m:t>
        </m:r>
      </m:oMath>
      <w:r w:rsidR="00CD6AF5">
        <w:t xml:space="preserve"> em comparação às demais estratégias </w:t>
      </w:r>
      <m:oMath>
        <m:r>
          <w:rPr>
            <w:rFonts w:ascii="Cambria Math" w:hAnsi="Cambria Math"/>
          </w:rPr>
          <m:t>s'</m:t>
        </m:r>
      </m:oMath>
      <w:r w:rsidR="00CD6AF5">
        <w:t xml:space="preserve"> </w:t>
      </w:r>
      <w:r w:rsidR="000E4803">
        <w:t>é definido como</w:t>
      </w:r>
      <w:r w:rsidR="00491586">
        <w:t xml:space="preserve"> a diferença de performance </w:t>
      </w:r>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(x)</m:t>
        </m:r>
      </m:oMath>
      <w:r w:rsidR="00491586">
        <w:t xml:space="preserve"> que a melhor estratégia para o futuro </w:t>
      </w:r>
      <m:oMath>
        <m:r>
          <w:rPr>
            <w:rFonts w:ascii="Cambria Math" w:hAnsi="Cambria Math"/>
            <w:sz w:val="28"/>
          </w:rPr>
          <m:t>x</m:t>
        </m:r>
      </m:oMath>
      <w:r w:rsidR="00491586">
        <w:t xml:space="preserve"> teria</w:t>
      </w:r>
      <w:r w:rsidR="00404B32">
        <w:t xml:space="preserve"> e a performance que a estratégia </w:t>
      </w:r>
      <m:oMath>
        <m:r>
          <w:rPr>
            <w:rFonts w:ascii="Cambria Math" w:hAnsi="Cambria Math"/>
          </w:rPr>
          <m:t>s</m:t>
        </m:r>
      </m:oMath>
      <w:r w:rsidR="00404B32">
        <w:t xml:space="preserve"> teve</w:t>
      </w:r>
      <w:r w:rsidR="009C2E45">
        <w:t xml:space="preserve"> (Eq. 1)</w:t>
      </w:r>
      <w:r w:rsidR="00404B32">
        <w:t>.</w:t>
      </w:r>
      <w:r w:rsidR="00CD6AF5" w:rsidRPr="004523F8">
        <w:rPr>
          <w:sz w:val="22"/>
        </w:rPr>
        <w:t xml:space="preserve"> </w:t>
      </w:r>
      <w:r w:rsidR="00CD6AF5">
        <w:rPr>
          <w:sz w:val="22"/>
        </w:rPr>
        <w:fldChar w:fldCharType="begin" w:fldLock="1"/>
      </w:r>
      <w:r w:rsidR="00666AF2">
        <w:rPr>
          <w:sz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"55", "uris" : [ "http://www.mendeley.com/documents/?uuid=fc7eef92-8664-499e-ab2a-e8053d5b7ae4" ] } ], "mendeley" : { "formattedCitation" : "(LEMPERT; POPPER; BANKES, 2003, p. 55)", "plainTextFormattedCitation" : "(LEMPERT; POPPER; BANKES, 2003, p. 55)", "previouslyFormattedCitation" : "(LEMPERT; POPPER; BANKES, 2003, p. 55)" }, "properties" : { "noteIndex" : 0 }, "schema" : "https://github.com/citation-style-language/schema/raw/master/csl-citation.json" }</w:instrText>
      </w:r>
      <w:r w:rsidR="00CD6AF5">
        <w:rPr>
          <w:sz w:val="22"/>
        </w:rPr>
        <w:fldChar w:fldCharType="separate"/>
      </w:r>
      <w:r w:rsidR="006E1018" w:rsidRPr="006E1018">
        <w:rPr>
          <w:noProof/>
          <w:sz w:val="22"/>
        </w:rPr>
        <w:t>(LEMPERT; POPPER; BANKES, 2003, p. 55)</w:t>
      </w:r>
      <w:r w:rsidR="00CD6AF5">
        <w:rPr>
          <w:sz w:val="22"/>
        </w:rPr>
        <w:fldChar w:fldCharType="end"/>
      </w:r>
      <w:r w:rsidR="00CD6AF5">
        <w:rPr>
          <w:sz w:val="22"/>
        </w:rPr>
        <w:t>.</w:t>
      </w:r>
    </w:p>
    <w:p w14:paraId="0A0D8304" w14:textId="77777777" w:rsidR="00CD6AF5" w:rsidRDefault="00CD6AF5" w:rsidP="00CD6AF5">
      <w:pPr>
        <w:ind w:firstLine="0"/>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CD6AF5" w14:paraId="5D65F9E6" w14:textId="77777777" w:rsidTr="00E52D34">
        <w:tc>
          <w:tcPr>
            <w:tcW w:w="7792" w:type="dxa"/>
          </w:tcPr>
          <w:p w14:paraId="4367E5E1" w14:textId="77777777" w:rsidR="00CD6AF5" w:rsidRPr="00D14BEF" w:rsidRDefault="003019C2" w:rsidP="00E52D34">
            <w:pPr>
              <w:rPr>
                <w:iCs/>
              </w:rPr>
            </w:pPr>
            <m:oMathPara>
              <m:oMath>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d>
                  <m:dPr>
                    <m:ctrlPr>
                      <w:rPr>
                        <w:rFonts w:ascii="Cambria Math" w:hAnsi="Cambria Math"/>
                        <w:i/>
                        <w:sz w:val="28"/>
                      </w:rPr>
                    </m:ctrlPr>
                  </m:dPr>
                  <m:e>
                    <m:r>
                      <w:rPr>
                        <w:rFonts w:ascii="Cambria Math" w:hAnsi="Cambria Math"/>
                        <w:sz w:val="28"/>
                      </w:rPr>
                      <m:t>x</m:t>
                    </m:r>
                  </m:e>
                </m:d>
                <m:r>
                  <w:rPr>
                    <w:rFonts w:ascii="Cambria Math" w:hAnsi="Cambria Math"/>
                    <w:sz w:val="28"/>
                  </w:rPr>
                  <m:t>=</m:t>
                </m:r>
                <m:func>
                  <m:funcPr>
                    <m:ctrlPr>
                      <w:rPr>
                        <w:rFonts w:ascii="Cambria Math" w:hAnsi="Cambria Math"/>
                        <w:i/>
                        <w:sz w:val="28"/>
                      </w:rPr>
                    </m:ctrlPr>
                  </m:funcPr>
                  <m:fName>
                    <m:limLow>
                      <m:limLowPr>
                        <m:ctrlPr>
                          <w:rPr>
                            <w:rFonts w:ascii="Cambria Math" w:hAnsi="Cambria Math"/>
                            <w:i/>
                            <w:sz w:val="28"/>
                          </w:rPr>
                        </m:ctrlPr>
                      </m:limLowPr>
                      <m:e>
                        <m:r>
                          <m:rPr>
                            <m:sty m:val="p"/>
                          </m:rPr>
                          <w:rPr>
                            <w:rFonts w:ascii="Cambria Math" w:hAnsi="Cambria Math"/>
                            <w:sz w:val="28"/>
                          </w:rPr>
                          <m:t>max</m:t>
                        </m:r>
                      </m:e>
                      <m:lim>
                        <m:r>
                          <w:rPr>
                            <w:rFonts w:ascii="Cambria Math" w:hAnsi="Cambria Math"/>
                            <w:sz w:val="28"/>
                          </w:rPr>
                          <m:t>s'</m:t>
                        </m:r>
                      </m:lim>
                    </m:limLow>
                  </m:fName>
                  <m:e>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P</m:t>
                            </m:r>
                          </m:e>
                          <m:sub>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sub>
                        </m:sSub>
                        <m:d>
                          <m:dPr>
                            <m:ctrlPr>
                              <w:rPr>
                                <w:rFonts w:ascii="Cambria Math" w:hAnsi="Cambria Math"/>
                                <w:i/>
                                <w:sz w:val="28"/>
                              </w:rPr>
                            </m:ctrlPr>
                          </m:dPr>
                          <m:e>
                            <m:r>
                              <w:rPr>
                                <w:rFonts w:ascii="Cambria Math" w:hAnsi="Cambria Math"/>
                                <w:sz w:val="28"/>
                              </w:rPr>
                              <m:t>x</m:t>
                            </m:r>
                          </m:e>
                        </m:d>
                      </m:e>
                    </m:d>
                    <m:r>
                      <w:rPr>
                        <w:rFonts w:ascii="Cambria Math" w:hAnsi="Cambria Math"/>
                        <w:sz w:val="28"/>
                      </w:rPr>
                      <m:t xml:space="preserve">- </m:t>
                    </m:r>
                  </m:e>
                </m:func>
                <m:sSub>
                  <m:sSubPr>
                    <m:ctrlPr>
                      <w:rPr>
                        <w:rFonts w:ascii="Cambria Math" w:hAnsi="Cambria Math"/>
                        <w:i/>
                        <w:sz w:val="28"/>
                      </w:rPr>
                    </m:ctrlPr>
                  </m:sSubPr>
                  <m:e>
                    <m:r>
                      <w:rPr>
                        <w:rFonts w:ascii="Cambria Math" w:hAnsi="Cambria Math"/>
                        <w:sz w:val="28"/>
                      </w:rPr>
                      <m:t>P</m:t>
                    </m:r>
                  </m:e>
                  <m:sub>
                    <m:r>
                      <w:rPr>
                        <w:rFonts w:ascii="Cambria Math" w:hAnsi="Cambria Math"/>
                        <w:sz w:val="28"/>
                      </w:rPr>
                      <m:t>s</m:t>
                    </m:r>
                  </m:sub>
                </m:sSub>
                <m:r>
                  <w:rPr>
                    <w:rFonts w:ascii="Cambria Math" w:hAnsi="Cambria Math"/>
                    <w:sz w:val="28"/>
                  </w:rPr>
                  <m:t>(x)</m:t>
                </m:r>
              </m:oMath>
            </m:oMathPara>
          </w:p>
        </w:tc>
        <w:tc>
          <w:tcPr>
            <w:tcW w:w="1269" w:type="dxa"/>
            <w:vAlign w:val="center"/>
          </w:tcPr>
          <w:p w14:paraId="03EAAFC6" w14:textId="77777777" w:rsidR="00CD6AF5" w:rsidRDefault="00CD6AF5" w:rsidP="00E52D34">
            <w:pPr>
              <w:ind w:firstLine="0"/>
              <w:jc w:val="right"/>
            </w:pPr>
            <w:r>
              <w:t>(1)</w:t>
            </w:r>
          </w:p>
        </w:tc>
      </w:tr>
    </w:tbl>
    <w:p w14:paraId="2C30C486" w14:textId="77777777" w:rsidR="00CD6AF5" w:rsidRDefault="009C2E45" w:rsidP="00CD6AF5">
      <w:pPr>
        <w:rPr>
          <w:sz w:val="22"/>
        </w:rPr>
      </w:pPr>
      <w:r>
        <w:t>Uma maneira alternativa de medir o Arrependimento é obter o Arrependimento Relativo em termos percentuais (Eq. 2).</w:t>
      </w:r>
      <w:r w:rsidR="00CD6AF5">
        <w:t xml:space="preserve"> </w:t>
      </w:r>
      <w:r w:rsidR="00CD6AF5">
        <w:rPr>
          <w:sz w:val="22"/>
        </w:rPr>
        <w:fldChar w:fldCharType="begin" w:fldLock="1"/>
      </w:r>
      <w:r w:rsidR="00666AF2">
        <w:rPr>
          <w:sz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"56", "uris" : [ "http://www.mendeley.com/documents/?uuid=fc7eef92-8664-499e-ab2a-e8053d5b7ae4" ] } ], "mendeley" : { "formattedCitation" : "(LEMPERT; POPPER; BANKES, 2003, p. 56)", "plainTextFormattedCitation" : "(LEMPERT; POPPER; BANKES, 2003, p. 56)", "previouslyFormattedCitation" : "(LEMPERT; POPPER; BANKES, 2003, p. 56)" }, "properties" : { "noteIndex" : 0 }, "schema" : "https://github.com/citation-style-language/schema/raw/master/csl-citation.json" }</w:instrText>
      </w:r>
      <w:r w:rsidR="00CD6AF5">
        <w:rPr>
          <w:sz w:val="22"/>
        </w:rPr>
        <w:fldChar w:fldCharType="separate"/>
      </w:r>
      <w:r w:rsidR="006E1018" w:rsidRPr="006E1018">
        <w:rPr>
          <w:noProof/>
          <w:sz w:val="22"/>
        </w:rPr>
        <w:t>(LEMPERT; POPPER; BANKES, 2003, p. 56)</w:t>
      </w:r>
      <w:r w:rsidR="00CD6AF5">
        <w:rPr>
          <w:sz w:val="22"/>
        </w:rPr>
        <w:fldChar w:fldCharType="end"/>
      </w:r>
      <w:r w:rsidR="00CD6AF5">
        <w:rPr>
          <w:sz w:val="22"/>
        </w:rPr>
        <w:t>.</w:t>
      </w:r>
    </w:p>
    <w:p w14:paraId="65F00598" w14:textId="77777777" w:rsidR="00CD6AF5" w:rsidRDefault="00CD6AF5" w:rsidP="00CD6AF5">
      <w:pPr>
        <w:ind w:firstLine="0"/>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CD6AF5" w14:paraId="2563E1EF" w14:textId="77777777" w:rsidTr="00E52D34">
        <w:tc>
          <w:tcPr>
            <w:tcW w:w="7792" w:type="dxa"/>
          </w:tcPr>
          <w:p w14:paraId="44138BE8" w14:textId="77777777" w:rsidR="00CD6AF5" w:rsidRPr="00D14BEF" w:rsidRDefault="003019C2" w:rsidP="00E52D34">
            <w:pPr>
              <w:rPr>
                <w:iCs/>
              </w:rPr>
            </w:pPr>
            <m:oMathPara>
              <m:oMath>
                <m:sSub>
                  <m:sSubPr>
                    <m:ctrlPr>
                      <w:rPr>
                        <w:rFonts w:ascii="Cambria Math" w:hAnsi="Cambria Math"/>
                        <w:i/>
                        <w:sz w:val="28"/>
                      </w:rPr>
                    </m:ctrlPr>
                  </m:sSubPr>
                  <m:e>
                    <m:r>
                      <w:rPr>
                        <w:rFonts w:ascii="Cambria Math" w:hAnsi="Cambria Math"/>
                        <w:sz w:val="28"/>
                      </w:rPr>
                      <m:t>RR</m:t>
                    </m:r>
                  </m:e>
                  <m:sub>
                    <m:r>
                      <w:rPr>
                        <w:rFonts w:ascii="Cambria Math" w:hAnsi="Cambria Math"/>
                        <w:sz w:val="28"/>
                      </w:rPr>
                      <m:t>s</m:t>
                    </m:r>
                  </m:sub>
                </m:sSub>
                <m:d>
                  <m:dPr>
                    <m:ctrlPr>
                      <w:rPr>
                        <w:rFonts w:ascii="Cambria Math" w:hAnsi="Cambria Math"/>
                        <w:i/>
                        <w:sz w:val="28"/>
                      </w:rPr>
                    </m:ctrlPr>
                  </m:dPr>
                  <m:e>
                    <m:r>
                      <w:rPr>
                        <w:rFonts w:ascii="Cambria Math" w:hAnsi="Cambria Math"/>
                        <w:sz w:val="28"/>
                      </w:rPr>
                      <m:t>x</m:t>
                    </m:r>
                  </m:e>
                </m:d>
                <m:r>
                  <w:rPr>
                    <w:rFonts w:ascii="Cambria Math" w:hAnsi="Cambria Math"/>
                    <w:sz w:val="28"/>
                  </w:rPr>
                  <m:t xml:space="preserve"> =</m:t>
                </m:r>
                <m:f>
                  <m:fPr>
                    <m:ctrlPr>
                      <w:rPr>
                        <w:rFonts w:ascii="Cambria Math" w:hAnsi="Cambria Math"/>
                        <w:i/>
                        <w:sz w:val="28"/>
                      </w:rPr>
                    </m:ctrlPr>
                  </m:fPr>
                  <m:num>
                    <m:func>
                      <m:funcPr>
                        <m:ctrlPr>
                          <w:rPr>
                            <w:rFonts w:ascii="Cambria Math" w:hAnsi="Cambria Math"/>
                            <w:i/>
                            <w:sz w:val="28"/>
                          </w:rPr>
                        </m:ctrlPr>
                      </m:funcPr>
                      <m:fName>
                        <m:limLow>
                          <m:limLowPr>
                            <m:ctrlPr>
                              <w:rPr>
                                <w:rFonts w:ascii="Cambria Math" w:hAnsi="Cambria Math"/>
                                <w:i/>
                                <w:sz w:val="28"/>
                              </w:rPr>
                            </m:ctrlPr>
                          </m:limLowPr>
                          <m:e>
                            <m:r>
                              <m:rPr>
                                <m:sty m:val="p"/>
                              </m:rPr>
                              <w:rPr>
                                <w:rFonts w:ascii="Cambria Math" w:hAnsi="Cambria Math"/>
                                <w:sz w:val="28"/>
                              </w:rPr>
                              <m:t>max</m:t>
                            </m:r>
                          </m:e>
                          <m:lim>
                            <m:r>
                              <w:rPr>
                                <w:rFonts w:ascii="Cambria Math" w:hAnsi="Cambria Math"/>
                                <w:sz w:val="28"/>
                              </w:rPr>
                              <m:t>s'</m:t>
                            </m:r>
                          </m:lim>
                        </m:limLow>
                      </m:fName>
                      <m:e>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P</m:t>
                                </m:r>
                              </m:e>
                              <m:sub>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sub>
                            </m:sSub>
                            <m:d>
                              <m:dPr>
                                <m:ctrlPr>
                                  <w:rPr>
                                    <w:rFonts w:ascii="Cambria Math" w:hAnsi="Cambria Math"/>
                                    <w:i/>
                                    <w:sz w:val="28"/>
                                  </w:rPr>
                                </m:ctrlPr>
                              </m:dPr>
                              <m:e>
                                <m:r>
                                  <w:rPr>
                                    <w:rFonts w:ascii="Cambria Math" w:hAnsi="Cambria Math"/>
                                    <w:sz w:val="28"/>
                                  </w:rPr>
                                  <m:t>x</m:t>
                                </m:r>
                              </m:e>
                            </m:d>
                          </m:e>
                        </m:d>
                        <m:r>
                          <w:rPr>
                            <w:rFonts w:ascii="Cambria Math" w:hAnsi="Cambria Math"/>
                            <w:sz w:val="28"/>
                          </w:rPr>
                          <m:t xml:space="preserve">- </m:t>
                        </m:r>
                      </m:e>
                    </m:func>
                    <m:sSub>
                      <m:sSubPr>
                        <m:ctrlPr>
                          <w:rPr>
                            <w:rFonts w:ascii="Cambria Math" w:hAnsi="Cambria Math"/>
                            <w:i/>
                            <w:sz w:val="28"/>
                          </w:rPr>
                        </m:ctrlPr>
                      </m:sSubPr>
                      <m:e>
                        <m:r>
                          <w:rPr>
                            <w:rFonts w:ascii="Cambria Math" w:hAnsi="Cambria Math"/>
                            <w:sz w:val="28"/>
                          </w:rPr>
                          <m:t>P</m:t>
                        </m:r>
                      </m:e>
                      <m:sub>
                        <m:r>
                          <w:rPr>
                            <w:rFonts w:ascii="Cambria Math" w:hAnsi="Cambria Math"/>
                            <w:sz w:val="28"/>
                          </w:rPr>
                          <m:t>s</m:t>
                        </m:r>
                      </m:sub>
                    </m:sSub>
                    <m:r>
                      <w:rPr>
                        <w:rFonts w:ascii="Cambria Math" w:hAnsi="Cambria Math"/>
                        <w:sz w:val="28"/>
                      </w:rPr>
                      <m:t>(x)</m:t>
                    </m:r>
                  </m:num>
                  <m:den>
                    <m:func>
                      <m:funcPr>
                        <m:ctrlPr>
                          <w:rPr>
                            <w:rFonts w:ascii="Cambria Math" w:hAnsi="Cambria Math"/>
                            <w:i/>
                            <w:sz w:val="28"/>
                          </w:rPr>
                        </m:ctrlPr>
                      </m:funcPr>
                      <m:fName>
                        <m:limLow>
                          <m:limLowPr>
                            <m:ctrlPr>
                              <w:rPr>
                                <w:rFonts w:ascii="Cambria Math" w:hAnsi="Cambria Math"/>
                                <w:i/>
                                <w:sz w:val="28"/>
                              </w:rPr>
                            </m:ctrlPr>
                          </m:limLowPr>
                          <m:e>
                            <m:r>
                              <m:rPr>
                                <m:sty m:val="p"/>
                              </m:rPr>
                              <w:rPr>
                                <w:rFonts w:ascii="Cambria Math" w:hAnsi="Cambria Math"/>
                                <w:sz w:val="28"/>
                              </w:rPr>
                              <m:t>max</m:t>
                            </m:r>
                          </m:e>
                          <m:lim>
                            <m:r>
                              <w:rPr>
                                <w:rFonts w:ascii="Cambria Math" w:hAnsi="Cambria Math"/>
                                <w:sz w:val="28"/>
                              </w:rPr>
                              <m:t>s'</m:t>
                            </m:r>
                          </m:lim>
                        </m:limLow>
                      </m:fName>
                      <m:e>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P</m:t>
                                </m:r>
                              </m:e>
                              <m:sub>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sub>
                            </m:sSub>
                            <m:d>
                              <m:dPr>
                                <m:ctrlPr>
                                  <w:rPr>
                                    <w:rFonts w:ascii="Cambria Math" w:hAnsi="Cambria Math"/>
                                    <w:i/>
                                    <w:sz w:val="28"/>
                                  </w:rPr>
                                </m:ctrlPr>
                              </m:dPr>
                              <m:e>
                                <m:r>
                                  <w:rPr>
                                    <w:rFonts w:ascii="Cambria Math" w:hAnsi="Cambria Math"/>
                                    <w:sz w:val="28"/>
                                  </w:rPr>
                                  <m:t>x</m:t>
                                </m:r>
                              </m:e>
                            </m:d>
                          </m:e>
                        </m:d>
                        <m:r>
                          <w:rPr>
                            <w:rFonts w:ascii="Cambria Math" w:hAnsi="Cambria Math"/>
                            <w:sz w:val="28"/>
                          </w:rPr>
                          <m:t xml:space="preserve"> </m:t>
                        </m:r>
                      </m:e>
                    </m:func>
                  </m:den>
                </m:f>
              </m:oMath>
            </m:oMathPara>
          </w:p>
        </w:tc>
        <w:tc>
          <w:tcPr>
            <w:tcW w:w="1269" w:type="dxa"/>
            <w:vAlign w:val="center"/>
          </w:tcPr>
          <w:p w14:paraId="3CEB2E81" w14:textId="77777777" w:rsidR="00CD6AF5" w:rsidRDefault="00CD6AF5" w:rsidP="00E52D34">
            <w:pPr>
              <w:ind w:firstLine="0"/>
              <w:jc w:val="right"/>
            </w:pPr>
            <w:r>
              <w:t>(2)</w:t>
            </w:r>
          </w:p>
        </w:tc>
      </w:tr>
    </w:tbl>
    <w:p w14:paraId="03DF43DA" w14:textId="77777777" w:rsidR="00177C28" w:rsidRDefault="009C2E45" w:rsidP="00625F64">
      <w:r>
        <w:t xml:space="preserve">Uma Estratégia Robusta pode ser definida como uma que tem um arrependimento relativo pequeno comparado com as suas alternativas, em um amplo range de futuros plausíveis. </w:t>
      </w:r>
      <w:r>
        <w:fldChar w:fldCharType="begin" w:fldLock="1"/>
      </w:r>
      <w:r w:rsidR="003C2D46">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fldChar w:fldCharType="separate"/>
      </w:r>
      <w:r w:rsidRPr="009C2E45">
        <w:rPr>
          <w:noProof/>
        </w:rPr>
        <w:t>(LEMPERT et al., 2006)</w:t>
      </w:r>
      <w:r>
        <w:fldChar w:fldCharType="end"/>
      </w:r>
      <w:r>
        <w:t>.</w:t>
      </w:r>
    </w:p>
    <w:p w14:paraId="273AB440" w14:textId="77777777" w:rsidR="00177C28" w:rsidRDefault="00AA3BC4" w:rsidP="004523F8">
      <w:r>
        <w:t xml:space="preserve">Uma vez definido o critério de avaliação das estratégias, é necessária uma definição sobre </w:t>
      </w:r>
      <w:r w:rsidR="00715468">
        <w:t>como escolher a estratégia definida</w:t>
      </w:r>
      <w:r w:rsidR="00105E84">
        <w:t xml:space="preserve">. Em situações de incerteza, um possível critério de escolha da estratégia é o </w:t>
      </w:r>
      <w:r>
        <w:t xml:space="preserve">mini-max. Tal estratégia em princípio minimizaria o máximo Arrependimento (ou perda de oportunidade). No entanto, esta estratégia pode ser ruim para uma análise exploratória. Uma estratégia razoavelmente boa pode ter um péssimo valor em um cenário específico, distorcendo a análise realizada.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AA3BC4">
        <w:rPr>
          <w:noProof/>
        </w:rPr>
        <w:t>(GROVES, 2006)</w:t>
      </w:r>
      <w:r>
        <w:fldChar w:fldCharType="end"/>
      </w:r>
      <w:r>
        <w:t xml:space="preserve">. </w:t>
      </w:r>
      <w:r w:rsidR="00B04983">
        <w:t>Considerando tais fraquezas</w:t>
      </w:r>
      <w:r w:rsidR="00105E84">
        <w:t xml:space="preserve"> destes critérios de escolha</w:t>
      </w:r>
      <w:r>
        <w:t xml:space="preserve">, </w:t>
      </w:r>
      <w:r>
        <w:lastRenderedPageBreak/>
        <w:t xml:space="preserve">tais estratégias de classificação </w:t>
      </w:r>
      <w:r w:rsidR="00B04983">
        <w:t xml:space="preserve">tradicionais </w:t>
      </w:r>
      <w:r>
        <w:t xml:space="preserve">não são desejáveis para um estudo </w:t>
      </w:r>
      <w:r w:rsidR="00B04983">
        <w:t>utilizando o</w:t>
      </w:r>
      <w:r>
        <w:t xml:space="preserve"> RDM. </w:t>
      </w:r>
      <w:r>
        <w:fldChar w:fldCharType="begin" w:fldLock="1"/>
      </w:r>
      <w:r w:rsidR="00666AF2">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"id" : "ITEM-2",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"ITEM-2", "issued" : { "date-parts" : [ [ "2003" ] ] }, "number-of-pages" : "1-208", "title" : "Shaping the Next One Hundred Years: New Methods for Quantitative, Long-Term Policy Analysis", "type" : "book" }, "uris" : [ "http://www.mendeley.com/documents/?uuid=fc7eef92-8664-499e-ab2a-e8053d5b7ae4" ] } ], "mendeley" : { "formattedCitation" : "(GROVES, 2006; LEMPERT; POPPER; BANKES, 2003)", "plainTextFormattedCitation" : "(GROVES, 2006; LEMPERT; POPPER; BANKES, 2003)", "previouslyFormattedCitation" : "(GROVES, 2006; LEMPERT; POPPER; BANKES, 2003)" }, "properties" : { "noteIndex" : 0 }, "schema" : "https://github.com/citation-style-language/schema/raw/master/csl-citation.json" }</w:instrText>
      </w:r>
      <w:r>
        <w:fldChar w:fldCharType="separate"/>
      </w:r>
      <w:r w:rsidR="006E1018" w:rsidRPr="006E1018">
        <w:rPr>
          <w:noProof/>
        </w:rPr>
        <w:t>(GROVES, 2006; LEMPERT; POPPER; BANKES, 2003)</w:t>
      </w:r>
      <w:r>
        <w:fldChar w:fldCharType="end"/>
      </w:r>
      <w:r>
        <w:t>.</w:t>
      </w:r>
    </w:p>
    <w:p w14:paraId="1221BB9E" w14:textId="77777777" w:rsidR="00760F7F" w:rsidRDefault="00B04983" w:rsidP="005D4518">
      <w:r>
        <w:t xml:space="preserve">Maneiras alternativas de seleção procuram identificar estratégias que atinjam um certo grau de performance na maioria dos cenários avaliados. Em outras palavras, procura-se minimizar o número de “apostas ruins”. </w:t>
      </w:r>
      <w:r>
        <w:fldChar w:fldCharType="begin" w:fldLock="1"/>
      </w:r>
      <w:r w:rsidR="004377EC">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B04983">
        <w:rPr>
          <w:noProof/>
        </w:rPr>
        <w:t>(GROVES, 2006)</w:t>
      </w:r>
      <w:r>
        <w:fldChar w:fldCharType="end"/>
      </w:r>
      <w:r>
        <w:t>. Uma maneira é escolher a estratégia</w:t>
      </w:r>
      <w:r w:rsidR="009876FD">
        <w:t xml:space="preserve"> </w:t>
      </w:r>
      <m:oMath>
        <m:r>
          <w:rPr>
            <w:rFonts w:ascii="Cambria Math" w:hAnsi="Cambria Math"/>
          </w:rPr>
          <m:t>s</m:t>
        </m:r>
      </m:oMath>
      <w:r>
        <w:t xml:space="preserve"> </w:t>
      </w:r>
      <w:r w:rsidR="00A44961">
        <w:t>utilizando a métrica de avaliação</w:t>
      </w:r>
      <w:r>
        <w:t xml:space="preserve"> </w:t>
      </w:r>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x</m:t>
            </m:r>
          </m:e>
        </m:d>
      </m:oMath>
      <w:r>
        <w:t xml:space="preserve"> superior à um </w:t>
      </w:r>
      <w:r w:rsidRPr="00BC5B27">
        <w:rPr>
          <w:i/>
        </w:rPr>
        <w:t>threshold</w:t>
      </w:r>
      <w:r>
        <w:rPr>
          <w:i/>
        </w:rPr>
        <w:t xml:space="preserve"> </w:t>
      </w:r>
      <w:r>
        <w:t>de performance</w:t>
      </w:r>
      <w:r w:rsidR="009876FD">
        <w:t xml:space="preserve"> </w:t>
      </w:r>
      <m:oMath>
        <m:r>
          <w:rPr>
            <w:rFonts w:ascii="Cambria Math" w:hAnsi="Cambria Math"/>
          </w:rPr>
          <m:t>α</m:t>
        </m:r>
      </m:oMath>
      <w:r>
        <w:t xml:space="preserve"> no maior número possível de f</w:t>
      </w:r>
      <w:r w:rsidR="00055991">
        <w:t>uturos, ou seja, escolher uma</w:t>
      </w:r>
      <w:r>
        <w:t xml:space="preserve"> estrat</w:t>
      </w:r>
      <w:r w:rsidR="009876FD">
        <w:t>égia</w:t>
      </w:r>
      <w:r>
        <w:t xml:space="preserve"> para: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9876FD" w14:paraId="73EAD81B" w14:textId="77777777" w:rsidTr="002E7DD5">
        <w:tc>
          <w:tcPr>
            <w:tcW w:w="7792" w:type="dxa"/>
          </w:tcPr>
          <w:p w14:paraId="33275100" w14:textId="77777777" w:rsidR="009876FD" w:rsidRPr="00D14BEF" w:rsidRDefault="003019C2" w:rsidP="002E7DD5">
            <w:pPr>
              <w:rPr>
                <w:iCs/>
              </w:rPr>
            </w:pPr>
            <m:oMathPara>
              <m:oMath>
                <m:func>
                  <m:funcPr>
                    <m:ctrlPr>
                      <w:rPr>
                        <w:rFonts w:ascii="Cambria Math" w:hAnsi="Cambria Math"/>
                        <w:i/>
                        <w:sz w:val="28"/>
                      </w:rPr>
                    </m:ctrlPr>
                  </m:funcPr>
                  <m:fName>
                    <m:limLow>
                      <m:limLowPr>
                        <m:ctrlPr>
                          <w:rPr>
                            <w:rFonts w:ascii="Cambria Math" w:hAnsi="Cambria Math"/>
                            <w:i/>
                            <w:sz w:val="28"/>
                          </w:rPr>
                        </m:ctrlPr>
                      </m:limLowPr>
                      <m:e>
                        <m:r>
                          <m:rPr>
                            <m:sty m:val="p"/>
                          </m:rPr>
                          <w:rPr>
                            <w:rFonts w:ascii="Cambria Math" w:hAnsi="Cambria Math"/>
                            <w:sz w:val="28"/>
                          </w:rPr>
                          <m:t>max</m:t>
                        </m:r>
                      </m:e>
                      <m:lim>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lim>
                    </m:limLow>
                  </m:fName>
                  <m:e>
                    <m:r>
                      <w:rPr>
                        <w:rFonts w:ascii="Cambria Math" w:hAnsi="Cambria Math"/>
                        <w:sz w:val="28"/>
                      </w:rPr>
                      <m:t xml:space="preserve"># </m:t>
                    </m:r>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z</m:t>
                            </m:r>
                          </m:sub>
                        </m:sSub>
                      </m:e>
                      <m:e>
                        <m:sSub>
                          <m:sSubPr>
                            <m:ctrlPr>
                              <w:rPr>
                                <w:rFonts w:ascii="Cambria Math" w:hAnsi="Cambria Math"/>
                                <w:i/>
                                <w:sz w:val="28"/>
                              </w:rPr>
                            </m:ctrlPr>
                          </m:sSubPr>
                          <m:e>
                            <m:r>
                              <w:rPr>
                                <w:rFonts w:ascii="Cambria Math" w:hAnsi="Cambria Math"/>
                                <w:sz w:val="28"/>
                              </w:rPr>
                              <m:t>f</m:t>
                            </m:r>
                          </m:e>
                          <m:sub>
                            <m:r>
                              <w:rPr>
                                <w:rFonts w:ascii="Cambria Math" w:hAnsi="Cambria Math"/>
                                <w:sz w:val="28"/>
                              </w:rPr>
                              <m:t>s</m:t>
                            </m:r>
                          </m:sub>
                        </m:sSub>
                        <m:d>
                          <m:dPr>
                            <m:ctrlPr>
                              <w:rPr>
                                <w:rFonts w:ascii="Cambria Math" w:hAnsi="Cambria Math"/>
                                <w:i/>
                                <w:sz w:val="28"/>
                              </w:rPr>
                            </m:ctrlPr>
                          </m:dPr>
                          <m:e>
                            <m:r>
                              <w:rPr>
                                <w:rFonts w:ascii="Cambria Math" w:hAnsi="Cambria Math"/>
                                <w:sz w:val="28"/>
                              </w:rPr>
                              <m:t>s,x</m:t>
                            </m:r>
                          </m:e>
                        </m:d>
                        <m:r>
                          <w:rPr>
                            <w:rFonts w:ascii="Cambria Math" w:hAnsi="Cambria Math"/>
                            <w:sz w:val="28"/>
                          </w:rPr>
                          <m:t>≥ α</m:t>
                        </m:r>
                      </m:e>
                    </m:d>
                  </m:e>
                </m:func>
                <m:r>
                  <w:rPr>
                    <w:rFonts w:ascii="Cambria Math" w:hAnsi="Cambria Math"/>
                    <w:sz w:val="28"/>
                  </w:rPr>
                  <m:t xml:space="preserve"> </m:t>
                </m:r>
              </m:oMath>
            </m:oMathPara>
          </w:p>
        </w:tc>
        <w:tc>
          <w:tcPr>
            <w:tcW w:w="1269" w:type="dxa"/>
            <w:vAlign w:val="center"/>
          </w:tcPr>
          <w:p w14:paraId="065B341C" w14:textId="77777777" w:rsidR="009876FD" w:rsidRDefault="009876FD" w:rsidP="002E7DD5">
            <w:pPr>
              <w:ind w:firstLine="0"/>
              <w:jc w:val="right"/>
            </w:pPr>
            <w:r>
              <w:t>(</w:t>
            </w:r>
            <w:r w:rsidR="00CA50F4">
              <w:t>3</w:t>
            </w:r>
            <w:r>
              <w:t>)</w:t>
            </w:r>
          </w:p>
        </w:tc>
      </w:tr>
    </w:tbl>
    <w:p w14:paraId="13717E05" w14:textId="77777777" w:rsidR="0004214B" w:rsidRDefault="005D4518" w:rsidP="001B24B1">
      <w:r>
        <w:t>Uma outra alternativa</w:t>
      </w:r>
      <w:r w:rsidR="004377EC">
        <w:t xml:space="preserve"> é escolher a estratégia que possui a maior Mediana</w:t>
      </w:r>
      <w:r w:rsidR="00055991">
        <w:t xml:space="preserve"> de uma métrica de avaliação métrica de avaliação </w:t>
      </w:r>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x</m:t>
            </m:r>
          </m:e>
        </m:d>
      </m:oMath>
      <w:r w:rsidR="004377EC">
        <w:t xml:space="preserve">, ou </w:t>
      </w:r>
      <w:r w:rsidR="00C549C5">
        <w:t xml:space="preserve">algum </w:t>
      </w:r>
      <w:r w:rsidR="004377EC">
        <w:t xml:space="preserve">outro quartil </w:t>
      </w:r>
      <w:r w:rsidR="004377EC">
        <w:fldChar w:fldCharType="begin" w:fldLock="1"/>
      </w:r>
      <w:r w:rsidR="00BA08AA">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sidR="004377EC">
        <w:fldChar w:fldCharType="separate"/>
      </w:r>
      <w:r w:rsidR="004377EC" w:rsidRPr="004377EC">
        <w:rPr>
          <w:noProof/>
        </w:rPr>
        <w:t>(GROVES, 2006)</w:t>
      </w:r>
      <w:r w:rsidR="004377EC">
        <w:fldChar w:fldCharType="end"/>
      </w:r>
      <w:r w:rsidR="00661DF1">
        <w:t xml:space="preserve">. A </w:t>
      </w:r>
      <w:r w:rsidR="00661DF1">
        <w:fldChar w:fldCharType="begin"/>
      </w:r>
      <w:r w:rsidR="00661DF1">
        <w:instrText xml:space="preserve"> REF _Ref475113910 \h </w:instrText>
      </w:r>
      <w:r w:rsidR="00661DF1">
        <w:fldChar w:fldCharType="separate"/>
      </w:r>
      <w:r w:rsidR="00C25FF3">
        <w:t xml:space="preserve">Figura </w:t>
      </w:r>
      <w:r w:rsidR="00C25FF3">
        <w:rPr>
          <w:noProof/>
        </w:rPr>
        <w:t>14</w:t>
      </w:r>
      <w:r w:rsidR="00661DF1">
        <w:fldChar w:fldCharType="end"/>
      </w:r>
      <w:r w:rsidR="00661DF1">
        <w:t xml:space="preserve"> apresenta a comparação de 25 estratégias, exibindo o terceiro quartil como o limite superior do retângulo de cada estratégia. Nesta figura, a estratégia M12 possui o menor terceiro quartil em arrependimento relativo. Desta maneira, pode-se buscar uma estratégia que maximize este quartil:</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760F7F" w14:paraId="3F6D8154" w14:textId="77777777" w:rsidTr="002E7DD5">
        <w:tc>
          <w:tcPr>
            <w:tcW w:w="7792" w:type="dxa"/>
          </w:tcPr>
          <w:p w14:paraId="03FC4330" w14:textId="77777777" w:rsidR="00760F7F" w:rsidRPr="00D14BEF" w:rsidRDefault="003019C2" w:rsidP="002E7DD5">
            <w:pPr>
              <w:rPr>
                <w:iCs/>
              </w:rPr>
            </w:pPr>
            <m:oMathPara>
              <m:oMath>
                <m:func>
                  <m:funcPr>
                    <m:ctrlPr>
                      <w:rPr>
                        <w:rFonts w:ascii="Cambria Math" w:hAnsi="Cambria Math"/>
                        <w:i/>
                        <w:sz w:val="28"/>
                      </w:rPr>
                    </m:ctrlPr>
                  </m:funcPr>
                  <m:fName>
                    <m:limLow>
                      <m:limLowPr>
                        <m:ctrlPr>
                          <w:rPr>
                            <w:rFonts w:ascii="Cambria Math" w:hAnsi="Cambria Math"/>
                            <w:i/>
                            <w:sz w:val="28"/>
                          </w:rPr>
                        </m:ctrlPr>
                      </m:limLowPr>
                      <m:e>
                        <m:r>
                          <m:rPr>
                            <m:sty m:val="p"/>
                          </m:rPr>
                          <w:rPr>
                            <w:rFonts w:ascii="Cambria Math" w:hAnsi="Cambria Math"/>
                            <w:sz w:val="28"/>
                          </w:rPr>
                          <m:t>max</m:t>
                        </m:r>
                      </m:e>
                      <m:lim>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lim>
                    </m:limLow>
                  </m:fName>
                  <m:e>
                    <m:r>
                      <w:rPr>
                        <w:rFonts w:ascii="Cambria Math" w:hAnsi="Cambria Math"/>
                        <w:sz w:val="28"/>
                      </w:rPr>
                      <m:t xml:space="preserve">Med </m:t>
                    </m:r>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f</m:t>
                            </m:r>
                          </m:e>
                          <m:sub>
                            <m:r>
                              <w:rPr>
                                <w:rFonts w:ascii="Cambria Math" w:hAnsi="Cambria Math"/>
                                <w:sz w:val="28"/>
                              </w:rPr>
                              <m:t>s</m:t>
                            </m:r>
                          </m:sub>
                        </m:sSub>
                        <m:d>
                          <m:dPr>
                            <m:ctrlPr>
                              <w:rPr>
                                <w:rFonts w:ascii="Cambria Math" w:hAnsi="Cambria Math"/>
                                <w:i/>
                                <w:sz w:val="28"/>
                              </w:rPr>
                            </m:ctrlPr>
                          </m:dPr>
                          <m:e>
                            <m:r>
                              <w:rPr>
                                <w:rFonts w:ascii="Cambria Math" w:hAnsi="Cambria Math"/>
                                <w:sz w:val="28"/>
                              </w:rPr>
                              <m:t>s,x</m:t>
                            </m:r>
                          </m:e>
                        </m:d>
                      </m:e>
                      <m:e>
                        <m:r>
                          <w:rPr>
                            <w:rFonts w:ascii="Cambria Math" w:hAnsi="Cambria Math"/>
                            <w:sz w:val="28"/>
                          </w:rPr>
                          <m:t xml:space="preserve"> x=1,…,X</m:t>
                        </m:r>
                      </m:e>
                    </m:d>
                  </m:e>
                </m:func>
                <m:r>
                  <w:rPr>
                    <w:rFonts w:ascii="Cambria Math" w:hAnsi="Cambria Math"/>
                    <w:sz w:val="28"/>
                  </w:rPr>
                  <m:t xml:space="preserve"> </m:t>
                </m:r>
              </m:oMath>
            </m:oMathPara>
          </w:p>
        </w:tc>
        <w:tc>
          <w:tcPr>
            <w:tcW w:w="1269" w:type="dxa"/>
            <w:vAlign w:val="center"/>
          </w:tcPr>
          <w:p w14:paraId="7FAA32D8" w14:textId="77777777" w:rsidR="00760F7F" w:rsidRDefault="00760F7F" w:rsidP="002E7DD5">
            <w:pPr>
              <w:ind w:firstLine="0"/>
              <w:jc w:val="right"/>
            </w:pPr>
            <w:r>
              <w:t>(</w:t>
            </w:r>
            <w:r w:rsidR="00CA50F4">
              <w:t>4</w:t>
            </w:r>
            <w:r>
              <w:t>)</w:t>
            </w:r>
          </w:p>
        </w:tc>
      </w:tr>
    </w:tbl>
    <w:p w14:paraId="67074CE7" w14:textId="77777777" w:rsidR="00760F7F" w:rsidRDefault="0008145D" w:rsidP="0008145D">
      <w:r>
        <w:t>Ao final desta etapa obtém-se</w:t>
      </w:r>
      <w:r w:rsidR="003F761D">
        <w:t xml:space="preserve"> uma</w:t>
      </w:r>
      <w:r w:rsidR="00055991">
        <w:t xml:space="preserve"> lista de estratégias candidatas, e uma estratégia considerada como a mais robusta dentre o conjunto de estratégias identificadas. </w:t>
      </w:r>
      <w:r w:rsidR="003700C8">
        <w:t>O próximo passo</w:t>
      </w:r>
      <w:r w:rsidR="003B7F90">
        <w:t xml:space="preserve"> do método trata-se de identificar vulnerabilidades de tais estratégias.</w:t>
      </w:r>
    </w:p>
    <w:p w14:paraId="1E1E2E82" w14:textId="77777777" w:rsidR="00F65828" w:rsidRDefault="00F65828" w:rsidP="0008145D"/>
    <w:p w14:paraId="06EAFCFC" w14:textId="7B8BA0EE" w:rsidR="00661DF1" w:rsidRDefault="00661DF1" w:rsidP="00661DF1">
      <w:pPr>
        <w:pStyle w:val="Legenda"/>
      </w:pPr>
      <w:bookmarkStart w:id="214" w:name="_Ref475113910"/>
      <w:bookmarkStart w:id="215" w:name="_Toc479347027"/>
      <w:r>
        <w:lastRenderedPageBreak/>
        <w:t xml:space="preserve">Figura </w:t>
      </w:r>
      <w:r w:rsidR="003019C2">
        <w:fldChar w:fldCharType="begin"/>
      </w:r>
      <w:r w:rsidR="003019C2">
        <w:instrText xml:space="preserve"> SEQ Figura \* ARABIC </w:instrText>
      </w:r>
      <w:r w:rsidR="003019C2">
        <w:fldChar w:fldCharType="separate"/>
      </w:r>
      <w:r w:rsidR="001375A1">
        <w:rPr>
          <w:noProof/>
        </w:rPr>
        <w:t>17</w:t>
      </w:r>
      <w:r w:rsidR="003019C2">
        <w:rPr>
          <w:noProof/>
        </w:rPr>
        <w:fldChar w:fldCharType="end"/>
      </w:r>
      <w:bookmarkEnd w:id="214"/>
      <w:r>
        <w:t xml:space="preserve"> – Compara</w:t>
      </w:r>
      <w:r w:rsidR="003F73C9">
        <w:t>ç</w:t>
      </w:r>
      <w:r>
        <w:t>ão de Estratégias Utilizando o Arrependimento Relativo</w:t>
      </w:r>
      <w:bookmarkEnd w:id="215"/>
    </w:p>
    <w:p w14:paraId="7FF7F528" w14:textId="77777777" w:rsidR="00F65828" w:rsidRDefault="00F65828" w:rsidP="0008145D">
      <w:r w:rsidRPr="00F65828">
        <w:rPr>
          <w:noProof/>
        </w:rPr>
        <w:drawing>
          <wp:inline distT="0" distB="0" distL="0" distR="0" wp14:anchorId="2BF1851A" wp14:editId="6B8BEFD7">
            <wp:extent cx="4804531" cy="374266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14987" cy="3750805"/>
                    </a:xfrm>
                    <a:prstGeom prst="rect">
                      <a:avLst/>
                    </a:prstGeom>
                  </pic:spPr>
                </pic:pic>
              </a:graphicData>
            </a:graphic>
          </wp:inline>
        </w:drawing>
      </w:r>
    </w:p>
    <w:p w14:paraId="668506C6" w14:textId="77777777" w:rsidR="00661DF1" w:rsidRPr="00B04983" w:rsidRDefault="00661DF1" w:rsidP="00661DF1">
      <w:pPr>
        <w:jc w:val="center"/>
      </w:pPr>
      <w:r>
        <w:t xml:space="preserve">Fonte: </w:t>
      </w:r>
      <w:r>
        <w:fldChar w:fldCharType="begin" w:fldLock="1"/>
      </w:r>
      <w:r w:rsidR="00BB6101">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"521", "uris" : [ "http://www.mendeley.com/documents/?uuid=4a76305e-bf08-4fcd-b85b-18bd106f7fb5" ] } ], "mendeley" : { "formattedCitation" : "(LEMPERT et al., 2006, p. 521)", "plainTextFormattedCitation" : "(LEMPERT et al., 2006, p. 521)", "previouslyFormattedCitation" : "(LEMPERT et al., 2006, p. 521)" }, "properties" : { "noteIndex" : 0 }, "schema" : "https://github.com/citation-style-language/schema/raw/master/csl-citation.json" }</w:instrText>
      </w:r>
      <w:r>
        <w:fldChar w:fldCharType="separate"/>
      </w:r>
      <w:r w:rsidRPr="00661DF1">
        <w:rPr>
          <w:noProof/>
        </w:rPr>
        <w:t>(LEMPERT et al., 2006, p. 521)</w:t>
      </w:r>
      <w:r>
        <w:fldChar w:fldCharType="end"/>
      </w:r>
      <w:r>
        <w:t>.</w:t>
      </w:r>
    </w:p>
    <w:p w14:paraId="1861D4E4" w14:textId="77777777" w:rsidR="00240035" w:rsidRDefault="00240035" w:rsidP="009C7299">
      <w:pPr>
        <w:pStyle w:val="Ttulo3"/>
      </w:pPr>
      <w:bookmarkStart w:id="216" w:name="_Toc479347067"/>
      <w:r>
        <w:t>Descoberta de Cenários</w:t>
      </w:r>
      <w:r w:rsidR="00BF2900">
        <w:t xml:space="preserve"> para Análise de Vulnerabilidade</w:t>
      </w:r>
      <w:bookmarkEnd w:id="216"/>
    </w:p>
    <w:p w14:paraId="7C30E513" w14:textId="77777777" w:rsidR="00C01C7E" w:rsidRDefault="00C01C7E" w:rsidP="00C01C7E">
      <w:r>
        <w:t xml:space="preserve">No contexto da RDM, cenários são um conjunto de estados futuros que representam vulnerabilidades de estratégias propostas. </w:t>
      </w:r>
      <w:r>
        <w:fldChar w:fldCharType="begin" w:fldLock="1"/>
      </w:r>
      <w: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fldChar w:fldCharType="separate"/>
      </w:r>
      <w:r w:rsidRPr="00525204">
        <w:rPr>
          <w:noProof/>
        </w:rPr>
        <w:t>(BRYANT; LEMPERT, 2010)</w:t>
      </w:r>
      <w:r>
        <w:fldChar w:fldCharType="end"/>
      </w:r>
      <w:r>
        <w:t xml:space="preserve">. Situações de vulnerabilidade podem ser entendidas como situações nas quais uma estratégia falha em atender seus objetivos de performance (performance absoluta) ou uma situação na qual a performance da estratégia se desvia significativamente da performance da melhor estratégia para um determinado futuro (performance relativa). </w:t>
      </w:r>
      <w:r>
        <w:fldChar w:fldCharType="begin" w:fldLock="1"/>
      </w:r>
      <w: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fldChar w:fldCharType="separate"/>
      </w:r>
      <w:r w:rsidRPr="00525204">
        <w:rPr>
          <w:noProof/>
        </w:rPr>
        <w:t>(BRYANT; LEMPERT, 2010)</w:t>
      </w:r>
      <w:r>
        <w:fldChar w:fldCharType="end"/>
      </w:r>
      <w:r>
        <w:t>.</w:t>
      </w:r>
    </w:p>
    <w:p w14:paraId="7AD0F738" w14:textId="77777777" w:rsidR="00824244" w:rsidRDefault="00824244" w:rsidP="00824244">
      <w:pPr>
        <w:rPr>
          <w:lang w:val="en-US"/>
        </w:rPr>
      </w:pPr>
      <w:r>
        <w:t xml:space="preserve">A descoberta de cenários faz uma pergunta focalizada: </w:t>
      </w:r>
      <w:r w:rsidR="00580278">
        <w:t>A</w:t>
      </w:r>
      <w:r>
        <w:t xml:space="preserve"> que futuros as estratégias de uma organização </w:t>
      </w:r>
      <w:r w:rsidR="00580278">
        <w:t>são vulneráveis</w:t>
      </w:r>
      <w:r>
        <w:t xml:space="preserve">? </w:t>
      </w:r>
      <w:r>
        <w:fldChar w:fldCharType="begin" w:fldLock="1"/>
      </w:r>
      <w: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w:instrText>
      </w:r>
      <w:r w:rsidRPr="00014CEB">
        <w:rPr>
          <w:lang w:val="en-US"/>
          <w:rPrChange w:id="217" w:author="Pedro Lima" w:date="2017-04-29T18:10:00Z">
            <w:rPr>
              <w:lang w:val="en-US"/>
            </w:rPr>
          </w:rPrChange>
        </w:rPr>
        <w:instrText xml:space="preserve">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fldChar w:fldCharType="separate"/>
      </w:r>
      <w:r w:rsidRPr="00824244">
        <w:rPr>
          <w:noProof/>
          <w:lang w:val="en-US"/>
        </w:rPr>
        <w:t>(BRYANT; LEMPERT, 2010)</w:t>
      </w:r>
      <w:r>
        <w:fldChar w:fldCharType="end"/>
      </w:r>
      <w:r w:rsidRPr="00824244">
        <w:rPr>
          <w:lang w:val="en-US"/>
        </w:rPr>
        <w:t xml:space="preserve">. </w:t>
      </w:r>
      <w:r w:rsidRPr="003411F1">
        <w:rPr>
          <w:lang w:val="en-US"/>
        </w:rPr>
        <w:t xml:space="preserve">Groves </w:t>
      </w:r>
      <w:r w:rsidRPr="00BF2900">
        <w:fldChar w:fldCharType="begin" w:fldLock="1"/>
      </w:r>
      <w:r w:rsidRPr="003411F1">
        <w:rPr>
          <w:lang w:val="en-US"/>
        </w:rP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"suppress-author" : 1, "uris" : [ "http://www.mendeley.com/documents/?uuid=5b37398b-23b0-4af8-8cfa-bf26dd1a1732" ] } ], "mendeley" : { "formattedCitation" : "(2006)", "plainTextFormattedCitation" : "(2006)", "previouslyFormattedCitation" : "(2006)" }, "properties" : { "noteIndex" : 0 }, "schema" : "https://github.com/citation-style-language/schema/raw/master/csl-citation.json" }</w:instrText>
      </w:r>
      <w:r w:rsidRPr="00BF2900">
        <w:fldChar w:fldCharType="separate"/>
      </w:r>
      <w:r w:rsidRPr="003411F1">
        <w:rPr>
          <w:noProof/>
          <w:lang w:val="en-US"/>
        </w:rPr>
        <w:t>(2006)</w:t>
      </w:r>
      <w:r w:rsidRPr="00BF2900">
        <w:fldChar w:fldCharType="end"/>
      </w:r>
      <w:r w:rsidRPr="003411F1">
        <w:rPr>
          <w:lang w:val="en-US"/>
        </w:rPr>
        <w:t xml:space="preserve"> </w:t>
      </w:r>
      <w:r w:rsidRPr="00BC5B27">
        <w:rPr>
          <w:lang w:val="en-US"/>
        </w:rPr>
        <w:t>sugere que vulnerabilidades podem ser descobertas utilizando-se três conjuntos distintos de técnicas: i) análise ex</w:t>
      </w:r>
      <w:r w:rsidR="00C421C9" w:rsidRPr="00BC5B27">
        <w:rPr>
          <w:lang w:val="en-US"/>
        </w:rPr>
        <w:t xml:space="preserve">ploratória; ii) métodos de Data </w:t>
      </w:r>
      <w:r w:rsidRPr="00BC5B27">
        <w:rPr>
          <w:lang w:val="en-US"/>
        </w:rPr>
        <w:t>Mining e iii) outros métodos estatísticos.</w:t>
      </w:r>
    </w:p>
    <w:p w14:paraId="3DA92025" w14:textId="77777777" w:rsidR="00C137DC" w:rsidRPr="00C137DC" w:rsidRDefault="00C137DC" w:rsidP="00C137DC">
      <w:r>
        <w:t xml:space="preserve">A descoberta de cenários distingue-se de uma análise de sensibilidade tradicional. Ao contrário de uma análise de sensibilidade tradicional, a descoberta de </w:t>
      </w:r>
      <w:r>
        <w:lastRenderedPageBreak/>
        <w:t xml:space="preserve">cenários não apenas indica os inputs mais importantes para a variação dos outputs, mas também identifica as combinações destes parâmetros e seus </w:t>
      </w:r>
      <w:r w:rsidRPr="00BC5B27">
        <w:rPr>
          <w:i/>
        </w:rPr>
        <w:t>thresholds</w:t>
      </w:r>
      <w:r>
        <w:t xml:space="preserve"> que mais predizem outcomes relevantes para uma decisão. </w:t>
      </w:r>
      <w:r>
        <w:fldChar w:fldCharType="begin" w:fldLock="1"/>
      </w:r>
      <w: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fldChar w:fldCharType="separate"/>
      </w:r>
      <w:r w:rsidRPr="00525204">
        <w:rPr>
          <w:noProof/>
        </w:rPr>
        <w:t>(BRYANT; LEMPERT, 2010)</w:t>
      </w:r>
      <w:r>
        <w:fldChar w:fldCharType="end"/>
      </w:r>
      <w:r>
        <w:t>.</w:t>
      </w:r>
    </w:p>
    <w:p w14:paraId="1C430E93" w14:textId="77777777" w:rsidR="00824244" w:rsidRDefault="00824244" w:rsidP="00824244">
      <w:r>
        <w:t>A Análise Exploratória</w:t>
      </w:r>
      <w:r w:rsidR="003C2D46">
        <w:t xml:space="preserve"> </w:t>
      </w:r>
      <w:r>
        <w:t xml:space="preserve">é utilizada usualmente para identificar </w:t>
      </w:r>
      <w:r w:rsidR="00C421C9">
        <w:t>um pequeno número de fatores</w:t>
      </w:r>
      <w:r>
        <w:t xml:space="preserve"> exógenos que revelam áreas nas quais uma determinada estratégia tem baixa performance. </w:t>
      </w:r>
      <w:r w:rsidR="003C2D46">
        <w:t>Na literatura em RDM, usualmente são utilizados gráficos conhecidos como</w:t>
      </w:r>
      <w:r>
        <w:t xml:space="preserve"> “</w:t>
      </w:r>
      <w:r w:rsidRPr="00BC5B27">
        <w:t>Landscapes of Plausible Futures</w:t>
      </w:r>
      <w:r>
        <w:t xml:space="preserve">” </w:t>
      </w:r>
      <w:r w:rsidR="003C2D46">
        <w:t xml:space="preserve">para </w:t>
      </w:r>
      <w:r w:rsidR="001D5699">
        <w:t>visualizar a sensibilidade de diferentes</w:t>
      </w:r>
      <w:r w:rsidR="003C2D46">
        <w:t xml:space="preserve"> estratégias em diferentes futuros. </w:t>
      </w:r>
      <w:r w:rsidR="003C2D46">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3C2D46">
        <w:fldChar w:fldCharType="separate"/>
      </w:r>
      <w:r w:rsidR="006E1018" w:rsidRPr="006E1018">
        <w:rPr>
          <w:noProof/>
        </w:rPr>
        <w:t>(LEMPERT; POPPER; BANKES, 2003)</w:t>
      </w:r>
      <w:r w:rsidR="003C2D46">
        <w:fldChar w:fldCharType="end"/>
      </w:r>
      <w:r w:rsidR="003C2D46">
        <w:t>.</w:t>
      </w:r>
    </w:p>
    <w:p w14:paraId="5392DCCA" w14:textId="77777777" w:rsidR="00824244" w:rsidRDefault="00824244" w:rsidP="00824244">
      <w:r>
        <w:t>Em um raro exemplo de aplicação do RDM em um contexto empresarial encontrado na literatura</w:t>
      </w:r>
      <w:r w:rsidR="00696A34">
        <w:t xml:space="preserve">, a visualização de vulnerabilidades </w:t>
      </w:r>
      <w:r>
        <w:t>é exibid</w:t>
      </w:r>
      <w:r w:rsidR="00696A34">
        <w:t>a</w:t>
      </w:r>
      <w:r>
        <w:t xml:space="preserve"> na</w:t>
      </w:r>
      <w:r w:rsidR="003C2D46">
        <w:t xml:space="preserve"> </w:t>
      </w:r>
      <w:r w:rsidR="003C2D46">
        <w:fldChar w:fldCharType="begin"/>
      </w:r>
      <w:r w:rsidR="003C2D46">
        <w:instrText xml:space="preserve"> REF _Ref474316895 \h </w:instrText>
      </w:r>
      <w:r w:rsidR="003C2D46">
        <w:fldChar w:fldCharType="separate"/>
      </w:r>
      <w:r w:rsidR="00C25FF3">
        <w:t xml:space="preserve">Figura </w:t>
      </w:r>
      <w:r w:rsidR="00C25FF3">
        <w:rPr>
          <w:noProof/>
        </w:rPr>
        <w:t>15</w:t>
      </w:r>
      <w:r w:rsidR="003C2D46">
        <w:fldChar w:fldCharType="end"/>
      </w:r>
      <w:r>
        <w:t xml:space="preserve">. </w:t>
      </w:r>
    </w:p>
    <w:p w14:paraId="442D24D9" w14:textId="1341BBD9" w:rsidR="003C2D46" w:rsidRDefault="003C2D46" w:rsidP="00696A34">
      <w:pPr>
        <w:ind w:firstLine="0"/>
        <w:jc w:val="center"/>
      </w:pPr>
      <w:bookmarkStart w:id="218" w:name="_Ref474316895"/>
      <w:bookmarkStart w:id="219" w:name="_Toc479347028"/>
      <w:r>
        <w:t xml:space="preserve">Figura </w:t>
      </w:r>
      <w:r w:rsidR="003019C2">
        <w:fldChar w:fldCharType="begin"/>
      </w:r>
      <w:r w:rsidR="003019C2">
        <w:instrText xml:space="preserve"> SEQ Figura \* ARABIC </w:instrText>
      </w:r>
      <w:r w:rsidR="003019C2">
        <w:fldChar w:fldCharType="separate"/>
      </w:r>
      <w:r w:rsidR="001375A1">
        <w:rPr>
          <w:noProof/>
        </w:rPr>
        <w:t>18</w:t>
      </w:r>
      <w:r w:rsidR="003019C2">
        <w:rPr>
          <w:noProof/>
        </w:rPr>
        <w:fldChar w:fldCharType="end"/>
      </w:r>
      <w:bookmarkEnd w:id="218"/>
      <w:r>
        <w:t xml:space="preserve"> – Visualização de Vulnerabilidades de uma Estratégia</w:t>
      </w:r>
      <w:bookmarkEnd w:id="219"/>
    </w:p>
    <w:p w14:paraId="12EB6F27" w14:textId="77777777" w:rsidR="00824244" w:rsidRDefault="00824244" w:rsidP="003C2D46">
      <w:pPr>
        <w:ind w:firstLine="0"/>
        <w:jc w:val="center"/>
      </w:pPr>
      <w:r w:rsidRPr="00C83C28">
        <w:rPr>
          <w:noProof/>
        </w:rPr>
        <w:drawing>
          <wp:inline distT="0" distB="0" distL="0" distR="0" wp14:anchorId="727CEA30" wp14:editId="3D31209C">
            <wp:extent cx="5216725" cy="4933507"/>
            <wp:effectExtent l="0" t="0" r="3175"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31652" cy="4947624"/>
                    </a:xfrm>
                    <a:prstGeom prst="rect">
                      <a:avLst/>
                    </a:prstGeom>
                  </pic:spPr>
                </pic:pic>
              </a:graphicData>
            </a:graphic>
          </wp:inline>
        </w:drawing>
      </w:r>
    </w:p>
    <w:p w14:paraId="6D13E83B" w14:textId="77777777" w:rsidR="00824244" w:rsidRDefault="00824244" w:rsidP="00824244">
      <w:pPr>
        <w:jc w:val="center"/>
      </w:pPr>
      <w:r>
        <w:t xml:space="preserve">Fonte: </w:t>
      </w:r>
      <w:r>
        <w:fldChar w:fldCharType="begin" w:fldLock="1"/>
      </w:r>
      <w:r>
        <w:instrText>ADDIN CSL_CITATION { "citationItems" : [ { "id" : "ITEM-1", "itemData" : { "ISBN" : "0833037404 (pbk.)0833036629", "ISSN" : "00333352", "abstract" : "Fifty years havepasd since the last comprehensive reorganization of the federal government. The relationship of the feds to the citizens has become vastly broader and deeper.The need for performacne inprovement is urgent and compelling. Teh federalgovernmetn is neither organized nor staffed adequately prepared to meet the demands of the 21th century. Qualityof perormacne, which ought to be teh central factor in determining compensations is too often ignored.", "author" : [ { "dropping-particle" : "", "family" : "Lempert", "given" : "Robert J.", "non-dropping-particle" : "", "parse-names" : false, "suffix" : "" }, { "dropping-particle" : "", "family" : "Popper", "given" : "Steven W.", "non-dropping-particle" : "", "parse-names" : false, "suffix" : "" } ], "container-title" : "High-Performance Government: Structure, Leadership, Incentives", "editor" : [ { "dropping-particle" : "", "family" : "Klitgaard", "given" : "Robert", "non-dropping-particle" : "", "parse-names" : false, "suffix" : "" }, { "dropping-particle" : "", "family" : "Light", "given" : "Paul C.", "non-dropping-particle" : "", "parse-names" : false, "suffix" : "" } ], "id" : "ITEM-1", "issue" : "2", "issued" : { "date-parts" : [ [ "2005" ] ] }, "page" : "253", "title" : "High-Performance Government in an Uncertain World", "type" : "chapter", "volume" : "65" }, "locator" : "127", "uris" : [ "http://www.mendeley.com/documents/?uuid=5cba3ba4-4f48-4cc0-9bbd-b55ad903a0f8" ] } ], "mendeley" : { "formattedCitation" : "(LEMPERT; POPPER, 2005, p. 127)", "plainTextFormattedCitation" : "(LEMPERT; POPPER, 2005, p. 127)", "previouslyFormattedCitation" : "(LEMPERT; POPPER, 2005, p. 127)" }, "properties" : { "noteIndex" : 0 }, "schema" : "https://github.com/citation-style-language/schema/raw/master/csl-citation.json" }</w:instrText>
      </w:r>
      <w:r>
        <w:fldChar w:fldCharType="separate"/>
      </w:r>
      <w:r w:rsidRPr="00C83C28">
        <w:rPr>
          <w:noProof/>
        </w:rPr>
        <w:t>(LEMPERT; POPPER, 2005, p. 127)</w:t>
      </w:r>
      <w:r>
        <w:fldChar w:fldCharType="end"/>
      </w:r>
    </w:p>
    <w:p w14:paraId="2FC12110" w14:textId="77777777" w:rsidR="00C421C9" w:rsidRDefault="00C421C9" w:rsidP="00824244">
      <w:r>
        <w:t xml:space="preserve">Neste gráfico, a tonalidade de cor representa a faixa de taxa interna de retorno (TIR) de um plano específico para a introdução de uma nova linha de produtos, a qual </w:t>
      </w:r>
      <w:r>
        <w:lastRenderedPageBreak/>
        <w:t>varia de acordo com duas incertezas críticas identificadas: o custo de produção e o volume total. Além disso, as linhas horizontais e verticais que cortam o gráfico representam os pressupo</w:t>
      </w:r>
      <w:r w:rsidR="00484D1D">
        <w:t>stos existentes no início do projeto. Pode-se notar que a performance da estratégia sob consideração é sensível à pequenas variações tanto em custo quanto em volume de produção, o que motivaria a busca por estratégias mais robustas.</w:t>
      </w:r>
    </w:p>
    <w:p w14:paraId="1F1E1F95" w14:textId="77777777" w:rsidR="00824244" w:rsidRDefault="001B24B1" w:rsidP="00824244">
      <w:r>
        <w:t xml:space="preserve">Ainda que a </w:t>
      </w:r>
      <w:r w:rsidR="001D5699">
        <w:t>abordagem de Análise Exploratória se</w:t>
      </w:r>
      <w:r>
        <w:t>ja</w:t>
      </w:r>
      <w:r w:rsidR="001D5699">
        <w:t xml:space="preserve"> </w:t>
      </w:r>
      <w:r w:rsidR="00696A34">
        <w:t xml:space="preserve">útil para </w:t>
      </w:r>
      <w:r>
        <w:t>uma</w:t>
      </w:r>
      <w:r w:rsidR="00696A34">
        <w:t xml:space="preserve"> exploração intuitiva</w:t>
      </w:r>
      <w:r w:rsidR="001D5699">
        <w:t xml:space="preserve">, não há garantia de que </w:t>
      </w:r>
      <w:r w:rsidR="00A3088D">
        <w:t xml:space="preserve">a mesma poderá </w:t>
      </w:r>
      <w:r w:rsidR="001D5699">
        <w:t>oferecer uma boa caracterização das vulnerabilidades da estratégia em consideração.</w:t>
      </w:r>
      <w:r w:rsidR="00C01C7E">
        <w:t xml:space="preserve"> Em situações onde o modelo é mais complexo, torna-se difícil identificar regiões de vulnerabilidade usando apenas a análise exploratória.</w:t>
      </w:r>
      <w:r w:rsidR="00A3088D">
        <w:t xml:space="preserve"> Nestes casos, algoritmos estatísticos podem ser usados para este propósito. </w:t>
      </w:r>
      <w:r w:rsidR="001D5699">
        <w:fldChar w:fldCharType="begin" w:fldLock="1"/>
      </w:r>
      <w:r w:rsidR="00E83C4E">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sidR="001D5699">
        <w:fldChar w:fldCharType="separate"/>
      </w:r>
      <w:r w:rsidR="001D5699" w:rsidRPr="001D5699">
        <w:rPr>
          <w:noProof/>
        </w:rPr>
        <w:t>(GROVES, 2006)</w:t>
      </w:r>
      <w:r w:rsidR="001D5699">
        <w:fldChar w:fldCharType="end"/>
      </w:r>
      <w:r w:rsidR="00C01C7E">
        <w:t>.</w:t>
      </w:r>
    </w:p>
    <w:p w14:paraId="61AE5684" w14:textId="77777777" w:rsidR="00A3088D" w:rsidRDefault="00A3088D" w:rsidP="00525204">
      <w:r>
        <w:t xml:space="preserve">Bryant e Lempert </w:t>
      </w:r>
      <w:r>
        <w:fldChar w:fldCharType="begin" w:fldLock="1"/>
      </w:r>
      <w:r w:rsidR="00B001BD">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"suppress-author" : 1, "uris" : [ "http://www.mendeley.com/documents/?uuid=79f47962-3d2f-4007-b2fb-17ac3c6b1afd" ] } ], "mendeley" : { "formattedCitation" : "(2010)", "plainTextFormattedCitation" : "(2010)", "previouslyFormattedCitation" : "(2010)" }, "properties" : { "noteIndex" : 0 }, "schema" : "https://github.com/citation-style-language/schema/raw/master/csl-citation.json" }</w:instrText>
      </w:r>
      <w:r>
        <w:fldChar w:fldCharType="separate"/>
      </w:r>
      <w:r w:rsidRPr="00A3088D">
        <w:rPr>
          <w:noProof/>
        </w:rPr>
        <w:t>(2010)</w:t>
      </w:r>
      <w:r>
        <w:fldChar w:fldCharType="end"/>
      </w:r>
      <w:r>
        <w:t xml:space="preserve"> sugerem uma abordagem para a descoberta de cenários utilizando algoritmos estatísticos</w:t>
      </w:r>
      <w:r w:rsidR="001E07CB">
        <w:t xml:space="preserve">, cujos passos são demonstrados na </w:t>
      </w:r>
      <w:r w:rsidR="001E07CB">
        <w:fldChar w:fldCharType="begin"/>
      </w:r>
      <w:r w:rsidR="001E07CB">
        <w:instrText xml:space="preserve"> REF _Ref474392734 \h </w:instrText>
      </w:r>
      <w:r w:rsidR="001E07CB">
        <w:fldChar w:fldCharType="separate"/>
      </w:r>
      <w:r w:rsidR="00C25FF3">
        <w:t xml:space="preserve">Figura </w:t>
      </w:r>
      <w:r w:rsidR="00C25FF3">
        <w:rPr>
          <w:noProof/>
        </w:rPr>
        <w:t>16</w:t>
      </w:r>
      <w:r w:rsidR="001E07CB">
        <w:fldChar w:fldCharType="end"/>
      </w:r>
      <w:r w:rsidR="001E07CB">
        <w:t>. A abordagem c</w:t>
      </w:r>
      <w:r w:rsidR="00A128B2">
        <w:t>ome</w:t>
      </w:r>
      <w:r w:rsidR="001E07CB">
        <w:t xml:space="preserve">ça com a Geração de </w:t>
      </w:r>
      <w:r w:rsidR="00A128B2">
        <w:t>Dados, à qual corresponde à geração de Casos do método RDM, o que foi abordado anteriormente neste trabalho.</w:t>
      </w:r>
    </w:p>
    <w:p w14:paraId="7839F96A" w14:textId="66A1C10B" w:rsidR="00A3088D" w:rsidRDefault="00A3088D" w:rsidP="00A3088D">
      <w:pPr>
        <w:pStyle w:val="Legenda"/>
      </w:pPr>
      <w:bookmarkStart w:id="220" w:name="_Ref474392734"/>
      <w:bookmarkStart w:id="221" w:name="_Toc479347029"/>
      <w:r>
        <w:t xml:space="preserve">Figura </w:t>
      </w:r>
      <w:r w:rsidR="003019C2">
        <w:fldChar w:fldCharType="begin"/>
      </w:r>
      <w:r w:rsidR="003019C2">
        <w:instrText xml:space="preserve"> SEQ Figura \* ARABIC </w:instrText>
      </w:r>
      <w:r w:rsidR="003019C2">
        <w:fldChar w:fldCharType="separate"/>
      </w:r>
      <w:r w:rsidR="001375A1">
        <w:rPr>
          <w:noProof/>
        </w:rPr>
        <w:t>19</w:t>
      </w:r>
      <w:r w:rsidR="003019C2">
        <w:rPr>
          <w:noProof/>
        </w:rPr>
        <w:fldChar w:fldCharType="end"/>
      </w:r>
      <w:bookmarkEnd w:id="220"/>
      <w:r>
        <w:t xml:space="preserve"> – Passos da Descoberta de Cenários</w:t>
      </w:r>
      <w:bookmarkEnd w:id="221"/>
    </w:p>
    <w:p w14:paraId="63225430" w14:textId="77777777" w:rsidR="00A3088D" w:rsidRDefault="00A3088D" w:rsidP="00A3088D">
      <w:pPr>
        <w:ind w:firstLine="0"/>
      </w:pPr>
      <w:r>
        <w:rPr>
          <w:noProof/>
        </w:rPr>
        <w:drawing>
          <wp:inline distT="0" distB="0" distL="0" distR="0" wp14:anchorId="20BCCD2D" wp14:editId="0617FC49">
            <wp:extent cx="5723906" cy="2799410"/>
            <wp:effectExtent l="0" t="0" r="0"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59958" cy="2817042"/>
                    </a:xfrm>
                    <a:prstGeom prst="rect">
                      <a:avLst/>
                    </a:prstGeom>
                    <a:noFill/>
                  </pic:spPr>
                </pic:pic>
              </a:graphicData>
            </a:graphic>
          </wp:inline>
        </w:drawing>
      </w:r>
    </w:p>
    <w:p w14:paraId="370498DE" w14:textId="77777777" w:rsidR="00A3088D" w:rsidRDefault="00A3088D" w:rsidP="00A3088D">
      <w:r>
        <w:t xml:space="preserve">Fonte: Elaborada pelo autor com base em </w:t>
      </w:r>
      <w:r>
        <w:fldChar w:fldCharType="begin" w:fldLock="1"/>
      </w:r>
      <w: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fldChar w:fldCharType="separate"/>
      </w:r>
      <w:r w:rsidRPr="00525204">
        <w:rPr>
          <w:noProof/>
        </w:rPr>
        <w:t>(BRYANT; LEMPERT, 2010)</w:t>
      </w:r>
      <w:r>
        <w:fldChar w:fldCharType="end"/>
      </w:r>
      <w:r>
        <w:t>.</w:t>
      </w:r>
    </w:p>
    <w:p w14:paraId="466957E9" w14:textId="77777777" w:rsidR="00A3088D" w:rsidRPr="00806A69" w:rsidRDefault="00396F8D" w:rsidP="00525204">
      <w:r>
        <w:t>Uma vez que se tenha uma base de dados incluindo informações sobre incertezas, estratégias e medidas de performance, são utilizados algoritmos para a identificação de</w:t>
      </w:r>
      <w:r w:rsidR="00BF2900">
        <w:t xml:space="preserve"> cenários que explicitam as vul</w:t>
      </w:r>
      <w:r>
        <w:t xml:space="preserve">nerabilidades de uma estratégia </w:t>
      </w:r>
      <w:r w:rsidR="00806A69">
        <w:lastRenderedPageBreak/>
        <w:t xml:space="preserve">candidata </w:t>
      </w:r>
      <m:oMath>
        <m:r>
          <w:rPr>
            <w:rFonts w:ascii="Cambria Math" w:hAnsi="Cambria Math"/>
            <w:sz w:val="28"/>
          </w:rPr>
          <m:t>s</m:t>
        </m:r>
      </m:oMath>
      <w:r w:rsidR="00806A69">
        <w:rPr>
          <w:sz w:val="28"/>
        </w:rPr>
        <w:t xml:space="preserve">. </w:t>
      </w:r>
      <w:r w:rsidR="00806A69">
        <w:t>É escolhido</w:t>
      </w:r>
      <w:r w:rsidR="00CD13FE">
        <w:t xml:space="preserve"> um </w:t>
      </w:r>
      <w:r w:rsidR="00806A69" w:rsidRPr="00BC5B27">
        <w:rPr>
          <w:i/>
        </w:rPr>
        <w:t>threshold</w:t>
      </w:r>
      <w:r w:rsidR="00806A69">
        <w:rPr>
          <w:i/>
        </w:rPr>
        <w:t xml:space="preserve"> </w:t>
      </w:r>
      <w:r w:rsidR="00806A69">
        <w:t xml:space="preserve">de performance </w:t>
      </w:r>
      <m:oMath>
        <m:r>
          <w:rPr>
            <w:rFonts w:ascii="Cambria Math" w:hAnsi="Cambria Math"/>
          </w:rPr>
          <m:t>α</m:t>
        </m:r>
      </m:oMath>
      <w:r w:rsidR="00806A69">
        <w:t xml:space="preserve">, o qual separará os casos nos quais a estratégia teve sucesso dos casos onde a estratégia não teve sucesso. Desta maneira, o conjunto de casos de interesse </w:t>
      </w:r>
      <m:oMath>
        <m:sSub>
          <m:sSubPr>
            <m:ctrlPr>
              <w:rPr>
                <w:rFonts w:ascii="Cambria Math" w:hAnsi="Cambria Math"/>
                <w:i/>
                <w:sz w:val="28"/>
              </w:rPr>
            </m:ctrlPr>
          </m:sSubPr>
          <m:e>
            <m:r>
              <w:rPr>
                <w:rFonts w:ascii="Cambria Math" w:hAnsi="Cambria Math"/>
                <w:sz w:val="28"/>
              </w:rPr>
              <m:t>I</m:t>
            </m:r>
          </m:e>
          <m:sub>
            <m:r>
              <w:rPr>
                <w:rFonts w:ascii="Cambria Math" w:hAnsi="Cambria Math"/>
                <w:sz w:val="28"/>
              </w:rPr>
              <m:t>s</m:t>
            </m:r>
          </m:sub>
        </m:sSub>
        <m:r>
          <w:rPr>
            <w:rFonts w:ascii="Cambria Math" w:hAnsi="Cambria Math"/>
            <w:sz w:val="28"/>
          </w:rPr>
          <m:t xml:space="preserve"> </m:t>
        </m:r>
      </m:oMath>
      <w:r w:rsidR="00806A69">
        <w:rPr>
          <w:sz w:val="28"/>
        </w:rPr>
        <w:t xml:space="preserve"> </w:t>
      </w:r>
      <w:r w:rsidR="00CD13FE">
        <w:t xml:space="preserve">é formado pelos futuros </w:t>
      </w:r>
      <m:oMath>
        <m:r>
          <m:rPr>
            <m:sty m:val="bi"/>
          </m:rPr>
          <w:rPr>
            <w:rFonts w:ascii="Cambria Math" w:hAnsi="Cambria Math"/>
          </w:rPr>
          <m:t>x'</m:t>
        </m:r>
      </m:oMath>
      <w:r w:rsidR="00806A69">
        <w:t xml:space="preserve"> no</w:t>
      </w:r>
      <w:r w:rsidR="00CD13FE">
        <w:t>s quais</w:t>
      </w:r>
      <w:r w:rsidR="00806A69">
        <w:t xml:space="preserve"> a estratégia tem performance </w:t>
      </w:r>
      <m:oMath>
        <m:r>
          <w:rPr>
            <w:rFonts w:ascii="Cambria Math" w:hAnsi="Cambria Math"/>
          </w:rPr>
          <m:t>f</m:t>
        </m:r>
        <m:d>
          <m:dPr>
            <m:ctrlPr>
              <w:rPr>
                <w:rFonts w:ascii="Cambria Math" w:hAnsi="Cambria Math"/>
                <w:i/>
              </w:rPr>
            </m:ctrlPr>
          </m:dPr>
          <m:e>
            <m:r>
              <w:rPr>
                <w:rFonts w:ascii="Cambria Math" w:hAnsi="Cambria Math"/>
              </w:rPr>
              <m:t>s,</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oMath>
      <w:r w:rsidR="00CD13FE">
        <w:t xml:space="preserve"> </w:t>
      </w:r>
      <w:r w:rsidR="00806A69">
        <w:t>superior ou inferior a este limiar</w:t>
      </w:r>
      <w:r w:rsidR="00CD13FE">
        <w:t xml:space="preserve"> </w:t>
      </w:r>
      <w:r w:rsidR="00CD13FE">
        <w:fldChar w:fldCharType="begin" w:fldLock="1"/>
      </w:r>
      <w:r w:rsidR="00CD13FE">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sidR="00CD13FE">
        <w:fldChar w:fldCharType="separate"/>
      </w:r>
      <w:r w:rsidR="00CD13FE" w:rsidRPr="00525204">
        <w:rPr>
          <w:noProof/>
        </w:rPr>
        <w:t>(BRYANT; LEMPERT, 2010)</w:t>
      </w:r>
      <w:r w:rsidR="00CD13FE">
        <w:fldChar w:fldCharType="end"/>
      </w:r>
      <w:r w:rsidR="00806A69">
        <w:t xml:space="preserve">: </w:t>
      </w:r>
    </w:p>
    <w:p w14:paraId="525E68A0" w14:textId="77777777" w:rsidR="00396F8D" w:rsidRDefault="00396F8D" w:rsidP="00396F8D">
      <w:pPr>
        <w:ind w:firstLine="0"/>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396F8D" w14:paraId="423031C2" w14:textId="77777777" w:rsidTr="00806A69">
        <w:tc>
          <w:tcPr>
            <w:tcW w:w="7792" w:type="dxa"/>
          </w:tcPr>
          <w:p w14:paraId="0AE099F2" w14:textId="77777777" w:rsidR="00396F8D" w:rsidRPr="00D14BEF" w:rsidRDefault="003019C2" w:rsidP="00806A69">
            <w:pPr>
              <w:rPr>
                <w:iCs/>
              </w:rPr>
            </w:pPr>
            <m:oMathPara>
              <m:oMath>
                <m:sSub>
                  <m:sSubPr>
                    <m:ctrlPr>
                      <w:rPr>
                        <w:rFonts w:ascii="Cambria Math" w:hAnsi="Cambria Math"/>
                        <w:i/>
                        <w:sz w:val="28"/>
                      </w:rPr>
                    </m:ctrlPr>
                  </m:sSubPr>
                  <m:e>
                    <m:r>
                      <w:rPr>
                        <w:rFonts w:ascii="Cambria Math" w:hAnsi="Cambria Math"/>
                        <w:sz w:val="28"/>
                      </w:rPr>
                      <m:t>I</m:t>
                    </m:r>
                  </m:e>
                  <m:sub>
                    <m:r>
                      <w:rPr>
                        <w:rFonts w:ascii="Cambria Math" w:hAnsi="Cambria Math"/>
                        <w:sz w:val="28"/>
                      </w:rPr>
                      <m:t>s</m:t>
                    </m:r>
                  </m:sub>
                </m:sSub>
                <m:r>
                  <w:rPr>
                    <w:rFonts w:ascii="Cambria Math" w:hAnsi="Cambria Math"/>
                    <w:sz w:val="28"/>
                  </w:rPr>
                  <m:t xml:space="preserve">=  </m:t>
                </m:r>
                <m:d>
                  <m:dPr>
                    <m:begChr m:val="{"/>
                    <m:endChr m:val="}"/>
                    <m:ctrlPr>
                      <w:rPr>
                        <w:rFonts w:ascii="Cambria Math" w:hAnsi="Cambria Math"/>
                        <w:i/>
                      </w:rPr>
                    </m:ctrlPr>
                  </m:dPr>
                  <m:e>
                    <m:r>
                      <m:rPr>
                        <m:sty m:val="bi"/>
                      </m:rPr>
                      <w:rPr>
                        <w:rFonts w:ascii="Cambria Math" w:hAnsi="Cambria Math"/>
                      </w:rPr>
                      <m:t>x'</m:t>
                    </m:r>
                  </m:e>
                  <m:e>
                    <m:r>
                      <w:rPr>
                        <w:rFonts w:ascii="Cambria Math" w:hAnsi="Cambria Math"/>
                      </w:rPr>
                      <m:t>f(s,</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w:rPr>
                        <w:rFonts w:ascii="Cambria Math" w:hAnsi="Cambria Math"/>
                      </w:rPr>
                      <m:t>)≥α</m:t>
                    </m:r>
                  </m:e>
                </m:d>
                <m:r>
                  <w:rPr>
                    <w:rFonts w:ascii="Cambria Math" w:hAnsi="Cambria Math"/>
                  </w:rPr>
                  <m:t xml:space="preserve"> ou </m:t>
                </m:r>
                <m:d>
                  <m:dPr>
                    <m:begChr m:val="{"/>
                    <m:endChr m:val="}"/>
                    <m:ctrlPr>
                      <w:rPr>
                        <w:rFonts w:ascii="Cambria Math" w:hAnsi="Cambria Math"/>
                        <w:i/>
                      </w:rPr>
                    </m:ctrlPr>
                  </m:dPr>
                  <m:e>
                    <m:r>
                      <m:rPr>
                        <m:sty m:val="bi"/>
                      </m:rPr>
                      <w:rPr>
                        <w:rFonts w:ascii="Cambria Math" w:hAnsi="Cambria Math"/>
                      </w:rPr>
                      <m:t>x'</m:t>
                    </m:r>
                  </m:e>
                  <m:e>
                    <m:r>
                      <w:rPr>
                        <w:rFonts w:ascii="Cambria Math" w:hAnsi="Cambria Math"/>
                      </w:rPr>
                      <m:t>f</m:t>
                    </m:r>
                    <m:d>
                      <m:dPr>
                        <m:ctrlPr>
                          <w:rPr>
                            <w:rFonts w:ascii="Cambria Math" w:hAnsi="Cambria Math"/>
                            <w:i/>
                          </w:rPr>
                        </m:ctrlPr>
                      </m:dPr>
                      <m:e>
                        <m:r>
                          <w:rPr>
                            <w:rFonts w:ascii="Cambria Math" w:hAnsi="Cambria Math"/>
                          </w:rPr>
                          <m:t>s,</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r>
                      <w:rPr>
                        <w:rFonts w:ascii="Cambria Math" w:hAnsi="Cambria Math"/>
                      </w:rPr>
                      <m:t>≤α</m:t>
                    </m:r>
                  </m:e>
                </m:d>
              </m:oMath>
            </m:oMathPara>
          </w:p>
        </w:tc>
        <w:tc>
          <w:tcPr>
            <w:tcW w:w="1269" w:type="dxa"/>
            <w:vAlign w:val="center"/>
          </w:tcPr>
          <w:p w14:paraId="657E87E4" w14:textId="77777777" w:rsidR="00396F8D" w:rsidRDefault="00396F8D" w:rsidP="00806A69">
            <w:pPr>
              <w:ind w:firstLine="0"/>
              <w:jc w:val="right"/>
            </w:pPr>
            <w:r>
              <w:t>(5)</w:t>
            </w:r>
          </w:p>
        </w:tc>
      </w:tr>
    </w:tbl>
    <w:p w14:paraId="4DF1C9F3" w14:textId="77777777" w:rsidR="00396F8D" w:rsidRDefault="00396F8D" w:rsidP="007F7FE1"/>
    <w:p w14:paraId="4FDD4D63" w14:textId="77777777" w:rsidR="00C02611" w:rsidRDefault="007F7FE1" w:rsidP="007F7FE1">
      <w:r>
        <w:t xml:space="preserve">O objetivo da descoberta de cenários é encontrar </w:t>
      </w:r>
      <w:r w:rsidR="00971829">
        <w:t>conjuntos de restrições</w:t>
      </w:r>
      <w:r>
        <w:t xml:space="preserve"> </w:t>
      </w:r>
      <m:oMath>
        <m:r>
          <m:rPr>
            <m:sty m:val="p"/>
          </m:rPr>
          <w:rPr>
            <w:rFonts w:ascii="Cambria Math" w:hAnsi="Cambria Math"/>
            <w:sz w:val="28"/>
          </w:rPr>
          <w:br/>
        </m:r>
        <m:sSub>
          <m:sSubPr>
            <m:ctrlPr>
              <w:rPr>
                <w:rFonts w:ascii="Cambria Math" w:hAnsi="Cambria Math"/>
                <w:i/>
                <w:sz w:val="28"/>
              </w:rPr>
            </m:ctrlPr>
          </m:sSubPr>
          <m:e>
            <m:r>
              <w:rPr>
                <w:rFonts w:ascii="Cambria Math" w:hAnsi="Cambria Math"/>
                <w:sz w:val="28"/>
              </w:rPr>
              <m:t>B</m:t>
            </m:r>
          </m:e>
          <m:sub>
            <m: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j</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r>
          <w:rPr>
            <w:rFonts w:ascii="Cambria Math" w:hAnsi="Cambria Math"/>
            <w:sz w:val="28"/>
          </w:rPr>
          <m:t>≤</m:t>
        </m:r>
        <m:sSub>
          <m:sSubPr>
            <m:ctrlPr>
              <w:rPr>
                <w:rFonts w:ascii="Cambria Math" w:hAnsi="Cambria Math"/>
                <w:i/>
                <w:sz w:val="28"/>
              </w:rPr>
            </m:ctrlPr>
          </m:sSubPr>
          <m:e>
            <m:r>
              <w:rPr>
                <w:rFonts w:ascii="Cambria Math" w:hAnsi="Cambria Math"/>
                <w:sz w:val="28"/>
              </w:rPr>
              <m:t>b</m:t>
            </m:r>
          </m:e>
          <m:sub>
            <m:r>
              <w:rPr>
                <w:rFonts w:ascii="Cambria Math" w:hAnsi="Cambria Math"/>
                <w:sz w:val="28"/>
              </w:rPr>
              <m:t>j</m:t>
            </m:r>
          </m:sub>
        </m:sSub>
        <m:r>
          <w:rPr>
            <w:rFonts w:ascii="Cambria Math" w:hAnsi="Cambria Math"/>
            <w:sz w:val="28"/>
          </w:rPr>
          <m:t>, j∈</m:t>
        </m:r>
        <m:sSub>
          <m:sSubPr>
            <m:ctrlPr>
              <w:rPr>
                <w:rFonts w:ascii="Cambria Math" w:hAnsi="Cambria Math"/>
                <w:i/>
                <w:sz w:val="28"/>
              </w:rPr>
            </m:ctrlPr>
          </m:sSubPr>
          <m:e>
            <m:r>
              <w:rPr>
                <w:rFonts w:ascii="Cambria Math" w:hAnsi="Cambria Math"/>
                <w:sz w:val="28"/>
              </w:rPr>
              <m:t>L</m:t>
            </m:r>
          </m:e>
          <m:sub>
            <m:r>
              <w:rPr>
                <w:rFonts w:ascii="Cambria Math" w:hAnsi="Cambria Math"/>
                <w:sz w:val="28"/>
              </w:rPr>
              <m:t>k</m:t>
            </m:r>
          </m:sub>
        </m:sSub>
        <m:r>
          <w:rPr>
            <w:rFonts w:ascii="Cambria Math" w:hAnsi="Cambria Math"/>
            <w:sz w:val="28"/>
          </w:rPr>
          <m:t>}</m:t>
        </m:r>
      </m:oMath>
      <w:r w:rsidR="007B4A9D">
        <w:rPr>
          <w:sz w:val="28"/>
        </w:rPr>
        <w:t xml:space="preserve"> </w:t>
      </w:r>
      <w:r w:rsidR="00971829">
        <w:t>multidimensionais</w:t>
      </w:r>
      <w:r>
        <w:t xml:space="preserve"> utilizando os parâmetros de incerteza </w:t>
      </w:r>
      <m:oMath>
        <m:sSub>
          <m:sSubPr>
            <m:ctrlPr>
              <w:rPr>
                <w:rFonts w:ascii="Cambria Math" w:hAnsi="Cambria Math"/>
                <w:i/>
                <w:sz w:val="28"/>
              </w:rPr>
            </m:ctrlPr>
          </m:sSubPr>
          <m:e>
            <m:r>
              <w:rPr>
                <w:rFonts w:ascii="Cambria Math" w:hAnsi="Cambria Math"/>
                <w:sz w:val="28"/>
              </w:rPr>
              <m:t>L</m:t>
            </m:r>
          </m:e>
          <m:sub>
            <m:r>
              <w:rPr>
                <w:rFonts w:ascii="Cambria Math" w:hAnsi="Cambria Math"/>
                <w:sz w:val="28"/>
              </w:rPr>
              <m:t>k</m:t>
            </m:r>
          </m:sub>
        </m:sSub>
      </m:oMath>
      <w:r w:rsidR="007B4A9D">
        <w:rPr>
          <w:sz w:val="28"/>
        </w:rPr>
        <w:t xml:space="preserve"> </w:t>
      </w:r>
      <w:r>
        <w:t xml:space="preserve">que contenham uma boa parte dos casos de interesse </w:t>
      </w:r>
      <m:oMath>
        <m:sSub>
          <m:sSubPr>
            <m:ctrlPr>
              <w:rPr>
                <w:rFonts w:ascii="Cambria Math" w:hAnsi="Cambria Math"/>
                <w:i/>
                <w:sz w:val="28"/>
              </w:rPr>
            </m:ctrlPr>
          </m:sSubPr>
          <m:e>
            <m:r>
              <w:rPr>
                <w:rFonts w:ascii="Cambria Math" w:hAnsi="Cambria Math"/>
                <w:sz w:val="28"/>
              </w:rPr>
              <m:t>I</m:t>
            </m:r>
          </m:e>
          <m:sub>
            <m:r>
              <w:rPr>
                <w:rFonts w:ascii="Cambria Math" w:hAnsi="Cambria Math"/>
                <w:sz w:val="28"/>
              </w:rPr>
              <m:t>s</m:t>
            </m:r>
          </m:sub>
        </m:sSub>
      </m:oMath>
      <w:r>
        <w:rPr>
          <w:sz w:val="28"/>
        </w:rPr>
        <w:t xml:space="preserve"> </w:t>
      </w:r>
      <w:r>
        <w:t xml:space="preserve">com um </w:t>
      </w:r>
      <w:r w:rsidR="00971829">
        <w:t>subconjunto</w:t>
      </w:r>
      <w:r>
        <w:t xml:space="preserve"> dos parâmetros de inputs </w:t>
      </w:r>
      <m:oMath>
        <m:sSub>
          <m:sSubPr>
            <m:ctrlPr>
              <w:rPr>
                <w:rFonts w:ascii="Cambria Math" w:hAnsi="Cambria Math"/>
                <w:i/>
                <w:sz w:val="28"/>
              </w:rPr>
            </m:ctrlPr>
          </m:sSubPr>
          <m:e>
            <m:r>
              <w:rPr>
                <w:rFonts w:ascii="Cambria Math" w:hAnsi="Cambria Math"/>
                <w:sz w:val="28"/>
              </w:rPr>
              <m:t>L</m:t>
            </m:r>
          </m:e>
          <m:sub>
            <m:r>
              <w:rPr>
                <w:rFonts w:ascii="Cambria Math" w:hAnsi="Cambria Math"/>
                <w:sz w:val="28"/>
              </w:rPr>
              <m:t>k</m:t>
            </m:r>
          </m:sub>
        </m:sSub>
        <m:r>
          <m:rPr>
            <m:sty m:val="p"/>
          </m:rPr>
          <w:rPr>
            <w:rFonts w:ascii="Cambria Math" w:hAnsi="Cambria Math"/>
            <w:color w:val="000000"/>
            <w:sz w:val="20"/>
            <w:szCs w:val="20"/>
            <w:shd w:val="clear" w:color="auto" w:fill="F5F5FF"/>
          </w:rPr>
          <m:t>⊆</m:t>
        </m:r>
        <m:r>
          <w:rPr>
            <w:rFonts w:ascii="Cambria Math" w:hAnsi="Cambria Math"/>
            <w:sz w:val="28"/>
          </w:rPr>
          <m:t>{1,…,M}</m:t>
        </m:r>
      </m:oMath>
      <w:r w:rsidR="00461B8D">
        <w:t>.</w:t>
      </w:r>
      <w:r w:rsidR="00A70FD5">
        <w:t xml:space="preserve"> Tais conjuntos de restrições constituem uma “caixa”</w:t>
      </w:r>
      <w:r w:rsidR="00461B8D">
        <w:t xml:space="preserve"> </w:t>
      </w:r>
      <m:oMath>
        <m:sSub>
          <m:sSubPr>
            <m:ctrlPr>
              <w:rPr>
                <w:rFonts w:ascii="Cambria Math" w:hAnsi="Cambria Math"/>
                <w:i/>
                <w:sz w:val="28"/>
              </w:rPr>
            </m:ctrlPr>
          </m:sSubPr>
          <m:e>
            <m:r>
              <w:rPr>
                <w:rFonts w:ascii="Cambria Math" w:hAnsi="Cambria Math"/>
                <w:sz w:val="28"/>
              </w:rPr>
              <m:t>B</m:t>
            </m:r>
          </m:e>
          <m:sub>
            <m:r>
              <w:rPr>
                <w:rFonts w:ascii="Cambria Math" w:hAnsi="Cambria Math"/>
                <w:sz w:val="28"/>
              </w:rPr>
              <m:t>k</m:t>
            </m:r>
          </m:sub>
        </m:sSub>
      </m:oMath>
      <w:r w:rsidR="00A70FD5">
        <w:rPr>
          <w:sz w:val="28"/>
        </w:rPr>
        <w:t xml:space="preserve"> </w:t>
      </w:r>
      <w:r w:rsidR="00A70FD5">
        <w:t xml:space="preserve">as quais formam um conjunto de caixas </w:t>
      </w:r>
      <m:oMath>
        <m:r>
          <w:rPr>
            <w:rFonts w:ascii="Cambria Math" w:hAnsi="Cambria Math"/>
            <w:sz w:val="28"/>
          </w:rPr>
          <m:t>B</m:t>
        </m:r>
      </m:oMath>
      <w:r w:rsidR="00275C18">
        <w:t>.</w:t>
      </w:r>
      <w:r w:rsidR="00A70FD5">
        <w:t xml:space="preserve">  D</w:t>
      </w:r>
      <w:r w:rsidR="008237BB">
        <w:t>esta maneira, obtém-se um conjunto de “caixas” de descreve as vulnerabilidades de uma dada estratégia.</w:t>
      </w:r>
      <w:r w:rsidR="00971829">
        <w:t xml:space="preserve"> </w:t>
      </w:r>
      <w:r w:rsidR="00971829">
        <w:fldChar w:fldCharType="begin" w:fldLock="1"/>
      </w:r>
      <w:r w:rsidR="00971829">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sidR="00971829">
        <w:fldChar w:fldCharType="separate"/>
      </w:r>
      <w:r w:rsidR="00971829" w:rsidRPr="00525204">
        <w:rPr>
          <w:noProof/>
        </w:rPr>
        <w:t>(BRYANT; LEMPERT, 2010)</w:t>
      </w:r>
      <w:r w:rsidR="00971829">
        <w:fldChar w:fldCharType="end"/>
      </w:r>
      <w:r w:rsidR="00971829">
        <w:t xml:space="preserve">. </w:t>
      </w:r>
    </w:p>
    <w:p w14:paraId="77EEAE32" w14:textId="77777777" w:rsidR="007F7FE1" w:rsidRDefault="00971829" w:rsidP="007F7FE1">
      <w:r>
        <w:t xml:space="preserve">A </w:t>
      </w:r>
      <w:r>
        <w:fldChar w:fldCharType="begin"/>
      </w:r>
      <w:r>
        <w:instrText xml:space="preserve"> REF _Ref474399002 \h </w:instrText>
      </w:r>
      <w:r>
        <w:fldChar w:fldCharType="separate"/>
      </w:r>
      <w:r w:rsidR="00C25FF3">
        <w:t xml:space="preserve">Figura </w:t>
      </w:r>
      <w:r w:rsidR="00C25FF3">
        <w:rPr>
          <w:noProof/>
        </w:rPr>
        <w:t>17</w:t>
      </w:r>
      <w:r>
        <w:fldChar w:fldCharType="end"/>
      </w:r>
      <w:r>
        <w:t xml:space="preserve"> apresenta um exemplo de um cenário descoberto</w:t>
      </w:r>
      <w:r w:rsidR="005778D5">
        <w:t xml:space="preserve"> </w:t>
      </w:r>
      <w:r w:rsidR="005778D5">
        <w:fldChar w:fldCharType="begin" w:fldLock="1"/>
      </w:r>
      <w:r w:rsidR="005778D5">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sidR="005778D5">
        <w:fldChar w:fldCharType="separate"/>
      </w:r>
      <w:r w:rsidR="005778D5" w:rsidRPr="00525204">
        <w:rPr>
          <w:noProof/>
        </w:rPr>
        <w:t>(BRYANT; LEMPERT, 2010)</w:t>
      </w:r>
      <w:r w:rsidR="005778D5">
        <w:fldChar w:fldCharType="end"/>
      </w:r>
      <w:r>
        <w:t xml:space="preserve">. Neste exemplo, os casos de interesse </w:t>
      </w:r>
      <m:oMath>
        <m:sSub>
          <m:sSubPr>
            <m:ctrlPr>
              <w:rPr>
                <w:rFonts w:ascii="Cambria Math" w:hAnsi="Cambria Math"/>
                <w:i/>
                <w:sz w:val="28"/>
              </w:rPr>
            </m:ctrlPr>
          </m:sSubPr>
          <m:e>
            <m:r>
              <w:rPr>
                <w:rFonts w:ascii="Cambria Math" w:hAnsi="Cambria Math"/>
                <w:sz w:val="28"/>
              </w:rPr>
              <m:t>I</m:t>
            </m:r>
          </m:e>
          <m:sub>
            <m:r>
              <w:rPr>
                <w:rFonts w:ascii="Cambria Math" w:hAnsi="Cambria Math"/>
                <w:sz w:val="28"/>
              </w:rPr>
              <m:t>s</m:t>
            </m:r>
          </m:sub>
        </m:sSub>
      </m:oMath>
      <w:r>
        <w:t xml:space="preserve"> são marcados por círculos preenchidos, e os demais, não preenchidos. A figura apresenta um conjunto de restrições, os quais formam um cenário. Note-se que o cenário é formado, neste caso, por três variáveis, e não necessariamente abrange todo o espaço de incerteza, visto que busca caracterizar os casos no qual a estratégia </w:t>
      </w:r>
      <m:oMath>
        <m:r>
          <w:rPr>
            <w:rFonts w:ascii="Cambria Math" w:hAnsi="Cambria Math"/>
            <w:sz w:val="28"/>
          </w:rPr>
          <m:t>s</m:t>
        </m:r>
      </m:oMath>
      <w:r>
        <w:t xml:space="preserve"> não atende um nível de performance </w:t>
      </w:r>
      <m:oMath>
        <m:r>
          <w:rPr>
            <w:rFonts w:ascii="Cambria Math" w:hAnsi="Cambria Math"/>
          </w:rPr>
          <m:t>α</m:t>
        </m:r>
      </m:oMath>
      <w:r>
        <w:t>.</w:t>
      </w:r>
    </w:p>
    <w:p w14:paraId="1A9DAF33" w14:textId="29802394" w:rsidR="00971829" w:rsidRDefault="00971829" w:rsidP="00971829">
      <w:pPr>
        <w:pStyle w:val="Legenda"/>
      </w:pPr>
      <w:bookmarkStart w:id="222" w:name="_Ref474399002"/>
      <w:bookmarkStart w:id="223" w:name="_Toc479347030"/>
      <w:r>
        <w:lastRenderedPageBreak/>
        <w:t xml:space="preserve">Figura </w:t>
      </w:r>
      <w:r w:rsidR="003019C2">
        <w:fldChar w:fldCharType="begin"/>
      </w:r>
      <w:r w:rsidR="003019C2">
        <w:instrText xml:space="preserve"> SEQ Figura \* ARABIC </w:instrText>
      </w:r>
      <w:r w:rsidR="003019C2">
        <w:fldChar w:fldCharType="separate"/>
      </w:r>
      <w:r w:rsidR="001375A1">
        <w:rPr>
          <w:noProof/>
        </w:rPr>
        <w:t>20</w:t>
      </w:r>
      <w:r w:rsidR="003019C2">
        <w:rPr>
          <w:noProof/>
        </w:rPr>
        <w:fldChar w:fldCharType="end"/>
      </w:r>
      <w:bookmarkEnd w:id="222"/>
      <w:r>
        <w:t xml:space="preserve"> – Exemplo de Cenários “Descobertos”</w:t>
      </w:r>
      <w:bookmarkEnd w:id="223"/>
    </w:p>
    <w:p w14:paraId="2E56F4E5" w14:textId="77777777" w:rsidR="007F7FE1" w:rsidRDefault="00971829" w:rsidP="00971829">
      <w:pPr>
        <w:ind w:firstLine="0"/>
      </w:pPr>
      <w:r w:rsidRPr="00971829">
        <w:rPr>
          <w:noProof/>
        </w:rPr>
        <w:drawing>
          <wp:inline distT="0" distB="0" distL="0" distR="0" wp14:anchorId="61363431" wp14:editId="777D1410">
            <wp:extent cx="5760085" cy="253936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2539365"/>
                    </a:xfrm>
                    <a:prstGeom prst="rect">
                      <a:avLst/>
                    </a:prstGeom>
                  </pic:spPr>
                </pic:pic>
              </a:graphicData>
            </a:graphic>
          </wp:inline>
        </w:drawing>
      </w:r>
    </w:p>
    <w:p w14:paraId="58FDC5F7" w14:textId="77777777" w:rsidR="007F7FE1" w:rsidRDefault="00971829" w:rsidP="00971829">
      <w:pPr>
        <w:jc w:val="center"/>
      </w:pPr>
      <w:r>
        <w:t xml:space="preserve">Fonte: </w:t>
      </w:r>
      <w:r>
        <w:fldChar w:fldCharType="begin" w:fldLock="1"/>
      </w:r>
      <w:r w:rsidR="0081393B">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"locator" : "43", "uris" : [ "http://www.mendeley.com/documents/?uuid=79f47962-3d2f-4007-b2fb-17ac3c6b1afd" ] } ], "mendeley" : { "formattedCitation" : "(BRYANT; LEMPERT, 2010, p. 43)", "plainTextFormattedCitation" : "(BRYANT; LEMPERT, 2010, p. 43)", "previouslyFormattedCitation" : "(BRYANT; LEMPERT, 2010, p. 43)" }, "properties" : { "noteIndex" : 0 }, "schema" : "https://github.com/citation-style-language/schema/raw/master/csl-citation.json" }</w:instrText>
      </w:r>
      <w:r>
        <w:fldChar w:fldCharType="separate"/>
      </w:r>
      <w:r w:rsidRPr="00971829">
        <w:rPr>
          <w:noProof/>
        </w:rPr>
        <w:t>(BRYANT; LEMPERT, 2010, p. 43)</w:t>
      </w:r>
      <w:r>
        <w:fldChar w:fldCharType="end"/>
      </w:r>
      <w:r>
        <w:t>.</w:t>
      </w:r>
    </w:p>
    <w:p w14:paraId="1AA0673B" w14:textId="77777777" w:rsidR="0081393B" w:rsidRPr="00846DEC" w:rsidRDefault="0081393B" w:rsidP="0081393B">
      <w:r>
        <w:t xml:space="preserve">Independentemente das técnicas de análise utilizadas, Groves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"suppress-author" : 1, "uris" : [ "http://www.mendeley.com/documents/?uuid=5b37398b-23b0-4af8-8cfa-bf26dd1a1732" ] } ], "mendeley" : { "formattedCitation" : "(2006)", "plainTextFormattedCitation" : "(2006)", "previouslyFormattedCitation" : "(2006)" }, "properties" : { "noteIndex" : 0 }, "schema" : "https://github.com/citation-style-language/schema/raw/master/csl-citation.json" }</w:instrText>
      </w:r>
      <w:r>
        <w:fldChar w:fldCharType="separate"/>
      </w:r>
      <w:r w:rsidRPr="00BA08AA">
        <w:rPr>
          <w:noProof/>
        </w:rPr>
        <w:t>(2006)</w:t>
      </w:r>
      <w:r>
        <w:fldChar w:fldCharType="end"/>
      </w:r>
      <w:r>
        <w:t xml:space="preserve"> propõe critérios para a identificação de cenários em uma análise de vulnerabilidade das estratégias. Os cenários identificados devem ser definidos utilizando-se faixas de valores adjacentes do menor número de incertezas possíveis. Além disso, o número de cenários considerados deve ser o menor possível. Se muitos cenários forem identificados, sua utilidade para a definição de estratégias alternativas é comprometida. Outro critério é que cada cenário deve ter uma alta concentração de futuros nos quais há baixa performance. Finalmente, os cenários identificados devem abranger coletivamente todas as vulnerabilidades evidenciadas no conjunto de simulações identificados.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E83C4E">
        <w:rPr>
          <w:noProof/>
        </w:rPr>
        <w:t>(GROVES, 2006)</w:t>
      </w:r>
      <w:r>
        <w:fldChar w:fldCharType="end"/>
      </w:r>
      <w:r>
        <w:t>.</w:t>
      </w:r>
    </w:p>
    <w:p w14:paraId="16A4F563" w14:textId="77777777" w:rsidR="00971829" w:rsidRDefault="0081393B" w:rsidP="00A52C02">
      <w:r>
        <w:t xml:space="preserve">Bryant e Lempert </w:t>
      </w:r>
      <w:r>
        <w:fldChar w:fldCharType="begin" w:fldLock="1"/>
      </w:r>
      <w:r w:rsidR="000F2B08">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"suppress-author" : 1, "uris" : [ "http://www.mendeley.com/documents/?uuid=79f47962-3d2f-4007-b2fb-17ac3c6b1afd" ] } ], "mendeley" : { "formattedCitation" : "(2010)", "plainTextFormattedCitation" : "(2010)", "previouslyFormattedCitation" : "(2010)" }, "properties" : { "noteIndex" : 0 }, "schema" : "https://github.com/citation-style-language/schema/raw/master/csl-citation.json" }</w:instrText>
      </w:r>
      <w:r>
        <w:fldChar w:fldCharType="separate"/>
      </w:r>
      <w:r w:rsidRPr="0081393B">
        <w:rPr>
          <w:noProof/>
        </w:rPr>
        <w:t>(2010)</w:t>
      </w:r>
      <w:r>
        <w:fldChar w:fldCharType="end"/>
      </w:r>
      <w:r>
        <w:t xml:space="preserve"> sintetizam tais critérios em três características que os cenários devem ter para suportarem a identificação de vulnerabilidades de uma estratégia: Cobertura, Densidade e </w:t>
      </w:r>
      <w:r w:rsidR="00772DFE">
        <w:t>“</w:t>
      </w:r>
      <w:r>
        <w:t>Interpretabilidade</w:t>
      </w:r>
      <w:r w:rsidR="00772DFE">
        <w:t>”</w:t>
      </w:r>
      <w:r>
        <w:t>.</w:t>
      </w:r>
    </w:p>
    <w:p w14:paraId="51669E39" w14:textId="77777777" w:rsidR="0081393B" w:rsidRPr="0081393B" w:rsidRDefault="0081393B" w:rsidP="00A52C02">
      <w:r>
        <w:t xml:space="preserve">Cobertura se refere à proporção de casos de interesse capturados pelo cenário (em outras palavras, “dentro da caixa”) em relação ao número total de casos de interesse. Para realizar este cálculo, usamos a variável </w:t>
      </w:r>
      <m:oMath>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oMath>
      <w:r>
        <w:rPr>
          <w:sz w:val="28"/>
        </w:rPr>
        <w:t xml:space="preserve"> </w:t>
      </w:r>
      <w:r>
        <w:t xml:space="preserve">para indicar se o futuro em questão pertence ou não ao conjunto de casos de interesse: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81393B" w14:paraId="572BED56" w14:textId="77777777" w:rsidTr="00B279A2">
        <w:tc>
          <w:tcPr>
            <w:tcW w:w="7792" w:type="dxa"/>
          </w:tcPr>
          <w:p w14:paraId="68D0C094" w14:textId="77777777" w:rsidR="0081393B" w:rsidRPr="00D14BEF" w:rsidRDefault="003019C2" w:rsidP="00B279A2">
            <w:pPr>
              <w:rPr>
                <w:iCs/>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 xml:space="preserve">= </m:t>
                </m:r>
                <m:d>
                  <m:dPr>
                    <m:begChr m:val="{"/>
                    <m:endChr m:val=""/>
                    <m:ctrlPr>
                      <w:rPr>
                        <w:rFonts w:ascii="Cambria Math" w:hAnsi="Cambria Math"/>
                        <w:i/>
                        <w:sz w:val="28"/>
                      </w:rPr>
                    </m:ctrlPr>
                  </m:dPr>
                  <m:e>
                    <m:eqArr>
                      <m:eqArrPr>
                        <m:ctrlPr>
                          <w:rPr>
                            <w:rFonts w:ascii="Cambria Math" w:hAnsi="Cambria Math"/>
                            <w:i/>
                            <w:sz w:val="28"/>
                          </w:rPr>
                        </m:ctrlPr>
                      </m:eqArrPr>
                      <m:e>
                        <m:r>
                          <w:rPr>
                            <w:rFonts w:ascii="Cambria Math" w:hAnsi="Cambria Math"/>
                            <w:sz w:val="28"/>
                          </w:rPr>
                          <m:t xml:space="preserve">1     se  </m:t>
                        </m:r>
                        <m:sSub>
                          <m:sSubPr>
                            <m:ctrlPr>
                              <w:rPr>
                                <w:rFonts w:ascii="Cambria Math" w:hAnsi="Cambria Math"/>
                                <w:i/>
                                <w:sz w:val="28"/>
                              </w:rPr>
                            </m:ctrlPr>
                          </m:sSubPr>
                          <m:e>
                            <m:r>
                              <m:rPr>
                                <m:sty m:val="bi"/>
                              </m:rPr>
                              <w:rPr>
                                <w:rFonts w:ascii="Cambria Math" w:hAnsi="Cambria Math"/>
                                <w:sz w:val="28"/>
                              </w:rPr>
                              <m:t>x</m:t>
                            </m:r>
                          </m:e>
                          <m:sub>
                            <m:r>
                              <w:rPr>
                                <w:rFonts w:ascii="Cambria Math" w:hAnsi="Cambria Math"/>
                                <w:sz w:val="28"/>
                              </w:rPr>
                              <m:t>i</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I</m:t>
                            </m:r>
                          </m:e>
                          <m:sub>
                            <m:r>
                              <w:rPr>
                                <w:rFonts w:ascii="Cambria Math" w:hAnsi="Cambria Math"/>
                                <w:sz w:val="28"/>
                              </w:rPr>
                              <m:t>s</m:t>
                            </m:r>
                          </m:sub>
                        </m:sSub>
                      </m:e>
                      <m:e>
                        <m:r>
                          <w:rPr>
                            <w:rFonts w:ascii="Cambria Math" w:hAnsi="Cambria Math"/>
                            <w:sz w:val="28"/>
                          </w:rPr>
                          <m:t xml:space="preserve">0     se  </m:t>
                        </m:r>
                        <m:sSub>
                          <m:sSubPr>
                            <m:ctrlPr>
                              <w:rPr>
                                <w:rFonts w:ascii="Cambria Math" w:hAnsi="Cambria Math"/>
                                <w:i/>
                                <w:sz w:val="28"/>
                              </w:rPr>
                            </m:ctrlPr>
                          </m:sSubPr>
                          <m:e>
                            <m:r>
                              <m:rPr>
                                <m:sty m:val="bi"/>
                              </m:rPr>
                              <w:rPr>
                                <w:rFonts w:ascii="Cambria Math" w:hAnsi="Cambria Math"/>
                                <w:sz w:val="28"/>
                              </w:rPr>
                              <m:t>x</m:t>
                            </m:r>
                          </m:e>
                          <m:sub>
                            <m:r>
                              <w:rPr>
                                <w:rFonts w:ascii="Cambria Math" w:hAnsi="Cambria Math"/>
                                <w:sz w:val="28"/>
                              </w:rPr>
                              <m:t>i</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I</m:t>
                            </m:r>
                          </m:e>
                          <m:sub>
                            <m:r>
                              <w:rPr>
                                <w:rFonts w:ascii="Cambria Math" w:hAnsi="Cambria Math"/>
                                <w:sz w:val="28"/>
                              </w:rPr>
                              <m:t>s</m:t>
                            </m:r>
                          </m:sub>
                        </m:sSub>
                      </m:e>
                    </m:eqArr>
                  </m:e>
                </m:d>
              </m:oMath>
            </m:oMathPara>
          </w:p>
        </w:tc>
        <w:tc>
          <w:tcPr>
            <w:tcW w:w="1269" w:type="dxa"/>
            <w:vAlign w:val="center"/>
          </w:tcPr>
          <w:p w14:paraId="2B78DFBC" w14:textId="77777777" w:rsidR="0081393B" w:rsidRDefault="0081393B" w:rsidP="00B279A2">
            <w:pPr>
              <w:ind w:firstLine="0"/>
              <w:jc w:val="right"/>
            </w:pPr>
            <w:r>
              <w:t>(6)</w:t>
            </w:r>
          </w:p>
        </w:tc>
      </w:tr>
    </w:tbl>
    <w:p w14:paraId="4B3CE55E" w14:textId="77777777" w:rsidR="0081393B" w:rsidRDefault="0081393B" w:rsidP="0081393B">
      <w:pPr>
        <w:ind w:firstLine="0"/>
      </w:pPr>
    </w:p>
    <w:p w14:paraId="7A381AEA" w14:textId="77777777" w:rsidR="0081393B" w:rsidRDefault="0081393B" w:rsidP="00A52C02">
      <w:r>
        <w:lastRenderedPageBreak/>
        <w:t xml:space="preserve">A partir desta variável, podemos calcular a Cobertura </w:t>
      </w:r>
      <w:r>
        <w:fldChar w:fldCharType="begin" w:fldLock="1"/>
      </w:r>
      <w: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fldChar w:fldCharType="separate"/>
      </w:r>
      <w:r w:rsidRPr="00525204">
        <w:rPr>
          <w:noProof/>
        </w:rPr>
        <w:t>(BRYANT; LEMPERT, 2010)</w:t>
      </w:r>
      <w:r>
        <w:fldChar w:fldCharType="end"/>
      </w:r>
      <w:r>
        <w:t xml:space="preserve"> do Cenário</w:t>
      </w:r>
      <w:r w:rsidR="00FA1A39">
        <w:t xml:space="preserve"> </w:t>
      </w:r>
      <m:oMath>
        <m:r>
          <w:rPr>
            <w:rFonts w:ascii="Cambria Math" w:hAnsi="Cambria Math"/>
            <w:sz w:val="28"/>
          </w:rPr>
          <m:t>B</m:t>
        </m:r>
      </m:oMath>
      <w: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1317E6" w14:paraId="147007FE" w14:textId="77777777" w:rsidTr="00B279A2">
        <w:tc>
          <w:tcPr>
            <w:tcW w:w="7792" w:type="dxa"/>
          </w:tcPr>
          <w:p w14:paraId="556D860E" w14:textId="77777777" w:rsidR="001317E6" w:rsidRPr="00D14BEF" w:rsidRDefault="001317E6" w:rsidP="00B279A2">
            <w:pPr>
              <w:rPr>
                <w:iCs/>
              </w:rPr>
            </w:pPr>
            <m:oMathPara>
              <m:oMath>
                <m:r>
                  <w:rPr>
                    <w:rFonts w:ascii="Cambria Math" w:hAnsi="Cambria Math"/>
                    <w:sz w:val="28"/>
                  </w:rPr>
                  <m:t>C</m:t>
                </m:r>
                <m:d>
                  <m:dPr>
                    <m:ctrlPr>
                      <w:rPr>
                        <w:rFonts w:ascii="Cambria Math" w:hAnsi="Cambria Math"/>
                        <w:i/>
                        <w:sz w:val="28"/>
                      </w:rPr>
                    </m:ctrlPr>
                  </m:dPr>
                  <m:e>
                    <m:r>
                      <w:rPr>
                        <w:rFonts w:ascii="Cambria Math" w:hAnsi="Cambria Math"/>
                        <w:sz w:val="28"/>
                      </w:rPr>
                      <m:t>B</m:t>
                    </m:r>
                  </m:e>
                </m:d>
                <m:r>
                  <w:rPr>
                    <w:rFonts w:ascii="Cambria Math" w:hAnsi="Cambria Math"/>
                    <w:sz w:val="28"/>
                  </w:rPr>
                  <m:t xml:space="preserve">= </m:t>
                </m:r>
                <m:f>
                  <m:fPr>
                    <m:ctrlPr>
                      <w:rPr>
                        <w:rFonts w:ascii="Cambria Math" w:hAnsi="Cambria Math"/>
                        <w:i/>
                        <w:sz w:val="28"/>
                      </w:rPr>
                    </m:ctrlPr>
                  </m:fPr>
                  <m:num>
                    <m:nary>
                      <m:naryPr>
                        <m:chr m:val="∑"/>
                        <m:limLoc m:val="undOvr"/>
                        <m:supHide m:val="1"/>
                        <m:ctrlPr>
                          <w:rPr>
                            <w:rFonts w:ascii="Cambria Math" w:hAnsi="Cambria Math"/>
                            <w:i/>
                            <w:sz w:val="28"/>
                          </w:rPr>
                        </m:ctrlPr>
                      </m:naryPr>
                      <m:sub>
                        <m:sSub>
                          <m:sSubPr>
                            <m:ctrlPr>
                              <w:rPr>
                                <w:rFonts w:ascii="Cambria Math" w:hAnsi="Cambria Math"/>
                                <w:i/>
                                <w:sz w:val="28"/>
                              </w:rPr>
                            </m:ctrlPr>
                          </m:sSubPr>
                          <m:e>
                            <m:r>
                              <m:rPr>
                                <m:sty m:val="bi"/>
                              </m:rPr>
                              <w:rPr>
                                <w:rFonts w:ascii="Cambria Math" w:hAnsi="Cambria Math"/>
                                <w:sz w:val="28"/>
                              </w:rPr>
                              <m:t>x</m:t>
                            </m:r>
                          </m:e>
                          <m:sub>
                            <m:r>
                              <w:rPr>
                                <w:rFonts w:ascii="Cambria Math" w:hAnsi="Cambria Math"/>
                                <w:sz w:val="28"/>
                              </w:rPr>
                              <m:t>i</m:t>
                            </m:r>
                          </m:sub>
                        </m:sSub>
                        <m:r>
                          <w:rPr>
                            <w:rFonts w:ascii="Cambria Math" w:hAnsi="Cambria Math"/>
                            <w:sz w:val="28"/>
                          </w:rPr>
                          <m:t>∈B</m:t>
                        </m:r>
                      </m:sub>
                      <m:sup/>
                      <m:e>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e>
                    </m:nary>
                  </m:num>
                  <m:den>
                    <m:nary>
                      <m:naryPr>
                        <m:chr m:val="∑"/>
                        <m:limLoc m:val="undOvr"/>
                        <m:supHide m:val="1"/>
                        <m:ctrlPr>
                          <w:rPr>
                            <w:rFonts w:ascii="Cambria Math" w:hAnsi="Cambria Math"/>
                            <w:i/>
                            <w:sz w:val="28"/>
                          </w:rPr>
                        </m:ctrlPr>
                      </m:naryPr>
                      <m:sub>
                        <m:sSub>
                          <m:sSubPr>
                            <m:ctrlPr>
                              <w:rPr>
                                <w:rFonts w:ascii="Cambria Math" w:hAnsi="Cambria Math"/>
                                <w:i/>
                                <w:sz w:val="28"/>
                              </w:rPr>
                            </m:ctrlPr>
                          </m:sSubPr>
                          <m:e>
                            <m:r>
                              <m:rPr>
                                <m:sty m:val="bi"/>
                              </m:rPr>
                              <w:rPr>
                                <w:rFonts w:ascii="Cambria Math" w:hAnsi="Cambria Math"/>
                                <w:sz w:val="28"/>
                              </w:rPr>
                              <m:t>x</m:t>
                            </m:r>
                          </m:e>
                          <m:sub>
                            <m:r>
                              <w:rPr>
                                <w:rFonts w:ascii="Cambria Math" w:hAnsi="Cambria Math"/>
                                <w:sz w:val="28"/>
                              </w:rPr>
                              <m:t>i</m:t>
                            </m:r>
                          </m:sub>
                        </m:sSub>
                        <m:r>
                          <w:rPr>
                            <w:rFonts w:ascii="Cambria Math" w:hAnsi="Cambria Math"/>
                            <w:sz w:val="28"/>
                          </w:rPr>
                          <m:t>∈</m:t>
                        </m:r>
                        <m:sSup>
                          <m:sSupPr>
                            <m:ctrlPr>
                              <w:rPr>
                                <w:rFonts w:ascii="Cambria Math" w:hAnsi="Cambria Math"/>
                                <w:i/>
                                <w:sz w:val="28"/>
                              </w:rPr>
                            </m:ctrlPr>
                          </m:sSupPr>
                          <m:e>
                            <m:r>
                              <w:rPr>
                                <w:rFonts w:ascii="Cambria Math" w:hAnsi="Cambria Math"/>
                                <w:sz w:val="28"/>
                              </w:rPr>
                              <m:t>X</m:t>
                            </m:r>
                          </m:e>
                          <m:sup>
                            <m:r>
                              <w:rPr>
                                <w:rFonts w:ascii="Cambria Math" w:hAnsi="Cambria Math"/>
                                <w:sz w:val="28"/>
                              </w:rPr>
                              <m:t>I</m:t>
                            </m:r>
                          </m:sup>
                        </m:sSup>
                      </m:sub>
                      <m:sup/>
                      <m:e>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e>
                    </m:nary>
                  </m:den>
                </m:f>
              </m:oMath>
            </m:oMathPara>
          </w:p>
        </w:tc>
        <w:tc>
          <w:tcPr>
            <w:tcW w:w="1269" w:type="dxa"/>
            <w:vAlign w:val="center"/>
          </w:tcPr>
          <w:p w14:paraId="65BCBB73" w14:textId="77777777" w:rsidR="001317E6" w:rsidRDefault="001317E6" w:rsidP="00B279A2">
            <w:pPr>
              <w:ind w:firstLine="0"/>
              <w:jc w:val="right"/>
            </w:pPr>
            <w:r>
              <w:t>(7)</w:t>
            </w:r>
          </w:p>
        </w:tc>
      </w:tr>
    </w:tbl>
    <w:p w14:paraId="28EF4D41" w14:textId="77777777" w:rsidR="001317E6" w:rsidRDefault="001317E6" w:rsidP="001317E6">
      <w:pPr>
        <w:ind w:firstLine="0"/>
      </w:pPr>
    </w:p>
    <w:p w14:paraId="7F737001" w14:textId="77777777" w:rsidR="0081393B" w:rsidRDefault="00C5647F" w:rsidP="00A52C02">
      <w:r>
        <w:t>Densidade se refere à proporção de casos de interesse capturados pelo cen</w:t>
      </w:r>
      <w:r w:rsidR="00E34ABC">
        <w:t>ário</w:t>
      </w:r>
      <w:r>
        <w:t xml:space="preserve"> em comparação ao número total de casos capturado pelo cen</w:t>
      </w:r>
      <w:r w:rsidR="00E34ABC">
        <w:t>ário. A Densidade pode ser calculada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E34ABC" w14:paraId="07D4E5F1" w14:textId="77777777" w:rsidTr="00B279A2">
        <w:tc>
          <w:tcPr>
            <w:tcW w:w="7792" w:type="dxa"/>
          </w:tcPr>
          <w:p w14:paraId="0A9CDBD0" w14:textId="77777777" w:rsidR="00E34ABC" w:rsidRPr="00D14BEF" w:rsidRDefault="00E34ABC" w:rsidP="00B279A2">
            <w:pPr>
              <w:rPr>
                <w:iCs/>
              </w:rPr>
            </w:pPr>
            <m:oMathPara>
              <m:oMath>
                <m:r>
                  <w:rPr>
                    <w:rFonts w:ascii="Cambria Math" w:hAnsi="Cambria Math"/>
                    <w:sz w:val="28"/>
                  </w:rPr>
                  <m:t xml:space="preserve">D(B)= </m:t>
                </m:r>
                <m:f>
                  <m:fPr>
                    <m:ctrlPr>
                      <w:rPr>
                        <w:rFonts w:ascii="Cambria Math" w:hAnsi="Cambria Math"/>
                        <w:i/>
                        <w:sz w:val="28"/>
                      </w:rPr>
                    </m:ctrlPr>
                  </m:fPr>
                  <m:num>
                    <m:nary>
                      <m:naryPr>
                        <m:chr m:val="∑"/>
                        <m:limLoc m:val="undOvr"/>
                        <m:supHide m:val="1"/>
                        <m:ctrlPr>
                          <w:rPr>
                            <w:rFonts w:ascii="Cambria Math" w:hAnsi="Cambria Math"/>
                            <w:i/>
                            <w:sz w:val="28"/>
                          </w:rPr>
                        </m:ctrlPr>
                      </m:naryPr>
                      <m:sub>
                        <m:sSub>
                          <m:sSubPr>
                            <m:ctrlPr>
                              <w:rPr>
                                <w:rFonts w:ascii="Cambria Math" w:hAnsi="Cambria Math"/>
                                <w:i/>
                                <w:sz w:val="28"/>
                              </w:rPr>
                            </m:ctrlPr>
                          </m:sSubPr>
                          <m:e>
                            <m:r>
                              <m:rPr>
                                <m:sty m:val="bi"/>
                              </m:rPr>
                              <w:rPr>
                                <w:rFonts w:ascii="Cambria Math" w:hAnsi="Cambria Math"/>
                                <w:sz w:val="28"/>
                              </w:rPr>
                              <m:t>x</m:t>
                            </m:r>
                          </m:e>
                          <m:sub>
                            <m:r>
                              <w:rPr>
                                <w:rFonts w:ascii="Cambria Math" w:hAnsi="Cambria Math"/>
                                <w:sz w:val="28"/>
                              </w:rPr>
                              <m:t>i</m:t>
                            </m:r>
                          </m:sub>
                        </m:sSub>
                        <m:r>
                          <w:rPr>
                            <w:rFonts w:ascii="Cambria Math" w:hAnsi="Cambria Math"/>
                            <w:sz w:val="28"/>
                          </w:rPr>
                          <m:t>∈B</m:t>
                        </m:r>
                      </m:sub>
                      <m:sup/>
                      <m:e>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e>
                    </m:nary>
                  </m:num>
                  <m:den>
                    <m:nary>
                      <m:naryPr>
                        <m:chr m:val="∑"/>
                        <m:limLoc m:val="undOvr"/>
                        <m:supHide m:val="1"/>
                        <m:ctrlPr>
                          <w:rPr>
                            <w:rFonts w:ascii="Cambria Math" w:hAnsi="Cambria Math"/>
                            <w:i/>
                            <w:sz w:val="28"/>
                          </w:rPr>
                        </m:ctrlPr>
                      </m:naryPr>
                      <m:sub>
                        <m:sSub>
                          <m:sSubPr>
                            <m:ctrlPr>
                              <w:rPr>
                                <w:rFonts w:ascii="Cambria Math" w:hAnsi="Cambria Math"/>
                                <w:i/>
                                <w:sz w:val="28"/>
                              </w:rPr>
                            </m:ctrlPr>
                          </m:sSubPr>
                          <m:e>
                            <m:r>
                              <m:rPr>
                                <m:sty m:val="bi"/>
                              </m:rPr>
                              <w:rPr>
                                <w:rFonts w:ascii="Cambria Math" w:hAnsi="Cambria Math"/>
                                <w:sz w:val="28"/>
                              </w:rPr>
                              <m:t>x</m:t>
                            </m:r>
                          </m:e>
                          <m:sub>
                            <m:r>
                              <w:rPr>
                                <w:rFonts w:ascii="Cambria Math" w:hAnsi="Cambria Math"/>
                                <w:sz w:val="28"/>
                              </w:rPr>
                              <m:t>i</m:t>
                            </m:r>
                          </m:sub>
                        </m:sSub>
                        <m:r>
                          <w:rPr>
                            <w:rFonts w:ascii="Cambria Math" w:hAnsi="Cambria Math"/>
                            <w:sz w:val="28"/>
                          </w:rPr>
                          <m:t>∈B</m:t>
                        </m:r>
                      </m:sub>
                      <m:sup/>
                      <m:e>
                        <m:r>
                          <w:rPr>
                            <w:rFonts w:ascii="Cambria Math" w:hAnsi="Cambria Math"/>
                            <w:sz w:val="28"/>
                          </w:rPr>
                          <m:t>1</m:t>
                        </m:r>
                      </m:e>
                    </m:nary>
                  </m:den>
                </m:f>
              </m:oMath>
            </m:oMathPara>
          </w:p>
        </w:tc>
        <w:tc>
          <w:tcPr>
            <w:tcW w:w="1269" w:type="dxa"/>
            <w:vAlign w:val="center"/>
          </w:tcPr>
          <w:p w14:paraId="3EA9815F" w14:textId="77777777" w:rsidR="00E34ABC" w:rsidRDefault="00E34ABC" w:rsidP="00B279A2">
            <w:pPr>
              <w:ind w:firstLine="0"/>
              <w:jc w:val="right"/>
            </w:pPr>
            <w:r>
              <w:t>(8)</w:t>
            </w:r>
          </w:p>
        </w:tc>
      </w:tr>
    </w:tbl>
    <w:p w14:paraId="0D860C85" w14:textId="77777777" w:rsidR="00E34ABC" w:rsidRPr="00F93445" w:rsidRDefault="00E34ABC" w:rsidP="00A52C02">
      <w:pPr>
        <w:rPr>
          <w:lang w:val="en-US"/>
          <w:rPrChange w:id="224" w:author="Daniel Lacerda" w:date="2017-04-29T12:16:00Z">
            <w:rPr/>
          </w:rPrChange>
        </w:rPr>
      </w:pPr>
      <w:r w:rsidRPr="003F73C9">
        <w:t xml:space="preserve">Por fim, </w:t>
      </w:r>
      <w:r w:rsidR="00423745" w:rsidRPr="003F73C9">
        <w:t>a interpretabilidade refere-se à</w:t>
      </w:r>
      <w:r w:rsidRPr="003F73C9">
        <w:t xml:space="preserve"> facilidade de interpretação dos cenários pelos decisores e stakeholders vinculados ao problema e é essencialmente subjetiva. No entanto, pode-se comparar a interpretabilidade quantitativamente considerando o número de “caixas” contidos no Cenário, e o número de incertezas que formam cada “caixa”. </w:t>
      </w:r>
      <w:r w:rsidRPr="003F73C9">
        <w:fldChar w:fldCharType="begin" w:fldLock="1"/>
      </w:r>
      <w:r w:rsidRPr="003F73C9">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w:instrText>
      </w:r>
      <w:r w:rsidRPr="00014CEB">
        <w:rPr>
          <w:lang w:val="en-US"/>
          <w:rPrChange w:id="225" w:author="Pedro Lima" w:date="2017-04-29T18:10:00Z">
            <w:rPr>
              <w:lang w:val="en-US"/>
            </w:rPr>
          </w:rPrChange>
        </w:rPr>
        <w:instrText xml:space="preserve">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w:instrText>
      </w:r>
      <w:r w:rsidRPr="00560991">
        <w:rPr>
          <w:lang w:val="en-US"/>
        </w:rPr>
        <w:instrText>s" : { "noteIndex" : 0 }, "schema" : "https://github.com/citation-style-language/schema/raw/master/csl-citation.json" }</w:instrText>
      </w:r>
      <w:r w:rsidRPr="003F73C9">
        <w:fldChar w:fldCharType="separate"/>
      </w:r>
      <w:r w:rsidRPr="00F93445">
        <w:rPr>
          <w:noProof/>
          <w:lang w:val="en-US"/>
          <w:rPrChange w:id="226" w:author="Daniel Lacerda" w:date="2017-04-29T12:16:00Z">
            <w:rPr>
              <w:noProof/>
            </w:rPr>
          </w:rPrChange>
        </w:rPr>
        <w:t>(BRYANT; LEMPERT, 2010)</w:t>
      </w:r>
      <w:r w:rsidRPr="003F73C9">
        <w:fldChar w:fldCharType="end"/>
      </w:r>
      <w:r w:rsidRPr="00F93445">
        <w:rPr>
          <w:lang w:val="en-US"/>
          <w:rPrChange w:id="227" w:author="Daniel Lacerda" w:date="2017-04-29T12:16:00Z">
            <w:rPr/>
          </w:rPrChange>
        </w:rPr>
        <w:t xml:space="preserve">. Bryant e Lempert </w:t>
      </w:r>
      <w:r w:rsidRPr="00772DFE">
        <w:fldChar w:fldCharType="begin" w:fldLock="1"/>
      </w:r>
      <w:r w:rsidR="000F2B08" w:rsidRPr="00F93445">
        <w:rPr>
          <w:lang w:val="en-US"/>
          <w:rPrChange w:id="228" w:author="Daniel Lacerda" w:date="2017-04-29T12:16:00Z">
            <w:rPr/>
          </w:rPrChange>
        </w:rP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"suppress-author" : 1, "uris" : [ "http://www.mendeley.com/documents/?uuid=79f47962-3d2f-4007-b2fb-17ac3c6b1afd" ] } ], "mendeley" : { "formattedCitation" : "(2010)", "plainTextFormattedCitation" : "(2010)", "previouslyFormattedCitation" : "(2010)" }, "properties" : { "noteIndex" : 0 }, "schema" : "https://github.com/citation-style-language/schema/raw/master/csl-citation.json" }</w:instrText>
      </w:r>
      <w:r w:rsidRPr="00772DFE">
        <w:fldChar w:fldCharType="separate"/>
      </w:r>
      <w:r w:rsidRPr="00F93445">
        <w:rPr>
          <w:noProof/>
          <w:lang w:val="en-US"/>
          <w:rPrChange w:id="229" w:author="Daniel Lacerda" w:date="2017-04-29T12:16:00Z">
            <w:rPr>
              <w:noProof/>
            </w:rPr>
          </w:rPrChange>
        </w:rPr>
        <w:t>(2010)</w:t>
      </w:r>
      <w:r w:rsidRPr="00772DFE">
        <w:fldChar w:fldCharType="end"/>
      </w:r>
      <w:r w:rsidRPr="00F93445">
        <w:rPr>
          <w:lang w:val="en-US"/>
          <w:rPrChange w:id="230" w:author="Daniel Lacerda" w:date="2017-04-29T12:16:00Z">
            <w:rPr/>
          </w:rPrChange>
        </w:rPr>
        <w:t xml:space="preserve"> sugerem que um cenário interpretável deveria ter na ordem de três ou quatro caixas, cada uma limitada pela ordem de dois ou três parâmetros.</w:t>
      </w:r>
    </w:p>
    <w:p w14:paraId="6A9B061B" w14:textId="77777777" w:rsidR="00B279A2" w:rsidRDefault="00B330A7" w:rsidP="00B279A2">
      <w:r>
        <w:t>Um cenário ideal combinaria alta densidade, cobertura e interpr</w:t>
      </w:r>
      <w:r w:rsidR="00B279A2">
        <w:t xml:space="preserve">etabilidade. No entanto, estes três critérios usualmente competem entre si. Por exemplo, a cobertura e a densidade normalmente são usualmente inversamente proporcionais. Além disso, ao aumentar a interpretabilidade pode aumentar a cobertura, porém usualmente diminui a densidade do cenário. Para um determinado conjunto de dados, estas três medidas formam uma fronteira de eficiência. Por este motivo, o processo iterativo proposto na </w:t>
      </w:r>
      <w:r w:rsidR="00B279A2">
        <w:fldChar w:fldCharType="begin"/>
      </w:r>
      <w:r w:rsidR="00B279A2">
        <w:instrText xml:space="preserve"> REF _Ref474392734 \h </w:instrText>
      </w:r>
      <w:r w:rsidR="00B279A2">
        <w:fldChar w:fldCharType="separate"/>
      </w:r>
      <w:r w:rsidR="00C25FF3">
        <w:t xml:space="preserve">Figura </w:t>
      </w:r>
      <w:r w:rsidR="00C25FF3">
        <w:rPr>
          <w:noProof/>
        </w:rPr>
        <w:t>16</w:t>
      </w:r>
      <w:r w:rsidR="00B279A2">
        <w:fldChar w:fldCharType="end"/>
      </w:r>
      <w:r w:rsidR="00B279A2">
        <w:t xml:space="preserve"> sugere que o analista descubra diversos cenários ao longo desta fronteira, para então escolher o cenário mais útil para</w:t>
      </w:r>
      <w:r w:rsidR="001E7025">
        <w:t xml:space="preserve"> a decisão em questão. A </w:t>
      </w:r>
      <w:r w:rsidR="001E7025">
        <w:fldChar w:fldCharType="begin"/>
      </w:r>
      <w:r w:rsidR="001E7025">
        <w:instrText xml:space="preserve"> REF _Ref474478489 \h </w:instrText>
      </w:r>
      <w:r w:rsidR="001E7025">
        <w:fldChar w:fldCharType="separate"/>
      </w:r>
      <w:r w:rsidR="00C25FF3">
        <w:t xml:space="preserve">Figura </w:t>
      </w:r>
      <w:r w:rsidR="00C25FF3">
        <w:rPr>
          <w:noProof/>
        </w:rPr>
        <w:t>18</w:t>
      </w:r>
      <w:r w:rsidR="001E7025">
        <w:fldChar w:fldCharType="end"/>
      </w:r>
      <w:r w:rsidR="001E7025">
        <w:t xml:space="preserve"> </w:t>
      </w:r>
      <w:r w:rsidR="00B279A2">
        <w:t>apresenta um gráfico exibindo a fron</w:t>
      </w:r>
      <w:r w:rsidR="000F2B08">
        <w:t>teira de eficiência da descoberta de cenários.</w:t>
      </w:r>
    </w:p>
    <w:p w14:paraId="58463810" w14:textId="51A990D0" w:rsidR="000F2B08" w:rsidRDefault="000F2B08" w:rsidP="000F2B08">
      <w:pPr>
        <w:pStyle w:val="Legenda"/>
      </w:pPr>
      <w:bookmarkStart w:id="231" w:name="_Ref474478489"/>
      <w:bookmarkStart w:id="232" w:name="_Toc479347031"/>
      <w:r>
        <w:lastRenderedPageBreak/>
        <w:t xml:space="preserve">Figura </w:t>
      </w:r>
      <w:r w:rsidR="003019C2">
        <w:fldChar w:fldCharType="begin"/>
      </w:r>
      <w:r w:rsidR="003019C2">
        <w:instrText xml:space="preserve"> SEQ Figura \* ARABIC </w:instrText>
      </w:r>
      <w:r w:rsidR="003019C2">
        <w:fldChar w:fldCharType="separate"/>
      </w:r>
      <w:r w:rsidR="001375A1">
        <w:rPr>
          <w:noProof/>
        </w:rPr>
        <w:t>21</w:t>
      </w:r>
      <w:r w:rsidR="003019C2">
        <w:rPr>
          <w:noProof/>
        </w:rPr>
        <w:fldChar w:fldCharType="end"/>
      </w:r>
      <w:bookmarkEnd w:id="231"/>
      <w:r>
        <w:t xml:space="preserve"> – Curvas de Tradeoff entre Densidade e Cobertura</w:t>
      </w:r>
      <w:bookmarkEnd w:id="232"/>
    </w:p>
    <w:p w14:paraId="18E19A20" w14:textId="77777777" w:rsidR="000F2B08" w:rsidRPr="00E34ABC" w:rsidRDefault="000F2B08" w:rsidP="000F2B08">
      <w:pPr>
        <w:ind w:firstLine="0"/>
        <w:jc w:val="center"/>
      </w:pPr>
      <w:r w:rsidRPr="000F2B08">
        <w:rPr>
          <w:noProof/>
        </w:rPr>
        <w:drawing>
          <wp:inline distT="0" distB="0" distL="0" distR="0" wp14:anchorId="1477A8F8" wp14:editId="4D99EF03">
            <wp:extent cx="4019107" cy="3755558"/>
            <wp:effectExtent l="0" t="0" r="63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45280" cy="3780015"/>
                    </a:xfrm>
                    <a:prstGeom prst="rect">
                      <a:avLst/>
                    </a:prstGeom>
                  </pic:spPr>
                </pic:pic>
              </a:graphicData>
            </a:graphic>
          </wp:inline>
        </w:drawing>
      </w:r>
    </w:p>
    <w:p w14:paraId="21E28F13" w14:textId="77777777" w:rsidR="000F2B08" w:rsidRDefault="000F2B08" w:rsidP="00CF32B3">
      <w:pPr>
        <w:ind w:firstLine="0"/>
        <w:jc w:val="center"/>
      </w:pPr>
      <w:r>
        <w:t xml:space="preserve">Fonte: </w:t>
      </w:r>
      <w:r>
        <w:fldChar w:fldCharType="begin" w:fldLock="1"/>
      </w:r>
      <w:r w:rsidR="00D0300A">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"locator" : "42", "uris" : [ "http://www.mendeley.com/documents/?uuid=79f47962-3d2f-4007-b2fb-17ac3c6b1afd" ] } ], "mendeley" : { "formattedCitation" : "(BRYANT; LEMPERT, 2010, p. 42)", "plainTextFormattedCitation" : "(BRYANT; LEMPERT, 2010, p. 42)", "previouslyFormattedCitation" : "(BRYANT; LEMPERT, 2010, p. 42)" }, "properties" : { "noteIndex" : 0 }, "schema" : "https://github.com/citation-style-language/schema/raw/master/csl-citation.json" }</w:instrText>
      </w:r>
      <w:r>
        <w:fldChar w:fldCharType="separate"/>
      </w:r>
      <w:r w:rsidRPr="000F2B08">
        <w:rPr>
          <w:noProof/>
        </w:rPr>
        <w:t>(BRYANT; LEMPERT, 2010, p. 42)</w:t>
      </w:r>
      <w:r>
        <w:fldChar w:fldCharType="end"/>
      </w:r>
      <w:r>
        <w:t>.</w:t>
      </w:r>
    </w:p>
    <w:p w14:paraId="0B979064" w14:textId="77777777" w:rsidR="000F2B08" w:rsidRDefault="001E7025" w:rsidP="00A52C02">
      <w:r>
        <w:t>Nesta figura</w:t>
      </w:r>
      <w:r w:rsidR="00CF32B3">
        <w:t>,</w:t>
      </w:r>
      <w:r>
        <w:t xml:space="preserve"> os três critérios para a escolha dos cenários são exibidos. </w:t>
      </w:r>
      <w:r w:rsidR="00B01DD9">
        <w:t>Cada ponto no gráfico representa um cenário (um conjunto de “caixas”) que delimita faixas de incerteza na qual a uma estratégia sob consideraç</w:t>
      </w:r>
      <w:r w:rsidR="00CF32B3">
        <w:t>ão falha frequentemente. Deve-se escolher um cenário que tenha alta Cobertura, e Alta Densidade, com o mínimo de parâmetros considerados.</w:t>
      </w:r>
      <w:r w:rsidR="00CF32B3" w:rsidRPr="00CF32B3">
        <w:t xml:space="preserve"> </w:t>
      </w:r>
      <w:r w:rsidR="00CF32B3" w:rsidRPr="00423745">
        <w:fldChar w:fldCharType="begin" w:fldLock="1"/>
      </w:r>
      <w:r w:rsidR="00CF32B3" w:rsidRPr="00423745">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sidR="00CF32B3" w:rsidRPr="00423745">
        <w:fldChar w:fldCharType="separate"/>
      </w:r>
      <w:r w:rsidR="00CF32B3" w:rsidRPr="00423745">
        <w:rPr>
          <w:noProof/>
        </w:rPr>
        <w:t>(BRYANT; LEMPERT, 2010)</w:t>
      </w:r>
      <w:r w:rsidR="00CF32B3" w:rsidRPr="00423745">
        <w:fldChar w:fldCharType="end"/>
      </w:r>
      <w:r w:rsidR="00CF32B3">
        <w:t>.</w:t>
      </w:r>
    </w:p>
    <w:p w14:paraId="508B008D" w14:textId="77777777" w:rsidR="00CF32B3" w:rsidRDefault="00415F4E" w:rsidP="00415F4E">
      <w:r>
        <w:t>O Algoritmo PRIM é usualmente aplicado em estudos do RDM para gerar estes cenários (os pontos no gráfico), pois este algoritmo busca, ao mesmo tempo, maximizar a cobertura e densidade dos clusters identificados.</w:t>
      </w:r>
      <w:r w:rsidR="003A4F93">
        <w:t xml:space="preserve"> </w:t>
      </w:r>
      <w:r>
        <w:t xml:space="preserve">Outro algoritmo que também pode ser utilizado é o CART. Uma comparação entre estes </w:t>
      </w:r>
      <w:r w:rsidR="00D0300A">
        <w:t xml:space="preserve">dois algoritmos demonstrou que ambos podem ser usados para os propósitos da descoberta de cenários. </w:t>
      </w:r>
      <w:r w:rsidR="00D0300A">
        <w:fldChar w:fldCharType="begin" w:fldLock="1"/>
      </w:r>
      <w:r w:rsidR="008A1F9F">
        <w:instrText>ADDIN CSL_CITATION { "citationItems" : [ { "id" : "ITEM-1", "itemData" : { "abstract" : "While attractive in many ways, traditional scenarios have lacked an appropriate analytic foundation for inclusion in quantitative decision analyses. In previous work, we have proposed to remedy this situation with a systematic, analytic process we call \"scenario discovery\" that has already proved useful in a wide variety of applications. This study aims to evaluate alternative algorithms needed to implement this novel scenario discovery task, in which users identify concise descriptions of the combinations of input parameters to a simulation model that are strongly predictive of specified policy-relevant results. This study offers three measures of merit -- coverage, density, and interpretability - and uses them to evaluate the capabilities of PRIM, a bump-hunting algorithm, and CART, a classification algorithm. The algorithms are first applied to datasets containing clusters of known and easily visualized shapes, then to datasets with unknown shapes generated by a simulation model used previously in a decision analytic application. We find both algorithms can perform the required task, but often imperfectly. The study proposes statistical tests to help evaluate the algorithms' scenarios and suggests simple modifications to the algorithms and their implementing software that might improve their ability to support decision analysis with this scenario discovery task. 1", "author" : [ { "dropping-particle" : "", "family" : "Lempert", "given" : "Robert J.", "non-dropping-particle" : "", "parse-names" : false, "suffix" : "" }, { "dropping-particle" : "", "family" : "Bryant", "given" : "Benjamin P", "non-dropping-particle" : "", "parse-names" : false, "suffix" : "" }, { "dropping-particle" : "", "family" : "Bankes", "given" : "Steven C", "non-dropping-particle" : "", "parse-names" : false, "suffix" : "" } ], "container-title" : "Working Paper", "id" : "ITEM-1", "issued" : { "date-parts" : [ [ "2008" ] ] }, "page" : "1-35", "title" : "Comparing Algorithms for Scenario Discovery", "type" : "article-journal" }, "uris" : [ "http://www.mendeley.com/documents/?uuid=edc2e9a6-544c-42c3-acf0-dcd5a3eb2587" ] } ], "mendeley" : { "formattedCitation" : "(LEMPERT; BRYANT; BANKES, 2008)", "plainTextFormattedCitation" : "(LEMPERT; BRYANT; BANKES, 2008)", "previouslyFormattedCitation" : "(LEMPERT; BRYANT; BANKES, 2008)" }, "properties" : { "noteIndex" : 0 }, "schema" : "https://github.com/citation-style-language/schema/raw/master/csl-citation.json" }</w:instrText>
      </w:r>
      <w:r w:rsidR="00D0300A">
        <w:fldChar w:fldCharType="separate"/>
      </w:r>
      <w:r w:rsidR="00D0300A" w:rsidRPr="00D0300A">
        <w:rPr>
          <w:noProof/>
        </w:rPr>
        <w:t>(LEMPERT; BRYANT; BANKES, 2008)</w:t>
      </w:r>
      <w:r w:rsidR="00D0300A">
        <w:fldChar w:fldCharType="end"/>
      </w:r>
      <w:r w:rsidR="00D0300A">
        <w:t>.</w:t>
      </w:r>
    </w:p>
    <w:p w14:paraId="7FA11236" w14:textId="77777777" w:rsidR="008A1F9F" w:rsidRDefault="008A1F9F" w:rsidP="00415F4E">
      <w:r>
        <w:t xml:space="preserve">Utilizando o algoritmo PRIM, Groves e Lempert </w:t>
      </w:r>
      <w:r>
        <w:fldChar w:fldCharType="begin" w:fldLock="1"/>
      </w:r>
      <w:r>
        <w:instrText>ADDIN CSL_CITATION { "citationItems" : [ { "id" : "ITEM-1",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"ITEM-1", "issue" : "1", "issued" : { "date-parts" : [ [ "2007" ] ] }, "page" : "73-85", "title" : "A new analytic method for finding policy-relevant scenarios", "type" : "article-journal", "volume" : "17" }, "suppress-author" : 1, "uris" : [ "http://www.mendeley.com/documents/?uuid=37690120-ada9-4435-85f5-a814ba10acb3" ] } ], "mendeley" : { "formattedCitation" : "(2007)", "plainTextFormattedCitation" : "(2007)", "previouslyFormattedCitation" : "(2007)" }, "properties" : { "noteIndex" : 0 }, "schema" : "https://github.com/citation-style-language/schema/raw/master/csl-citation.json" }</w:instrText>
      </w:r>
      <w:r>
        <w:fldChar w:fldCharType="separate"/>
      </w:r>
      <w:r w:rsidRPr="008A1F9F">
        <w:rPr>
          <w:noProof/>
        </w:rPr>
        <w:t>(2007)</w:t>
      </w:r>
      <w:r>
        <w:fldChar w:fldCharType="end"/>
      </w:r>
      <w:r>
        <w:t xml:space="preserve"> demonstram a localização de dois cenários ameaçadores para uma estratégia em questão (</w:t>
      </w:r>
      <w:r>
        <w:fldChar w:fldCharType="begin"/>
      </w:r>
      <w:r>
        <w:instrText xml:space="preserve"> REF _Ref474481978 \h </w:instrText>
      </w:r>
      <w:r>
        <w:fldChar w:fldCharType="separate"/>
      </w:r>
      <w:r w:rsidR="00C25FF3">
        <w:t xml:space="preserve">Figura </w:t>
      </w:r>
      <w:r w:rsidR="00C25FF3">
        <w:rPr>
          <w:noProof/>
        </w:rPr>
        <w:t>19</w:t>
      </w:r>
      <w:r>
        <w:fldChar w:fldCharType="end"/>
      </w:r>
      <w:r>
        <w:t xml:space="preserve">). Cada um dos cenários recebem um nome (Ex.: </w:t>
      </w:r>
      <w:r w:rsidRPr="00BC5B27">
        <w:t>Soft Landing e Rapid Growth</w:t>
      </w:r>
      <w:r>
        <w:t xml:space="preserve">), assim como nas abordagens de cenários da escola </w:t>
      </w:r>
      <w:r w:rsidRPr="00BC5B27">
        <w:t>intuitive logics</w:t>
      </w:r>
      <w:r>
        <w:t xml:space="preserve">. </w:t>
      </w:r>
      <w:r>
        <w:fldChar w:fldCharType="begin" w:fldLock="1"/>
      </w:r>
      <w:r w:rsidR="00751837">
        <w:instrText>ADDIN CSL_CITATION { "citationItems" : [ { "id" : "ITEM-1",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"ITEM-1", "issue" : "1", "issued" : { "date-parts" : [ [ "2007" ] ] }, "page" : "73-85", "title" : "A new analytic method for finding policy-relevant scenarios", "type" : "article-journal", "volume" : "17" }, "uris" : [ "http://www.mendeley.com/documents/?uuid=37690120-ada9-4435-85f5-a814ba10acb3" ] } ], "mendeley" : { "formattedCitation" : "(GROVES; LEMPERT, 2007)", "plainTextFormattedCitation" : "(GROVES; LEMPERT, 2007)", "previouslyFormattedCitation" : "(GROVES; LEMPERT, 2007)" }, "properties" : { "noteIndex" : 0 }, "schema" : "https://github.com/citation-style-language/schema/raw/master/csl-citation.json" }</w:instrText>
      </w:r>
      <w:r>
        <w:fldChar w:fldCharType="separate"/>
      </w:r>
      <w:r w:rsidRPr="008A1F9F">
        <w:rPr>
          <w:noProof/>
        </w:rPr>
        <w:t>(GROVES; LEMPERT, 2007)</w:t>
      </w:r>
      <w:r>
        <w:fldChar w:fldCharType="end"/>
      </w:r>
      <w:r>
        <w:t>.</w:t>
      </w:r>
    </w:p>
    <w:p w14:paraId="61449E85" w14:textId="266E5945" w:rsidR="008A1F9F" w:rsidRDefault="008A1F9F" w:rsidP="008A1F9F">
      <w:pPr>
        <w:pStyle w:val="Legenda"/>
      </w:pPr>
      <w:bookmarkStart w:id="233" w:name="_Ref474481978"/>
      <w:bookmarkStart w:id="234" w:name="_Toc479347032"/>
      <w:r>
        <w:lastRenderedPageBreak/>
        <w:t xml:space="preserve">Figura </w:t>
      </w:r>
      <w:r w:rsidR="003019C2">
        <w:fldChar w:fldCharType="begin"/>
      </w:r>
      <w:r w:rsidR="003019C2">
        <w:instrText xml:space="preserve"> SEQ Figura \* ARABIC </w:instrText>
      </w:r>
      <w:r w:rsidR="003019C2">
        <w:fldChar w:fldCharType="separate"/>
      </w:r>
      <w:r w:rsidR="001375A1">
        <w:rPr>
          <w:noProof/>
        </w:rPr>
        <w:t>22</w:t>
      </w:r>
      <w:r w:rsidR="003019C2">
        <w:rPr>
          <w:noProof/>
        </w:rPr>
        <w:fldChar w:fldCharType="end"/>
      </w:r>
      <w:bookmarkEnd w:id="233"/>
      <w:r>
        <w:t xml:space="preserve"> – Cenários Obtidos com o Algoritmo PRIM</w:t>
      </w:r>
      <w:bookmarkEnd w:id="234"/>
    </w:p>
    <w:p w14:paraId="20824CBA" w14:textId="77777777" w:rsidR="005F3C09" w:rsidRDefault="008A1F9F" w:rsidP="008A1F9F">
      <w:pPr>
        <w:ind w:firstLine="0"/>
        <w:jc w:val="center"/>
      </w:pPr>
      <w:r w:rsidRPr="008A1F9F">
        <w:rPr>
          <w:noProof/>
        </w:rPr>
        <w:drawing>
          <wp:inline distT="0" distB="0" distL="0" distR="0" wp14:anchorId="2573136B" wp14:editId="4ABCB4BB">
            <wp:extent cx="4418433" cy="3643952"/>
            <wp:effectExtent l="0" t="0" r="127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43297" cy="3664458"/>
                    </a:xfrm>
                    <a:prstGeom prst="rect">
                      <a:avLst/>
                    </a:prstGeom>
                  </pic:spPr>
                </pic:pic>
              </a:graphicData>
            </a:graphic>
          </wp:inline>
        </w:drawing>
      </w:r>
    </w:p>
    <w:p w14:paraId="41C65170" w14:textId="77777777" w:rsidR="008A1F9F" w:rsidRDefault="008A1F9F" w:rsidP="008A1F9F">
      <w:pPr>
        <w:ind w:firstLine="0"/>
        <w:jc w:val="center"/>
      </w:pPr>
      <w:r>
        <w:t xml:space="preserve">Fonte: </w:t>
      </w:r>
      <w:r>
        <w:fldChar w:fldCharType="begin" w:fldLock="1"/>
      </w:r>
      <w:r>
        <w:instrText>ADDIN CSL_CITATION { "citationItems" : [ { "id" : "ITEM-1",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"ITEM-1", "issue" : "1", "issued" : { "date-parts" : [ [ "2007" ] ] }, "page" : "73-85", "title" : "A new analytic method for finding policy-relevant scenarios", "type" : "article-journal", "volume" : "17" }, "locator" : "80", "uris" : [ "http://www.mendeley.com/documents/?uuid=37690120-ada9-4435-85f5-a814ba10acb3" ] } ], "mendeley" : { "formattedCitation" : "(GROVES; LEMPERT, 2007, p. 80)", "plainTextFormattedCitation" : "(GROVES; LEMPERT, 2007, p. 80)", "previouslyFormattedCitation" : "(GROVES; LEMPERT, 2007, p. 80)" }, "properties" : { "noteIndex" : 0 }, "schema" : "https://github.com/citation-style-language/schema/raw/master/csl-citation.json" }</w:instrText>
      </w:r>
      <w:r>
        <w:fldChar w:fldCharType="separate"/>
      </w:r>
      <w:r w:rsidRPr="008A1F9F">
        <w:rPr>
          <w:noProof/>
        </w:rPr>
        <w:t>(GROVES; LEMPERT, 2007, p. 80)</w:t>
      </w:r>
      <w:r>
        <w:fldChar w:fldCharType="end"/>
      </w:r>
    </w:p>
    <w:p w14:paraId="702F15AB" w14:textId="77777777" w:rsidR="008A1F9F" w:rsidRDefault="008A1F9F" w:rsidP="005230B5">
      <w:r>
        <w:t xml:space="preserve">Quando o número de variáveis de incerteza que caracterizam os cenários é maior, usualmente as aplicações em RDM representam os cenários indicando “faixas” de valores nos quais a estratégia sob consideração falha. </w:t>
      </w:r>
      <w:r w:rsidR="005230B5">
        <w:t xml:space="preserve">A </w:t>
      </w:r>
      <w:r w:rsidR="005230B5">
        <w:fldChar w:fldCharType="begin"/>
      </w:r>
      <w:r w:rsidR="005230B5">
        <w:instrText xml:space="preserve"> REF _Ref474482715 \h </w:instrText>
      </w:r>
      <w:r w:rsidR="005230B5">
        <w:fldChar w:fldCharType="separate"/>
      </w:r>
      <w:r w:rsidR="00C25FF3">
        <w:t xml:space="preserve">Figura </w:t>
      </w:r>
      <w:r w:rsidR="00C25FF3">
        <w:rPr>
          <w:noProof/>
        </w:rPr>
        <w:t>20</w:t>
      </w:r>
      <w:r w:rsidR="005230B5">
        <w:fldChar w:fldCharType="end"/>
      </w:r>
      <w:r w:rsidR="005230B5">
        <w:t xml:space="preserve"> apresenta um cenário definido por cinco incertezas. As linhas e os seus limites representam as faixas de valores plausíveis definidas para cada incerteza. As faixas de valores que caracterizam os cenários são marcadas pela linha mais grossa, e os valores de referência são marcados com um “X”. </w:t>
      </w:r>
      <w:r w:rsidR="005230B5">
        <w:fldChar w:fldCharType="begin" w:fldLock="1"/>
      </w:r>
      <w:r w:rsidR="005230B5">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5230B5">
        <w:fldChar w:fldCharType="separate"/>
      </w:r>
      <w:r w:rsidR="005230B5" w:rsidRPr="005230B5">
        <w:rPr>
          <w:noProof/>
        </w:rPr>
        <w:t>(LEMPERT et al., 2006)</w:t>
      </w:r>
      <w:r w:rsidR="005230B5">
        <w:fldChar w:fldCharType="end"/>
      </w:r>
      <w:r w:rsidR="005230B5">
        <w:t>.</w:t>
      </w:r>
    </w:p>
    <w:p w14:paraId="595F351C" w14:textId="00328148" w:rsidR="00751837" w:rsidRDefault="00751837" w:rsidP="00751837">
      <w:pPr>
        <w:pStyle w:val="Legenda"/>
      </w:pPr>
      <w:bookmarkStart w:id="235" w:name="_Ref474482715"/>
      <w:bookmarkStart w:id="236" w:name="_Toc479347033"/>
      <w:r>
        <w:t xml:space="preserve">Figura </w:t>
      </w:r>
      <w:r w:rsidR="003019C2">
        <w:fldChar w:fldCharType="begin"/>
      </w:r>
      <w:r w:rsidR="003019C2">
        <w:instrText xml:space="preserve"> SEQ Figura \* ARABIC </w:instrText>
      </w:r>
      <w:r w:rsidR="003019C2">
        <w:fldChar w:fldCharType="separate"/>
      </w:r>
      <w:r w:rsidR="001375A1">
        <w:rPr>
          <w:noProof/>
        </w:rPr>
        <w:t>23</w:t>
      </w:r>
      <w:r w:rsidR="003019C2">
        <w:rPr>
          <w:noProof/>
        </w:rPr>
        <w:fldChar w:fldCharType="end"/>
      </w:r>
      <w:bookmarkEnd w:id="235"/>
      <w:r>
        <w:t xml:space="preserve"> – Um Cenário definido por 5 Incertezas</w:t>
      </w:r>
      <w:bookmarkEnd w:id="236"/>
    </w:p>
    <w:p w14:paraId="348553E8" w14:textId="77777777" w:rsidR="00F65828" w:rsidRDefault="00751837" w:rsidP="00751837">
      <w:pPr>
        <w:ind w:firstLine="0"/>
      </w:pPr>
      <w:r w:rsidRPr="00751837">
        <w:rPr>
          <w:noProof/>
        </w:rPr>
        <w:drawing>
          <wp:inline distT="0" distB="0" distL="0" distR="0" wp14:anchorId="446E4100" wp14:editId="54C07963">
            <wp:extent cx="5720316" cy="1722212"/>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8859" cy="1724784"/>
                    </a:xfrm>
                    <a:prstGeom prst="rect">
                      <a:avLst/>
                    </a:prstGeom>
                  </pic:spPr>
                </pic:pic>
              </a:graphicData>
            </a:graphic>
          </wp:inline>
        </w:drawing>
      </w:r>
    </w:p>
    <w:p w14:paraId="79F0B1DC" w14:textId="77777777" w:rsidR="00F65828" w:rsidRDefault="00751837" w:rsidP="00751837">
      <w:pPr>
        <w:ind w:firstLine="0"/>
        <w:jc w:val="center"/>
      </w:pPr>
      <w:r>
        <w:t xml:space="preserve">Fonte: </w:t>
      </w:r>
      <w:r>
        <w:fldChar w:fldCharType="begin" w:fldLock="1"/>
      </w:r>
      <w:r w:rsidR="005230B5">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"523", "uris" : [ "http://www.mendeley.com/documents/?uuid=4a76305e-bf08-4fcd-b85b-18bd106f7fb5" ] } ], "mendeley" : { "formattedCitation" : "(LEMPERT et al., 2006, p. 523)", "plainTextFormattedCitation" : "(LEMPERT et al., 2006, p. 523)", "previouslyFormattedCitation" : "(LEMPERT et al., 2006, p. 523)" }, "properties" : { "noteIndex" : 0 }, "schema" : "https://github.com/citation-style-language/schema/raw/master/csl-citation.json" }</w:instrText>
      </w:r>
      <w:r>
        <w:fldChar w:fldCharType="separate"/>
      </w:r>
      <w:r w:rsidRPr="00751837">
        <w:rPr>
          <w:noProof/>
        </w:rPr>
        <w:t>(LEMPERT et al., 2006, p. 523)</w:t>
      </w:r>
      <w:r>
        <w:fldChar w:fldCharType="end"/>
      </w:r>
    </w:p>
    <w:p w14:paraId="21E4492C" w14:textId="77777777" w:rsidR="00C137DC" w:rsidRDefault="005230B5" w:rsidP="00C137DC">
      <w:r>
        <w:lastRenderedPageBreak/>
        <w:t xml:space="preserve">Uma vez que o cenário foi definido, Bryant e Lempert </w:t>
      </w:r>
      <w:r>
        <w:fldChar w:fldCharType="begin" w:fldLock="1"/>
      </w:r>
      <w: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"suppress-author" : 1, "uris" : [ "http://www.mendeley.com/documents/?uuid=79f47962-3d2f-4007-b2fb-17ac3c6b1afd" ] } ], "mendeley" : { "formattedCitation" : "(2010)", "plainTextFormattedCitation" : "(2010)", "previouslyFormattedCitation" : "(2010)" }, "properties" : { "noteIndex" : 0 }, "schema" : "https://github.com/citation-style-language/schema/raw/master/csl-citation.json" }</w:instrText>
      </w:r>
      <w:r>
        <w:fldChar w:fldCharType="separate"/>
      </w:r>
      <w:r w:rsidRPr="005230B5">
        <w:rPr>
          <w:noProof/>
        </w:rPr>
        <w:t>(2010)</w:t>
      </w:r>
      <w:r>
        <w:fldChar w:fldCharType="end"/>
      </w:r>
      <w:r>
        <w:t xml:space="preserve"> sugerem a aplicação de dois testes. O primeiro, o </w:t>
      </w:r>
      <w:r w:rsidRPr="00BC5B27">
        <w:t>Resampling Test</w:t>
      </w:r>
      <w:r>
        <w:t xml:space="preserve">, avalia a definição do cenário verificando se a mesma definição de cenário acontece se for coletada uma amostra diferente da base de dados. O segundo teste trata-se do </w:t>
      </w:r>
      <w:r w:rsidRPr="00BC5B27">
        <w:t>Quasi-p-value</w:t>
      </w:r>
      <w:r>
        <w:t xml:space="preserve"> Test. Este é um teste que estima a probabilidade que o algoritmo limite algum parâmetro somente ao acaso.</w:t>
      </w:r>
      <w:r w:rsidR="00C137DC">
        <w:t xml:space="preserve"> Finalmente, parte-se para a escolha do cenário, a qual deve ser orientada pelos critérios e testes indicados anteriormente.</w:t>
      </w:r>
      <w:r>
        <w:t xml:space="preserve"> </w:t>
      </w:r>
      <w:r>
        <w:fldChar w:fldCharType="begin" w:fldLock="1"/>
      </w:r>
      <w:r w:rsidR="003A4F93">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fldChar w:fldCharType="separate"/>
      </w:r>
      <w:r w:rsidRPr="005230B5">
        <w:rPr>
          <w:noProof/>
        </w:rPr>
        <w:t>(BRYANT; LEMPERT, 2010)</w:t>
      </w:r>
      <w:r>
        <w:fldChar w:fldCharType="end"/>
      </w:r>
      <w:r>
        <w:t>.</w:t>
      </w:r>
      <w:r w:rsidR="00C137DC">
        <w:t xml:space="preserve"> </w:t>
      </w:r>
    </w:p>
    <w:p w14:paraId="4DD7E763" w14:textId="77777777" w:rsidR="00443334" w:rsidRDefault="00443334" w:rsidP="00525204">
      <w:r>
        <w:t xml:space="preserve">A descoberta de cenários tem suas limitações e custos. Em primeiro lugar, ela requer um modelo de simulação computacional para gerar a base de dados inicial de resultados. Tais modelos podem ser caros para construir, bem como podem restringir os fenômenos que podem ser analisados. Além disso, a descoberta de cenários gera resultados contingentes a uma estratégia definida. Em algumas situações, não há uma estratégia definida, e o melhor que </w:t>
      </w:r>
      <w:r w:rsidR="00CD5FF0">
        <w:t>se pode</w:t>
      </w:r>
      <w:r>
        <w:t xml:space="preserve"> fazer é avaliar a vulnerabilidade</w:t>
      </w:r>
      <w:r w:rsidR="000B7244">
        <w:t xml:space="preserve"> do caso </w:t>
      </w:r>
      <w:r w:rsidR="00C137DC">
        <w:t>“</w:t>
      </w:r>
      <w:r w:rsidR="000B7244">
        <w:t>business as usual</w:t>
      </w:r>
      <w:r w:rsidR="00C137DC">
        <w:t>”</w:t>
      </w:r>
      <w:r w:rsidR="000B7244">
        <w:t xml:space="preserve">. </w:t>
      </w:r>
      <w:r w:rsidR="000B7244">
        <w:fldChar w:fldCharType="begin" w:fldLock="1"/>
      </w:r>
      <w:r w:rsidR="00263A92">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sidR="000B7244">
        <w:fldChar w:fldCharType="separate"/>
      </w:r>
      <w:r w:rsidR="000B7244" w:rsidRPr="00525204">
        <w:rPr>
          <w:noProof/>
        </w:rPr>
        <w:t>(BRYANT; LEMPERT, 2010)</w:t>
      </w:r>
      <w:r w:rsidR="000B7244">
        <w:fldChar w:fldCharType="end"/>
      </w:r>
      <w:r w:rsidR="000B7244">
        <w:t>.</w:t>
      </w:r>
    </w:p>
    <w:p w14:paraId="6ED4A8F6" w14:textId="77777777" w:rsidR="00B67FB6" w:rsidRDefault="00B67FB6" w:rsidP="00525204">
      <w:r>
        <w:t>Independentemente desta questão, a descoberta de cenários termina com a caracterização das situações nas quais uma estratégia sob consideração tem performance ruim. Esta caracterização tem o objetivo de incentivar a proposição de outras estratégias ou melhorias que diminuam a sensibilidade da estratégia sob consi</w:t>
      </w:r>
      <w:r w:rsidR="003A68E2">
        <w:t>d</w:t>
      </w:r>
      <w:r>
        <w:t xml:space="preserve">eração </w:t>
      </w:r>
      <w:r w:rsidR="003A68E2">
        <w:t xml:space="preserve">a estas incertezas. Por este motivo, o RDM sugere </w:t>
      </w:r>
      <w:r w:rsidR="006C7459">
        <w:t>o retorno</w:t>
      </w:r>
      <w:r w:rsidR="003A68E2">
        <w:t xml:space="preserve"> ao primeiro passo, proponham-se novas estratégias e realize-se a análise novamente.</w:t>
      </w:r>
    </w:p>
    <w:p w14:paraId="6F62EA10" w14:textId="77777777" w:rsidR="003A68E2" w:rsidRDefault="003A68E2" w:rsidP="00525204">
      <w:r>
        <w:t xml:space="preserve">Após a </w:t>
      </w:r>
      <w:r w:rsidR="00754EDB">
        <w:t xml:space="preserve">um novo ciclo (ou diversos outros ciclos) os decisores podem chegar </w:t>
      </w:r>
      <w:r w:rsidR="009014DE">
        <w:t>à</w:t>
      </w:r>
      <w:r w:rsidR="00754EDB">
        <w:t xml:space="preserve"> conclusão de que a estratégia definida é boa o suficiente, e apenas então será realizada a análise de tradeoffs. </w:t>
      </w:r>
    </w:p>
    <w:p w14:paraId="40BA5C07" w14:textId="77777777" w:rsidR="00240035" w:rsidRDefault="00240035" w:rsidP="009C7299">
      <w:pPr>
        <w:pStyle w:val="Ttulo3"/>
      </w:pPr>
      <w:bookmarkStart w:id="237" w:name="_Toc479347068"/>
      <w:r>
        <w:t>Análise de Tradeoffs</w:t>
      </w:r>
      <w:bookmarkEnd w:id="237"/>
    </w:p>
    <w:p w14:paraId="486947E4" w14:textId="77777777" w:rsidR="004B50DC" w:rsidRDefault="004B50DC" w:rsidP="004523F8">
      <w:r>
        <w:t xml:space="preserve">Na abordagem Bayesiana, a análise começa com uma caracterização das probabilidades de diversos parâmetros incertos realizada por stakeholders e experts. A análise então determina a estratégia com a melhor performance, contingente a estas expectativas, de modo que a estratégia escolhida pode ser ruim em futuros considerados improváveis.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006E1018" w:rsidRPr="006E1018">
        <w:rPr>
          <w:noProof/>
        </w:rPr>
        <w:t>(LEMPERT; POPPER; BANKES, 2003)</w:t>
      </w:r>
      <w:r>
        <w:fldChar w:fldCharType="end"/>
      </w:r>
      <w:r>
        <w:t>.</w:t>
      </w:r>
    </w:p>
    <w:p w14:paraId="09F7DD62" w14:textId="77777777" w:rsidR="00C137DC" w:rsidRDefault="004B50DC" w:rsidP="004523F8">
      <w:r>
        <w:t>Ao invés de começar com esta definição de probabilidades, a abordagem RDM não realiza estimativas de probabilidades em seu início, por</w:t>
      </w:r>
      <w:r w:rsidR="004B352A">
        <w:t>ém procura</w:t>
      </w:r>
      <w:r>
        <w:t xml:space="preserve"> identificar </w:t>
      </w:r>
      <w:r w:rsidR="004B352A">
        <w:t xml:space="preserve">e aprimorar </w:t>
      </w:r>
      <w:r>
        <w:t>estratégias que tenham boa performance em diversos futuros</w:t>
      </w:r>
      <w:r w:rsidR="004B352A">
        <w:t xml:space="preserve">. Em seguida, </w:t>
      </w:r>
      <w:r w:rsidR="004B352A">
        <w:lastRenderedPageBreak/>
        <w:t>sugere-se a</w:t>
      </w:r>
      <w:r>
        <w:t xml:space="preserve"> </w:t>
      </w:r>
      <w:r w:rsidR="004B352A">
        <w:t>identificação e caracterização de</w:t>
      </w:r>
      <w:r>
        <w:t xml:space="preserve"> cenários aos quais estas estratégias são vulneráveis. Em seu último passo, a análise de tradeoff realiza esta pergunta: O quão prováveis estes “cenários de vulnerabilidade” devem ser para que a escolha de</w:t>
      </w:r>
      <w:r w:rsidR="00D81A00">
        <w:t xml:space="preserve"> outra estratégia seja justificá</w:t>
      </w:r>
      <w:r>
        <w:t xml:space="preserve">vel?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006E1018" w:rsidRPr="006E1018">
        <w:rPr>
          <w:noProof/>
        </w:rPr>
        <w:t>(LEMPERT; POPPER; BANKES, 2003)</w:t>
      </w:r>
      <w:r>
        <w:fldChar w:fldCharType="end"/>
      </w:r>
      <w:r>
        <w:t>.</w:t>
      </w:r>
    </w:p>
    <w:p w14:paraId="04F4AD21" w14:textId="77777777" w:rsidR="004B50DC" w:rsidRDefault="004B50DC" w:rsidP="004523F8">
      <w:r>
        <w:t>Para responder à esta questão, inicia-se identificando estratégias que estão e</w:t>
      </w:r>
      <w:r w:rsidR="006C7459">
        <w:t>m uma “fronteira de eficiência”.</w:t>
      </w:r>
      <w:r w:rsidR="00666AF2">
        <w:t xml:space="preserve"> Lempert et al. </w:t>
      </w:r>
      <w:r w:rsidR="00666AF2">
        <w:fldChar w:fldCharType="begin" w:fldLock="1"/>
      </w:r>
      <w:r w:rsidR="00666AF2">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"suppress-author" : 1, "uris" : [ "http://www.mendeley.com/documents/?uuid=4a76305e-bf08-4fcd-b85b-18bd106f7fb5" ] } ], "mendeley" : { "formattedCitation" : "(2006)", "plainTextFormattedCitation" : "(2006)", "previouslyFormattedCitation" : "(2006)" }, "properties" : { "noteIndex" : 0 }, "schema" : "https://github.com/citation-style-language/schema/raw/master/csl-citation.json" }</w:instrText>
      </w:r>
      <w:r w:rsidR="00666AF2">
        <w:fldChar w:fldCharType="separate"/>
      </w:r>
      <w:r w:rsidR="00666AF2" w:rsidRPr="00666AF2">
        <w:rPr>
          <w:noProof/>
        </w:rPr>
        <w:t>(2006)</w:t>
      </w:r>
      <w:r w:rsidR="00666AF2">
        <w:fldChar w:fldCharType="end"/>
      </w:r>
      <w:r w:rsidR="00515BBA">
        <w:t xml:space="preserve"> exemplificam esta análise definindo uma curva de tradeoff que compara a performance de 425 estrat</w:t>
      </w:r>
      <w:r w:rsidR="00D81A00">
        <w:t>égias (</w:t>
      </w:r>
      <w:r w:rsidR="00D81A00">
        <w:fldChar w:fldCharType="begin"/>
      </w:r>
      <w:r w:rsidR="00D81A00">
        <w:instrText xml:space="preserve"> REF _Ref474745248 \h </w:instrText>
      </w:r>
      <w:r w:rsidR="00D81A00">
        <w:fldChar w:fldCharType="separate"/>
      </w:r>
      <w:r w:rsidR="00C25FF3">
        <w:t xml:space="preserve">Figura </w:t>
      </w:r>
      <w:r w:rsidR="00C25FF3">
        <w:rPr>
          <w:noProof/>
        </w:rPr>
        <w:t>21</w:t>
      </w:r>
      <w:r w:rsidR="00D81A00">
        <w:fldChar w:fldCharType="end"/>
      </w:r>
      <w:r w:rsidR="00D81A00">
        <w:t>).</w:t>
      </w:r>
    </w:p>
    <w:p w14:paraId="39A28B21" w14:textId="7D86000A" w:rsidR="00D81A00" w:rsidRDefault="00D81A00" w:rsidP="00D81A00">
      <w:pPr>
        <w:pStyle w:val="Legenda"/>
      </w:pPr>
      <w:bookmarkStart w:id="238" w:name="_Ref474745248"/>
      <w:bookmarkStart w:id="239" w:name="_Toc479347034"/>
      <w:r>
        <w:t xml:space="preserve">Figura </w:t>
      </w:r>
      <w:r w:rsidR="003019C2">
        <w:fldChar w:fldCharType="begin"/>
      </w:r>
      <w:r w:rsidR="003019C2">
        <w:instrText xml:space="preserve"> SEQ Figura \* ARABIC </w:instrText>
      </w:r>
      <w:r w:rsidR="003019C2">
        <w:fldChar w:fldCharType="separate"/>
      </w:r>
      <w:r w:rsidR="001375A1">
        <w:rPr>
          <w:noProof/>
        </w:rPr>
        <w:t>24</w:t>
      </w:r>
      <w:r w:rsidR="003019C2">
        <w:rPr>
          <w:noProof/>
        </w:rPr>
        <w:fldChar w:fldCharType="end"/>
      </w:r>
      <w:bookmarkEnd w:id="238"/>
      <w:r>
        <w:t xml:space="preserve"> – Curva de Tradeoffs Entre Estratégias</w:t>
      </w:r>
      <w:bookmarkEnd w:id="239"/>
    </w:p>
    <w:p w14:paraId="2BC0370C" w14:textId="77777777" w:rsidR="00515BBA" w:rsidRDefault="00D81A00" w:rsidP="00D81A00">
      <w:pPr>
        <w:ind w:firstLine="0"/>
        <w:jc w:val="center"/>
      </w:pPr>
      <w:r w:rsidRPr="00D81A00">
        <w:rPr>
          <w:noProof/>
        </w:rPr>
        <w:drawing>
          <wp:inline distT="0" distB="0" distL="0" distR="0" wp14:anchorId="76FDA361" wp14:editId="7B71A6F6">
            <wp:extent cx="4231640" cy="3458179"/>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53251" cy="3475840"/>
                    </a:xfrm>
                    <a:prstGeom prst="rect">
                      <a:avLst/>
                    </a:prstGeom>
                  </pic:spPr>
                </pic:pic>
              </a:graphicData>
            </a:graphic>
          </wp:inline>
        </w:drawing>
      </w:r>
    </w:p>
    <w:p w14:paraId="080C9AD5" w14:textId="77777777" w:rsidR="00666AF2" w:rsidRDefault="00D81A00" w:rsidP="00D81A00">
      <w:pPr>
        <w:jc w:val="center"/>
      </w:pPr>
      <w:r>
        <w:t xml:space="preserve">Fonte: </w:t>
      </w:r>
      <w:r>
        <w:fldChar w:fldCharType="begin" w:fldLock="1"/>
      </w:r>
      <w:r w:rsidR="003C0F05">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"526", "uris" : [ "http://www.mendeley.com/documents/?uuid=4a76305e-bf08-4fcd-b85b-18bd106f7fb5" ] } ], "mendeley" : { "formattedCitation" : "(LEMPERT et al., 2006, p. 526)", "plainTextFormattedCitation" : "(LEMPERT et al., 2006, p. 526)", "previouslyFormattedCitation" : "(LEMPERT et al., 2006, p. 526)" }, "properties" : { "noteIndex" : 0 }, "schema" : "https://github.com/citation-style-language/schema/raw/master/csl-citation.json" }</w:instrText>
      </w:r>
      <w:r>
        <w:fldChar w:fldCharType="separate"/>
      </w:r>
      <w:r w:rsidRPr="00D81A00">
        <w:rPr>
          <w:noProof/>
        </w:rPr>
        <w:t>(LEMPERT et al., 2006, p. 526)</w:t>
      </w:r>
      <w:r>
        <w:fldChar w:fldCharType="end"/>
      </w:r>
      <w:r>
        <w:t>.</w:t>
      </w:r>
    </w:p>
    <w:p w14:paraId="669C9E31" w14:textId="77777777" w:rsidR="00637C89" w:rsidRDefault="00637C89" w:rsidP="004523F8"/>
    <w:p w14:paraId="216D9C36" w14:textId="77777777" w:rsidR="00D81A00" w:rsidRDefault="00D81A00" w:rsidP="004523F8">
      <w:r>
        <w:t xml:space="preserve">O objetivo desta etapa é identificar estratégias que tem performance próxima à da estratégia selecionada utilizando o critério definido anteriormente. No exemplo utilizado por Lempert et al.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"suppress-author" : 1, "uris" : [ "http://www.mendeley.com/documents/?uuid=4a76305e-bf08-4fcd-b85b-18bd106f7fb5" ] } ], "mendeley" : { "formattedCitation" : "(2006)", "plainTextFormattedCitation" : "(2006)", "previouslyFormattedCitation" : "(2006)" }, "properties" : { "noteIndex" : 0 }, "schema" : "https://github.com/citation-style-language/schema/raw/master/csl-citation.json" }</w:instrText>
      </w:r>
      <w:r>
        <w:fldChar w:fldCharType="separate"/>
      </w:r>
      <w:r w:rsidRPr="00666AF2">
        <w:rPr>
          <w:noProof/>
        </w:rPr>
        <w:t>(2006)</w:t>
      </w:r>
      <w:r>
        <w:fldChar w:fldCharType="end"/>
      </w:r>
      <w:r>
        <w:t xml:space="preserve"> a estratégia SV00.005.002 é a estratégia </w:t>
      </w:r>
      <w:r w:rsidR="00AE7D5F">
        <w:t xml:space="preserve">que tem o menor terceiro quartil em arrependimento relativo. Utilizando o algoritmo PRIM, o estudo identificou </w:t>
      </w:r>
      <w:r w:rsidR="003C0F05">
        <w:t>um cenário ao qual esta estratégia é vulnerável, identificado como “</w:t>
      </w:r>
      <w:r w:rsidR="003C0F05" w:rsidRPr="00BC5B27">
        <w:t>Low Global Decoupling</w:t>
      </w:r>
      <w:r w:rsidR="003C0F05">
        <w:t xml:space="preserve">”. Desta maneira, a </w:t>
      </w:r>
      <w:r w:rsidR="003C0F05">
        <w:fldChar w:fldCharType="begin"/>
      </w:r>
      <w:r w:rsidR="003C0F05">
        <w:instrText xml:space="preserve"> REF _Ref474745248 \h </w:instrText>
      </w:r>
      <w:r w:rsidR="003C0F05">
        <w:fldChar w:fldCharType="separate"/>
      </w:r>
      <w:r w:rsidR="00C25FF3">
        <w:t xml:space="preserve">Figura </w:t>
      </w:r>
      <w:r w:rsidR="00C25FF3">
        <w:rPr>
          <w:noProof/>
        </w:rPr>
        <w:t>21</w:t>
      </w:r>
      <w:r w:rsidR="003C0F05">
        <w:fldChar w:fldCharType="end"/>
      </w:r>
      <w:r w:rsidR="003C0F05">
        <w:t xml:space="preserve"> apresenta o terceiro quartil em arrependimento relativo de cada uma das 425 estratégias consideradas dentro do cenário identificado (eixo y) e fora do cenário identificado (eixo x). As estratégias que estão na curva formada pelas estratégias que tem o menor arrependimento no eixo X </w:t>
      </w:r>
      <w:r w:rsidR="003C0F05">
        <w:lastRenderedPageBreak/>
        <w:t xml:space="preserve">e Y são, portanto, as estratégias cuja escolha é justificável pela análise RDM. </w:t>
      </w:r>
      <w:r w:rsidR="003C0F05">
        <w:fldChar w:fldCharType="begin" w:fldLock="1"/>
      </w:r>
      <w:r w:rsidR="005D7F77">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3C0F05">
        <w:fldChar w:fldCharType="separate"/>
      </w:r>
      <w:r w:rsidR="003C0F05" w:rsidRPr="003C0F05">
        <w:rPr>
          <w:noProof/>
        </w:rPr>
        <w:t>(LEMPERT et al., 2006)</w:t>
      </w:r>
      <w:r w:rsidR="003C0F05">
        <w:fldChar w:fldCharType="end"/>
      </w:r>
      <w:r w:rsidR="003C0F05">
        <w:t>.</w:t>
      </w:r>
    </w:p>
    <w:p w14:paraId="050E985D" w14:textId="77777777" w:rsidR="00D6224C" w:rsidRDefault="004D5551" w:rsidP="004523F8">
      <w:r>
        <w:t>Selecionadas as estratégias que comp</w:t>
      </w:r>
      <w:r w:rsidR="00637C89">
        <w:t>õe a curva de tradeoff, a</w:t>
      </w:r>
      <w:r w:rsidR="005D7F77">
        <w:t xml:space="preserve"> RDM finalmente reduz o problema original a uma escolha entre um pequeno conjunto de estrat</w:t>
      </w:r>
      <w:r w:rsidR="006D237A">
        <w:t>égias.</w:t>
      </w:r>
      <w:r w:rsidR="00D6224C">
        <w:t xml:space="preserve"> A </w:t>
      </w:r>
      <w:r w:rsidR="00D6224C">
        <w:fldChar w:fldCharType="begin"/>
      </w:r>
      <w:r w:rsidR="00D6224C">
        <w:instrText xml:space="preserve"> REF _Ref474747694 \h </w:instrText>
      </w:r>
      <w:r w:rsidR="00D6224C">
        <w:fldChar w:fldCharType="separate"/>
      </w:r>
      <w:r w:rsidR="00C25FF3">
        <w:t xml:space="preserve">Figura </w:t>
      </w:r>
      <w:r w:rsidR="00C25FF3">
        <w:rPr>
          <w:noProof/>
        </w:rPr>
        <w:t>22</w:t>
      </w:r>
      <w:r w:rsidR="00D6224C">
        <w:fldChar w:fldCharType="end"/>
      </w:r>
      <w:r w:rsidR="00D6224C">
        <w:t xml:space="preserve"> apresenta o Arrependimento Esperado de cada estratégia, contingente à expectativa dos stakeholders em relação às chances de concretização do cenário “</w:t>
      </w:r>
      <w:r w:rsidR="00D6224C" w:rsidRPr="00BC5B27">
        <w:t>Low Global Decoupling Rate</w:t>
      </w:r>
      <w:r w:rsidR="00D6224C">
        <w:t xml:space="preserve">” (LGD). </w:t>
      </w:r>
      <w:r w:rsidR="00D87261">
        <w:fldChar w:fldCharType="begin" w:fldLock="1"/>
      </w:r>
      <w:r w:rsidR="00D87261">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D87261">
        <w:fldChar w:fldCharType="separate"/>
      </w:r>
      <w:r w:rsidR="00D87261" w:rsidRPr="003C0F05">
        <w:rPr>
          <w:noProof/>
        </w:rPr>
        <w:t>(LEMPERT et al., 2006)</w:t>
      </w:r>
      <w:r w:rsidR="00D87261">
        <w:fldChar w:fldCharType="end"/>
      </w:r>
      <w:r w:rsidR="00D87261">
        <w:t>.</w:t>
      </w:r>
    </w:p>
    <w:p w14:paraId="1BF7EBF9" w14:textId="20A9378C" w:rsidR="00D87261" w:rsidRDefault="00D87261" w:rsidP="00D87261">
      <w:pPr>
        <w:pStyle w:val="Legenda"/>
      </w:pPr>
      <w:bookmarkStart w:id="240" w:name="_Ref474747694"/>
      <w:bookmarkStart w:id="241" w:name="_Toc479347035"/>
      <w:r>
        <w:t xml:space="preserve">Figura </w:t>
      </w:r>
      <w:r w:rsidR="003019C2">
        <w:fldChar w:fldCharType="begin"/>
      </w:r>
      <w:r w:rsidR="003019C2">
        <w:instrText xml:space="preserve"> SEQ Figura \* ARABIC </w:instrText>
      </w:r>
      <w:r w:rsidR="003019C2">
        <w:fldChar w:fldCharType="separate"/>
      </w:r>
      <w:r w:rsidR="001375A1">
        <w:rPr>
          <w:noProof/>
        </w:rPr>
        <w:t>25</w:t>
      </w:r>
      <w:r w:rsidR="003019C2">
        <w:rPr>
          <w:noProof/>
        </w:rPr>
        <w:fldChar w:fldCharType="end"/>
      </w:r>
      <w:bookmarkEnd w:id="240"/>
      <w:r>
        <w:t xml:space="preserve"> – Arrependimento Esperado das Estratégias sobre a Curva de Tradeoff</w:t>
      </w:r>
      <w:bookmarkEnd w:id="241"/>
    </w:p>
    <w:p w14:paraId="11246E2D" w14:textId="77777777" w:rsidR="00D87261" w:rsidRDefault="00D87261" w:rsidP="00D87261">
      <w:pPr>
        <w:ind w:firstLine="0"/>
        <w:jc w:val="center"/>
      </w:pPr>
      <w:r w:rsidRPr="00D81A00">
        <w:rPr>
          <w:noProof/>
        </w:rPr>
        <w:drawing>
          <wp:inline distT="0" distB="0" distL="0" distR="0" wp14:anchorId="521F2CC4" wp14:editId="11054FB8">
            <wp:extent cx="4953000" cy="3354236"/>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10236" cy="3392997"/>
                    </a:xfrm>
                    <a:prstGeom prst="rect">
                      <a:avLst/>
                    </a:prstGeom>
                  </pic:spPr>
                </pic:pic>
              </a:graphicData>
            </a:graphic>
          </wp:inline>
        </w:drawing>
      </w:r>
    </w:p>
    <w:p w14:paraId="3DA36919" w14:textId="77777777" w:rsidR="00D87261" w:rsidRDefault="00D87261" w:rsidP="00D87261">
      <w:pPr>
        <w:ind w:firstLine="0"/>
        <w:jc w:val="center"/>
      </w:pPr>
      <w:r>
        <w:t xml:space="preserve">Fonte: </w:t>
      </w:r>
      <w:r>
        <w:fldChar w:fldCharType="begin" w:fldLock="1"/>
      </w:r>
      <w:r w:rsidR="009C4C6E">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"526", "uris" : [ "http://www.mendeley.com/documents/?uuid=4a76305e-bf08-4fcd-b85b-18bd106f7fb5" ] } ], "mendeley" : { "formattedCitation" : "(LEMPERT et al., 2006, p. 526)", "plainTextFormattedCitation" : "(LEMPERT et al., 2006, p. 526)", "previouslyFormattedCitation" : "(LEMPERT et al., 2006, p. 526)" }, "properties" : { "noteIndex" : 0 }, "schema" : "https://github.com/citation-style-language/schema/raw/master/csl-citation.json" }</w:instrText>
      </w:r>
      <w:r>
        <w:fldChar w:fldCharType="separate"/>
      </w:r>
      <w:r w:rsidRPr="005D7F77">
        <w:rPr>
          <w:noProof/>
        </w:rPr>
        <w:t>(LEMPERT et al., 2006, p. 526)</w:t>
      </w:r>
      <w:r>
        <w:fldChar w:fldCharType="end"/>
      </w:r>
      <w:r>
        <w:t>.</w:t>
      </w:r>
    </w:p>
    <w:p w14:paraId="4103B920" w14:textId="77777777" w:rsidR="00D87261" w:rsidRDefault="00D87261" w:rsidP="004523F8"/>
    <w:p w14:paraId="46E1E0AF" w14:textId="77777777" w:rsidR="003C0F05" w:rsidRDefault="00D6224C" w:rsidP="004523F8">
      <w:r>
        <w:t>A análise é então executada ponderando-se a escolha das estratégias pela expectativa dos stakeholders relacionada à ocorrência do cenário em questão. Exemplificando, se todos os futuros plausíveis fossem igualmente prováveis (1:1), a escolha da estratégia SV02.005.015 seria justificável. Se</w:t>
      </w:r>
      <w:r w:rsidR="00D87261">
        <w:t>,</w:t>
      </w:r>
      <w:r>
        <w:t xml:space="preserve"> porém, os stakeholders acreditam que as chances de o cenário LGD se concretizar são próximas a 1</w:t>
      </w:r>
      <w:r w:rsidR="005A7C6C">
        <w:t>00</w:t>
      </w:r>
      <w:r>
        <w:t>:1</w:t>
      </w:r>
      <w:r w:rsidR="005A7C6C">
        <w:t xml:space="preserve">, logo a estratégia SV01.015.015 é a estratégia </w:t>
      </w:r>
      <w:r w:rsidR="00D87261">
        <w:t xml:space="preserve">mais adequada, visto que possui menor arrependimento esperado. </w:t>
      </w:r>
      <w:r w:rsidR="00D87261">
        <w:fldChar w:fldCharType="begin" w:fldLock="1"/>
      </w:r>
      <w:r w:rsidR="00D87261">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D87261">
        <w:fldChar w:fldCharType="separate"/>
      </w:r>
      <w:r w:rsidR="00D87261" w:rsidRPr="003C0F05">
        <w:rPr>
          <w:noProof/>
        </w:rPr>
        <w:t>(LEMPERT et al., 2006)</w:t>
      </w:r>
      <w:r w:rsidR="00D87261">
        <w:fldChar w:fldCharType="end"/>
      </w:r>
      <w:r w:rsidR="00D87261">
        <w:t>.</w:t>
      </w:r>
    </w:p>
    <w:p w14:paraId="62756E2B" w14:textId="77777777" w:rsidR="00D2487F" w:rsidRDefault="00637C89" w:rsidP="00D2487F">
      <w:r>
        <w:t>Para calcular o Arrependimento Esperado, são utilizadas as fórmulas apresentadas a seguir. O</w:t>
      </w:r>
      <w:r w:rsidR="00D2487F">
        <w:t xml:space="preserve"> Arrependimento Esperado </w:t>
      </w:r>
      <m:oMath>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e>
        </m:bar>
        <m:r>
          <w:rPr>
            <w:rFonts w:ascii="Cambria Math" w:hAnsi="Cambria Math"/>
            <w:sz w:val="28"/>
          </w:rPr>
          <m:t xml:space="preserve"> </m:t>
        </m:r>
      </m:oMath>
      <w:r w:rsidR="00D2487F">
        <w:t xml:space="preserve">da estratégia </w:t>
      </w:r>
      <m:oMath>
        <m:r>
          <w:rPr>
            <w:rFonts w:ascii="Cambria Math" w:hAnsi="Cambria Math"/>
            <w:sz w:val="28"/>
          </w:rPr>
          <m:t>s</m:t>
        </m:r>
      </m:oMath>
      <w:r w:rsidR="00D2487F">
        <w:t xml:space="preserve"> é calculado de </w:t>
      </w:r>
      <w:r w:rsidR="00D2487F">
        <w:lastRenderedPageBreak/>
        <w:t xml:space="preserve">acordo com o número de casos no qual a estratégia tem sucesso </w:t>
      </w:r>
      <m:oMath>
        <m:sSub>
          <m:sSubPr>
            <m:ctrlPr>
              <w:rPr>
                <w:rFonts w:ascii="Cambria Math" w:hAnsi="Cambria Math"/>
                <w:i/>
                <w:sz w:val="28"/>
              </w:rPr>
            </m:ctrlPr>
          </m:sSubPr>
          <m:e>
            <m:r>
              <w:rPr>
                <w:rFonts w:ascii="Cambria Math" w:hAnsi="Cambria Math"/>
                <w:sz w:val="28"/>
              </w:rPr>
              <m:t>N</m:t>
            </m:r>
          </m:e>
          <m:sub>
            <m:r>
              <w:rPr>
                <w:rFonts w:ascii="Cambria Math" w:hAnsi="Cambria Math"/>
                <w:sz w:val="28"/>
              </w:rPr>
              <m:t>Sucesso</m:t>
            </m:r>
          </m:sub>
        </m:sSub>
      </m:oMath>
      <w:r w:rsidR="00D2487F">
        <w:t xml:space="preserve"> , e falha </w:t>
      </w:r>
      <m:oMath>
        <m:sSub>
          <m:sSubPr>
            <m:ctrlPr>
              <w:rPr>
                <w:rFonts w:ascii="Cambria Math" w:hAnsi="Cambria Math"/>
                <w:i/>
                <w:sz w:val="28"/>
              </w:rPr>
            </m:ctrlPr>
          </m:sSubPr>
          <m:e>
            <m:r>
              <w:rPr>
                <w:rFonts w:ascii="Cambria Math" w:hAnsi="Cambria Math"/>
                <w:sz w:val="28"/>
              </w:rPr>
              <m:t>N</m:t>
            </m:r>
          </m:e>
          <m:sub>
            <m:r>
              <w:rPr>
                <w:rFonts w:ascii="Cambria Math" w:hAnsi="Cambria Math"/>
                <w:sz w:val="28"/>
              </w:rPr>
              <m:t>Falha</m:t>
            </m:r>
          </m:sub>
        </m:sSub>
      </m:oMath>
      <w:r w:rsidR="00D2487F">
        <w:t xml:space="preserve">, o Arrependimento Esperado nos casos de Sucesso </w:t>
      </w:r>
      <m:oMath>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s,S</m:t>
                </m:r>
              </m:sub>
            </m:sSub>
          </m:e>
        </m:bar>
      </m:oMath>
      <w:r w:rsidR="00D2487F">
        <w:t xml:space="preserve"> e falha </w:t>
      </w:r>
      <m:oMath>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s,F</m:t>
                </m:r>
              </m:sub>
            </m:sSub>
          </m:e>
        </m:bar>
      </m:oMath>
      <w:r w:rsidR="00D2487F">
        <w:rPr>
          <w:sz w:val="28"/>
        </w:rPr>
        <w:t xml:space="preserve">, </w:t>
      </w:r>
      <w:r w:rsidR="00D2487F">
        <w:t xml:space="preserve"> e das chances atribuídas ao cenário no qual a estratégia falha </w:t>
      </w:r>
      <m:oMath>
        <m:r>
          <w:rPr>
            <w:rFonts w:ascii="Cambria Math" w:hAnsi="Cambria Math"/>
            <w:sz w:val="28"/>
          </w:rPr>
          <m:t>ϕ</m:t>
        </m:r>
      </m:oMath>
      <w:r w:rsidR="00D2487F">
        <w:t xml:space="preserve">. </w:t>
      </w:r>
      <w:r w:rsidR="00D2487F">
        <w:rPr>
          <w:sz w:val="22"/>
        </w:rPr>
        <w:fldChar w:fldCharType="begin" w:fldLock="1"/>
      </w:r>
      <w:r w:rsidR="00D2487F">
        <w:rPr>
          <w:sz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"119", "uris" : [ "http://www.mendeley.com/documents/?uuid=fc7eef92-8664-499e-ab2a-e8053d5b7ae4" ] } ], "mendeley" : { "formattedCitation" : "(LEMPERT; POPPER; BANKES, 2003, p. 119)", "plainTextFormattedCitation" : "(LEMPERT; POPPER; BANKES, 2003, p. 119)", "previouslyFormattedCitation" : "(LEMPERT; POPPER; BANKES, 2003, p. 119)" }, "properties" : { "noteIndex" : 0 }, "schema" : "https://github.com/citation-style-language/schema/raw/master/csl-citation.json" }</w:instrText>
      </w:r>
      <w:r w:rsidR="00D2487F">
        <w:rPr>
          <w:sz w:val="22"/>
        </w:rPr>
        <w:fldChar w:fldCharType="separate"/>
      </w:r>
      <w:r w:rsidR="00D2487F" w:rsidRPr="006E1018">
        <w:rPr>
          <w:noProof/>
          <w:sz w:val="22"/>
        </w:rPr>
        <w:t>(LEMPERT; POPPER; BANKES, 2003, p. 119)</w:t>
      </w:r>
      <w:r w:rsidR="00D2487F">
        <w:rPr>
          <w:sz w:val="22"/>
        </w:rPr>
        <w:fldChar w:fldCharType="end"/>
      </w:r>
      <w:r w:rsidR="00D2487F">
        <w:rPr>
          <w:sz w:val="22"/>
        </w:rPr>
        <w:t>.</w:t>
      </w:r>
    </w:p>
    <w:p w14:paraId="4E10443B" w14:textId="77777777" w:rsidR="00D2487F" w:rsidRDefault="00D2487F" w:rsidP="00D2487F">
      <w:pPr>
        <w:ind w:firstLine="0"/>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D2487F" w14:paraId="05EC4A69" w14:textId="77777777" w:rsidTr="009C4C6E">
        <w:tc>
          <w:tcPr>
            <w:tcW w:w="7792" w:type="dxa"/>
          </w:tcPr>
          <w:p w14:paraId="611678C1" w14:textId="77777777" w:rsidR="00D2487F" w:rsidRPr="00D14BEF" w:rsidRDefault="003019C2" w:rsidP="009C4C6E">
            <w:pPr>
              <w:rPr>
                <w:iCs/>
              </w:rPr>
            </w:pPr>
            <m:oMathPara>
              <m:oMath>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e>
                </m:bar>
                <m:r>
                  <w:rPr>
                    <w:rFonts w:ascii="Cambria Math" w:hAnsi="Cambria Math"/>
                    <w:sz w:val="28"/>
                  </w:rPr>
                  <m:t xml:space="preserve">= </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N</m:t>
                        </m:r>
                      </m:e>
                      <m:sub>
                        <m:r>
                          <w:rPr>
                            <w:rFonts w:ascii="Cambria Math" w:hAnsi="Cambria Math"/>
                            <w:sz w:val="28"/>
                          </w:rPr>
                          <m:t>Sucesso</m:t>
                        </m:r>
                      </m:sub>
                    </m:sSub>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s,S</m:t>
                            </m:r>
                          </m:sub>
                        </m:sSub>
                      </m:e>
                    </m:bar>
                    <m:r>
                      <w:rPr>
                        <w:rFonts w:ascii="Cambria Math" w:hAnsi="Cambria Math"/>
                        <w:sz w:val="28"/>
                      </w:rPr>
                      <m:t>+ϕ</m:t>
                    </m:r>
                    <m:sSub>
                      <m:sSubPr>
                        <m:ctrlPr>
                          <w:rPr>
                            <w:rFonts w:ascii="Cambria Math" w:hAnsi="Cambria Math"/>
                            <w:i/>
                            <w:sz w:val="28"/>
                          </w:rPr>
                        </m:ctrlPr>
                      </m:sSubPr>
                      <m:e>
                        <m:r>
                          <w:rPr>
                            <w:rFonts w:ascii="Cambria Math" w:hAnsi="Cambria Math"/>
                            <w:sz w:val="28"/>
                          </w:rPr>
                          <m:t>N</m:t>
                        </m:r>
                      </m:e>
                      <m:sub>
                        <m:r>
                          <w:rPr>
                            <w:rFonts w:ascii="Cambria Math" w:hAnsi="Cambria Math"/>
                            <w:sz w:val="28"/>
                          </w:rPr>
                          <m:t>Falha</m:t>
                        </m:r>
                      </m:sub>
                    </m:sSub>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s,F</m:t>
                            </m:r>
                          </m:sub>
                        </m:sSub>
                      </m:e>
                    </m:bar>
                  </m:num>
                  <m:den>
                    <m:r>
                      <w:rPr>
                        <w:rFonts w:ascii="Cambria Math" w:hAnsi="Cambria Math"/>
                        <w:sz w:val="28"/>
                      </w:rPr>
                      <m:t>ϕ</m:t>
                    </m:r>
                    <m:sSub>
                      <m:sSubPr>
                        <m:ctrlPr>
                          <w:rPr>
                            <w:rFonts w:ascii="Cambria Math" w:hAnsi="Cambria Math"/>
                            <w:i/>
                            <w:sz w:val="28"/>
                          </w:rPr>
                        </m:ctrlPr>
                      </m:sSubPr>
                      <m:e>
                        <m:r>
                          <w:rPr>
                            <w:rFonts w:ascii="Cambria Math" w:hAnsi="Cambria Math"/>
                            <w:sz w:val="28"/>
                          </w:rPr>
                          <m:t>N</m:t>
                        </m:r>
                      </m:e>
                      <m:sub>
                        <m:r>
                          <w:rPr>
                            <w:rFonts w:ascii="Cambria Math" w:hAnsi="Cambria Math"/>
                            <w:sz w:val="28"/>
                          </w:rPr>
                          <m:t>Falha</m:t>
                        </m:r>
                      </m:sub>
                    </m:sSub>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s,F</m:t>
                            </m:r>
                          </m:sub>
                        </m:sSub>
                      </m:e>
                    </m:bar>
                  </m:den>
                </m:f>
              </m:oMath>
            </m:oMathPara>
          </w:p>
        </w:tc>
        <w:tc>
          <w:tcPr>
            <w:tcW w:w="1269" w:type="dxa"/>
            <w:vAlign w:val="center"/>
          </w:tcPr>
          <w:p w14:paraId="36235E7A" w14:textId="77777777" w:rsidR="00D2487F" w:rsidRDefault="00D2487F" w:rsidP="009C4C6E">
            <w:pPr>
              <w:ind w:firstLine="0"/>
              <w:jc w:val="right"/>
            </w:pPr>
            <w:r>
              <w:t>(8)</w:t>
            </w:r>
          </w:p>
        </w:tc>
      </w:tr>
    </w:tbl>
    <w:p w14:paraId="54EF5AB0" w14:textId="77777777" w:rsidR="002F4399" w:rsidRDefault="002F4399" w:rsidP="002F4399"/>
    <w:p w14:paraId="7D76E2C8" w14:textId="77777777" w:rsidR="00D21346" w:rsidRDefault="00B72E1C" w:rsidP="00637C89">
      <w:pPr>
        <w:ind w:firstLine="708"/>
      </w:pPr>
      <w:r>
        <w:t xml:space="preserve">A literatura em RDM sugere que </w:t>
      </w:r>
      <w:r w:rsidR="009014DE">
        <w:t>se utilize</w:t>
      </w:r>
      <w:r>
        <w:t xml:space="preserve"> o conceito de “chances” ao invés de probabilidade para a avaliação de tradeoffs, visto que há evidências de que esta maneira de raciocínio é melhor entendida pela maioria das pessoas. </w:t>
      </w:r>
      <w:r>
        <w:fldChar w:fldCharType="begin" w:fldLock="1"/>
      </w:r>
      <w:r w:rsidR="00A35379">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"119", "uris" : [ "http://www.mendeley.com/documents/?uuid=fc7eef92-8664-499e-ab2a-e8053d5b7ae4" ] } ], "mendeley" : { "formattedCitation" : "(LEMPERT; POPPER; BANKES, 2003, p. 119)", "plainTextFormattedCitation" : "(LEMPERT; POPPER; BANKES, 2003, p. 119)", "previouslyFormattedCitation" : "(LEMPERT; POPPER; BANKES, 2003, p. 119)" }, "properties" : { "noteIndex" : 0 }, "schema" : "https://github.com/citation-style-language/schema/raw/master/csl-citation.json" }</w:instrText>
      </w:r>
      <w:r>
        <w:fldChar w:fldCharType="separate"/>
      </w:r>
      <w:r w:rsidRPr="00B72E1C">
        <w:rPr>
          <w:noProof/>
        </w:rPr>
        <w:t>(LEMPERT; POPPER; BANKES, 2003, p. 119)</w:t>
      </w:r>
      <w:r>
        <w:fldChar w:fldCharType="end"/>
      </w:r>
      <w:r>
        <w:t xml:space="preserve">. </w:t>
      </w:r>
      <w:r w:rsidR="00637C89">
        <w:t xml:space="preserve">A relação entre a probabilidade de um evento </w:t>
      </w:r>
      <m:oMath>
        <m:r>
          <w:rPr>
            <w:rFonts w:ascii="Cambria Math" w:hAnsi="Cambria Math"/>
            <w:sz w:val="28"/>
          </w:rPr>
          <m:t>p</m:t>
        </m:r>
      </m:oMath>
      <w:r w:rsidR="00637C89">
        <w:t xml:space="preserve"> e as “chances” </w:t>
      </w:r>
      <m:oMath>
        <m:r>
          <w:rPr>
            <w:rFonts w:ascii="Cambria Math" w:hAnsi="Cambria Math"/>
            <w:sz w:val="28"/>
          </w:rPr>
          <m:t>ϕ</m:t>
        </m:r>
      </m:oMath>
      <w:r w:rsidR="00637C89">
        <w:t xml:space="preserve"> (traduzido de odds) de sua ocorrência é dada pela Equação 9. </w:t>
      </w:r>
      <w:r w:rsidR="00637C89">
        <w:fldChar w:fldCharType="begin" w:fldLock="1"/>
      </w:r>
      <w:r>
        <w:instrText>ADDIN CSL_CITATION { "citationItems" : [ { "id" : "ITEM-1", "itemData" : { "DOI" : "10.1111/j.1539-6924.2007.00940.x", "ISBN" : "02724332", "ISSN" : "02724332", "PMID" : "17958508", "abstract" : "Many commentators have suggested the need for new decision analysis approaches to better manage systems with deeply uncertain, poorly characterized risks. Most notably, policy challenges such as abrupt climate change involve potential nonlinear or threshold responses where both the triggering level and subsequent system response are poorly understood. This study uses a simple computer simulation model to compare several alternative frameworks for decision making under uncertainty -- optimal expected utility, the precautionary principle, and three different approaches to robust decision making -- for addressing the challenge of adding pollution to a lake without triggering unwanted and potentially irreversible eutrophication. The three robust decision approaches -- trading some optimal performance for less sensitivity to assumptions, satisficing over a wide range of futures, and keeping options open -- are found to identify similar strategies as the most robust choice. This study also suggests that these robust decision approaches offer a quantitative, decision analytic framework that captures the spirit of the precautionary principle while addressing some of its shortcomings. Finally, this study finds that robust strategies may be preferable to optimum strategies when the uncertainty is sufficiently deep and the set of alternative policy options is sufficiently rich.", "author" : [ { "dropping-particle" : "", "family" : "Lempert", "given" : "Robert J.", "non-dropping-particle" : "", "parse-names" : false, "suffix" : "" }, { "dropping-particle" : "", "family" : "Collins", "given" : "Myles T.", "non-dropping-particle" : "", "parse-names" : false, "suffix" : "" } ], "container-title" : "Risk Analysis", "id" : "ITEM-1", "issue" : "4", "issued" : { "date-parts" : [ [ "2007" ] ] }, "page" : "1009-1026", "title" : "Managing the risk of uncertain threshold responses: Comparison of robust, optimum, and precautionary approaches", "type" : "article-journal", "volume" : "27" }, "uris" : [ "http://www.mendeley.com/documents/?uuid=8ba7beae-d914-4d85-b1a6-9c8bb86ac4b6" ] } ], "mendeley" : { "formattedCitation" : "(LEMPERT; COLLINS, 2007)", "plainTextFormattedCitation" : "(LEMPERT; COLLINS, 2007)", "previouslyFormattedCitation" : "(LEMPERT; COLLINS, 2007)" }, "properties" : { "noteIndex" : 0 }, "schema" : "https://github.com/citation-style-language/schema/raw/master/csl-citation.json" }</w:instrText>
      </w:r>
      <w:r w:rsidR="00637C89">
        <w:fldChar w:fldCharType="separate"/>
      </w:r>
      <w:r w:rsidR="00637C89" w:rsidRPr="00637C89">
        <w:rPr>
          <w:noProof/>
        </w:rPr>
        <w:t>(LEMPERT; COLLINS, 2007)</w:t>
      </w:r>
      <w:r w:rsidR="00637C89">
        <w:fldChar w:fldCharType="end"/>
      </w:r>
      <w:r w:rsidR="00637C89">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D21346" w14:paraId="4EF875E5" w14:textId="77777777" w:rsidTr="009C4C6E">
        <w:tc>
          <w:tcPr>
            <w:tcW w:w="7792" w:type="dxa"/>
          </w:tcPr>
          <w:p w14:paraId="54E7127C" w14:textId="77777777" w:rsidR="00D21346" w:rsidRPr="00D14BEF" w:rsidRDefault="00D21346" w:rsidP="009C4C6E">
            <w:pPr>
              <w:rPr>
                <w:iCs/>
              </w:rPr>
            </w:pPr>
            <m:oMathPara>
              <m:oMath>
                <m:r>
                  <w:rPr>
                    <w:rFonts w:ascii="Cambria Math" w:hAnsi="Cambria Math"/>
                    <w:sz w:val="28"/>
                  </w:rPr>
                  <m:t xml:space="preserve">ϕ= </m:t>
                </m:r>
                <m:f>
                  <m:fPr>
                    <m:ctrlPr>
                      <w:rPr>
                        <w:rFonts w:ascii="Cambria Math" w:hAnsi="Cambria Math"/>
                        <w:i/>
                        <w:sz w:val="28"/>
                      </w:rPr>
                    </m:ctrlPr>
                  </m:fPr>
                  <m:num>
                    <m:r>
                      <w:rPr>
                        <w:rFonts w:ascii="Cambria Math" w:hAnsi="Cambria Math"/>
                        <w:sz w:val="28"/>
                      </w:rPr>
                      <m:t>p</m:t>
                    </m:r>
                  </m:num>
                  <m:den>
                    <m:r>
                      <w:rPr>
                        <w:rFonts w:ascii="Cambria Math" w:hAnsi="Cambria Math"/>
                        <w:sz w:val="28"/>
                      </w:rPr>
                      <m:t>1-p</m:t>
                    </m:r>
                  </m:den>
                </m:f>
              </m:oMath>
            </m:oMathPara>
          </w:p>
        </w:tc>
        <w:tc>
          <w:tcPr>
            <w:tcW w:w="1269" w:type="dxa"/>
            <w:vAlign w:val="center"/>
          </w:tcPr>
          <w:p w14:paraId="3FBCF464" w14:textId="77777777" w:rsidR="00D21346" w:rsidRDefault="00637C89" w:rsidP="009C4C6E">
            <w:pPr>
              <w:ind w:firstLine="0"/>
              <w:jc w:val="right"/>
            </w:pPr>
            <w:r>
              <w:t>(9</w:t>
            </w:r>
            <w:r w:rsidR="00D21346">
              <w:t>)</w:t>
            </w:r>
          </w:p>
        </w:tc>
      </w:tr>
    </w:tbl>
    <w:p w14:paraId="2CCFBCAA" w14:textId="77777777" w:rsidR="002F4399" w:rsidRDefault="002F4399" w:rsidP="002F4399">
      <w:pPr>
        <w:ind w:firstLine="0"/>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2F4399" w14:paraId="7B6764C4" w14:textId="77777777" w:rsidTr="009C4C6E">
        <w:tc>
          <w:tcPr>
            <w:tcW w:w="7792" w:type="dxa"/>
          </w:tcPr>
          <w:p w14:paraId="3885A3DE" w14:textId="77777777" w:rsidR="002F4399" w:rsidRPr="00D14BEF" w:rsidRDefault="002F4399" w:rsidP="009C4C6E">
            <w:pPr>
              <w:rPr>
                <w:iCs/>
              </w:rPr>
            </w:pPr>
            <m:oMathPara>
              <m:oMath>
                <m:r>
                  <w:rPr>
                    <w:rFonts w:ascii="Cambria Math" w:hAnsi="Cambria Math"/>
                    <w:sz w:val="28"/>
                  </w:rPr>
                  <m:t xml:space="preserve">ϕ= </m:t>
                </m:r>
                <m:f>
                  <m:fPr>
                    <m:ctrlPr>
                      <w:rPr>
                        <w:rFonts w:ascii="Cambria Math" w:hAnsi="Cambria Math"/>
                        <w:i/>
                        <w:sz w:val="28"/>
                      </w:rPr>
                    </m:ctrlPr>
                  </m:fPr>
                  <m:num>
                    <m:r>
                      <w:rPr>
                        <w:rFonts w:ascii="Cambria Math" w:hAnsi="Cambria Math"/>
                        <w:sz w:val="28"/>
                      </w:rPr>
                      <m:t>p</m:t>
                    </m:r>
                  </m:num>
                  <m:den>
                    <m:r>
                      <w:rPr>
                        <w:rFonts w:ascii="Cambria Math" w:hAnsi="Cambria Math"/>
                        <w:sz w:val="28"/>
                      </w:rPr>
                      <m:t>1-p</m:t>
                    </m:r>
                  </m:den>
                </m:f>
                <m:r>
                  <w:rPr>
                    <w:rFonts w:ascii="Cambria Math" w:hAnsi="Cambria Math"/>
                    <w:sz w:val="28"/>
                  </w:rPr>
                  <m:t xml:space="preserve">* </m:t>
                </m:r>
                <m:f>
                  <m:fPr>
                    <m:ctrlPr>
                      <w:rPr>
                        <w:rFonts w:ascii="Cambria Math" w:hAnsi="Cambria Math"/>
                        <w:i/>
                        <w:sz w:val="28"/>
                      </w:rPr>
                    </m:ctrlPr>
                  </m:fPr>
                  <m:num>
                    <m:r>
                      <w:rPr>
                        <w:rFonts w:ascii="Cambria Math" w:hAnsi="Cambria Math"/>
                        <w:sz w:val="28"/>
                      </w:rPr>
                      <m:t xml:space="preserve">N- </m:t>
                    </m:r>
                    <m:sSub>
                      <m:sSubPr>
                        <m:ctrlPr>
                          <w:rPr>
                            <w:rFonts w:ascii="Cambria Math" w:hAnsi="Cambria Math"/>
                            <w:i/>
                            <w:sz w:val="28"/>
                          </w:rPr>
                        </m:ctrlPr>
                      </m:sSubPr>
                      <m:e>
                        <m:r>
                          <w:rPr>
                            <w:rFonts w:ascii="Cambria Math" w:hAnsi="Cambria Math"/>
                            <w:sz w:val="28"/>
                          </w:rPr>
                          <m:t>N</m:t>
                        </m:r>
                      </m:e>
                      <m:sub>
                        <m:r>
                          <w:rPr>
                            <w:rFonts w:ascii="Cambria Math" w:hAnsi="Cambria Math"/>
                            <w:sz w:val="28"/>
                          </w:rPr>
                          <m:t>F</m:t>
                        </m:r>
                      </m:sub>
                    </m:sSub>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F</m:t>
                        </m:r>
                      </m:sub>
                    </m:sSub>
                  </m:den>
                </m:f>
              </m:oMath>
            </m:oMathPara>
          </w:p>
        </w:tc>
        <w:tc>
          <w:tcPr>
            <w:tcW w:w="1269" w:type="dxa"/>
            <w:vAlign w:val="center"/>
          </w:tcPr>
          <w:p w14:paraId="79EC5AE1" w14:textId="77777777" w:rsidR="002F4399" w:rsidRDefault="002F4399" w:rsidP="009C4C6E">
            <w:pPr>
              <w:ind w:firstLine="0"/>
              <w:jc w:val="right"/>
            </w:pPr>
            <w:r>
              <w:t>(8)</w:t>
            </w:r>
          </w:p>
        </w:tc>
      </w:tr>
    </w:tbl>
    <w:p w14:paraId="4891BD4C" w14:textId="77777777" w:rsidR="002F4399" w:rsidRDefault="002F4399" w:rsidP="002F4399"/>
    <w:p w14:paraId="1A17DD76" w14:textId="77777777" w:rsidR="002F4399" w:rsidRDefault="00A35379" w:rsidP="00A35379">
      <w:pPr>
        <w:ind w:firstLine="708"/>
      </w:pPr>
      <w:r>
        <w:t xml:space="preserve">Uma alternativa para o </w:t>
      </w:r>
      <w:r w:rsidR="009014DE">
        <w:t>cálculo</w:t>
      </w:r>
      <w:r>
        <w:t xml:space="preserve"> do arrependimento esperado é apresentada por Lempert e Collins </w:t>
      </w:r>
      <w:r>
        <w:fldChar w:fldCharType="begin" w:fldLock="1"/>
      </w:r>
      <w:r w:rsidR="00417381">
        <w:instrText>ADDIN CSL_CITATION { "citationItems" : [ { "id" : "ITEM-1", "itemData" : { "DOI" : "10.1111/j.1539-6924.2007.00940.x", "ISBN" : "02724332", "ISSN" : "02724332", "PMID" : "17958508", "abstract" : "Many commentators have suggested the need for new decision analysis approaches to better manage systems with deeply uncertain, poorly characterized risks. Most notably, policy challenges such as abrupt climate change involve potential nonlinear or threshold responses where both the triggering level and subsequent system response are poorly understood. This study uses a simple computer simulation model to compare several alternative frameworks for decision making under uncertainty -- optimal expected utility, the precautionary principle, and three different approaches to robust decision making -- for addressing the challenge of adding pollution to a lake without triggering unwanted and potentially irreversible eutrophication. The three robust decision approaches -- trading some optimal performance for less sensitivity to assumptions, satisficing over a wide range of futures, and keeping options open -- are found to identify similar strategies as the most robust choice. This study also suggests that these robust decision approaches offer a quantitative, decision analytic framework that captures the spirit of the precautionary principle while addressing some of its shortcomings. Finally, this study finds that robust strategies may be preferable to optimum strategies when the uncertainty is sufficiently deep and the set of alternative policy options is sufficiently rich.", "author" : [ { "dropping-particle" : "", "family" : "Lempert", "given" : "Robert J.", "non-dropping-particle" : "", "parse-names" : false, "suffix" : "" }, { "dropping-particle" : "", "family" : "Collins", "given" : "Myles T.", "non-dropping-particle" : "", "parse-names" : false, "suffix" : "" } ], "container-title" : "Risk Analysis", "id" : "ITEM-1", "issue" : "4", "issued" : { "date-parts" : [ [ "2007" ] ] }, "page" : "1009-1026", "title" : "Managing the risk of uncertain threshold responses: Comparison of robust, optimum, and precautionary approaches", "type" : "article-journal", "volume" : "27" }, "locator" : "1018", "suppress-author" : 1, "uris" : [ "http://www.mendeley.com/documents/?uuid=8ba7beae-d914-4d85-b1a6-9c8bb86ac4b6" ] } ], "mendeley" : { "formattedCitation" : "(2007, p. 1018)", "plainTextFormattedCitation" : "(2007, p. 1018)", "previouslyFormattedCitation" : "(2007, p. 1018)" }, "properties" : { "noteIndex" : 0 }, "schema" : "https://github.com/citation-style-language/schema/raw/master/csl-citation.json" }</w:instrText>
      </w:r>
      <w:r>
        <w:fldChar w:fldCharType="separate"/>
      </w:r>
      <w:r w:rsidRPr="00A35379">
        <w:rPr>
          <w:noProof/>
        </w:rPr>
        <w:t>(2007, p. 1018)</w:t>
      </w:r>
      <w:r>
        <w:fldChar w:fldCharType="end"/>
      </w:r>
      <w:r>
        <w:t xml:space="preserve">. A literatura em RDM sugere que </w:t>
      </w:r>
      <w:r w:rsidR="009014DE">
        <w:t>se utilize</w:t>
      </w:r>
      <w:r>
        <w:t xml:space="preserve"> o conceito de “chances” ao invés de probabilidade para a avaliação de tradeoffs, visto que há evidências de que esta maneira de raciocínio é melhor entendida pela maioria das pessoas.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2F4399" w14:paraId="4DB1FB84" w14:textId="77777777" w:rsidTr="009C4C6E">
        <w:tc>
          <w:tcPr>
            <w:tcW w:w="7792" w:type="dxa"/>
          </w:tcPr>
          <w:p w14:paraId="2097AAF8" w14:textId="77777777" w:rsidR="002F4399" w:rsidRPr="00D14BEF" w:rsidRDefault="003019C2" w:rsidP="009C4C6E">
            <w:pPr>
              <w:rPr>
                <w:iCs/>
              </w:rPr>
            </w:pPr>
            <m:oMathPara>
              <m:oMath>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e>
                </m:bar>
                <m:r>
                  <w:rPr>
                    <w:rFonts w:ascii="Cambria Math" w:hAnsi="Cambria Math"/>
                    <w:sz w:val="28"/>
                  </w:rPr>
                  <m:t xml:space="preserve">= p* </m:t>
                </m:r>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s,F</m:t>
                        </m:r>
                      </m:sub>
                    </m:sSub>
                  </m:e>
                </m:bar>
                <m:r>
                  <w:rPr>
                    <w:rFonts w:ascii="Cambria Math" w:hAnsi="Cambria Math"/>
                    <w:sz w:val="28"/>
                  </w:rPr>
                  <m:t>+</m:t>
                </m:r>
                <m:d>
                  <m:dPr>
                    <m:ctrlPr>
                      <w:rPr>
                        <w:rFonts w:ascii="Cambria Math" w:hAnsi="Cambria Math"/>
                        <w:i/>
                        <w:sz w:val="28"/>
                      </w:rPr>
                    </m:ctrlPr>
                  </m:dPr>
                  <m:e>
                    <m:r>
                      <w:rPr>
                        <w:rFonts w:ascii="Cambria Math" w:hAnsi="Cambria Math"/>
                        <w:sz w:val="28"/>
                      </w:rPr>
                      <m:t>1-p</m:t>
                    </m:r>
                  </m:e>
                </m:d>
                <m:r>
                  <w:rPr>
                    <w:rFonts w:ascii="Cambria Math" w:hAnsi="Cambria Math"/>
                    <w:sz w:val="28"/>
                  </w:rPr>
                  <m:t>*</m:t>
                </m:r>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s,S</m:t>
                        </m:r>
                      </m:sub>
                    </m:sSub>
                  </m:e>
                </m:bar>
              </m:oMath>
            </m:oMathPara>
          </w:p>
        </w:tc>
        <w:tc>
          <w:tcPr>
            <w:tcW w:w="1269" w:type="dxa"/>
            <w:vAlign w:val="center"/>
          </w:tcPr>
          <w:p w14:paraId="7586C149" w14:textId="77777777" w:rsidR="002F4399" w:rsidRDefault="002F4399" w:rsidP="009C4C6E">
            <w:pPr>
              <w:ind w:firstLine="0"/>
              <w:jc w:val="right"/>
            </w:pPr>
            <w:r>
              <w:t>(8)</w:t>
            </w:r>
          </w:p>
        </w:tc>
      </w:tr>
    </w:tbl>
    <w:p w14:paraId="400AC34E" w14:textId="77777777" w:rsidR="002F4399" w:rsidRDefault="002F4399" w:rsidP="002F4399"/>
    <w:p w14:paraId="77F364B2" w14:textId="77777777" w:rsidR="00D87261" w:rsidRDefault="00D2487F" w:rsidP="004523F8">
      <w:r>
        <w:t xml:space="preserve">Além desta informação, a análise ainda identifica as regiões nas quais a escolha de cada estratégia é robusta. Neste exemplo, as linhas apresentadas na parte superior do gráfico mostram as regiões nas quais a estratégia tem um arrependimento esperado até 20% distante da melhor estratégia.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fldChar w:fldCharType="separate"/>
      </w:r>
      <w:r w:rsidRPr="003C0F05">
        <w:rPr>
          <w:noProof/>
        </w:rPr>
        <w:t>(LEMPERT et al., 2006)</w:t>
      </w:r>
      <w:r>
        <w:fldChar w:fldCharType="end"/>
      </w:r>
      <w:r>
        <w:t>.</w:t>
      </w:r>
    </w:p>
    <w:p w14:paraId="4F6AE6F1" w14:textId="77777777" w:rsidR="00BC5B27" w:rsidRPr="00BC5B27" w:rsidRDefault="00D2487F" w:rsidP="00BC5B27">
      <w:pPr>
        <w:ind w:firstLine="737"/>
      </w:pPr>
      <w:r>
        <w:lastRenderedPageBreak/>
        <w:t>Como é possível notar,</w:t>
      </w:r>
      <w:r w:rsidR="006D237A">
        <w:t xml:space="preserve"> a abordagem RDM não determina a melhor estratégia em uma determinada situação. Ao invés disso, a abordagem utiliza informações geradas por modelos computacionais para reduzir problemas multidimensionais e incertos a um pequeno número de tradeoffs a serem ponderados por decisores. </w:t>
      </w:r>
      <w:r w:rsidR="006D237A">
        <w:fldChar w:fldCharType="begin" w:fldLock="1"/>
      </w:r>
      <w:r w:rsidR="006D237A">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6D237A">
        <w:fldChar w:fldCharType="separate"/>
      </w:r>
      <w:r w:rsidR="006D237A" w:rsidRPr="00666AF2">
        <w:rPr>
          <w:noProof/>
        </w:rPr>
        <w:t>(LEMPERT et al., 2006)</w:t>
      </w:r>
      <w:r w:rsidR="006D237A">
        <w:fldChar w:fldCharType="end"/>
      </w:r>
      <w:r w:rsidR="006D237A">
        <w:t>.</w:t>
      </w:r>
    </w:p>
    <w:p w14:paraId="532A8324" w14:textId="77777777" w:rsidR="00615FE4" w:rsidRDefault="00615FE4" w:rsidP="00615FE4">
      <w:pPr>
        <w:pStyle w:val="Ttulo3"/>
      </w:pPr>
      <w:bookmarkStart w:id="242" w:name="_Toc479347069"/>
      <w:r>
        <w:t>Quando usar o RDM</w:t>
      </w:r>
      <w:bookmarkEnd w:id="242"/>
    </w:p>
    <w:p w14:paraId="20F5E2E2" w14:textId="77777777" w:rsidR="00615FE4" w:rsidRDefault="00615FE4" w:rsidP="00615FE4">
      <w:pPr>
        <w:ind w:firstLine="737"/>
      </w:pPr>
      <w:r w:rsidRPr="00F70DA2">
        <w:t xml:space="preserve">Lempert et. al </w:t>
      </w:r>
      <w:r w:rsidRPr="00F70DA2">
        <w:fldChar w:fldCharType="begin" w:fldLock="1"/>
      </w:r>
      <w:r w:rsidRPr="00F70DA2">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"suppress-author" : 1, "uris" : [ "http://www.mendeley.com/documents/?uuid=4a76305e-bf08-4fcd-b85b-18bd106f7fb5" ] } ], "mendeley" : { "formattedCitation" : "(2006)", "plainTextFormattedCitation" : "(2006)", "previouslyFormattedCitation" : "(2006)" }, "properties" : { "noteIndex" : 0 }, "schema" : "https://github.com/citation-style-language/schema/raw/master/csl-citation.json" }</w:instrText>
      </w:r>
      <w:r w:rsidRPr="00F70DA2">
        <w:fldChar w:fldCharType="separate"/>
      </w:r>
      <w:r w:rsidRPr="00F70DA2">
        <w:rPr>
          <w:noProof/>
        </w:rPr>
        <w:t>(2006)</w:t>
      </w:r>
      <w:r w:rsidRPr="00F70DA2">
        <w:fldChar w:fldCharType="end"/>
      </w:r>
      <w:r w:rsidRPr="00F70DA2">
        <w:t xml:space="preserve"> </w:t>
      </w:r>
      <w:r>
        <w:t>procuram delimitar o campo de aplicação do RDM sugerindo características genéricas de situações nas quais o RDM pode ser útil: i) a situação pode ser caracterizada como extremamente incerta (</w:t>
      </w:r>
      <w:r w:rsidRPr="001E38FA">
        <w:rPr>
          <w:i/>
        </w:rPr>
        <w:t>deeply uncertain</w:t>
      </w:r>
      <w:r>
        <w:t xml:space="preserve">); ii) há informação suficiente para representar a situação por meio de um modelo computacional; iii) há um conjunto rico de opções a escolher. Dadas estas condições, é possível utilizar o conhecimento existente sobre o sistema (representado na forma de um ou mais modelos computacionais) para descobrir estratégias que são robustas em um maior número de futuros plausíveis.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fldChar w:fldCharType="separate"/>
      </w:r>
      <w:r w:rsidRPr="000A4671">
        <w:rPr>
          <w:noProof/>
        </w:rPr>
        <w:t>(LEMPERT et al., 2006)</w:t>
      </w:r>
      <w:r>
        <w:fldChar w:fldCharType="end"/>
      </w:r>
      <w:r>
        <w:t>.</w:t>
      </w:r>
    </w:p>
    <w:p w14:paraId="140DB3AC" w14:textId="77777777" w:rsidR="00615FE4" w:rsidRDefault="00615FE4" w:rsidP="00615FE4">
      <w:pPr>
        <w:ind w:firstLine="737"/>
      </w:pPr>
      <w:r>
        <w:t xml:space="preserve">Para facilitar a visualização das situações nas quais o RDM pode ser uma abordagem útil, Lempert et al. </w:t>
      </w:r>
      <w:r>
        <w:fldChar w:fldCharType="begin" w:fldLock="1"/>
      </w:r>
      <w:r>
        <w:instrText>ADDIN CSL_CITATION { "citationItems" : [ { "id" : "ITEM-1", "itemData" : { "DOI" : "10.1596/1813-9450-6465", "abstract" : "Ho Chi Minh City faces significant and growing flood risk. Recent risk reduction efforts may be insufficient as climate and socio-economic conditions diverge from projections made when those efforts were initially planned. Tis study demonstrates how robust decision making can help Ho Chi Minh City develop integrated flood risk management strategies in the face of such deep uncertainty. Robust decision making is an iterative, quantitative, decision support methodology designed to help policy makers identify strategies that are robust, that is, satisfying decision makers\u2019 objectives in many plausible futures, rather than being optimal in any single estimate of the future. Tis project used robust decision making to analyze flood risk management in Ho Chi Minh City\u2019s Nhieu Loc-Ti Nghe canal catchment area. It found that the soon-to-be-completed infrastructure may reduce risk in best estimates of future conditions, but it may not keep risk low in many other plausible futures. Tus, the infrastructure may not be sufficiently robust. Te analysis further suggests that adaptation and retreat measures, particularly when used adaptively, can play an important role in reducing this risk. Te study examines the conditions under which robust decision making concepts and full robust decision making analyses may prove useful in developing countries. It finds that planning efforts in developing countries should at minimum use models and data to evaluate their decisions under a wide range of conditions. Full robust decision making analyses can also augment existing planning efforts in numerous ways.", "author" : [ { "dropping-particle" : "", "family" : "Lempert", "given" : "Robert J.", "non-dropping-particle" : "", "parse-names" : false, "suffix" : "" }, { "dropping-particle" : "", "family" : "Kalra", "given" : "Nidhi", "non-dropping-particle" : "", "parse-names" : false, "suffix" : "" }, { "dropping-particle" : "", "family" : "Peyraud", "given" : "Suzanne", "non-dropping-particle" : "", "parse-names" : false, "suffix" : "" }, { "dropping-particle" : "", "family" : "Mao", "given" : "Zhimin", "non-dropping-particle" : "", "parse-names" : false, "suffix" : "" }, { "dropping-particle" : "", "family" : "Tan", "given" : "Sinh Bach", "non-dropping-particle" : "", "parse-names" : false, "suffix" : "" }, { "dropping-particle" : "", "family" : "Cira", "given" : "Dean", "non-dropping-particle" : "", "parse-names" : false, "suffix" : "" }, { "dropping-particle" : "", "family" : "Lotsch", "given" : "Alexander", "non-dropping-particle" : "", "parse-names" : false, "suffix" : "" } ], "container-title" : "World Bank", "id" : "ITEM-1", "issue" : "May", "issued" : { "date-parts" : [ [ "2013" ] ] }, "page" : "1-63", "title" : "Ensuring Robust Flood Risk Management in Ho Chi Minh City", "type" : "article-journal" }, "suppress-author" : 1, "uris" : [ "http://www.mendeley.com/documents/?uuid=492418df-3024-4b23-858a-36eb76a91bd5" ] } ], "mendeley" : { "formattedCitation" : "(2013)", "plainTextFormattedCitation" : "(2013)", "previouslyFormattedCitation" : "(2013)" }, "properties" : { "noteIndex" : 0 }, "schema" : "https://github.com/citation-style-language/schema/raw/master/csl-citation.json" }</w:instrText>
      </w:r>
      <w:r>
        <w:fldChar w:fldCharType="separate"/>
      </w:r>
      <w:r w:rsidRPr="005A2B16">
        <w:rPr>
          <w:noProof/>
        </w:rPr>
        <w:t>(2013)</w:t>
      </w:r>
      <w:r>
        <w:fldChar w:fldCharType="end"/>
      </w:r>
      <w:r>
        <w:t xml:space="preserve"> sugere uma árvore de decisão, como mostra a </w:t>
      </w:r>
      <w:r>
        <w:fldChar w:fldCharType="begin"/>
      </w:r>
      <w:r>
        <w:instrText xml:space="preserve"> REF _Ref475718831 \h </w:instrText>
      </w:r>
      <w:r>
        <w:fldChar w:fldCharType="separate"/>
      </w:r>
      <w:r w:rsidR="00C25FF3" w:rsidRPr="004C4104">
        <w:t xml:space="preserve">Figura </w:t>
      </w:r>
      <w:r w:rsidR="00C25FF3">
        <w:rPr>
          <w:noProof/>
        </w:rPr>
        <w:t>23</w:t>
      </w:r>
      <w:r>
        <w:fldChar w:fldCharType="end"/>
      </w:r>
      <w:r>
        <w:t xml:space="preserve">. Segundo esta definição, O RDM seria útil em situações onde há Incerteza “Profunda” (traduzido de </w:t>
      </w:r>
      <w:r w:rsidRPr="005A2B16">
        <w:rPr>
          <w:i/>
        </w:rPr>
        <w:t>Deep Uncertainty</w:t>
      </w:r>
      <w:r>
        <w:t xml:space="preserve">), caso contrário, as abordagens “Predizer-e-Agir” devem ser empregadas. </w:t>
      </w:r>
    </w:p>
    <w:p w14:paraId="6CB29078" w14:textId="2776A2E4" w:rsidR="00615FE4" w:rsidRPr="004C4104" w:rsidRDefault="00615FE4" w:rsidP="00615FE4">
      <w:pPr>
        <w:pStyle w:val="Legenda"/>
      </w:pPr>
      <w:bookmarkStart w:id="243" w:name="_Ref475718831"/>
      <w:bookmarkStart w:id="244" w:name="_Toc479347036"/>
      <w:r w:rsidRPr="004C4104">
        <w:t xml:space="preserve">Figura </w:t>
      </w:r>
      <w:r>
        <w:fldChar w:fldCharType="begin"/>
      </w:r>
      <w:r w:rsidRPr="004C4104">
        <w:instrText xml:space="preserve"> SEQ Figura \* ARABIC </w:instrText>
      </w:r>
      <w:r>
        <w:fldChar w:fldCharType="separate"/>
      </w:r>
      <w:r w:rsidR="001375A1">
        <w:rPr>
          <w:noProof/>
        </w:rPr>
        <w:t>26</w:t>
      </w:r>
      <w:r>
        <w:fldChar w:fldCharType="end"/>
      </w:r>
      <w:bookmarkEnd w:id="243"/>
      <w:r w:rsidRPr="004C4104">
        <w:t xml:space="preserve"> – Quando usar o RDM</w:t>
      </w:r>
      <w:r>
        <w:t xml:space="preserve"> – Uma versão simplificada</w:t>
      </w:r>
      <w:bookmarkEnd w:id="244"/>
    </w:p>
    <w:p w14:paraId="195D3445" w14:textId="77777777" w:rsidR="00615FE4" w:rsidRDefault="00615FE4" w:rsidP="00615FE4">
      <w:pPr>
        <w:ind w:firstLine="0"/>
        <w:jc w:val="center"/>
      </w:pPr>
      <w:r>
        <w:rPr>
          <w:noProof/>
        </w:rPr>
        <w:drawing>
          <wp:inline distT="0" distB="0" distL="0" distR="0" wp14:anchorId="13D00AA2" wp14:editId="2F349297">
            <wp:extent cx="5581402" cy="200313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7994" cy="2034212"/>
                    </a:xfrm>
                    <a:prstGeom prst="rect">
                      <a:avLst/>
                    </a:prstGeom>
                    <a:noFill/>
                  </pic:spPr>
                </pic:pic>
              </a:graphicData>
            </a:graphic>
          </wp:inline>
        </w:drawing>
      </w:r>
    </w:p>
    <w:p w14:paraId="27AB0B77" w14:textId="77777777" w:rsidR="00615FE4" w:rsidRDefault="00615FE4" w:rsidP="00615FE4">
      <w:pPr>
        <w:ind w:firstLine="0"/>
        <w:jc w:val="center"/>
      </w:pPr>
      <w:r>
        <w:t xml:space="preserve">Fonte: </w:t>
      </w:r>
      <w:r>
        <w:fldChar w:fldCharType="begin" w:fldLock="1"/>
      </w:r>
      <w:r>
        <w:instrText>ADDIN CSL_CITATION { "citationItems" : [ { "id" : "ITEM-1", "itemData" : { "DOI" : "10.1596/1813-9450-6465", "abstract" : "Ho Chi Minh City faces significant and growing flood risk. Recent risk reduction efforts may be insufficient as climate and socio-economic conditions diverge from projections made when those efforts were initially planned. Tis study demonstrates how robust decision making can help Ho Chi Minh City develop integrated flood risk management strategies in the face of such deep uncertainty. Robust decision making is an iterative, quantitative, decision support methodology designed to help policy makers identify strategies that are robust, that is, satisfying decision makers\u2019 objectives in many plausible futures, rather than being optimal in any single estimate of the future. Tis project used robust decision making to analyze flood risk management in Ho Chi Minh City\u2019s Nhieu Loc-Ti Nghe canal catchment area. It found that the soon-to-be-completed infrastructure may reduce risk in best estimates of future conditions, but it may not keep risk low in many other plausible futures. Tus, the infrastructure may not be sufficiently robust. Te analysis further suggests that adaptation and retreat measures, particularly when used adaptively, can play an important role in reducing this risk. Te study examines the conditions under which robust decision making concepts and full robust decision making analyses may prove useful in developing countries. It finds that planning efforts in developing countries should at minimum use models and data to evaluate their decisions under a wide range of conditions. Full robust decision making analyses can also augment existing planning efforts in numerous ways.", "author" : [ { "dropping-particle" : "", "family" : "Lempert", "given" : "Robert J.", "non-dropping-particle" : "", "parse-names" : false, "suffix" : "" }, { "dropping-particle" : "", "family" : "Kalra", "given" : "Nidhi", "non-dropping-particle" : "", "parse-names" : false, "suffix" : "" }, { "dropping-particle" : "", "family" : "Peyraud", "given" : "Suzanne", "non-dropping-particle" : "", "parse-names" : false, "suffix" : "" }, { "dropping-particle" : "", "family" : "Mao", "given" : "Zhimin", "non-dropping-particle" : "", "parse-names" : false, "suffix" : "" }, { "dropping-particle" : "", "family" : "Tan", "given" : "Sinh Bach", "non-dropping-particle" : "", "parse-names" : false, "suffix" : "" }, { "dropping-particle" : "", "family" : "Cira", "given" : "Dean", "non-dropping-particle" : "", "parse-names" : false, "suffix" : "" }, { "dropping-particle" : "", "family" : "Lotsch", "given" : "Alexander", "non-dropping-particle" : "", "parse-names" : false, "suffix" : "" } ], "container-title" : "World Bank", "id" : "ITEM-1", "issue" : "May", "issued" : { "date-parts" : [ [ "2013" ] ] }, "page" : "1-63", "title" : "Ensuring Robust Flood Risk Management in Ho Chi Minh City", "type" : "article-journal" }, "locator" : "9", "uris" : [ "http://www.mendeley.com/documents/?uuid=492418df-3024-4b23-858a-36eb76a91bd5" ] } ], "mendeley" : { "formattedCitation" : "(LEMPERT et al., 2013, p. 9)", "plainTextFormattedCitation" : "(LEMPERT et al., 2013, p. 9)", "previouslyFormattedCitation" : "(LEMPERT et al., 2013, p. 9)" }, "properties" : { "noteIndex" : 0 }, "schema" : "https://github.com/citation-style-language/schema/raw/master/csl-citation.json" }</w:instrText>
      </w:r>
      <w:r>
        <w:fldChar w:fldCharType="separate"/>
      </w:r>
      <w:r w:rsidRPr="002664FF">
        <w:rPr>
          <w:noProof/>
        </w:rPr>
        <w:t>(LEMPERT et al., 2013, p. 9)</w:t>
      </w:r>
      <w:r>
        <w:fldChar w:fldCharType="end"/>
      </w:r>
      <w:r>
        <w:t>.</w:t>
      </w:r>
    </w:p>
    <w:p w14:paraId="67E3AA3F" w14:textId="77777777" w:rsidR="00615FE4" w:rsidRDefault="00615FE4" w:rsidP="00615FE4">
      <w:pPr>
        <w:ind w:firstLine="737"/>
      </w:pPr>
      <w:r>
        <w:t xml:space="preserve">Além disso, se os experts podem ter uma noção intuitiva dos futuros mais importantes para a tomada de decisão e das consequências destas decisões </w:t>
      </w:r>
      <w:r>
        <w:lastRenderedPageBreak/>
        <w:t xml:space="preserve">(situações menos complexas), o Planejamento por Cenários pode ser empregado. </w:t>
      </w:r>
      <w:r>
        <w:fldChar w:fldCharType="begin" w:fldLock="1"/>
      </w:r>
      <w:r>
        <w:instrText>ADDIN CSL_CITATION { "citationItems" : [ { "id" : "ITEM-1", "itemData" : { "DOI" : "10.1596/1813-9450-6465", "abstract" : "Ho Chi Minh City faces significant and growing flood risk. Recent risk reduction efforts may be insufficient as climate and socio-economic conditions diverge from projections made when those efforts were initially planned. Tis study demonstrates how robust decision making can help Ho Chi Minh City develop integrated flood risk management strategies in the face of such deep uncertainty. Robust decision making is an iterative, quantitative, decision support methodology designed to help policy makers identify strategies that are robust, that is, satisfying decision makers\u2019 objectives in many plausible futures, rather than being optimal in any single estimate of the future. Tis project used robust decision making to analyze flood risk management in Ho Chi Minh City\u2019s Nhieu Loc-Ti Nghe canal catchment area. It found that the soon-to-be-completed infrastructure may reduce risk in best estimates of future conditions, but it may not keep risk low in many other plausible futures. Tus, the infrastructure may not be sufficiently robust. Te analysis further suggests that adaptation and retreat measures, particularly when used adaptively, can play an important role in reducing this risk. Te study examines the conditions under which robust decision making concepts and full robust decision making analyses may prove useful in developing countries. It finds that planning efforts in developing countries should at minimum use models and data to evaluate their decisions under a wide range of conditions. Full robust decision making analyses can also augment existing planning efforts in numerous ways.", "author" : [ { "dropping-particle" : "", "family" : "Lempert", "given" : "Robert J.", "non-dropping-particle" : "", "parse-names" : false, "suffix" : "" }, { "dropping-particle" : "", "family" : "Kalra", "given" : "Nidhi", "non-dropping-particle" : "", "parse-names" : false, "suffix" : "" }, { "dropping-particle" : "", "family" : "Peyraud", "given" : "Suzanne", "non-dropping-particle" : "", "parse-names" : false, "suffix" : "" }, { "dropping-particle" : "", "family" : "Mao", "given" : "Zhimin", "non-dropping-particle" : "", "parse-names" : false, "suffix" : "" }, { "dropping-particle" : "", "family" : "Tan", "given" : "Sinh Bach", "non-dropping-particle" : "", "parse-names" : false, "suffix" : "" }, { "dropping-particle" : "", "family" : "Cira", "given" : "Dean", "non-dropping-particle" : "", "parse-names" : false, "suffix" : "" }, { "dropping-particle" : "", "family" : "Lotsch", "given" : "Alexander", "non-dropping-particle" : "", "parse-names" : false, "suffix" : "" } ], "container-title" : "World Bank", "id" : "ITEM-1", "issue" : "May", "issued" : { "date-parts" : [ [ "2013" ] ] }, "page" : "1-63", "title" : "Ensuring Robust Flood Risk Management in Ho Chi Minh City", "type" : "article-journal" }, "uris" : [ "http://www.mendeley.com/documents/?uuid=492418df-3024-4b23-858a-36eb76a91bd5" ] } ], "mendeley" : { "formattedCitation" : "(LEMPERT et al., 2013)", "plainTextFormattedCitation" : "(LEMPERT et al., 2013)", "previouslyFormattedCitation" : "(LEMPERT et al., 2013)" }, "properties" : { "noteIndex" : 0 }, "schema" : "https://github.com/citation-style-language/schema/raw/master/csl-citation.json" }</w:instrText>
      </w:r>
      <w:r>
        <w:fldChar w:fldCharType="separate"/>
      </w:r>
      <w:r w:rsidRPr="005A2B16">
        <w:rPr>
          <w:noProof/>
        </w:rPr>
        <w:t>(LEMPERT et al., 2013)</w:t>
      </w:r>
      <w:r>
        <w:fldChar w:fldCharType="end"/>
      </w:r>
      <w:r>
        <w:t>.</w:t>
      </w:r>
    </w:p>
    <w:p w14:paraId="240720CF" w14:textId="77777777" w:rsidR="00615FE4" w:rsidRDefault="00615FE4" w:rsidP="00615FE4">
      <w:pPr>
        <w:ind w:firstLine="737"/>
      </w:pPr>
      <w:r>
        <w:t xml:space="preserve">Uma segunda maneira encontrada na literatura de delimitar o campo de aplicação do RDM e destas mesmas abordagens é exibida na </w:t>
      </w:r>
      <w:r>
        <w:fldChar w:fldCharType="begin"/>
      </w:r>
      <w:r>
        <w:instrText xml:space="preserve"> REF _Ref476139381 \h </w:instrText>
      </w:r>
      <w:r>
        <w:fldChar w:fldCharType="separate"/>
      </w:r>
      <w:r w:rsidR="00C25FF3">
        <w:t xml:space="preserve">Figura </w:t>
      </w:r>
      <w:r w:rsidR="00C25FF3">
        <w:rPr>
          <w:noProof/>
        </w:rPr>
        <w:t>24</w:t>
      </w:r>
      <w:r>
        <w:fldChar w:fldCharType="end"/>
      </w:r>
      <w:r>
        <w:t xml:space="preserve">. Esta figura adiciona a variável “Opções de Decisão / Oportunidades de </w:t>
      </w:r>
      <w:r w:rsidRPr="001E38FA">
        <w:t>Hedging</w:t>
      </w:r>
      <w:r>
        <w:t xml:space="preserve">”, indicando que pode haver problemas que não ofereçam decisões robustas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"id" : "ITEM-2", "itemData" : { "DOI" : "10.1111/j.1539-6924.2007.00940.x", "ISBN" : "02724332", "ISSN" : "02724332", "PMID" : "17958508", "abstract" : "Many commentators have suggested the need for new decision analysis approaches to better manage systems with deeply uncertain, poorly characterized risks. Most notably, policy challenges such as abrupt climate change involve potential nonlinear or threshold responses where both the triggering level and subsequent system response are poorly understood. This study uses a simple computer simulation model to compare several alternative frameworks for decision making under uncertainty -- optimal expected utility, the precautionary principle, and three different approaches to robust decision making -- for addressing the challenge of adding pollution to a lake without triggering unwanted and potentially irreversible eutrophication. The three robust decision approaches -- trading some optimal performance for less sensitivity to assumptions, satisficing over a wide range of futures, and keeping options open -- are found to identify similar strategies as the most robust choice. This study also suggests that these robust decision approaches offer a quantitative, decision analytic framework that captures the spirit of the precautionary principle while addressing some of its shortcomings. Finally, this study finds that robust strategies may be preferable to optimum strategies when the uncertainty is sufficiently deep and the set of alternative policy options is sufficiently rich.", "author" : [ { "dropping-particle" : "", "family" : "Lempert", "given" : "Robert J.", "non-dropping-particle" : "", "parse-names" : false, "suffix" : "" }, { "dropping-particle" : "", "family" : "Collins", "given" : "Myles T.", "non-dropping-particle" : "", "parse-names" : false, "suffix" : "" } ], "container-title" : "Risk Analysis", "id" : "ITEM-2", "issue" : "4", "issued" : { "date-parts" : [ [ "2007" ] ] }, "page" : "1009-1026", "title" : "Managing the risk of uncertain threshold responses: Comparison of robust, optimum, and precautionary approaches", "type" : "article-journal", "volume" : "27" }, "uris" : [ "http://www.mendeley.com/documents/?uuid=8ba7beae-d914-4d85-b1a6-9c8bb86ac4b6" ] } ], "mendeley" : { "formattedCitation" : "(LEMPERT et al., 2006; LEMPERT; COLLINS, 2007)", "plainTextFormattedCitation" : "(LEMPERT et al., 2006; LEMPERT; COLLINS, 2007)", "previouslyFormattedCitation" : "(LEMPERT et al., 2006; LEMPERT; COLLINS, 2007)" }, "properties" : { "noteIndex" : 0 }, "schema" : "https://github.com/citation-style-language/schema/raw/master/csl-citation.json" }</w:instrText>
      </w:r>
      <w:r>
        <w:fldChar w:fldCharType="separate"/>
      </w:r>
      <w:r w:rsidRPr="003411F1">
        <w:rPr>
          <w:noProof/>
        </w:rPr>
        <w:t>(LEMPERT et al., 2006; LEMPERT; COLLINS, 2007)</w:t>
      </w:r>
      <w:r>
        <w:fldChar w:fldCharType="end"/>
      </w:r>
      <w:r>
        <w:t xml:space="preserve">. Ou seja, se é sabido de antemão que não há decisão robusta em uma situação, não há porque procurar por estas soluções robustas. </w:t>
      </w:r>
      <w:r>
        <w:fldChar w:fldCharType="begin" w:fldLock="1"/>
      </w:r>
      <w:r>
        <w:instrText>ADDIN CSL_CITATION { "citationItems" : [ { "id" : "ITEM-1", "itemData" : { "URL" : "http://www.rand.org/pardee/methods/robust-decisions-2010.html", "accessed" : { "date-parts" : [ [ "2017", "2", "23" ] ] }, "author" : [ { "dropping-particle" : "", "family" : "RAND", "given" : "", "non-dropping-particle" : "", "parse-names" : false, "suffix" : "" } ], "id" : "ITEM-1", "issued" : { "date-parts" : [ [ "2010" ] ] }, "title" : "Discussions on Robust Decision Making", "type" : "webpage" }, "uris" : [ "http://www.mendeley.com/documents/?uuid=f92a223d-ad63-458b-9a42-669d12abea6c" ] } ], "mendeley" : { "formattedCitation" : "(RAND, 2010)", "plainTextFormattedCitation" : "(RAND, 2010)", "previouslyFormattedCitation" : "(RAND, 2010)" }, "properties" : { "noteIndex" : 0 }, "schema" : "https://github.com/citation-style-language/schema/raw/master/csl-citation.json" }</w:instrText>
      </w:r>
      <w:r>
        <w:fldChar w:fldCharType="separate"/>
      </w:r>
      <w:r w:rsidRPr="00382FB6">
        <w:rPr>
          <w:noProof/>
        </w:rPr>
        <w:t>(RAND, 2010)</w:t>
      </w:r>
      <w:r>
        <w:fldChar w:fldCharType="end"/>
      </w:r>
      <w:r>
        <w:t>.</w:t>
      </w:r>
    </w:p>
    <w:p w14:paraId="40826A95" w14:textId="7B15CADA" w:rsidR="00615FE4" w:rsidRDefault="00615FE4" w:rsidP="00615FE4">
      <w:pPr>
        <w:pStyle w:val="Legenda"/>
      </w:pPr>
      <w:bookmarkStart w:id="245" w:name="_Ref476139381"/>
      <w:bookmarkStart w:id="246" w:name="_Toc479347037"/>
      <w:r>
        <w:t xml:space="preserve">Figura </w:t>
      </w:r>
      <w:r w:rsidR="003019C2">
        <w:fldChar w:fldCharType="begin"/>
      </w:r>
      <w:r w:rsidR="003019C2">
        <w:instrText xml:space="preserve"> SEQ Figura \* ARABIC </w:instrText>
      </w:r>
      <w:r w:rsidR="003019C2">
        <w:fldChar w:fldCharType="separate"/>
      </w:r>
      <w:r w:rsidR="001375A1">
        <w:rPr>
          <w:noProof/>
        </w:rPr>
        <w:t>27</w:t>
      </w:r>
      <w:r w:rsidR="003019C2">
        <w:rPr>
          <w:noProof/>
        </w:rPr>
        <w:fldChar w:fldCharType="end"/>
      </w:r>
      <w:bookmarkEnd w:id="245"/>
      <w:r>
        <w:t xml:space="preserve"> – Quando usar o RDM – Outra Alternativa</w:t>
      </w:r>
      <w:bookmarkEnd w:id="246"/>
    </w:p>
    <w:p w14:paraId="663FB79C" w14:textId="77777777" w:rsidR="00615FE4" w:rsidRDefault="00615FE4" w:rsidP="00615FE4">
      <w:pPr>
        <w:ind w:firstLine="0"/>
      </w:pPr>
      <w:r>
        <w:rPr>
          <w:noProof/>
        </w:rPr>
        <w:drawing>
          <wp:inline distT="0" distB="0" distL="0" distR="0" wp14:anchorId="0EE86501" wp14:editId="0477890B">
            <wp:extent cx="5640021" cy="2886543"/>
            <wp:effectExtent l="0" t="0" r="0" b="0"/>
            <wp:docPr id="1042" name="Imagem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70900" cy="2902347"/>
                    </a:xfrm>
                    <a:prstGeom prst="rect">
                      <a:avLst/>
                    </a:prstGeom>
                    <a:noFill/>
                  </pic:spPr>
                </pic:pic>
              </a:graphicData>
            </a:graphic>
          </wp:inline>
        </w:drawing>
      </w:r>
    </w:p>
    <w:p w14:paraId="3573C193" w14:textId="77777777" w:rsidR="00615FE4" w:rsidRDefault="00615FE4" w:rsidP="00615FE4">
      <w:pPr>
        <w:ind w:firstLine="0"/>
        <w:jc w:val="center"/>
      </w:pPr>
      <w:r>
        <w:t xml:space="preserve">Fonte: </w:t>
      </w:r>
      <w:r>
        <w:fldChar w:fldCharType="begin" w:fldLock="1"/>
      </w:r>
      <w:r>
        <w:instrText>ADDIN CSL_CITATION { "citationItems" : [ { "id" : "ITEM-1", "itemData" : { "URL" : "http://www.rand.org/pardee/methods/robust-decisions-2010.html", "accessed" : { "date-parts" : [ [ "2017", "2", "23" ] ] }, "author" : [ { "dropping-particle" : "", "family" : "RAND", "given" : "", "non-dropping-particle" : "", "parse-names" : false, "suffix" : "" } ], "id" : "ITEM-1", "issued" : { "date-parts" : [ [ "2010" ] ] }, "title" : "Discussions on Robust Decision Making", "type" : "webpage" }, "uris" : [ "http://www.mendeley.com/documents/?uuid=f92a223d-ad63-458b-9a42-669d12abea6c" ] } ], "mendeley" : { "formattedCitation" : "(RAND, 2010)", "plainTextFormattedCitation" : "(RAND, 2010)", "previouslyFormattedCitation" : "(RAND, 2010)" }, "properties" : { "noteIndex" : 0 }, "schema" : "https://github.com/citation-style-language/schema/raw/master/csl-citation.json" }</w:instrText>
      </w:r>
      <w:r>
        <w:fldChar w:fldCharType="separate"/>
      </w:r>
      <w:r w:rsidRPr="00761D22">
        <w:rPr>
          <w:noProof/>
        </w:rPr>
        <w:t>(RAND, 2010)</w:t>
      </w:r>
      <w:r>
        <w:fldChar w:fldCharType="end"/>
      </w:r>
      <w:r>
        <w:t>.</w:t>
      </w:r>
    </w:p>
    <w:p w14:paraId="34D5FF71" w14:textId="77777777" w:rsidR="00B14F36" w:rsidRPr="00B14F36" w:rsidRDefault="00615FE4" w:rsidP="00B14F36">
      <w:pPr>
        <w:ind w:firstLine="737"/>
      </w:pPr>
      <w:r>
        <w:t xml:space="preserve">Uma segunda maneira encontrada na literatura de delimitar o campo de aplicação do RDM e destas mesmas abordagens é exibida na </w:t>
      </w:r>
      <w:r>
        <w:fldChar w:fldCharType="begin"/>
      </w:r>
      <w:r>
        <w:instrText xml:space="preserve"> REF _Ref476139381 \h </w:instrText>
      </w:r>
      <w:r>
        <w:fldChar w:fldCharType="separate"/>
      </w:r>
      <w:r w:rsidR="00C25FF3">
        <w:t xml:space="preserve">Figura </w:t>
      </w:r>
      <w:r w:rsidR="00C25FF3">
        <w:rPr>
          <w:noProof/>
        </w:rPr>
        <w:t>24</w:t>
      </w:r>
      <w:r>
        <w:fldChar w:fldCharType="end"/>
      </w:r>
      <w:r>
        <w:t xml:space="preserve">. Esta figura adiciona a variável “Opções de Decisão / Oportunidades de </w:t>
      </w:r>
      <w:r w:rsidRPr="001E38FA">
        <w:rPr>
          <w:i/>
        </w:rPr>
        <w:t>Hedging</w:t>
      </w:r>
      <w:r w:rsidRPr="003A6E16">
        <w:t>”</w:t>
      </w:r>
      <w:r>
        <w:t xml:space="preserve">. Tal variável é importante pois nem todos os problemas possuem um conjunto suficientemente rico de opções, o qual permita encontrar estratégias que tenham performance boa o suficiente em um conjunto amplo de possíveis futuros. Desta maneira, em algumas situações, nenhuma quantidade de esforço será suficiente para sugerir estratégias robustas.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"527", "uris" : [ "http://www.mendeley.com/documents/?uuid=4a76305e-bf08-4fcd-b85b-18bd106f7fb5" ] } ], "mendeley" : { "formattedCitation" : "(LEMPERT et al., 2006, p. 527)", "plainTextFormattedCitation" : "(LEMPERT et al., 2006, p. 527)", "previouslyFormattedCitation" : "(LEMPERT et al., 2006, p. 527)" }, "properties" : { "noteIndex" : 0 }, "schema" : "https://github.com/citation-style-language/schema/raw/master/csl-citation.json" }</w:instrText>
      </w:r>
      <w:r>
        <w:fldChar w:fldCharType="separate"/>
      </w:r>
      <w:r w:rsidRPr="00116BB3">
        <w:rPr>
          <w:noProof/>
        </w:rPr>
        <w:t>(LEMPERT et al., 2006, p. 527)</w:t>
      </w:r>
      <w:r>
        <w:fldChar w:fldCharType="end"/>
      </w:r>
      <w:r>
        <w:t>.</w:t>
      </w:r>
      <w:r w:rsidR="00B14F36">
        <w:br w:type="page"/>
      </w:r>
    </w:p>
    <w:p w14:paraId="10B56021" w14:textId="77777777" w:rsidR="00A24367" w:rsidRDefault="00240035" w:rsidP="00BC5B27">
      <w:pPr>
        <w:pStyle w:val="Ttulo1"/>
      </w:pPr>
      <w:bookmarkStart w:id="247" w:name="_Toc479347070"/>
      <w:r>
        <w:lastRenderedPageBreak/>
        <w:t>PROCEDIMENTOS METODOLÓGICOS</w:t>
      </w:r>
      <w:bookmarkEnd w:id="247"/>
    </w:p>
    <w:p w14:paraId="19358FCF" w14:textId="6F842C6D" w:rsidR="000E0FD9" w:rsidRDefault="000E0FD9" w:rsidP="000E0FD9">
      <w:pPr>
        <w:pStyle w:val="Ttulo2"/>
      </w:pPr>
      <w:bookmarkStart w:id="248" w:name="_Toc479347071"/>
      <w:r>
        <w:t>Delineamento da Pesquisa</w:t>
      </w:r>
      <w:bookmarkEnd w:id="248"/>
    </w:p>
    <w:p w14:paraId="3CA9509A" w14:textId="1AB3C1AB" w:rsidR="001375A1" w:rsidRDefault="001375A1" w:rsidP="001375A1">
      <w:bookmarkStart w:id="249" w:name="_GoBack"/>
      <w:bookmarkEnd w:id="249"/>
    </w:p>
    <w:p w14:paraId="7D198007" w14:textId="757E613F" w:rsidR="001375A1" w:rsidRDefault="001375A1" w:rsidP="001375A1">
      <w:r>
        <w:t>Método de Pesquisa: Design Science Research</w:t>
      </w:r>
    </w:p>
    <w:p w14:paraId="0C65ABB2" w14:textId="47D14A9A" w:rsidR="001375A1" w:rsidRDefault="001375A1" w:rsidP="001375A1"/>
    <w:p w14:paraId="413C28C6" w14:textId="2161EBCC" w:rsidR="001375A1" w:rsidRDefault="001375A1" w:rsidP="001375A1">
      <w:pPr>
        <w:pStyle w:val="Legenda"/>
      </w:pPr>
      <w:r>
        <w:lastRenderedPageBreak/>
        <w:t xml:space="preserve">Figura </w:t>
      </w:r>
      <w:r>
        <w:fldChar w:fldCharType="begin"/>
      </w:r>
      <w:r>
        <w:instrText xml:space="preserve"> SEQ Figura \* ARABIC </w:instrText>
      </w:r>
      <w:r>
        <w:fldChar w:fldCharType="separate"/>
      </w:r>
      <w:r>
        <w:rPr>
          <w:noProof/>
        </w:rPr>
        <w:t>28</w:t>
      </w:r>
      <w:r>
        <w:fldChar w:fldCharType="end"/>
      </w:r>
      <w:r>
        <w:t xml:space="preserve"> – Método de Pesquisa – Design Science Research</w:t>
      </w:r>
    </w:p>
    <w:p w14:paraId="4327CB83" w14:textId="652BEF93" w:rsidR="001375A1" w:rsidRDefault="001375A1" w:rsidP="001375A1">
      <w:r>
        <w:rPr>
          <w:noProof/>
        </w:rPr>
        <w:drawing>
          <wp:inline distT="0" distB="0" distL="0" distR="0" wp14:anchorId="01EAF5AE" wp14:editId="0B4AD603">
            <wp:extent cx="5108575" cy="699897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08575" cy="6998970"/>
                    </a:xfrm>
                    <a:prstGeom prst="rect">
                      <a:avLst/>
                    </a:prstGeom>
                    <a:noFill/>
                  </pic:spPr>
                </pic:pic>
              </a:graphicData>
            </a:graphic>
          </wp:inline>
        </w:drawing>
      </w:r>
    </w:p>
    <w:p w14:paraId="6192D6DB" w14:textId="08B388FA" w:rsidR="001375A1" w:rsidRPr="001375A1" w:rsidRDefault="001375A1" w:rsidP="001375A1">
      <w:pPr>
        <w:jc w:val="center"/>
      </w:pPr>
      <w:r>
        <w:t xml:space="preserve">Fonte: </w:t>
      </w:r>
      <w:r>
        <w:fldChar w:fldCharType="begin" w:fldLock="1"/>
      </w:r>
      <w:r>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"locator" : "125", "uris" : [ "http://www.mendeley.com/documents/?uuid=667eaa78-4c2d-4548-acda-57e64bb96497" ] } ], "mendeley" : { "formattedCitation" : "(DRESCH et al., 2015, p. 125)", "plainTextFormattedCitation" : "(DRESCH et al., 2015, p. 125)" }, "properties" : { "noteIndex" : 0 }, "schema" : "https://github.com/citation-style-language/schema/raw/master/csl-citation.json" }</w:instrText>
      </w:r>
      <w:r>
        <w:fldChar w:fldCharType="separate"/>
      </w:r>
      <w:r w:rsidRPr="001375A1">
        <w:rPr>
          <w:noProof/>
        </w:rPr>
        <w:t>(DRESCH et al., 2015, p. 125)</w:t>
      </w:r>
      <w:r>
        <w:fldChar w:fldCharType="end"/>
      </w:r>
    </w:p>
    <w:p w14:paraId="36DAA60E" w14:textId="77777777" w:rsidR="000E0FD9" w:rsidRDefault="000E0FD9" w:rsidP="000E0FD9">
      <w:pPr>
        <w:pStyle w:val="Ttulo2"/>
      </w:pPr>
      <w:bookmarkStart w:id="250" w:name="_Toc479347072"/>
      <w:r>
        <w:t>Método de Trabalho</w:t>
      </w:r>
      <w:bookmarkEnd w:id="250"/>
    </w:p>
    <w:p w14:paraId="7D214737" w14:textId="77777777" w:rsidR="00416AB9" w:rsidRDefault="00416AB9" w:rsidP="00416AB9">
      <w:pPr>
        <w:ind w:firstLine="0"/>
      </w:pPr>
      <w:r>
        <w:rPr>
          <w:noProof/>
        </w:rPr>
        <w:lastRenderedPageBreak/>
        <w:drawing>
          <wp:inline distT="0" distB="0" distL="0" distR="0" wp14:anchorId="78D12EE1" wp14:editId="0C005D4F">
            <wp:extent cx="5487035" cy="8455660"/>
            <wp:effectExtent l="0" t="0" r="0" b="254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7035" cy="8455660"/>
                    </a:xfrm>
                    <a:prstGeom prst="rect">
                      <a:avLst/>
                    </a:prstGeom>
                    <a:noFill/>
                  </pic:spPr>
                </pic:pic>
              </a:graphicData>
            </a:graphic>
          </wp:inline>
        </w:drawing>
      </w:r>
    </w:p>
    <w:p w14:paraId="00B60AE9" w14:textId="77777777" w:rsidR="00416AB9" w:rsidRPr="00416AB9" w:rsidRDefault="00416AB9" w:rsidP="00416AB9">
      <w:pPr>
        <w:ind w:firstLine="0"/>
      </w:pPr>
      <w:r>
        <w:rPr>
          <w:noProof/>
        </w:rPr>
        <w:lastRenderedPageBreak/>
        <w:drawing>
          <wp:inline distT="0" distB="0" distL="0" distR="0" wp14:anchorId="05086503" wp14:editId="2E17D83E">
            <wp:extent cx="5737058" cy="5868537"/>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46931" cy="5878636"/>
                    </a:xfrm>
                    <a:prstGeom prst="rect">
                      <a:avLst/>
                    </a:prstGeom>
                    <a:noFill/>
                  </pic:spPr>
                </pic:pic>
              </a:graphicData>
            </a:graphic>
          </wp:inline>
        </w:drawing>
      </w:r>
    </w:p>
    <w:p w14:paraId="62CD3EEB" w14:textId="77777777" w:rsidR="00DC2AD9" w:rsidRDefault="00DC2AD9">
      <w:pPr>
        <w:pStyle w:val="Ttulo2"/>
      </w:pPr>
      <w:bookmarkStart w:id="251" w:name="_Toc479347073"/>
      <w:r>
        <w:t>Coleta de Dados</w:t>
      </w:r>
      <w:bookmarkEnd w:id="251"/>
    </w:p>
    <w:p w14:paraId="76F3B900" w14:textId="77777777" w:rsidR="00615FE4" w:rsidRDefault="00615FE4" w:rsidP="00615FE4">
      <w:pPr>
        <w:pStyle w:val="Legenda"/>
      </w:pPr>
      <w:bookmarkStart w:id="252" w:name="_Toc479346814"/>
      <w:r>
        <w:t xml:space="preserve">Quadro </w:t>
      </w:r>
      <w:r w:rsidR="003019C2">
        <w:fldChar w:fldCharType="begin"/>
      </w:r>
      <w:r w:rsidR="003019C2">
        <w:instrText xml:space="preserve"> SEQ Quadro \* ARABIC </w:instrText>
      </w:r>
      <w:r w:rsidR="003019C2">
        <w:fldChar w:fldCharType="separate"/>
      </w:r>
      <w:r w:rsidR="00C25FF3">
        <w:rPr>
          <w:noProof/>
        </w:rPr>
        <w:t>6</w:t>
      </w:r>
      <w:r w:rsidR="003019C2">
        <w:rPr>
          <w:noProof/>
        </w:rPr>
        <w:fldChar w:fldCharType="end"/>
      </w:r>
      <w:r>
        <w:t xml:space="preserve"> – Decisões Metodológicas em uma aplicação do RDM</w:t>
      </w:r>
      <w:bookmarkEnd w:id="252"/>
    </w:p>
    <w:tbl>
      <w:tblPr>
        <w:tblStyle w:val="TabelaSimples5"/>
        <w:tblW w:w="0" w:type="auto"/>
        <w:tblLook w:val="04A0" w:firstRow="1" w:lastRow="0" w:firstColumn="1" w:lastColumn="0" w:noHBand="0" w:noVBand="1"/>
      </w:tblPr>
      <w:tblGrid>
        <w:gridCol w:w="2122"/>
        <w:gridCol w:w="6939"/>
      </w:tblGrid>
      <w:tr w:rsidR="00887AB3" w14:paraId="581FB430" w14:textId="77777777" w:rsidTr="00BC5B2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122" w:type="dxa"/>
            <w:tcBorders>
              <w:top w:val="single" w:sz="4" w:space="0" w:color="auto"/>
              <w:left w:val="single" w:sz="4" w:space="0" w:color="auto"/>
              <w:bottom w:val="single" w:sz="4" w:space="0" w:color="auto"/>
            </w:tcBorders>
          </w:tcPr>
          <w:p w14:paraId="7F0D356C" w14:textId="77777777" w:rsidR="00887AB3" w:rsidRPr="00615FE4" w:rsidRDefault="00887AB3" w:rsidP="00615FE4">
            <w:pPr>
              <w:ind w:firstLine="0"/>
              <w:jc w:val="right"/>
              <w:rPr>
                <w:b/>
              </w:rPr>
            </w:pPr>
            <w:r w:rsidRPr="00615FE4">
              <w:rPr>
                <w:b/>
              </w:rPr>
              <w:t>Etapa</w:t>
            </w:r>
          </w:p>
        </w:tc>
        <w:tc>
          <w:tcPr>
            <w:tcW w:w="6939" w:type="dxa"/>
            <w:tcBorders>
              <w:top w:val="single" w:sz="4" w:space="0" w:color="auto"/>
              <w:bottom w:val="single" w:sz="4" w:space="0" w:color="auto"/>
              <w:right w:val="single" w:sz="4" w:space="0" w:color="auto"/>
            </w:tcBorders>
          </w:tcPr>
          <w:p w14:paraId="38C77D53" w14:textId="77777777" w:rsidR="00887AB3" w:rsidRPr="00615FE4" w:rsidRDefault="00887AB3" w:rsidP="00DC2AD9">
            <w:pPr>
              <w:ind w:firstLine="0"/>
              <w:cnfStyle w:val="100000000000" w:firstRow="1" w:lastRow="0" w:firstColumn="0" w:lastColumn="0" w:oddVBand="0" w:evenVBand="0" w:oddHBand="0" w:evenHBand="0" w:firstRowFirstColumn="0" w:firstRowLastColumn="0" w:lastRowFirstColumn="0" w:lastRowLastColumn="0"/>
              <w:rPr>
                <w:b/>
              </w:rPr>
            </w:pPr>
            <w:r w:rsidRPr="00615FE4">
              <w:rPr>
                <w:b/>
              </w:rPr>
              <w:t>Decis</w:t>
            </w:r>
            <w:r w:rsidR="00615FE4" w:rsidRPr="00615FE4">
              <w:rPr>
                <w:b/>
              </w:rPr>
              <w:t>ões e Questões a Considerar</w:t>
            </w:r>
          </w:p>
        </w:tc>
      </w:tr>
      <w:tr w:rsidR="00615FE4" w14:paraId="76C12DCD" w14:textId="77777777" w:rsidTr="00BC5B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Borders>
              <w:top w:val="single" w:sz="4" w:space="0" w:color="auto"/>
              <w:left w:val="single" w:sz="4" w:space="0" w:color="auto"/>
            </w:tcBorders>
            <w:vAlign w:val="center"/>
          </w:tcPr>
          <w:p w14:paraId="535089E0" w14:textId="77777777" w:rsidR="00615FE4" w:rsidRPr="00615FE4" w:rsidRDefault="00615FE4" w:rsidP="00615FE4">
            <w:pPr>
              <w:ind w:firstLine="0"/>
              <w:jc w:val="right"/>
              <w:rPr>
                <w:i w:val="0"/>
                <w:iCs w:val="0"/>
              </w:rPr>
            </w:pPr>
            <w:r>
              <w:t xml:space="preserve">1. Estruturação da Decisão </w:t>
            </w:r>
          </w:p>
        </w:tc>
        <w:tc>
          <w:tcPr>
            <w:tcW w:w="6939" w:type="dxa"/>
            <w:tcBorders>
              <w:top w:val="single" w:sz="4" w:space="0" w:color="auto"/>
              <w:right w:val="single" w:sz="4" w:space="0" w:color="auto"/>
            </w:tcBorders>
          </w:tcPr>
          <w:p w14:paraId="53C63A8E" w14:textId="77777777" w:rsidR="00615FE4" w:rsidRDefault="00615FE4" w:rsidP="00DC2AD9">
            <w:pPr>
              <w:ind w:firstLine="0"/>
              <w:cnfStyle w:val="000000100000" w:firstRow="0" w:lastRow="0" w:firstColumn="0" w:lastColumn="0" w:oddVBand="0" w:evenVBand="0" w:oddHBand="1" w:evenHBand="0" w:firstRowFirstColumn="0" w:firstRowLastColumn="0" w:lastRowFirstColumn="0" w:lastRowLastColumn="0"/>
            </w:pPr>
            <w:r>
              <w:t>X - Quais Incertezas Considerar?</w:t>
            </w:r>
          </w:p>
        </w:tc>
      </w:tr>
      <w:tr w:rsidR="00615FE4" w14:paraId="1F9EC578" w14:textId="77777777" w:rsidTr="00BC5B27">
        <w:tc>
          <w:tcPr>
            <w:cnfStyle w:val="001000000000" w:firstRow="0" w:lastRow="0" w:firstColumn="1" w:lastColumn="0" w:oddVBand="0" w:evenVBand="0" w:oddHBand="0" w:evenHBand="0" w:firstRowFirstColumn="0" w:firstRowLastColumn="0" w:lastRowFirstColumn="0" w:lastRowLastColumn="0"/>
            <w:tcW w:w="2122" w:type="dxa"/>
            <w:vMerge/>
            <w:tcBorders>
              <w:left w:val="single" w:sz="4" w:space="0" w:color="auto"/>
            </w:tcBorders>
            <w:vAlign w:val="center"/>
          </w:tcPr>
          <w:p w14:paraId="6C0717F7" w14:textId="77777777" w:rsidR="00615FE4" w:rsidRDefault="00615FE4" w:rsidP="00615FE4">
            <w:pPr>
              <w:jc w:val="right"/>
            </w:pPr>
          </w:p>
        </w:tc>
        <w:tc>
          <w:tcPr>
            <w:tcW w:w="6939" w:type="dxa"/>
            <w:tcBorders>
              <w:right w:val="single" w:sz="4" w:space="0" w:color="auto"/>
            </w:tcBorders>
          </w:tcPr>
          <w:p w14:paraId="672F60BB" w14:textId="77777777" w:rsidR="00615FE4" w:rsidRDefault="00615FE4" w:rsidP="00DC2AD9">
            <w:pPr>
              <w:ind w:firstLine="0"/>
              <w:cnfStyle w:val="000000000000" w:firstRow="0" w:lastRow="0" w:firstColumn="0" w:lastColumn="0" w:oddVBand="0" w:evenVBand="0" w:oddHBand="0" w:evenHBand="0" w:firstRowFirstColumn="0" w:firstRowLastColumn="0" w:lastRowFirstColumn="0" w:lastRowLastColumn="0"/>
            </w:pPr>
            <w:r>
              <w:t>L - Quais Estratégias Considerar? Quantos “graus de liberadade”?</w:t>
            </w:r>
          </w:p>
        </w:tc>
      </w:tr>
      <w:tr w:rsidR="00615FE4" w14:paraId="4CF379E1" w14:textId="77777777" w:rsidTr="00BC5B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Borders>
              <w:left w:val="single" w:sz="4" w:space="0" w:color="auto"/>
            </w:tcBorders>
            <w:vAlign w:val="center"/>
          </w:tcPr>
          <w:p w14:paraId="290A56C6" w14:textId="77777777" w:rsidR="00615FE4" w:rsidRDefault="00615FE4" w:rsidP="00615FE4">
            <w:pPr>
              <w:jc w:val="right"/>
            </w:pPr>
          </w:p>
        </w:tc>
        <w:tc>
          <w:tcPr>
            <w:tcW w:w="6939" w:type="dxa"/>
            <w:tcBorders>
              <w:right w:val="single" w:sz="4" w:space="0" w:color="auto"/>
            </w:tcBorders>
          </w:tcPr>
          <w:p w14:paraId="0CAFBD07" w14:textId="77777777" w:rsidR="00615FE4" w:rsidRDefault="00615FE4" w:rsidP="00DC2AD9">
            <w:pPr>
              <w:ind w:firstLine="0"/>
              <w:cnfStyle w:val="000000100000" w:firstRow="0" w:lastRow="0" w:firstColumn="0" w:lastColumn="0" w:oddVBand="0" w:evenVBand="0" w:oddHBand="1" w:evenHBand="0" w:firstRowFirstColumn="0" w:firstRowLastColumn="0" w:lastRowFirstColumn="0" w:lastRowLastColumn="0"/>
            </w:pPr>
            <w:r>
              <w:t>R - Quais Relações (Modelo) Considerar?</w:t>
            </w:r>
          </w:p>
        </w:tc>
      </w:tr>
      <w:tr w:rsidR="00615FE4" w14:paraId="322BAE52" w14:textId="77777777" w:rsidTr="00BC5B27">
        <w:tc>
          <w:tcPr>
            <w:cnfStyle w:val="001000000000" w:firstRow="0" w:lastRow="0" w:firstColumn="1" w:lastColumn="0" w:oddVBand="0" w:evenVBand="0" w:oddHBand="0" w:evenHBand="0" w:firstRowFirstColumn="0" w:firstRowLastColumn="0" w:lastRowFirstColumn="0" w:lastRowLastColumn="0"/>
            <w:tcW w:w="2122" w:type="dxa"/>
            <w:vMerge/>
            <w:tcBorders>
              <w:left w:val="single" w:sz="4" w:space="0" w:color="auto"/>
              <w:bottom w:val="single" w:sz="4" w:space="0" w:color="auto"/>
            </w:tcBorders>
            <w:vAlign w:val="center"/>
          </w:tcPr>
          <w:p w14:paraId="33977964" w14:textId="77777777" w:rsidR="00615FE4" w:rsidRDefault="00615FE4" w:rsidP="00615FE4">
            <w:pPr>
              <w:ind w:firstLine="0"/>
              <w:jc w:val="right"/>
            </w:pPr>
          </w:p>
        </w:tc>
        <w:tc>
          <w:tcPr>
            <w:tcW w:w="6939" w:type="dxa"/>
            <w:tcBorders>
              <w:bottom w:val="single" w:sz="4" w:space="0" w:color="auto"/>
              <w:right w:val="single" w:sz="4" w:space="0" w:color="auto"/>
            </w:tcBorders>
          </w:tcPr>
          <w:p w14:paraId="5518C433" w14:textId="77777777" w:rsidR="00615FE4" w:rsidRDefault="00615FE4" w:rsidP="00DC2AD9">
            <w:pPr>
              <w:ind w:firstLine="0"/>
              <w:cnfStyle w:val="000000000000" w:firstRow="0" w:lastRow="0" w:firstColumn="0" w:lastColumn="0" w:oddVBand="0" w:evenVBand="0" w:oddHBand="0" w:evenHBand="0" w:firstRowFirstColumn="0" w:firstRowLastColumn="0" w:lastRowFirstColumn="0" w:lastRowLastColumn="0"/>
            </w:pPr>
            <w:r>
              <w:t>M - Que Medidas de Performance Considerar?</w:t>
            </w:r>
          </w:p>
        </w:tc>
      </w:tr>
      <w:tr w:rsidR="00615FE4" w14:paraId="2DC23C7D" w14:textId="77777777" w:rsidTr="00BC5B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Borders>
              <w:top w:val="single" w:sz="4" w:space="0" w:color="auto"/>
              <w:left w:val="single" w:sz="4" w:space="0" w:color="auto"/>
            </w:tcBorders>
            <w:vAlign w:val="center"/>
          </w:tcPr>
          <w:p w14:paraId="50CB58CE" w14:textId="77777777" w:rsidR="00615FE4" w:rsidRPr="00615FE4" w:rsidRDefault="00615FE4" w:rsidP="00615FE4">
            <w:pPr>
              <w:ind w:firstLine="0"/>
              <w:jc w:val="right"/>
              <w:rPr>
                <w:i w:val="0"/>
                <w:iCs w:val="0"/>
              </w:rPr>
            </w:pPr>
            <w:r>
              <w:t>2. Geração de Casos</w:t>
            </w:r>
          </w:p>
        </w:tc>
        <w:tc>
          <w:tcPr>
            <w:tcW w:w="6939" w:type="dxa"/>
            <w:tcBorders>
              <w:top w:val="single" w:sz="4" w:space="0" w:color="auto"/>
              <w:right w:val="single" w:sz="4" w:space="0" w:color="auto"/>
            </w:tcBorders>
          </w:tcPr>
          <w:p w14:paraId="241AA896" w14:textId="77777777" w:rsidR="00615FE4" w:rsidRDefault="00615FE4" w:rsidP="00DC2AD9">
            <w:pPr>
              <w:ind w:firstLine="0"/>
              <w:cnfStyle w:val="000000100000" w:firstRow="0" w:lastRow="0" w:firstColumn="0" w:lastColumn="0" w:oddVBand="0" w:evenVBand="0" w:oddHBand="1" w:evenHBand="0" w:firstRowFirstColumn="0" w:firstRowLastColumn="0" w:lastRowFirstColumn="0" w:lastRowLastColumn="0"/>
            </w:pPr>
            <w:r>
              <w:t>Que Estratégia de Amostragem Considerar?</w:t>
            </w:r>
          </w:p>
        </w:tc>
      </w:tr>
      <w:tr w:rsidR="00615FE4" w14:paraId="2F794B16" w14:textId="77777777" w:rsidTr="00BC5B27">
        <w:tc>
          <w:tcPr>
            <w:cnfStyle w:val="001000000000" w:firstRow="0" w:lastRow="0" w:firstColumn="1" w:lastColumn="0" w:oddVBand="0" w:evenVBand="0" w:oddHBand="0" w:evenHBand="0" w:firstRowFirstColumn="0" w:firstRowLastColumn="0" w:lastRowFirstColumn="0" w:lastRowLastColumn="0"/>
            <w:tcW w:w="2122" w:type="dxa"/>
            <w:vMerge/>
            <w:tcBorders>
              <w:left w:val="single" w:sz="4" w:space="0" w:color="auto"/>
            </w:tcBorders>
            <w:vAlign w:val="center"/>
          </w:tcPr>
          <w:p w14:paraId="0F975184" w14:textId="77777777" w:rsidR="00615FE4" w:rsidRDefault="00615FE4" w:rsidP="00615FE4">
            <w:pPr>
              <w:jc w:val="right"/>
            </w:pPr>
          </w:p>
        </w:tc>
        <w:tc>
          <w:tcPr>
            <w:tcW w:w="6939" w:type="dxa"/>
            <w:tcBorders>
              <w:right w:val="single" w:sz="4" w:space="0" w:color="auto"/>
            </w:tcBorders>
          </w:tcPr>
          <w:p w14:paraId="3B1F0115" w14:textId="77777777" w:rsidR="00615FE4" w:rsidRDefault="00615FE4" w:rsidP="00DC2AD9">
            <w:pPr>
              <w:ind w:firstLine="0"/>
              <w:cnfStyle w:val="000000000000" w:firstRow="0" w:lastRow="0" w:firstColumn="0" w:lastColumn="0" w:oddVBand="0" w:evenVBand="0" w:oddHBand="0" w:evenHBand="0" w:firstRowFirstColumn="0" w:firstRowLastColumn="0" w:lastRowFirstColumn="0" w:lastRowLastColumn="0"/>
            </w:pPr>
            <w:r>
              <w:t>Que Ranges de Incerteza Considerar?</w:t>
            </w:r>
          </w:p>
        </w:tc>
      </w:tr>
      <w:tr w:rsidR="00615FE4" w14:paraId="6D891AE6" w14:textId="77777777" w:rsidTr="00BC5B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Borders>
              <w:left w:val="single" w:sz="4" w:space="0" w:color="auto"/>
            </w:tcBorders>
            <w:vAlign w:val="center"/>
          </w:tcPr>
          <w:p w14:paraId="5B425745" w14:textId="77777777" w:rsidR="00615FE4" w:rsidRDefault="00615FE4" w:rsidP="00615FE4">
            <w:pPr>
              <w:jc w:val="right"/>
            </w:pPr>
          </w:p>
        </w:tc>
        <w:tc>
          <w:tcPr>
            <w:tcW w:w="6939" w:type="dxa"/>
            <w:tcBorders>
              <w:right w:val="single" w:sz="4" w:space="0" w:color="auto"/>
            </w:tcBorders>
          </w:tcPr>
          <w:p w14:paraId="1B1AC876" w14:textId="77777777" w:rsidR="00615FE4" w:rsidRDefault="00615FE4" w:rsidP="00DC2AD9">
            <w:pPr>
              <w:ind w:firstLine="0"/>
              <w:cnfStyle w:val="000000100000" w:firstRow="0" w:lastRow="0" w:firstColumn="0" w:lastColumn="0" w:oddVBand="0" w:evenVBand="0" w:oddHBand="1" w:evenHBand="0" w:firstRowFirstColumn="0" w:firstRowLastColumn="0" w:lastRowFirstColumn="0" w:lastRowLastColumn="0"/>
            </w:pPr>
            <w:r>
              <w:t>Quantos Casos Analisar?</w:t>
            </w:r>
          </w:p>
        </w:tc>
      </w:tr>
      <w:tr w:rsidR="00615FE4" w14:paraId="095B4C01" w14:textId="77777777" w:rsidTr="00BC5B27">
        <w:tc>
          <w:tcPr>
            <w:cnfStyle w:val="001000000000" w:firstRow="0" w:lastRow="0" w:firstColumn="1" w:lastColumn="0" w:oddVBand="0" w:evenVBand="0" w:oddHBand="0" w:evenHBand="0" w:firstRowFirstColumn="0" w:firstRowLastColumn="0" w:lastRowFirstColumn="0" w:lastRowLastColumn="0"/>
            <w:tcW w:w="2122" w:type="dxa"/>
            <w:vMerge/>
            <w:tcBorders>
              <w:left w:val="single" w:sz="4" w:space="0" w:color="auto"/>
              <w:bottom w:val="single" w:sz="4" w:space="0" w:color="auto"/>
            </w:tcBorders>
            <w:vAlign w:val="center"/>
          </w:tcPr>
          <w:p w14:paraId="3FD9E70F" w14:textId="77777777" w:rsidR="00615FE4" w:rsidRDefault="00615FE4" w:rsidP="00615FE4">
            <w:pPr>
              <w:ind w:firstLine="0"/>
              <w:jc w:val="right"/>
            </w:pPr>
          </w:p>
        </w:tc>
        <w:tc>
          <w:tcPr>
            <w:tcW w:w="6939" w:type="dxa"/>
            <w:tcBorders>
              <w:bottom w:val="single" w:sz="4" w:space="0" w:color="auto"/>
              <w:right w:val="single" w:sz="4" w:space="0" w:color="auto"/>
            </w:tcBorders>
          </w:tcPr>
          <w:p w14:paraId="25820DE2" w14:textId="77777777" w:rsidR="00615FE4" w:rsidRDefault="00615FE4" w:rsidP="00DC2AD9">
            <w:pPr>
              <w:ind w:firstLine="0"/>
              <w:cnfStyle w:val="000000000000" w:firstRow="0" w:lastRow="0" w:firstColumn="0" w:lastColumn="0" w:oddVBand="0" w:evenVBand="0" w:oddHBand="0" w:evenHBand="0" w:firstRowFirstColumn="0" w:firstRowLastColumn="0" w:lastRowFirstColumn="0" w:lastRowLastColumn="0"/>
            </w:pPr>
            <w:r>
              <w:t>Como Avaliar a Plausibilidade dos Resultados?</w:t>
            </w:r>
          </w:p>
        </w:tc>
      </w:tr>
      <w:tr w:rsidR="00615FE4" w14:paraId="7DDF4457" w14:textId="77777777" w:rsidTr="00BC5B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Borders>
              <w:top w:val="single" w:sz="4" w:space="0" w:color="auto"/>
              <w:left w:val="single" w:sz="4" w:space="0" w:color="auto"/>
            </w:tcBorders>
            <w:vAlign w:val="center"/>
          </w:tcPr>
          <w:p w14:paraId="0E7F7EFC" w14:textId="77777777" w:rsidR="00615FE4" w:rsidRPr="00615FE4" w:rsidRDefault="00615FE4" w:rsidP="00615FE4">
            <w:pPr>
              <w:ind w:firstLine="0"/>
              <w:jc w:val="right"/>
              <w:rPr>
                <w:i w:val="0"/>
                <w:iCs w:val="0"/>
              </w:rPr>
            </w:pPr>
            <w:r>
              <w:t>3. Descoberta de Cenários</w:t>
            </w:r>
          </w:p>
        </w:tc>
        <w:tc>
          <w:tcPr>
            <w:tcW w:w="6939" w:type="dxa"/>
            <w:tcBorders>
              <w:top w:val="single" w:sz="4" w:space="0" w:color="auto"/>
              <w:right w:val="single" w:sz="4" w:space="0" w:color="auto"/>
            </w:tcBorders>
          </w:tcPr>
          <w:p w14:paraId="4C373B00" w14:textId="77777777" w:rsidR="00615FE4" w:rsidRDefault="00615FE4" w:rsidP="00DC2AD9">
            <w:pPr>
              <w:ind w:firstLine="0"/>
              <w:cnfStyle w:val="000000100000" w:firstRow="0" w:lastRow="0" w:firstColumn="0" w:lastColumn="0" w:oddVBand="0" w:evenVBand="0" w:oddHBand="1" w:evenHBand="0" w:firstRowFirstColumn="0" w:firstRowLastColumn="0" w:lastRowFirstColumn="0" w:lastRowLastColumn="0"/>
            </w:pPr>
            <w:r>
              <w:t>Que estratégia de ordenação de estratégias candidatas considerar?</w:t>
            </w:r>
          </w:p>
        </w:tc>
      </w:tr>
      <w:tr w:rsidR="00615FE4" w14:paraId="13C99374" w14:textId="77777777" w:rsidTr="00BC5B27">
        <w:tc>
          <w:tcPr>
            <w:cnfStyle w:val="001000000000" w:firstRow="0" w:lastRow="0" w:firstColumn="1" w:lastColumn="0" w:oddVBand="0" w:evenVBand="0" w:oddHBand="0" w:evenHBand="0" w:firstRowFirstColumn="0" w:firstRowLastColumn="0" w:lastRowFirstColumn="0" w:lastRowLastColumn="0"/>
            <w:tcW w:w="2122" w:type="dxa"/>
            <w:vMerge/>
            <w:tcBorders>
              <w:left w:val="single" w:sz="4" w:space="0" w:color="auto"/>
            </w:tcBorders>
            <w:vAlign w:val="center"/>
          </w:tcPr>
          <w:p w14:paraId="794DB989" w14:textId="77777777" w:rsidR="00615FE4" w:rsidRDefault="00615FE4" w:rsidP="00615FE4">
            <w:pPr>
              <w:jc w:val="right"/>
            </w:pPr>
          </w:p>
        </w:tc>
        <w:tc>
          <w:tcPr>
            <w:tcW w:w="6939" w:type="dxa"/>
            <w:tcBorders>
              <w:right w:val="single" w:sz="4" w:space="0" w:color="auto"/>
            </w:tcBorders>
          </w:tcPr>
          <w:p w14:paraId="35D3A765" w14:textId="77777777" w:rsidR="00615FE4" w:rsidRDefault="00615FE4" w:rsidP="00DC2AD9">
            <w:pPr>
              <w:ind w:firstLine="0"/>
              <w:cnfStyle w:val="000000000000" w:firstRow="0" w:lastRow="0" w:firstColumn="0" w:lastColumn="0" w:oddVBand="0" w:evenVBand="0" w:oddHBand="0" w:evenHBand="0" w:firstRowFirstColumn="0" w:firstRowLastColumn="0" w:lastRowFirstColumn="0" w:lastRowLastColumn="0"/>
            </w:pPr>
            <w:r>
              <w:t>Que estratégias candidatas avaliar?</w:t>
            </w:r>
          </w:p>
        </w:tc>
      </w:tr>
      <w:tr w:rsidR="00615FE4" w14:paraId="4533CAEA" w14:textId="77777777" w:rsidTr="00BC5B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Borders>
              <w:left w:val="single" w:sz="4" w:space="0" w:color="auto"/>
            </w:tcBorders>
            <w:vAlign w:val="center"/>
          </w:tcPr>
          <w:p w14:paraId="372A80BD" w14:textId="77777777" w:rsidR="00615FE4" w:rsidRDefault="00615FE4" w:rsidP="00615FE4">
            <w:pPr>
              <w:jc w:val="right"/>
            </w:pPr>
          </w:p>
        </w:tc>
        <w:tc>
          <w:tcPr>
            <w:tcW w:w="6939" w:type="dxa"/>
            <w:tcBorders>
              <w:right w:val="single" w:sz="4" w:space="0" w:color="auto"/>
            </w:tcBorders>
          </w:tcPr>
          <w:p w14:paraId="7499A3F4" w14:textId="77777777" w:rsidR="00615FE4" w:rsidRDefault="00615FE4" w:rsidP="00DC2AD9">
            <w:pPr>
              <w:ind w:firstLine="0"/>
              <w:cnfStyle w:val="000000100000" w:firstRow="0" w:lastRow="0" w:firstColumn="0" w:lastColumn="0" w:oddVBand="0" w:evenVBand="0" w:oddHBand="1" w:evenHBand="0" w:firstRowFirstColumn="0" w:firstRowLastColumn="0" w:lastRowFirstColumn="0" w:lastRowLastColumn="0"/>
            </w:pPr>
            <w:r>
              <w:t>Que ferramentas analíticas usar para descobrir o s cenários?</w:t>
            </w:r>
          </w:p>
        </w:tc>
      </w:tr>
      <w:tr w:rsidR="00615FE4" w14:paraId="0291BB49" w14:textId="77777777" w:rsidTr="00BC5B27">
        <w:tc>
          <w:tcPr>
            <w:cnfStyle w:val="001000000000" w:firstRow="0" w:lastRow="0" w:firstColumn="1" w:lastColumn="0" w:oddVBand="0" w:evenVBand="0" w:oddHBand="0" w:evenHBand="0" w:firstRowFirstColumn="0" w:firstRowLastColumn="0" w:lastRowFirstColumn="0" w:lastRowLastColumn="0"/>
            <w:tcW w:w="2122" w:type="dxa"/>
            <w:vMerge/>
            <w:tcBorders>
              <w:left w:val="single" w:sz="4" w:space="0" w:color="auto"/>
            </w:tcBorders>
            <w:vAlign w:val="center"/>
          </w:tcPr>
          <w:p w14:paraId="6EFC55D6" w14:textId="77777777" w:rsidR="00615FE4" w:rsidRDefault="00615FE4" w:rsidP="00615FE4">
            <w:pPr>
              <w:jc w:val="right"/>
            </w:pPr>
          </w:p>
        </w:tc>
        <w:tc>
          <w:tcPr>
            <w:tcW w:w="6939" w:type="dxa"/>
            <w:tcBorders>
              <w:right w:val="single" w:sz="4" w:space="0" w:color="auto"/>
            </w:tcBorders>
          </w:tcPr>
          <w:p w14:paraId="6175E2FC" w14:textId="77777777" w:rsidR="00615FE4" w:rsidRDefault="00615FE4" w:rsidP="00DC2AD9">
            <w:pPr>
              <w:ind w:firstLine="0"/>
              <w:cnfStyle w:val="000000000000" w:firstRow="0" w:lastRow="0" w:firstColumn="0" w:lastColumn="0" w:oddVBand="0" w:evenVBand="0" w:oddHBand="0" w:evenHBand="0" w:firstRowFirstColumn="0" w:firstRowLastColumn="0" w:lastRowFirstColumn="0" w:lastRowLastColumn="0"/>
            </w:pPr>
            <w:r>
              <w:t>Que critérios de escolha dos cenários serão usados? (densidade, cobertura, etc.)</w:t>
            </w:r>
          </w:p>
        </w:tc>
      </w:tr>
      <w:tr w:rsidR="00615FE4" w14:paraId="30648A15" w14:textId="77777777" w:rsidTr="00BC5B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Borders>
              <w:left w:val="single" w:sz="4" w:space="0" w:color="auto"/>
            </w:tcBorders>
            <w:vAlign w:val="center"/>
          </w:tcPr>
          <w:p w14:paraId="2BCA9BEA" w14:textId="77777777" w:rsidR="00615FE4" w:rsidRDefault="00615FE4" w:rsidP="00615FE4">
            <w:pPr>
              <w:jc w:val="right"/>
            </w:pPr>
          </w:p>
        </w:tc>
        <w:tc>
          <w:tcPr>
            <w:tcW w:w="6939" w:type="dxa"/>
            <w:tcBorders>
              <w:right w:val="single" w:sz="4" w:space="0" w:color="auto"/>
            </w:tcBorders>
          </w:tcPr>
          <w:p w14:paraId="16CC22ED" w14:textId="77777777" w:rsidR="00615FE4" w:rsidRDefault="00615FE4" w:rsidP="00DC2AD9">
            <w:pPr>
              <w:ind w:firstLine="0"/>
              <w:cnfStyle w:val="000000100000" w:firstRow="0" w:lastRow="0" w:firstColumn="0" w:lastColumn="0" w:oddVBand="0" w:evenVBand="0" w:oddHBand="1" w:evenHBand="0" w:firstRowFirstColumn="0" w:firstRowLastColumn="0" w:lastRowFirstColumn="0" w:lastRowLastColumn="0"/>
            </w:pPr>
            <w:r>
              <w:t>Que critérios de avaliação dos cenários serão usados? (densidade, cobertura, etc.)</w:t>
            </w:r>
          </w:p>
        </w:tc>
      </w:tr>
      <w:tr w:rsidR="00615FE4" w14:paraId="70389731" w14:textId="77777777" w:rsidTr="00BC5B27">
        <w:tc>
          <w:tcPr>
            <w:cnfStyle w:val="001000000000" w:firstRow="0" w:lastRow="0" w:firstColumn="1" w:lastColumn="0" w:oddVBand="0" w:evenVBand="0" w:oddHBand="0" w:evenHBand="0" w:firstRowFirstColumn="0" w:firstRowLastColumn="0" w:lastRowFirstColumn="0" w:lastRowLastColumn="0"/>
            <w:tcW w:w="2122" w:type="dxa"/>
            <w:vMerge/>
            <w:tcBorders>
              <w:left w:val="single" w:sz="4" w:space="0" w:color="auto"/>
              <w:bottom w:val="single" w:sz="4" w:space="0" w:color="auto"/>
            </w:tcBorders>
            <w:vAlign w:val="center"/>
          </w:tcPr>
          <w:p w14:paraId="1C121302" w14:textId="77777777" w:rsidR="00615FE4" w:rsidRDefault="00615FE4" w:rsidP="00615FE4">
            <w:pPr>
              <w:ind w:firstLine="0"/>
              <w:jc w:val="right"/>
            </w:pPr>
          </w:p>
        </w:tc>
        <w:tc>
          <w:tcPr>
            <w:tcW w:w="6939" w:type="dxa"/>
            <w:tcBorders>
              <w:bottom w:val="single" w:sz="4" w:space="0" w:color="auto"/>
              <w:right w:val="single" w:sz="4" w:space="0" w:color="auto"/>
            </w:tcBorders>
          </w:tcPr>
          <w:p w14:paraId="7C700339" w14:textId="77777777" w:rsidR="00615FE4" w:rsidRDefault="00615FE4" w:rsidP="00DC2AD9">
            <w:pPr>
              <w:ind w:firstLine="0"/>
              <w:cnfStyle w:val="000000000000" w:firstRow="0" w:lastRow="0" w:firstColumn="0" w:lastColumn="0" w:oddVBand="0" w:evenVBand="0" w:oddHBand="0" w:evenHBand="0" w:firstRowFirstColumn="0" w:firstRowLastColumn="0" w:lastRowFirstColumn="0" w:lastRowLastColumn="0"/>
            </w:pPr>
            <w:r>
              <w:t>Quantos cenários serão considerados?</w:t>
            </w:r>
          </w:p>
        </w:tc>
      </w:tr>
      <w:tr w:rsidR="00615FE4" w14:paraId="4D338007" w14:textId="77777777" w:rsidTr="00BC5B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Borders>
              <w:top w:val="single" w:sz="4" w:space="0" w:color="auto"/>
              <w:left w:val="single" w:sz="4" w:space="0" w:color="auto"/>
            </w:tcBorders>
            <w:vAlign w:val="center"/>
          </w:tcPr>
          <w:p w14:paraId="460D2BCF" w14:textId="77777777" w:rsidR="00615FE4" w:rsidRPr="00615FE4" w:rsidRDefault="00615FE4" w:rsidP="00615FE4">
            <w:pPr>
              <w:ind w:firstLine="0"/>
              <w:jc w:val="right"/>
              <w:rPr>
                <w:i w:val="0"/>
                <w:iCs w:val="0"/>
              </w:rPr>
            </w:pPr>
            <w:r>
              <w:t>4. Avaliação de Tradeoffs</w:t>
            </w:r>
          </w:p>
        </w:tc>
        <w:tc>
          <w:tcPr>
            <w:tcW w:w="6939" w:type="dxa"/>
            <w:tcBorders>
              <w:top w:val="single" w:sz="4" w:space="0" w:color="auto"/>
              <w:right w:val="single" w:sz="4" w:space="0" w:color="auto"/>
            </w:tcBorders>
          </w:tcPr>
          <w:p w14:paraId="02568B88" w14:textId="77777777" w:rsidR="00615FE4" w:rsidRDefault="00615FE4" w:rsidP="00DC2AD9">
            <w:pPr>
              <w:ind w:firstLine="0"/>
              <w:cnfStyle w:val="000000100000" w:firstRow="0" w:lastRow="0" w:firstColumn="0" w:lastColumn="0" w:oddVBand="0" w:evenVBand="0" w:oddHBand="1" w:evenHBand="0" w:firstRowFirstColumn="0" w:firstRowLastColumn="0" w:lastRowFirstColumn="0" w:lastRowLastColumn="0"/>
            </w:pPr>
            <w:r>
              <w:t>Como encontrar estratégias na “fronteira de eficiência”? Que critério considerar para elencar estratégias que competem entre si?</w:t>
            </w:r>
          </w:p>
        </w:tc>
      </w:tr>
      <w:tr w:rsidR="00615FE4" w14:paraId="38712194" w14:textId="77777777" w:rsidTr="00BC5B27">
        <w:tc>
          <w:tcPr>
            <w:cnfStyle w:val="001000000000" w:firstRow="0" w:lastRow="0" w:firstColumn="1" w:lastColumn="0" w:oddVBand="0" w:evenVBand="0" w:oddHBand="0" w:evenHBand="0" w:firstRowFirstColumn="0" w:firstRowLastColumn="0" w:lastRowFirstColumn="0" w:lastRowLastColumn="0"/>
            <w:tcW w:w="2122" w:type="dxa"/>
            <w:vMerge/>
            <w:tcBorders>
              <w:left w:val="single" w:sz="4" w:space="0" w:color="auto"/>
              <w:bottom w:val="single" w:sz="4" w:space="0" w:color="auto"/>
            </w:tcBorders>
          </w:tcPr>
          <w:p w14:paraId="4BC3590C" w14:textId="77777777" w:rsidR="00615FE4" w:rsidRDefault="00615FE4" w:rsidP="00DC2AD9">
            <w:pPr>
              <w:ind w:firstLine="0"/>
            </w:pPr>
          </w:p>
        </w:tc>
        <w:tc>
          <w:tcPr>
            <w:tcW w:w="6939" w:type="dxa"/>
            <w:tcBorders>
              <w:bottom w:val="single" w:sz="4" w:space="0" w:color="auto"/>
              <w:right w:val="single" w:sz="4" w:space="0" w:color="auto"/>
            </w:tcBorders>
          </w:tcPr>
          <w:p w14:paraId="203BFD4C" w14:textId="77777777" w:rsidR="00615FE4" w:rsidRDefault="00615FE4" w:rsidP="00DC2AD9">
            <w:pPr>
              <w:ind w:firstLine="0"/>
              <w:cnfStyle w:val="000000000000" w:firstRow="0" w:lastRow="0" w:firstColumn="0" w:lastColumn="0" w:oddVBand="0" w:evenVBand="0" w:oddHBand="0" w:evenHBand="0" w:firstRowFirstColumn="0" w:firstRowLastColumn="0" w:lastRowFirstColumn="0" w:lastRowLastColumn="0"/>
            </w:pPr>
            <w:r>
              <w:t>Que cenários considerar para a Avaliação dos Tradeoffs?</w:t>
            </w:r>
          </w:p>
        </w:tc>
      </w:tr>
    </w:tbl>
    <w:p w14:paraId="672203DA" w14:textId="77777777" w:rsidR="00887AB3" w:rsidRPr="00DC2AD9" w:rsidRDefault="00615FE4" w:rsidP="00615FE4">
      <w:pPr>
        <w:ind w:firstLine="0"/>
        <w:jc w:val="center"/>
      </w:pPr>
      <w:r>
        <w:t xml:space="preserve">Fonte: Elaborado a partir de </w:t>
      </w:r>
      <w:r>
        <w:fldChar w:fldCharType="begin" w:fldLock="1"/>
      </w:r>
      <w:r w:rsidR="001A560F">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"id" : "ITEM-2",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"ITEM-2", "issued" : { "date-parts" : [ [ "2003" ] ] }, "number-of-pages" : "1-208", "title" : "Shaping the Next One Hundred Years: New Methods for Quantitative, Long-Term Policy Analysis", "type" : "book" }, "uris" : [ "http://www.mendeley.com/documents/?uuid=fc7eef92-8664-499e-ab2a-e8053d5b7ae4" ] }, { "id" : "ITEM-3",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"ITEM-3",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LEMPERT et al., 2006; LEMPERT; POPPER; BANKES, 2003)", "plainTextFormattedCitation" : "(GROVES, 2006; LEMPERT et al., 2006; LEMPERT; POPPER; BANKES, 2003)", "previouslyFormattedCitation" : "(GROVES, 2006; LEMPERT et al., 2006; LEMPERT; POPPER; BANKES, 2003)" }, "properties" : { "noteIndex" : 0 }, "schema" : "https://github.com/citation-style-language/schema/raw/master/csl-citation.json" }</w:instrText>
      </w:r>
      <w:r>
        <w:fldChar w:fldCharType="separate"/>
      </w:r>
      <w:r w:rsidRPr="00615FE4">
        <w:rPr>
          <w:noProof/>
        </w:rPr>
        <w:t>(GROVES, 2006; LEMPERT et al., 2006; LEMPERT; POPPER; BANKES, 2003)</w:t>
      </w:r>
      <w:r>
        <w:fldChar w:fldCharType="end"/>
      </w:r>
      <w:r>
        <w:t>.</w:t>
      </w:r>
    </w:p>
    <w:p w14:paraId="1EFAC147" w14:textId="77777777" w:rsidR="00DC2AD9" w:rsidRDefault="00DC2AD9">
      <w:pPr>
        <w:pStyle w:val="Ttulo2"/>
      </w:pPr>
      <w:bookmarkStart w:id="253" w:name="_Toc479347074"/>
      <w:r>
        <w:t>Análise dos Dados</w:t>
      </w:r>
      <w:bookmarkEnd w:id="253"/>
    </w:p>
    <w:p w14:paraId="14D576AB" w14:textId="77777777" w:rsidR="00A24367" w:rsidRPr="004567DC" w:rsidRDefault="00AD43C0" w:rsidP="00F12047">
      <w:pPr>
        <w:pStyle w:val="Ttulo1"/>
      </w:pPr>
      <w:bookmarkStart w:id="254" w:name="_Toc479347075"/>
      <w:r>
        <w:t>APLICAÇÃO</w:t>
      </w:r>
      <w:r w:rsidR="003B390E">
        <w:t xml:space="preserve"> E AVALIAÇÂO</w:t>
      </w:r>
      <w:r w:rsidR="007E1127">
        <w:t xml:space="preserve"> DO RDM</w:t>
      </w:r>
      <w:bookmarkEnd w:id="254"/>
    </w:p>
    <w:p w14:paraId="5C364899" w14:textId="77777777" w:rsidR="00B05CBC" w:rsidRDefault="00B05CBC" w:rsidP="00B05CBC">
      <w:pPr>
        <w:pStyle w:val="Ttulo2"/>
      </w:pPr>
      <w:bookmarkStart w:id="255" w:name="_Toc479347076"/>
      <w:r>
        <w:t>O Contexto de Aplicação</w:t>
      </w:r>
      <w:bookmarkEnd w:id="255"/>
    </w:p>
    <w:p w14:paraId="298C048D" w14:textId="77777777" w:rsidR="00E36236" w:rsidRDefault="00E36236" w:rsidP="00C5788F">
      <w:pPr>
        <w:pStyle w:val="Ttulo2"/>
      </w:pPr>
      <w:bookmarkStart w:id="256" w:name="_Toc479347077"/>
      <w:r>
        <w:t>Aplicação do RDM</w:t>
      </w:r>
      <w:bookmarkEnd w:id="256"/>
    </w:p>
    <w:p w14:paraId="7B976F6F" w14:textId="77777777" w:rsidR="00C5788F" w:rsidRDefault="00C5788F" w:rsidP="00E36236">
      <w:pPr>
        <w:pStyle w:val="Ttulo3"/>
      </w:pPr>
      <w:bookmarkStart w:id="257" w:name="_Toc479347078"/>
      <w:r>
        <w:t>Estruturação da Situação: XLRM</w:t>
      </w:r>
      <w:bookmarkEnd w:id="257"/>
    </w:p>
    <w:p w14:paraId="7B9AE9D6" w14:textId="77777777" w:rsidR="00C5788F" w:rsidRDefault="00C5788F" w:rsidP="00E36236">
      <w:pPr>
        <w:pStyle w:val="Ttulo3"/>
      </w:pPr>
      <w:bookmarkStart w:id="258" w:name="_Toc479347079"/>
      <w:r>
        <w:t>Projetando o Modelo</w:t>
      </w:r>
      <w:bookmarkEnd w:id="258"/>
    </w:p>
    <w:p w14:paraId="0109A1F8" w14:textId="77777777" w:rsidR="00C5788F" w:rsidRDefault="006B2FD8" w:rsidP="00E36236">
      <w:pPr>
        <w:pStyle w:val="Ttulo3"/>
      </w:pPr>
      <w:bookmarkStart w:id="259" w:name="_Toc479347080"/>
      <w:r>
        <w:t>Geração de Casos</w:t>
      </w:r>
      <w:bookmarkEnd w:id="259"/>
    </w:p>
    <w:p w14:paraId="699757DF" w14:textId="77777777" w:rsidR="00B05CBC" w:rsidRDefault="00B05CBC" w:rsidP="00E36236">
      <w:pPr>
        <w:pStyle w:val="Ttulo3"/>
      </w:pPr>
      <w:bookmarkStart w:id="260" w:name="_Toc479347081"/>
      <w:r>
        <w:t>Análise de Robustez das Decisões</w:t>
      </w:r>
      <w:bookmarkEnd w:id="260"/>
    </w:p>
    <w:p w14:paraId="6E12E95E" w14:textId="77777777" w:rsidR="009F3A45" w:rsidRPr="009F3A45" w:rsidRDefault="00B05CBC" w:rsidP="006A2182">
      <w:pPr>
        <w:pStyle w:val="Ttulo3"/>
      </w:pPr>
      <w:bookmarkStart w:id="261" w:name="_Toc479347082"/>
      <w:r>
        <w:t>Análise de Tradeoffs</w:t>
      </w:r>
      <w:bookmarkEnd w:id="261"/>
    </w:p>
    <w:p w14:paraId="668F9AE8" w14:textId="77777777" w:rsidR="005042AA" w:rsidRPr="004567DC" w:rsidRDefault="00B8561E" w:rsidP="009038D9">
      <w:pPr>
        <w:pStyle w:val="Ttulo2"/>
      </w:pPr>
      <w:bookmarkStart w:id="262" w:name="_Toc479347083"/>
      <w:r>
        <w:t>A</w:t>
      </w:r>
      <w:r w:rsidR="006A2182">
        <w:t>valiação da Aplicação</w:t>
      </w:r>
      <w:bookmarkEnd w:id="262"/>
    </w:p>
    <w:p w14:paraId="2E369584" w14:textId="77777777" w:rsidR="005042AA" w:rsidRDefault="00E36236" w:rsidP="009038D9">
      <w:pPr>
        <w:pStyle w:val="Ttulo3"/>
      </w:pPr>
      <w:bookmarkStart w:id="263" w:name="_Toc479347084"/>
      <w:r>
        <w:lastRenderedPageBreak/>
        <w:t>Síntese da Avaliação</w:t>
      </w:r>
      <w:bookmarkEnd w:id="263"/>
    </w:p>
    <w:p w14:paraId="7F12BD9E" w14:textId="77777777" w:rsidR="00E36236" w:rsidRPr="00D45060" w:rsidRDefault="00E36236" w:rsidP="00E36236">
      <w:pPr>
        <w:pStyle w:val="Ttulo1"/>
      </w:pPr>
      <w:bookmarkStart w:id="264" w:name="_Toc479347085"/>
      <w:r>
        <w:t>CONCLUSÃO</w:t>
      </w:r>
      <w:bookmarkEnd w:id="264"/>
    </w:p>
    <w:p w14:paraId="0D016058" w14:textId="77777777" w:rsidR="00A24367" w:rsidRDefault="00A24367" w:rsidP="00A24367">
      <w:pPr>
        <w:rPr>
          <w:rFonts w:cs="Arial"/>
        </w:rPr>
      </w:pPr>
    </w:p>
    <w:p w14:paraId="08D9D2E2" w14:textId="77777777" w:rsidR="00A24367" w:rsidRDefault="00A24367" w:rsidP="00A24367">
      <w:pPr>
        <w:rPr>
          <w:rFonts w:cs="Arial"/>
        </w:rPr>
        <w:sectPr w:rsidR="00A24367" w:rsidSect="001F56FA">
          <w:footnotePr>
            <w:numRestart w:val="eachSect"/>
          </w:footnotePr>
          <w:pgSz w:w="11906" w:h="16838" w:code="9"/>
          <w:pgMar w:top="1701" w:right="1134" w:bottom="1134" w:left="1701" w:header="1134" w:footer="709" w:gutter="0"/>
          <w:cols w:space="708"/>
          <w:docGrid w:linePitch="360"/>
        </w:sectPr>
      </w:pPr>
    </w:p>
    <w:p w14:paraId="277BE372" w14:textId="77777777" w:rsidR="00A24367" w:rsidRPr="002A58D4" w:rsidRDefault="00A24367" w:rsidP="005D5466">
      <w:pPr>
        <w:pStyle w:val="Ttulo1"/>
        <w:numPr>
          <w:ilvl w:val="0"/>
          <w:numId w:val="0"/>
        </w:numPr>
        <w:jc w:val="center"/>
        <w:rPr>
          <w:lang w:val="en-US"/>
        </w:rPr>
      </w:pPr>
      <w:bookmarkStart w:id="265" w:name="_Toc456015074"/>
      <w:bookmarkStart w:id="266" w:name="_Toc479347086"/>
      <w:r w:rsidRPr="002A58D4">
        <w:rPr>
          <w:lang w:val="en-US"/>
        </w:rPr>
        <w:lastRenderedPageBreak/>
        <w:t>REFERÊNCIAS</w:t>
      </w:r>
      <w:bookmarkEnd w:id="265"/>
      <w:bookmarkEnd w:id="266"/>
    </w:p>
    <w:p w14:paraId="4C46667C" w14:textId="46AB58C5" w:rsidR="001375A1" w:rsidRPr="001375A1" w:rsidRDefault="005A1C94" w:rsidP="001375A1">
      <w:pPr>
        <w:widowControl w:val="0"/>
        <w:rPr>
          <w:rFonts w:cs="Arial"/>
          <w:noProof/>
          <w:szCs w:val="24"/>
        </w:rPr>
      </w:pPr>
      <w:r>
        <w:fldChar w:fldCharType="begin" w:fldLock="1"/>
      </w:r>
      <w:r w:rsidRPr="002A58D4">
        <w:rPr>
          <w:lang w:val="en-US"/>
        </w:rPr>
        <w:instrText xml:space="preserve">ADDIN Mendeley Bibliography CSL_BIBLIOGRAPHY </w:instrText>
      </w:r>
      <w:r>
        <w:fldChar w:fldCharType="separate"/>
      </w:r>
      <w:r w:rsidR="001375A1" w:rsidRPr="001375A1">
        <w:rPr>
          <w:rFonts w:cs="Arial"/>
          <w:noProof/>
          <w:szCs w:val="24"/>
        </w:rPr>
        <w:t xml:space="preserve">ABRAMZON, S. Strategies for Managing Sovereign Debt, A Robust Decision Making Approach. p. 1–83, 2014. </w:t>
      </w:r>
    </w:p>
    <w:p w14:paraId="43D67671" w14:textId="77777777" w:rsidR="001375A1" w:rsidRPr="001375A1" w:rsidRDefault="001375A1" w:rsidP="001375A1">
      <w:pPr>
        <w:widowControl w:val="0"/>
        <w:rPr>
          <w:rFonts w:cs="Arial"/>
          <w:noProof/>
          <w:szCs w:val="24"/>
        </w:rPr>
      </w:pPr>
      <w:r w:rsidRPr="001375A1">
        <w:rPr>
          <w:rFonts w:cs="Arial"/>
          <w:noProof/>
          <w:szCs w:val="24"/>
        </w:rPr>
        <w:t xml:space="preserve">ANTHONY, S. </w:t>
      </w:r>
      <w:r w:rsidRPr="001375A1">
        <w:rPr>
          <w:rFonts w:cs="Arial"/>
          <w:b/>
          <w:bCs/>
          <w:noProof/>
          <w:szCs w:val="24"/>
        </w:rPr>
        <w:t>Kodak’s Downfall Wasn’t About Technology</w:t>
      </w:r>
      <w:r w:rsidRPr="001375A1">
        <w:rPr>
          <w:rFonts w:cs="Arial"/>
          <w:noProof/>
          <w:szCs w:val="24"/>
        </w:rPr>
        <w:t xml:space="preserve">. Disponível em: &lt;https://hbr.org/2016/07/kodaks-downfall-wasnt-about-technology&gt;. Acesso em: 16 mar. 2017. </w:t>
      </w:r>
    </w:p>
    <w:p w14:paraId="158AAD43" w14:textId="77777777" w:rsidR="001375A1" w:rsidRPr="001375A1" w:rsidRDefault="001375A1" w:rsidP="001375A1">
      <w:pPr>
        <w:widowControl w:val="0"/>
        <w:rPr>
          <w:rFonts w:cs="Arial"/>
          <w:noProof/>
          <w:szCs w:val="24"/>
        </w:rPr>
      </w:pPr>
      <w:r w:rsidRPr="001375A1">
        <w:rPr>
          <w:rFonts w:cs="Arial"/>
          <w:noProof/>
          <w:szCs w:val="24"/>
        </w:rPr>
        <w:t xml:space="preserve">ARMSTRONG, J. S. The value of formal planning for strategic decisions: Review of empirical research. </w:t>
      </w:r>
      <w:r w:rsidRPr="001375A1">
        <w:rPr>
          <w:rFonts w:cs="Arial"/>
          <w:b/>
          <w:bCs/>
          <w:noProof/>
          <w:szCs w:val="24"/>
        </w:rPr>
        <w:t>Strategic Management Journal</w:t>
      </w:r>
      <w:r w:rsidRPr="001375A1">
        <w:rPr>
          <w:rFonts w:cs="Arial"/>
          <w:noProof/>
          <w:szCs w:val="24"/>
        </w:rPr>
        <w:t xml:space="preserve">, v. 3, n. 3, p. 197–211, jul. 1982. </w:t>
      </w:r>
    </w:p>
    <w:p w14:paraId="04259F83" w14:textId="77777777" w:rsidR="001375A1" w:rsidRPr="001375A1" w:rsidRDefault="001375A1" w:rsidP="001375A1">
      <w:pPr>
        <w:widowControl w:val="0"/>
        <w:rPr>
          <w:rFonts w:cs="Arial"/>
          <w:noProof/>
          <w:szCs w:val="24"/>
        </w:rPr>
      </w:pPr>
      <w:r w:rsidRPr="001375A1">
        <w:rPr>
          <w:rFonts w:cs="Arial"/>
          <w:noProof/>
          <w:szCs w:val="24"/>
        </w:rPr>
        <w:t xml:space="preserve">BANKES, S. Exploratory Modeling for Policy Analysis. </w:t>
      </w:r>
      <w:r w:rsidRPr="001375A1">
        <w:rPr>
          <w:rFonts w:cs="Arial"/>
          <w:b/>
          <w:bCs/>
          <w:noProof/>
          <w:szCs w:val="24"/>
        </w:rPr>
        <w:t>Operations Research</w:t>
      </w:r>
      <w:r w:rsidRPr="001375A1">
        <w:rPr>
          <w:rFonts w:cs="Arial"/>
          <w:noProof/>
          <w:szCs w:val="24"/>
        </w:rPr>
        <w:t xml:space="preserve">, v. 41, n. 3, p. 435–449, 1993. </w:t>
      </w:r>
    </w:p>
    <w:p w14:paraId="32651299" w14:textId="77777777" w:rsidR="001375A1" w:rsidRPr="001375A1" w:rsidRDefault="001375A1" w:rsidP="001375A1">
      <w:pPr>
        <w:widowControl w:val="0"/>
        <w:rPr>
          <w:rFonts w:cs="Arial"/>
          <w:noProof/>
          <w:szCs w:val="24"/>
        </w:rPr>
      </w:pPr>
      <w:r w:rsidRPr="001375A1">
        <w:rPr>
          <w:rFonts w:cs="Arial"/>
          <w:noProof/>
          <w:szCs w:val="24"/>
        </w:rPr>
        <w:t xml:space="preserve">BANKES, S. C. </w:t>
      </w:r>
      <w:r w:rsidRPr="001375A1">
        <w:rPr>
          <w:rFonts w:cs="Arial"/>
          <w:b/>
          <w:bCs/>
          <w:noProof/>
          <w:szCs w:val="24"/>
        </w:rPr>
        <w:t>Exploratory Modeling and the Use of Simulation for Policy Analysis</w:t>
      </w:r>
      <w:r w:rsidRPr="001375A1">
        <w:rPr>
          <w:rFonts w:cs="Arial"/>
          <w:noProof/>
          <w:szCs w:val="24"/>
        </w:rPr>
        <w:t xml:space="preserve">. [s.l: s.n.]. </w:t>
      </w:r>
    </w:p>
    <w:p w14:paraId="6A873F49" w14:textId="77777777" w:rsidR="001375A1" w:rsidRPr="001375A1" w:rsidRDefault="001375A1" w:rsidP="001375A1">
      <w:pPr>
        <w:widowControl w:val="0"/>
        <w:rPr>
          <w:rFonts w:cs="Arial"/>
          <w:noProof/>
          <w:szCs w:val="24"/>
        </w:rPr>
      </w:pPr>
      <w:r w:rsidRPr="001375A1">
        <w:rPr>
          <w:rFonts w:cs="Arial"/>
          <w:noProof/>
          <w:szCs w:val="24"/>
        </w:rPr>
        <w:t xml:space="preserve">BANKES, S.; WALKER, W. E.; KWAKKEL, J. H. Exploratory Modeling and Analysis. In: GASS, S. I.; FU, M. C. (Eds.). . </w:t>
      </w:r>
      <w:r w:rsidRPr="001375A1">
        <w:rPr>
          <w:rFonts w:cs="Arial"/>
          <w:b/>
          <w:bCs/>
          <w:noProof/>
          <w:szCs w:val="24"/>
        </w:rPr>
        <w:t>Encyclopedia of Operations Research and Management Science</w:t>
      </w:r>
      <w:r w:rsidRPr="001375A1">
        <w:rPr>
          <w:rFonts w:cs="Arial"/>
          <w:noProof/>
          <w:szCs w:val="24"/>
        </w:rPr>
        <w:t xml:space="preserve">. Boston, MA: Springer US, 2013. p. 532–537. </w:t>
      </w:r>
    </w:p>
    <w:p w14:paraId="6193CD34" w14:textId="77777777" w:rsidR="001375A1" w:rsidRPr="001375A1" w:rsidRDefault="001375A1" w:rsidP="001375A1">
      <w:pPr>
        <w:widowControl w:val="0"/>
        <w:rPr>
          <w:rFonts w:cs="Arial"/>
          <w:noProof/>
          <w:szCs w:val="24"/>
        </w:rPr>
      </w:pPr>
      <w:r w:rsidRPr="001375A1">
        <w:rPr>
          <w:rFonts w:cs="Arial"/>
          <w:noProof/>
          <w:szCs w:val="24"/>
        </w:rPr>
        <w:t xml:space="preserve">BANKES, S.; WALKER, W. E.; KWAKKEL, J. H. Exploratory Modeling and Analysis. In: GASS, S. I.; FU, M. C. (Eds.). . </w:t>
      </w:r>
      <w:r w:rsidRPr="001375A1">
        <w:rPr>
          <w:rFonts w:cs="Arial"/>
          <w:b/>
          <w:bCs/>
          <w:noProof/>
          <w:szCs w:val="24"/>
        </w:rPr>
        <w:t>Encyclopedia of Operations Research and Management Science</w:t>
      </w:r>
      <w:r w:rsidRPr="001375A1">
        <w:rPr>
          <w:rFonts w:cs="Arial"/>
          <w:noProof/>
          <w:szCs w:val="24"/>
        </w:rPr>
        <w:t xml:space="preserve">. Boston, MA: Springer US, 2016. v. 2p. 1–8. </w:t>
      </w:r>
    </w:p>
    <w:p w14:paraId="7E341D20" w14:textId="77777777" w:rsidR="001375A1" w:rsidRPr="001375A1" w:rsidRDefault="001375A1" w:rsidP="001375A1">
      <w:pPr>
        <w:widowControl w:val="0"/>
        <w:rPr>
          <w:rFonts w:cs="Arial"/>
          <w:noProof/>
          <w:szCs w:val="24"/>
        </w:rPr>
      </w:pPr>
      <w:r w:rsidRPr="001375A1">
        <w:rPr>
          <w:rFonts w:cs="Arial"/>
          <w:noProof/>
          <w:szCs w:val="24"/>
        </w:rPr>
        <w:t xml:space="preserve">BARNES, J. H. Cognitive biases and their impact on strategic planning. </w:t>
      </w:r>
      <w:r w:rsidRPr="001375A1">
        <w:rPr>
          <w:rFonts w:cs="Arial"/>
          <w:b/>
          <w:bCs/>
          <w:noProof/>
          <w:szCs w:val="24"/>
        </w:rPr>
        <w:t>Strategic Management Journal</w:t>
      </w:r>
      <w:r w:rsidRPr="001375A1">
        <w:rPr>
          <w:rFonts w:cs="Arial"/>
          <w:noProof/>
          <w:szCs w:val="24"/>
        </w:rPr>
        <w:t xml:space="preserve">, v. 5, n. 2, p. 129–137, abr. 1984. </w:t>
      </w:r>
    </w:p>
    <w:p w14:paraId="304E61A4" w14:textId="77777777" w:rsidR="001375A1" w:rsidRPr="001375A1" w:rsidRDefault="001375A1" w:rsidP="001375A1">
      <w:pPr>
        <w:widowControl w:val="0"/>
        <w:rPr>
          <w:rFonts w:cs="Arial"/>
          <w:noProof/>
          <w:szCs w:val="24"/>
        </w:rPr>
      </w:pPr>
      <w:r w:rsidRPr="001375A1">
        <w:rPr>
          <w:rFonts w:cs="Arial"/>
          <w:noProof/>
          <w:szCs w:val="24"/>
        </w:rPr>
        <w:t xml:space="preserve">BEN-HAIM, Y. </w:t>
      </w:r>
      <w:r w:rsidRPr="001375A1">
        <w:rPr>
          <w:rFonts w:cs="Arial"/>
          <w:b/>
          <w:bCs/>
          <w:noProof/>
          <w:szCs w:val="24"/>
        </w:rPr>
        <w:t>Info-Gap Decision Theory: Decisions Under Severe Uncertainty</w:t>
      </w:r>
      <w:r w:rsidRPr="001375A1">
        <w:rPr>
          <w:rFonts w:cs="Arial"/>
          <w:noProof/>
          <w:szCs w:val="24"/>
        </w:rPr>
        <w:t xml:space="preserve">. 2. ed. [s.l.] Academic Press, 2006. </w:t>
      </w:r>
    </w:p>
    <w:p w14:paraId="4A04A4B9" w14:textId="77777777" w:rsidR="001375A1" w:rsidRPr="001375A1" w:rsidRDefault="001375A1" w:rsidP="001375A1">
      <w:pPr>
        <w:widowControl w:val="0"/>
        <w:rPr>
          <w:rFonts w:cs="Arial"/>
          <w:noProof/>
          <w:szCs w:val="24"/>
        </w:rPr>
      </w:pPr>
      <w:r w:rsidRPr="001375A1">
        <w:rPr>
          <w:rFonts w:cs="Arial"/>
          <w:noProof/>
          <w:szCs w:val="24"/>
        </w:rPr>
        <w:t xml:space="preserve">BISHOP, P.; HINES, A.; COLLINS, T. The current state of scenario development: an overview of techniques. </w:t>
      </w:r>
      <w:r w:rsidRPr="001375A1">
        <w:rPr>
          <w:rFonts w:cs="Arial"/>
          <w:b/>
          <w:bCs/>
          <w:noProof/>
          <w:szCs w:val="24"/>
        </w:rPr>
        <w:t>Foresight : the Journal of Futures Studies, Strategic Thinking and Policy</w:t>
      </w:r>
      <w:r w:rsidRPr="001375A1">
        <w:rPr>
          <w:rFonts w:cs="Arial"/>
          <w:noProof/>
          <w:szCs w:val="24"/>
        </w:rPr>
        <w:t xml:space="preserve">, v. 9, n. 1, p. 5–25, 2007. </w:t>
      </w:r>
    </w:p>
    <w:p w14:paraId="2F302660" w14:textId="77777777" w:rsidR="001375A1" w:rsidRPr="001375A1" w:rsidRDefault="001375A1" w:rsidP="001375A1">
      <w:pPr>
        <w:widowControl w:val="0"/>
        <w:rPr>
          <w:rFonts w:cs="Arial"/>
          <w:noProof/>
          <w:szCs w:val="24"/>
        </w:rPr>
      </w:pPr>
      <w:r w:rsidRPr="001375A1">
        <w:rPr>
          <w:rFonts w:cs="Arial"/>
          <w:noProof/>
          <w:szCs w:val="24"/>
        </w:rPr>
        <w:t xml:space="preserve">BLOOM, E. W. Changing Midstream -Providing Decision Support for Adaptive Strategies using Robust Decision Making: Applications in the Colorado River Basin. p. 1–273, 2014. </w:t>
      </w:r>
    </w:p>
    <w:p w14:paraId="653CEA31" w14:textId="77777777" w:rsidR="001375A1" w:rsidRPr="001375A1" w:rsidRDefault="001375A1" w:rsidP="001375A1">
      <w:pPr>
        <w:widowControl w:val="0"/>
        <w:rPr>
          <w:rFonts w:cs="Arial"/>
          <w:noProof/>
          <w:szCs w:val="24"/>
        </w:rPr>
      </w:pPr>
      <w:r w:rsidRPr="001375A1">
        <w:rPr>
          <w:rFonts w:cs="Arial"/>
          <w:noProof/>
          <w:szCs w:val="24"/>
        </w:rPr>
        <w:t xml:space="preserve">BRADFIELD, R. et al. The origins and evolution of scenario techniques in long range business planning. </w:t>
      </w:r>
      <w:r w:rsidRPr="001375A1">
        <w:rPr>
          <w:rFonts w:cs="Arial"/>
          <w:b/>
          <w:bCs/>
          <w:noProof/>
          <w:szCs w:val="24"/>
        </w:rPr>
        <w:t>Futures</w:t>
      </w:r>
      <w:r w:rsidRPr="001375A1">
        <w:rPr>
          <w:rFonts w:cs="Arial"/>
          <w:noProof/>
          <w:szCs w:val="24"/>
        </w:rPr>
        <w:t xml:space="preserve">, v. 37, n. 8, p. 795–812, 2005. </w:t>
      </w:r>
    </w:p>
    <w:p w14:paraId="6CF15847" w14:textId="77777777" w:rsidR="001375A1" w:rsidRPr="001375A1" w:rsidRDefault="001375A1" w:rsidP="001375A1">
      <w:pPr>
        <w:widowControl w:val="0"/>
        <w:rPr>
          <w:rFonts w:cs="Arial"/>
          <w:noProof/>
          <w:szCs w:val="24"/>
        </w:rPr>
      </w:pPr>
      <w:r w:rsidRPr="001375A1">
        <w:rPr>
          <w:rFonts w:cs="Arial"/>
          <w:noProof/>
          <w:szCs w:val="24"/>
        </w:rPr>
        <w:t xml:space="preserve">BREWS, P.; HUNT, M. Learning to plan and planning to learn: resolving the planning school/learning school debate. </w:t>
      </w:r>
      <w:r w:rsidRPr="001375A1">
        <w:rPr>
          <w:rFonts w:cs="Arial"/>
          <w:b/>
          <w:bCs/>
          <w:noProof/>
          <w:szCs w:val="24"/>
        </w:rPr>
        <w:t>Strategic Management Journal</w:t>
      </w:r>
      <w:r w:rsidRPr="001375A1">
        <w:rPr>
          <w:rFonts w:cs="Arial"/>
          <w:noProof/>
          <w:szCs w:val="24"/>
        </w:rPr>
        <w:t xml:space="preserve">, v. 20, n. 10, </w:t>
      </w:r>
      <w:r w:rsidRPr="001375A1">
        <w:rPr>
          <w:rFonts w:cs="Arial"/>
          <w:noProof/>
          <w:szCs w:val="24"/>
        </w:rPr>
        <w:lastRenderedPageBreak/>
        <w:t xml:space="preserve">p. 889–913, 1999. </w:t>
      </w:r>
    </w:p>
    <w:p w14:paraId="01D48D04" w14:textId="77777777" w:rsidR="001375A1" w:rsidRPr="001375A1" w:rsidRDefault="001375A1" w:rsidP="001375A1">
      <w:pPr>
        <w:widowControl w:val="0"/>
        <w:rPr>
          <w:rFonts w:cs="Arial"/>
          <w:noProof/>
          <w:szCs w:val="24"/>
        </w:rPr>
      </w:pPr>
      <w:r w:rsidRPr="001375A1">
        <w:rPr>
          <w:rFonts w:cs="Arial"/>
          <w:noProof/>
          <w:szCs w:val="24"/>
        </w:rPr>
        <w:t xml:space="preserve">BRYANT, B. P.; LEMPERT, R. J. Thinking inside the box: A participatory, computer-assisted approach to scenario discovery. </w:t>
      </w:r>
      <w:r w:rsidRPr="001375A1">
        <w:rPr>
          <w:rFonts w:cs="Arial"/>
          <w:b/>
          <w:bCs/>
          <w:noProof/>
          <w:szCs w:val="24"/>
        </w:rPr>
        <w:t>Technological Forecasting and Social Change</w:t>
      </w:r>
      <w:r w:rsidRPr="001375A1">
        <w:rPr>
          <w:rFonts w:cs="Arial"/>
          <w:noProof/>
          <w:szCs w:val="24"/>
        </w:rPr>
        <w:t xml:space="preserve">, v. 77, n. 1, p. 34–49, 2010. </w:t>
      </w:r>
    </w:p>
    <w:p w14:paraId="5232713F" w14:textId="77777777" w:rsidR="001375A1" w:rsidRPr="001375A1" w:rsidRDefault="001375A1" w:rsidP="001375A1">
      <w:pPr>
        <w:widowControl w:val="0"/>
        <w:rPr>
          <w:rFonts w:cs="Arial"/>
          <w:noProof/>
          <w:szCs w:val="24"/>
        </w:rPr>
      </w:pPr>
      <w:r w:rsidRPr="001375A1">
        <w:rPr>
          <w:rFonts w:cs="Arial"/>
          <w:noProof/>
          <w:szCs w:val="24"/>
        </w:rPr>
        <w:t xml:space="preserve">COSENZ, F.; NOTO, G. Applying System Dynamics Modelling to Strategic Management: A Literature Review. </w:t>
      </w:r>
      <w:r w:rsidRPr="001375A1">
        <w:rPr>
          <w:rFonts w:cs="Arial"/>
          <w:b/>
          <w:bCs/>
          <w:noProof/>
          <w:szCs w:val="24"/>
        </w:rPr>
        <w:t>Systems Research and Behavioral Science</w:t>
      </w:r>
      <w:r w:rsidRPr="001375A1">
        <w:rPr>
          <w:rFonts w:cs="Arial"/>
          <w:noProof/>
          <w:szCs w:val="24"/>
        </w:rPr>
        <w:t xml:space="preserve">, v. 33, n. 6, p. 703–741, 2016. </w:t>
      </w:r>
    </w:p>
    <w:p w14:paraId="742F70D4" w14:textId="77777777" w:rsidR="001375A1" w:rsidRPr="001375A1" w:rsidRDefault="001375A1" w:rsidP="001375A1">
      <w:pPr>
        <w:widowControl w:val="0"/>
        <w:rPr>
          <w:rFonts w:cs="Arial"/>
          <w:noProof/>
          <w:szCs w:val="24"/>
        </w:rPr>
      </w:pPr>
      <w:r w:rsidRPr="001375A1">
        <w:rPr>
          <w:rFonts w:cs="Arial"/>
          <w:noProof/>
          <w:szCs w:val="24"/>
        </w:rPr>
        <w:t xml:space="preserve">COURTNEY, H. </w:t>
      </w:r>
      <w:r w:rsidRPr="001375A1">
        <w:rPr>
          <w:rFonts w:cs="Arial"/>
          <w:b/>
          <w:bCs/>
          <w:noProof/>
          <w:szCs w:val="24"/>
        </w:rPr>
        <w:t>20/20 Foresight Crafting Strategy in an Uncertain World</w:t>
      </w:r>
      <w:r w:rsidRPr="001375A1">
        <w:rPr>
          <w:rFonts w:cs="Arial"/>
          <w:noProof/>
          <w:szCs w:val="24"/>
        </w:rPr>
        <w:t xml:space="preserve">, 2001. </w:t>
      </w:r>
    </w:p>
    <w:p w14:paraId="5B0857EB" w14:textId="77777777" w:rsidR="001375A1" w:rsidRPr="001375A1" w:rsidRDefault="001375A1" w:rsidP="001375A1">
      <w:pPr>
        <w:widowControl w:val="0"/>
        <w:rPr>
          <w:rFonts w:cs="Arial"/>
          <w:noProof/>
          <w:szCs w:val="24"/>
        </w:rPr>
      </w:pPr>
      <w:r w:rsidRPr="001375A1">
        <w:rPr>
          <w:rFonts w:cs="Arial"/>
          <w:noProof/>
          <w:szCs w:val="24"/>
        </w:rPr>
        <w:t xml:space="preserve">COURTNEY, H. Decision-driven scenarios for assessing four levels of uncertainty. </w:t>
      </w:r>
      <w:r w:rsidRPr="001375A1">
        <w:rPr>
          <w:rFonts w:cs="Arial"/>
          <w:b/>
          <w:bCs/>
          <w:noProof/>
          <w:szCs w:val="24"/>
        </w:rPr>
        <w:t>Strategy &amp; Leadership</w:t>
      </w:r>
      <w:r w:rsidRPr="001375A1">
        <w:rPr>
          <w:rFonts w:cs="Arial"/>
          <w:noProof/>
          <w:szCs w:val="24"/>
        </w:rPr>
        <w:t xml:space="preserve">, v. 31, n. 1, p. 14–22, 2003. </w:t>
      </w:r>
    </w:p>
    <w:p w14:paraId="6A21C994" w14:textId="77777777" w:rsidR="001375A1" w:rsidRPr="001375A1" w:rsidRDefault="001375A1" w:rsidP="001375A1">
      <w:pPr>
        <w:widowControl w:val="0"/>
        <w:rPr>
          <w:rFonts w:cs="Arial"/>
          <w:noProof/>
          <w:szCs w:val="24"/>
        </w:rPr>
      </w:pPr>
      <w:r w:rsidRPr="001375A1">
        <w:rPr>
          <w:rFonts w:cs="Arial"/>
          <w:noProof/>
          <w:szCs w:val="24"/>
        </w:rPr>
        <w:t xml:space="preserve">COURTNEY, H. A fresh look at strategy under uncertainty : An interview. </w:t>
      </w:r>
      <w:r w:rsidRPr="001375A1">
        <w:rPr>
          <w:rFonts w:cs="Arial"/>
          <w:b/>
          <w:bCs/>
          <w:noProof/>
          <w:szCs w:val="24"/>
        </w:rPr>
        <w:t>McKinsey Quarterly</w:t>
      </w:r>
      <w:r w:rsidRPr="001375A1">
        <w:rPr>
          <w:rFonts w:cs="Arial"/>
          <w:noProof/>
          <w:szCs w:val="24"/>
        </w:rPr>
        <w:t xml:space="preserve">, v. December 2, n. December, p. 1–8, 2008. </w:t>
      </w:r>
    </w:p>
    <w:p w14:paraId="2D3F3298" w14:textId="77777777" w:rsidR="001375A1" w:rsidRPr="001375A1" w:rsidRDefault="001375A1" w:rsidP="001375A1">
      <w:pPr>
        <w:widowControl w:val="0"/>
        <w:rPr>
          <w:rFonts w:cs="Arial"/>
          <w:noProof/>
          <w:szCs w:val="24"/>
        </w:rPr>
      </w:pPr>
      <w:r w:rsidRPr="001375A1">
        <w:rPr>
          <w:rFonts w:cs="Arial"/>
          <w:noProof/>
          <w:szCs w:val="24"/>
        </w:rPr>
        <w:t xml:space="preserve">COURTNEY, H.; KIRKLAND, J.; VIGUERIE, P. Strategy Under Uncertainty. </w:t>
      </w:r>
      <w:r w:rsidRPr="001375A1">
        <w:rPr>
          <w:rFonts w:cs="Arial"/>
          <w:b/>
          <w:bCs/>
          <w:noProof/>
          <w:szCs w:val="24"/>
        </w:rPr>
        <w:t>Harvard Business Review</w:t>
      </w:r>
      <w:r w:rsidRPr="001375A1">
        <w:rPr>
          <w:rFonts w:cs="Arial"/>
          <w:noProof/>
          <w:szCs w:val="24"/>
        </w:rPr>
        <w:t xml:space="preserve">, n. November-December, p. 1–51, 1997. </w:t>
      </w:r>
    </w:p>
    <w:p w14:paraId="6C84C669" w14:textId="77777777" w:rsidR="001375A1" w:rsidRPr="001375A1" w:rsidRDefault="001375A1" w:rsidP="001375A1">
      <w:pPr>
        <w:widowControl w:val="0"/>
        <w:rPr>
          <w:rFonts w:cs="Arial"/>
          <w:noProof/>
          <w:szCs w:val="24"/>
        </w:rPr>
      </w:pPr>
      <w:r w:rsidRPr="001375A1">
        <w:rPr>
          <w:rFonts w:cs="Arial"/>
          <w:noProof/>
          <w:szCs w:val="24"/>
        </w:rPr>
        <w:t xml:space="preserve">COURTNEY, H.; LOVALLO, D.; CLARKE, C. Deciding How To Decide. </w:t>
      </w:r>
      <w:r w:rsidRPr="001375A1">
        <w:rPr>
          <w:rFonts w:cs="Arial"/>
          <w:b/>
          <w:bCs/>
          <w:noProof/>
          <w:szCs w:val="24"/>
        </w:rPr>
        <w:t>Harvard Business Review</w:t>
      </w:r>
      <w:r w:rsidRPr="001375A1">
        <w:rPr>
          <w:rFonts w:cs="Arial"/>
          <w:noProof/>
          <w:szCs w:val="24"/>
        </w:rPr>
        <w:t xml:space="preserve">, n. November, p. 1–10, 2013. </w:t>
      </w:r>
    </w:p>
    <w:p w14:paraId="3CBC9824" w14:textId="77777777" w:rsidR="001375A1" w:rsidRPr="001375A1" w:rsidRDefault="001375A1" w:rsidP="001375A1">
      <w:pPr>
        <w:widowControl w:val="0"/>
        <w:rPr>
          <w:rFonts w:cs="Arial"/>
          <w:noProof/>
          <w:szCs w:val="24"/>
        </w:rPr>
      </w:pPr>
      <w:r w:rsidRPr="001375A1">
        <w:rPr>
          <w:rFonts w:cs="Arial"/>
          <w:noProof/>
          <w:szCs w:val="24"/>
        </w:rPr>
        <w:t xml:space="preserve">DEAN, J. W.; SHARFMAN, M. P. Does decision process matter? A study of strategic decision-making effectiveness. </w:t>
      </w:r>
      <w:r w:rsidRPr="001375A1">
        <w:rPr>
          <w:rFonts w:cs="Arial"/>
          <w:b/>
          <w:bCs/>
          <w:noProof/>
          <w:szCs w:val="24"/>
        </w:rPr>
        <w:t>Academy of Management Journal</w:t>
      </w:r>
      <w:r w:rsidRPr="001375A1">
        <w:rPr>
          <w:rFonts w:cs="Arial"/>
          <w:noProof/>
          <w:szCs w:val="24"/>
        </w:rPr>
        <w:t xml:space="preserve">, v. 39, n. 2, p. 368–396, 1996. </w:t>
      </w:r>
    </w:p>
    <w:p w14:paraId="2A25696F" w14:textId="77777777" w:rsidR="001375A1" w:rsidRPr="001375A1" w:rsidRDefault="001375A1" w:rsidP="001375A1">
      <w:pPr>
        <w:widowControl w:val="0"/>
        <w:rPr>
          <w:rFonts w:cs="Arial"/>
          <w:noProof/>
          <w:szCs w:val="24"/>
        </w:rPr>
      </w:pPr>
      <w:r w:rsidRPr="001375A1">
        <w:rPr>
          <w:rFonts w:cs="Arial"/>
          <w:noProof/>
          <w:szCs w:val="24"/>
        </w:rPr>
        <w:t xml:space="preserve">DITTRICH, R.; WREFORD, A.; MORAN, D. A survey of decision-making approaches for climate change adaptation: Are robust methods the way forward? </w:t>
      </w:r>
      <w:r w:rsidRPr="001375A1">
        <w:rPr>
          <w:rFonts w:cs="Arial"/>
          <w:b/>
          <w:bCs/>
          <w:noProof/>
          <w:szCs w:val="24"/>
        </w:rPr>
        <w:t>Ecological Economics</w:t>
      </w:r>
      <w:r w:rsidRPr="001375A1">
        <w:rPr>
          <w:rFonts w:cs="Arial"/>
          <w:noProof/>
          <w:szCs w:val="24"/>
        </w:rPr>
        <w:t xml:space="preserve">, v. 122, p. 79–89, 2016. </w:t>
      </w:r>
    </w:p>
    <w:p w14:paraId="784A7E52" w14:textId="77777777" w:rsidR="001375A1" w:rsidRPr="001375A1" w:rsidRDefault="001375A1" w:rsidP="001375A1">
      <w:pPr>
        <w:widowControl w:val="0"/>
        <w:rPr>
          <w:rFonts w:cs="Arial"/>
          <w:noProof/>
          <w:szCs w:val="24"/>
        </w:rPr>
      </w:pPr>
      <w:r w:rsidRPr="001375A1">
        <w:rPr>
          <w:rFonts w:cs="Arial"/>
          <w:noProof/>
          <w:szCs w:val="24"/>
        </w:rPr>
        <w:t xml:space="preserve">DIXON, L. et al. </w:t>
      </w:r>
      <w:r w:rsidRPr="001375A1">
        <w:rPr>
          <w:rFonts w:cs="Arial"/>
          <w:b/>
          <w:bCs/>
          <w:noProof/>
          <w:szCs w:val="24"/>
        </w:rPr>
        <w:t>The Federal Role in Terrorism Insurance: Evaluating Alternatives in an Uncertain World</w:t>
      </w:r>
      <w:r w:rsidRPr="001375A1">
        <w:rPr>
          <w:rFonts w:cs="Arial"/>
          <w:noProof/>
          <w:szCs w:val="24"/>
        </w:rPr>
        <w:t xml:space="preserve">. [s.l: s.n.]. </w:t>
      </w:r>
    </w:p>
    <w:p w14:paraId="5CDCF611" w14:textId="77777777" w:rsidR="001375A1" w:rsidRPr="001375A1" w:rsidRDefault="001375A1" w:rsidP="001375A1">
      <w:pPr>
        <w:widowControl w:val="0"/>
        <w:rPr>
          <w:rFonts w:cs="Arial"/>
          <w:noProof/>
          <w:szCs w:val="24"/>
        </w:rPr>
      </w:pPr>
      <w:r w:rsidRPr="001375A1">
        <w:rPr>
          <w:rFonts w:cs="Arial"/>
          <w:noProof/>
          <w:szCs w:val="24"/>
        </w:rPr>
        <w:t xml:space="preserve">DRESCH, A. et al. </w:t>
      </w:r>
      <w:r w:rsidRPr="001375A1">
        <w:rPr>
          <w:rFonts w:cs="Arial"/>
          <w:b/>
          <w:bCs/>
          <w:noProof/>
          <w:szCs w:val="24"/>
        </w:rPr>
        <w:t>Design Science Research: Método de Pesquisa para o Avanço da Ciência e Tecnologia</w:t>
      </w:r>
      <w:r w:rsidRPr="001375A1">
        <w:rPr>
          <w:rFonts w:cs="Arial"/>
          <w:noProof/>
          <w:szCs w:val="24"/>
        </w:rPr>
        <w:t xml:space="preserve">. 1. ed. Porto Alegre: Bookman, 2015. </w:t>
      </w:r>
    </w:p>
    <w:p w14:paraId="23D8C1C5" w14:textId="77777777" w:rsidR="001375A1" w:rsidRPr="001375A1" w:rsidRDefault="001375A1" w:rsidP="001375A1">
      <w:pPr>
        <w:widowControl w:val="0"/>
        <w:rPr>
          <w:rFonts w:cs="Arial"/>
          <w:noProof/>
          <w:szCs w:val="24"/>
        </w:rPr>
      </w:pPr>
      <w:r w:rsidRPr="001375A1">
        <w:rPr>
          <w:rFonts w:cs="Arial"/>
          <w:noProof/>
          <w:szCs w:val="24"/>
        </w:rPr>
        <w:t xml:space="preserve">DYSON, R. G. et al. The strategic development process. In: </w:t>
      </w:r>
      <w:r w:rsidRPr="001375A1">
        <w:rPr>
          <w:rFonts w:cs="Arial"/>
          <w:b/>
          <w:bCs/>
          <w:noProof/>
          <w:szCs w:val="24"/>
        </w:rPr>
        <w:t>Supporting strategy: Frameworks, methods and models</w:t>
      </w:r>
      <w:r w:rsidRPr="001375A1">
        <w:rPr>
          <w:rFonts w:cs="Arial"/>
          <w:noProof/>
          <w:szCs w:val="24"/>
        </w:rPr>
        <w:t xml:space="preserve">. [s.l: s.n.]. p. 3–24. </w:t>
      </w:r>
    </w:p>
    <w:p w14:paraId="4D8E6301" w14:textId="77777777" w:rsidR="001375A1" w:rsidRPr="001375A1" w:rsidRDefault="001375A1" w:rsidP="001375A1">
      <w:pPr>
        <w:widowControl w:val="0"/>
        <w:rPr>
          <w:rFonts w:cs="Arial"/>
          <w:noProof/>
          <w:szCs w:val="24"/>
        </w:rPr>
      </w:pPr>
      <w:r w:rsidRPr="001375A1">
        <w:rPr>
          <w:rFonts w:cs="Arial"/>
          <w:noProof/>
          <w:szCs w:val="24"/>
        </w:rPr>
        <w:t xml:space="preserve">EISENHARDT, K. M.; ZBARACKI, M. J. Strategic decision making. </w:t>
      </w:r>
      <w:r w:rsidRPr="001375A1">
        <w:rPr>
          <w:rFonts w:cs="Arial"/>
          <w:b/>
          <w:bCs/>
          <w:noProof/>
          <w:szCs w:val="24"/>
        </w:rPr>
        <w:t>Strategic Management Journal</w:t>
      </w:r>
      <w:r w:rsidRPr="001375A1">
        <w:rPr>
          <w:rFonts w:cs="Arial"/>
          <w:noProof/>
          <w:szCs w:val="24"/>
        </w:rPr>
        <w:t xml:space="preserve">, v. 13, n. S2, p. 17–37, 1992. </w:t>
      </w:r>
    </w:p>
    <w:p w14:paraId="6A78FF4B" w14:textId="77777777" w:rsidR="001375A1" w:rsidRPr="001375A1" w:rsidRDefault="001375A1" w:rsidP="001375A1">
      <w:pPr>
        <w:widowControl w:val="0"/>
        <w:rPr>
          <w:rFonts w:cs="Arial"/>
          <w:noProof/>
          <w:szCs w:val="24"/>
        </w:rPr>
      </w:pPr>
      <w:r w:rsidRPr="001375A1">
        <w:rPr>
          <w:rFonts w:cs="Arial"/>
          <w:noProof/>
          <w:szCs w:val="24"/>
        </w:rPr>
        <w:t xml:space="preserve">ELBANNA, S. Strategic decision-making: Process perspectives. </w:t>
      </w:r>
      <w:r w:rsidRPr="001375A1">
        <w:rPr>
          <w:rFonts w:cs="Arial"/>
          <w:b/>
          <w:bCs/>
          <w:noProof/>
          <w:szCs w:val="24"/>
        </w:rPr>
        <w:t>International Journal of Management Reviews</w:t>
      </w:r>
      <w:r w:rsidRPr="001375A1">
        <w:rPr>
          <w:rFonts w:cs="Arial"/>
          <w:noProof/>
          <w:szCs w:val="24"/>
        </w:rPr>
        <w:t xml:space="preserve">, v. 8, n. 1, p. 1–20, 2006. </w:t>
      </w:r>
    </w:p>
    <w:p w14:paraId="3EE6C998" w14:textId="77777777" w:rsidR="001375A1" w:rsidRPr="001375A1" w:rsidRDefault="001375A1" w:rsidP="001375A1">
      <w:pPr>
        <w:widowControl w:val="0"/>
        <w:rPr>
          <w:rFonts w:cs="Arial"/>
          <w:noProof/>
          <w:szCs w:val="24"/>
        </w:rPr>
      </w:pPr>
      <w:r w:rsidRPr="001375A1">
        <w:rPr>
          <w:rFonts w:cs="Arial"/>
          <w:noProof/>
          <w:szCs w:val="24"/>
        </w:rPr>
        <w:t xml:space="preserve">FISCHBACH, J. R. </w:t>
      </w:r>
      <w:r w:rsidRPr="001375A1">
        <w:rPr>
          <w:rFonts w:cs="Arial"/>
          <w:b/>
          <w:bCs/>
          <w:noProof/>
          <w:szCs w:val="24"/>
        </w:rPr>
        <w:t xml:space="preserve">Managing New Orleans Flood Risk in an Uncertain </w:t>
      </w:r>
      <w:r w:rsidRPr="001375A1">
        <w:rPr>
          <w:rFonts w:cs="Arial"/>
          <w:b/>
          <w:bCs/>
          <w:noProof/>
          <w:szCs w:val="24"/>
        </w:rPr>
        <w:lastRenderedPageBreak/>
        <w:t>Future Using Non-Structural Risk Mitigation</w:t>
      </w:r>
      <w:r w:rsidRPr="001375A1">
        <w:rPr>
          <w:rFonts w:cs="Arial"/>
          <w:noProof/>
          <w:szCs w:val="24"/>
        </w:rPr>
        <w:t>. [s.l: s.n.].</w:t>
      </w:r>
    </w:p>
    <w:p w14:paraId="36D0B4E5" w14:textId="77777777" w:rsidR="001375A1" w:rsidRPr="001375A1" w:rsidRDefault="001375A1" w:rsidP="001375A1">
      <w:pPr>
        <w:widowControl w:val="0"/>
        <w:rPr>
          <w:rFonts w:cs="Arial"/>
          <w:noProof/>
          <w:szCs w:val="24"/>
        </w:rPr>
      </w:pPr>
      <w:r w:rsidRPr="001375A1">
        <w:rPr>
          <w:rFonts w:cs="Arial"/>
          <w:noProof/>
          <w:szCs w:val="24"/>
        </w:rPr>
        <w:t xml:space="preserve">FISCHBACH, J. R. et al. </w:t>
      </w:r>
      <w:r w:rsidRPr="001375A1">
        <w:rPr>
          <w:rFonts w:cs="Arial"/>
          <w:b/>
          <w:bCs/>
          <w:noProof/>
          <w:szCs w:val="24"/>
        </w:rPr>
        <w:t>Managing Water Quality in the Face of Uncertainty: A Robust Decision Making Demonstration for EPA’s National Water Program</w:t>
      </w:r>
      <w:r w:rsidRPr="001375A1">
        <w:rPr>
          <w:rFonts w:cs="Arial"/>
          <w:noProof/>
          <w:szCs w:val="24"/>
        </w:rPr>
        <w:t xml:space="preserve">. [s.l: s.n.]. </w:t>
      </w:r>
    </w:p>
    <w:p w14:paraId="7FB88583" w14:textId="77777777" w:rsidR="001375A1" w:rsidRPr="001375A1" w:rsidRDefault="001375A1" w:rsidP="001375A1">
      <w:pPr>
        <w:widowControl w:val="0"/>
        <w:rPr>
          <w:rFonts w:cs="Arial"/>
          <w:noProof/>
          <w:szCs w:val="24"/>
        </w:rPr>
      </w:pPr>
      <w:r w:rsidRPr="001375A1">
        <w:rPr>
          <w:rFonts w:cs="Arial"/>
          <w:noProof/>
          <w:szCs w:val="24"/>
        </w:rPr>
        <w:t xml:space="preserve">GARY, M. S. et al. System dynamics and strategy. </w:t>
      </w:r>
      <w:r w:rsidRPr="001375A1">
        <w:rPr>
          <w:rFonts w:cs="Arial"/>
          <w:b/>
          <w:bCs/>
          <w:noProof/>
          <w:szCs w:val="24"/>
        </w:rPr>
        <w:t>System Dynamics Review</w:t>
      </w:r>
      <w:r w:rsidRPr="001375A1">
        <w:rPr>
          <w:rFonts w:cs="Arial"/>
          <w:noProof/>
          <w:szCs w:val="24"/>
        </w:rPr>
        <w:t xml:space="preserve">, v. 24, n. 4, p. 407–429, 2008. </w:t>
      </w:r>
    </w:p>
    <w:p w14:paraId="64E6E800" w14:textId="77777777" w:rsidR="001375A1" w:rsidRPr="001375A1" w:rsidRDefault="001375A1" w:rsidP="001375A1">
      <w:pPr>
        <w:widowControl w:val="0"/>
        <w:rPr>
          <w:rFonts w:cs="Arial"/>
          <w:noProof/>
          <w:szCs w:val="24"/>
        </w:rPr>
      </w:pPr>
      <w:r w:rsidRPr="001375A1">
        <w:rPr>
          <w:rFonts w:cs="Arial"/>
          <w:noProof/>
          <w:szCs w:val="24"/>
        </w:rPr>
        <w:t xml:space="preserve">GREGOR, S.; HEVNER, A. R. Positioning and Presenting Design Science Research for Maximum Impact. </w:t>
      </w:r>
      <w:r w:rsidRPr="001375A1">
        <w:rPr>
          <w:rFonts w:cs="Arial"/>
          <w:b/>
          <w:bCs/>
          <w:noProof/>
          <w:szCs w:val="24"/>
        </w:rPr>
        <w:t>MIS Quarterly</w:t>
      </w:r>
      <w:r w:rsidRPr="001375A1">
        <w:rPr>
          <w:rFonts w:cs="Arial"/>
          <w:noProof/>
          <w:szCs w:val="24"/>
        </w:rPr>
        <w:t xml:space="preserve">, v. 37, n. 2, p. 337–355, 2013. </w:t>
      </w:r>
    </w:p>
    <w:p w14:paraId="095F3A1F" w14:textId="77777777" w:rsidR="001375A1" w:rsidRPr="001375A1" w:rsidRDefault="001375A1" w:rsidP="001375A1">
      <w:pPr>
        <w:widowControl w:val="0"/>
        <w:rPr>
          <w:rFonts w:cs="Arial"/>
          <w:noProof/>
          <w:szCs w:val="24"/>
        </w:rPr>
      </w:pPr>
      <w:r w:rsidRPr="001375A1">
        <w:rPr>
          <w:rFonts w:cs="Arial"/>
          <w:noProof/>
          <w:szCs w:val="24"/>
        </w:rPr>
        <w:t xml:space="preserve">GRIFFIN, J. </w:t>
      </w:r>
      <w:r w:rsidRPr="001375A1">
        <w:rPr>
          <w:rFonts w:cs="Arial"/>
          <w:b/>
          <w:bCs/>
          <w:noProof/>
          <w:szCs w:val="24"/>
        </w:rPr>
        <w:t>Improving Cost-Effectiveness and Mitigating Risks of Renewable Energy Requirements</w:t>
      </w:r>
      <w:r w:rsidRPr="001375A1">
        <w:rPr>
          <w:rFonts w:cs="Arial"/>
          <w:noProof/>
          <w:szCs w:val="24"/>
        </w:rPr>
        <w:t>. [s.l: s.n.].</w:t>
      </w:r>
    </w:p>
    <w:p w14:paraId="25455CE1" w14:textId="77777777" w:rsidR="001375A1" w:rsidRPr="001375A1" w:rsidRDefault="001375A1" w:rsidP="001375A1">
      <w:pPr>
        <w:widowControl w:val="0"/>
        <w:rPr>
          <w:rFonts w:cs="Arial"/>
          <w:noProof/>
          <w:szCs w:val="24"/>
        </w:rPr>
      </w:pPr>
      <w:r w:rsidRPr="001375A1">
        <w:rPr>
          <w:rFonts w:cs="Arial"/>
          <w:noProof/>
          <w:szCs w:val="24"/>
        </w:rPr>
        <w:t xml:space="preserve">GROVES, D. </w:t>
      </w:r>
      <w:r w:rsidRPr="001375A1">
        <w:rPr>
          <w:rFonts w:cs="Arial"/>
          <w:b/>
          <w:bCs/>
          <w:noProof/>
          <w:szCs w:val="24"/>
        </w:rPr>
        <w:t>New Methods for Identifying Robust Long-Term Water Resources Management Strategies for California</w:t>
      </w:r>
      <w:r w:rsidRPr="001375A1">
        <w:rPr>
          <w:rFonts w:cs="Arial"/>
          <w:noProof/>
          <w:szCs w:val="24"/>
        </w:rPr>
        <w:t>. [s.l: s.n.].</w:t>
      </w:r>
    </w:p>
    <w:p w14:paraId="7108DE41" w14:textId="77777777" w:rsidR="001375A1" w:rsidRPr="001375A1" w:rsidRDefault="001375A1" w:rsidP="001375A1">
      <w:pPr>
        <w:widowControl w:val="0"/>
        <w:rPr>
          <w:rFonts w:cs="Arial"/>
          <w:noProof/>
          <w:szCs w:val="24"/>
        </w:rPr>
      </w:pPr>
      <w:r w:rsidRPr="001375A1">
        <w:rPr>
          <w:rFonts w:cs="Arial"/>
          <w:noProof/>
          <w:szCs w:val="24"/>
        </w:rPr>
        <w:t xml:space="preserve">GROVES, D.; DAVIS, M. Planning for Climate Change in the Inland Empire: Southern California. </w:t>
      </w:r>
      <w:r w:rsidRPr="001375A1">
        <w:rPr>
          <w:rFonts w:cs="Arial"/>
          <w:b/>
          <w:bCs/>
          <w:noProof/>
          <w:szCs w:val="24"/>
        </w:rPr>
        <w:t>Water Resources Impact</w:t>
      </w:r>
      <w:r w:rsidRPr="001375A1">
        <w:rPr>
          <w:rFonts w:cs="Arial"/>
          <w:noProof/>
          <w:szCs w:val="24"/>
        </w:rPr>
        <w:t xml:space="preserve">, v. 10, n. 4, p. 14–17, 2008. </w:t>
      </w:r>
    </w:p>
    <w:p w14:paraId="7C435E7E" w14:textId="77777777" w:rsidR="001375A1" w:rsidRPr="001375A1" w:rsidRDefault="001375A1" w:rsidP="001375A1">
      <w:pPr>
        <w:widowControl w:val="0"/>
        <w:rPr>
          <w:rFonts w:cs="Arial"/>
          <w:noProof/>
          <w:szCs w:val="24"/>
        </w:rPr>
      </w:pPr>
      <w:r w:rsidRPr="001375A1">
        <w:rPr>
          <w:rFonts w:cs="Arial"/>
          <w:noProof/>
          <w:szCs w:val="24"/>
        </w:rPr>
        <w:t xml:space="preserve">GROVES, D.; FISCHBACH, J.; KNOPMAN, D. </w:t>
      </w:r>
      <w:r w:rsidRPr="001375A1">
        <w:rPr>
          <w:rFonts w:cs="Arial"/>
          <w:b/>
          <w:bCs/>
          <w:noProof/>
          <w:szCs w:val="24"/>
        </w:rPr>
        <w:t>Strengthening Coastal Planning How Coastal Regions Could Benefit from Louisiana’s Planning and Analysis Framework</w:t>
      </w:r>
      <w:r w:rsidRPr="001375A1">
        <w:rPr>
          <w:rFonts w:cs="Arial"/>
          <w:noProof/>
          <w:szCs w:val="24"/>
        </w:rPr>
        <w:t xml:space="preserve">. [s.l: s.n.]. </w:t>
      </w:r>
    </w:p>
    <w:p w14:paraId="3F8D03C8" w14:textId="77777777" w:rsidR="001375A1" w:rsidRPr="001375A1" w:rsidRDefault="001375A1" w:rsidP="001375A1">
      <w:pPr>
        <w:widowControl w:val="0"/>
        <w:rPr>
          <w:rFonts w:cs="Arial"/>
          <w:noProof/>
          <w:szCs w:val="24"/>
        </w:rPr>
      </w:pPr>
      <w:r w:rsidRPr="001375A1">
        <w:rPr>
          <w:rFonts w:cs="Arial"/>
          <w:noProof/>
          <w:szCs w:val="24"/>
        </w:rPr>
        <w:t xml:space="preserve">GROVES, D. G. et al. </w:t>
      </w:r>
      <w:r w:rsidRPr="001375A1">
        <w:rPr>
          <w:rFonts w:cs="Arial"/>
          <w:b/>
          <w:bCs/>
          <w:noProof/>
          <w:szCs w:val="24"/>
        </w:rPr>
        <w:t>Preparing for an Uncertain Future Climate in the Inland Empire: Identifying Robust Water Management Strategies</w:t>
      </w:r>
      <w:r w:rsidRPr="001375A1">
        <w:rPr>
          <w:rFonts w:cs="Arial"/>
          <w:noProof/>
          <w:szCs w:val="24"/>
        </w:rPr>
        <w:t>. [s.l: s.n.]. Disponível em: &lt;http://www.rand.org/pubs/documented_briefings/DB550.html&gt;.</w:t>
      </w:r>
    </w:p>
    <w:p w14:paraId="1FD6DAD0" w14:textId="77777777" w:rsidR="001375A1" w:rsidRPr="001375A1" w:rsidRDefault="001375A1" w:rsidP="001375A1">
      <w:pPr>
        <w:widowControl w:val="0"/>
        <w:rPr>
          <w:rFonts w:cs="Arial"/>
          <w:noProof/>
          <w:szCs w:val="24"/>
        </w:rPr>
      </w:pPr>
      <w:r w:rsidRPr="001375A1">
        <w:rPr>
          <w:rFonts w:cs="Arial"/>
          <w:noProof/>
          <w:szCs w:val="24"/>
        </w:rPr>
        <w:t xml:space="preserve">GROVES, D. G. et al. </w:t>
      </w:r>
      <w:r w:rsidRPr="001375A1">
        <w:rPr>
          <w:rFonts w:cs="Arial"/>
          <w:b/>
          <w:bCs/>
          <w:noProof/>
          <w:szCs w:val="24"/>
        </w:rPr>
        <w:t>Adapting to a Changing Colorado River Making Future Water Deliveries More Reliable Throught Robust Management Strategies</w:t>
      </w:r>
      <w:r w:rsidRPr="001375A1">
        <w:rPr>
          <w:rFonts w:cs="Arial"/>
          <w:noProof/>
          <w:szCs w:val="24"/>
        </w:rPr>
        <w:t>. [s.l: s.n.]. Disponível em: &lt;http://www.rand.org/content/dam/rand/pubs/monographs/2011/RAND_MG996.pdf&gt;.</w:t>
      </w:r>
    </w:p>
    <w:p w14:paraId="10951829" w14:textId="77777777" w:rsidR="001375A1" w:rsidRPr="001375A1" w:rsidRDefault="001375A1" w:rsidP="001375A1">
      <w:pPr>
        <w:widowControl w:val="0"/>
        <w:rPr>
          <w:rFonts w:cs="Arial"/>
          <w:noProof/>
          <w:szCs w:val="24"/>
        </w:rPr>
      </w:pPr>
      <w:r w:rsidRPr="001375A1">
        <w:rPr>
          <w:rFonts w:cs="Arial"/>
          <w:noProof/>
          <w:szCs w:val="24"/>
        </w:rPr>
        <w:t xml:space="preserve">GROVES, D. G. et al. Addressing Climate Change in Local Water Agency Plans: Demonstrating a Simplified Robust Decision Making Approach in the California Sierra Foothills. Santa Monica, CA. p. 1–78, 2013b. </w:t>
      </w:r>
    </w:p>
    <w:p w14:paraId="42CC9205" w14:textId="77777777" w:rsidR="001375A1" w:rsidRPr="001375A1" w:rsidRDefault="001375A1" w:rsidP="001375A1">
      <w:pPr>
        <w:widowControl w:val="0"/>
        <w:rPr>
          <w:rFonts w:cs="Arial"/>
          <w:noProof/>
          <w:szCs w:val="24"/>
        </w:rPr>
      </w:pPr>
      <w:r w:rsidRPr="001375A1">
        <w:rPr>
          <w:rFonts w:cs="Arial"/>
          <w:noProof/>
          <w:szCs w:val="24"/>
        </w:rPr>
        <w:t xml:space="preserve">GROVES, D. G. et al. </w:t>
      </w:r>
      <w:r w:rsidRPr="001375A1">
        <w:rPr>
          <w:rFonts w:cs="Arial"/>
          <w:b/>
          <w:bCs/>
          <w:noProof/>
          <w:szCs w:val="24"/>
        </w:rPr>
        <w:t>Developing Robust Strategies for Climate Change and Other Risks: A Water Utility Framework About the Water Research Foundation</w:t>
      </w:r>
      <w:r w:rsidRPr="001375A1">
        <w:rPr>
          <w:rFonts w:cs="Arial"/>
          <w:noProof/>
          <w:szCs w:val="24"/>
        </w:rPr>
        <w:t xml:space="preserve">. [s.l: s.n.]. </w:t>
      </w:r>
    </w:p>
    <w:p w14:paraId="3D0A9B57" w14:textId="77777777" w:rsidR="001375A1" w:rsidRPr="001375A1" w:rsidRDefault="001375A1" w:rsidP="001375A1">
      <w:pPr>
        <w:widowControl w:val="0"/>
        <w:rPr>
          <w:rFonts w:cs="Arial"/>
          <w:noProof/>
          <w:szCs w:val="24"/>
        </w:rPr>
      </w:pPr>
      <w:r w:rsidRPr="001375A1">
        <w:rPr>
          <w:rFonts w:cs="Arial"/>
          <w:noProof/>
          <w:szCs w:val="24"/>
        </w:rPr>
        <w:t xml:space="preserve">GROVES, D. G. et al. </w:t>
      </w:r>
      <w:r w:rsidRPr="001375A1">
        <w:rPr>
          <w:rFonts w:cs="Arial"/>
          <w:b/>
          <w:bCs/>
          <w:noProof/>
          <w:szCs w:val="24"/>
        </w:rPr>
        <w:t>Using High-Performance Computing to Support Water Resource Planning: A Workshop Demonstration of Real-Time Analytic Facilitation for the Colorado River Basin</w:t>
      </w:r>
      <w:r w:rsidRPr="001375A1">
        <w:rPr>
          <w:rFonts w:cs="Arial"/>
          <w:noProof/>
          <w:szCs w:val="24"/>
        </w:rPr>
        <w:t xml:space="preserve">. [s.l: s.n.]. </w:t>
      </w:r>
    </w:p>
    <w:p w14:paraId="5AF6240F" w14:textId="77777777" w:rsidR="001375A1" w:rsidRPr="001375A1" w:rsidRDefault="001375A1" w:rsidP="001375A1">
      <w:pPr>
        <w:widowControl w:val="0"/>
        <w:rPr>
          <w:rFonts w:cs="Arial"/>
          <w:noProof/>
          <w:szCs w:val="24"/>
        </w:rPr>
      </w:pPr>
      <w:r w:rsidRPr="001375A1">
        <w:rPr>
          <w:rFonts w:cs="Arial"/>
          <w:noProof/>
          <w:szCs w:val="24"/>
        </w:rPr>
        <w:t xml:space="preserve">GROVES, D. G.; BLOOM, E. Robust Water-Management Strategies for the </w:t>
      </w:r>
      <w:r w:rsidRPr="001375A1">
        <w:rPr>
          <w:rFonts w:cs="Arial"/>
          <w:noProof/>
          <w:szCs w:val="24"/>
        </w:rPr>
        <w:lastRenderedPageBreak/>
        <w:t xml:space="preserve">California Water Plan Update 2013 Proof-of-Concept Analysis. p. 1–72, 2013. </w:t>
      </w:r>
    </w:p>
    <w:p w14:paraId="2FD229EB" w14:textId="77777777" w:rsidR="001375A1" w:rsidRPr="001375A1" w:rsidRDefault="001375A1" w:rsidP="001375A1">
      <w:pPr>
        <w:widowControl w:val="0"/>
        <w:rPr>
          <w:rFonts w:cs="Arial"/>
          <w:noProof/>
          <w:szCs w:val="24"/>
        </w:rPr>
      </w:pPr>
      <w:r w:rsidRPr="001375A1">
        <w:rPr>
          <w:rFonts w:cs="Arial"/>
          <w:noProof/>
          <w:szCs w:val="24"/>
        </w:rPr>
        <w:t xml:space="preserve">GROVES, D. G.; LEMPERT, R. J. A new analytic method for finding policy-relevant scenarios. </w:t>
      </w:r>
      <w:r w:rsidRPr="001375A1">
        <w:rPr>
          <w:rFonts w:cs="Arial"/>
          <w:b/>
          <w:bCs/>
          <w:noProof/>
          <w:szCs w:val="24"/>
        </w:rPr>
        <w:t>Global Environmental Change</w:t>
      </w:r>
      <w:r w:rsidRPr="001375A1">
        <w:rPr>
          <w:rFonts w:cs="Arial"/>
          <w:noProof/>
          <w:szCs w:val="24"/>
        </w:rPr>
        <w:t xml:space="preserve">, v. 17, n. 1, p. 73–85, 2007. </w:t>
      </w:r>
    </w:p>
    <w:p w14:paraId="2C9EE760" w14:textId="77777777" w:rsidR="001375A1" w:rsidRPr="001375A1" w:rsidRDefault="001375A1" w:rsidP="001375A1">
      <w:pPr>
        <w:widowControl w:val="0"/>
        <w:rPr>
          <w:rFonts w:cs="Arial"/>
          <w:noProof/>
          <w:szCs w:val="24"/>
        </w:rPr>
      </w:pPr>
      <w:r w:rsidRPr="001375A1">
        <w:rPr>
          <w:rFonts w:cs="Arial"/>
          <w:noProof/>
          <w:szCs w:val="24"/>
        </w:rPr>
        <w:t xml:space="preserve">GROVES, D. G.; SHARON, C. Planning Tool to Support Planning the Future of Coastal Louisiana. </w:t>
      </w:r>
      <w:r w:rsidRPr="001375A1">
        <w:rPr>
          <w:rFonts w:cs="Arial"/>
          <w:b/>
          <w:bCs/>
          <w:noProof/>
          <w:szCs w:val="24"/>
        </w:rPr>
        <w:t>Journal of Coastal Research</w:t>
      </w:r>
      <w:r w:rsidRPr="001375A1">
        <w:rPr>
          <w:rFonts w:cs="Arial"/>
          <w:noProof/>
          <w:szCs w:val="24"/>
        </w:rPr>
        <w:t xml:space="preserve">, v. Sp.Issue 6, n. 10062, p. 29–50, 2013. </w:t>
      </w:r>
    </w:p>
    <w:p w14:paraId="671F20E5" w14:textId="77777777" w:rsidR="001375A1" w:rsidRPr="001375A1" w:rsidRDefault="001375A1" w:rsidP="001375A1">
      <w:pPr>
        <w:widowControl w:val="0"/>
        <w:rPr>
          <w:rFonts w:cs="Arial"/>
          <w:noProof/>
          <w:szCs w:val="24"/>
        </w:rPr>
      </w:pPr>
      <w:r w:rsidRPr="001375A1">
        <w:rPr>
          <w:rFonts w:cs="Arial"/>
          <w:noProof/>
          <w:szCs w:val="24"/>
        </w:rPr>
        <w:t xml:space="preserve">GUDMUNDSSON, S. V.; LECHNER, C. Cognitive biases, organization, and entrepreneurial firm survival. </w:t>
      </w:r>
      <w:r w:rsidRPr="001375A1">
        <w:rPr>
          <w:rFonts w:cs="Arial"/>
          <w:b/>
          <w:bCs/>
          <w:noProof/>
          <w:szCs w:val="24"/>
        </w:rPr>
        <w:t>European Management Journal</w:t>
      </w:r>
      <w:r w:rsidRPr="001375A1">
        <w:rPr>
          <w:rFonts w:cs="Arial"/>
          <w:noProof/>
          <w:szCs w:val="24"/>
        </w:rPr>
        <w:t xml:space="preserve">, v. 31, n. 3, p. 278–294, 2013. </w:t>
      </w:r>
    </w:p>
    <w:p w14:paraId="303DD4EC" w14:textId="77777777" w:rsidR="001375A1" w:rsidRPr="001375A1" w:rsidRDefault="001375A1" w:rsidP="001375A1">
      <w:pPr>
        <w:widowControl w:val="0"/>
        <w:rPr>
          <w:rFonts w:cs="Arial"/>
          <w:noProof/>
          <w:szCs w:val="24"/>
        </w:rPr>
      </w:pPr>
      <w:r w:rsidRPr="001375A1">
        <w:rPr>
          <w:rFonts w:cs="Arial"/>
          <w:noProof/>
          <w:szCs w:val="24"/>
        </w:rPr>
        <w:t xml:space="preserve">HADKA, D. et al. An open source framework for many-objective robust decision making. </w:t>
      </w:r>
      <w:r w:rsidRPr="001375A1">
        <w:rPr>
          <w:rFonts w:cs="Arial"/>
          <w:b/>
          <w:bCs/>
          <w:noProof/>
          <w:szCs w:val="24"/>
        </w:rPr>
        <w:t>Environmental Modelling and Software</w:t>
      </w:r>
      <w:r w:rsidRPr="001375A1">
        <w:rPr>
          <w:rFonts w:cs="Arial"/>
          <w:noProof/>
          <w:szCs w:val="24"/>
        </w:rPr>
        <w:t xml:space="preserve">, v. 74, p. 114–129, 2015. </w:t>
      </w:r>
    </w:p>
    <w:p w14:paraId="4F1E3282" w14:textId="77777777" w:rsidR="001375A1" w:rsidRPr="001375A1" w:rsidRDefault="001375A1" w:rsidP="001375A1">
      <w:pPr>
        <w:widowControl w:val="0"/>
        <w:rPr>
          <w:rFonts w:cs="Arial"/>
          <w:noProof/>
          <w:szCs w:val="24"/>
        </w:rPr>
      </w:pPr>
      <w:r w:rsidRPr="001375A1">
        <w:rPr>
          <w:rFonts w:cs="Arial"/>
          <w:noProof/>
          <w:szCs w:val="24"/>
        </w:rPr>
        <w:t xml:space="preserve">HALL, J. W. et al. Robust Climate Policies Under Uncertainty: A Comparison of Robust Decision Making and Info-Gap Methods. </w:t>
      </w:r>
      <w:r w:rsidRPr="001375A1">
        <w:rPr>
          <w:rFonts w:cs="Arial"/>
          <w:b/>
          <w:bCs/>
          <w:noProof/>
          <w:szCs w:val="24"/>
        </w:rPr>
        <w:t>Risk Analysis</w:t>
      </w:r>
      <w:r w:rsidRPr="001375A1">
        <w:rPr>
          <w:rFonts w:cs="Arial"/>
          <w:noProof/>
          <w:szCs w:val="24"/>
        </w:rPr>
        <w:t xml:space="preserve">, v. 32, n. 10, p. 1657–1672, 2012. </w:t>
      </w:r>
    </w:p>
    <w:p w14:paraId="548477B9" w14:textId="77777777" w:rsidR="001375A1" w:rsidRPr="001375A1" w:rsidRDefault="001375A1" w:rsidP="001375A1">
      <w:pPr>
        <w:widowControl w:val="0"/>
        <w:rPr>
          <w:rFonts w:cs="Arial"/>
          <w:noProof/>
          <w:szCs w:val="24"/>
        </w:rPr>
      </w:pPr>
      <w:r w:rsidRPr="001375A1">
        <w:rPr>
          <w:rFonts w:cs="Arial"/>
          <w:noProof/>
          <w:szCs w:val="24"/>
        </w:rPr>
        <w:t xml:space="preserve">HALLEGATTE, S. et al. Investment Decision Making Under Deep Uncertainty: Application to Climate Change. </w:t>
      </w:r>
      <w:r w:rsidRPr="001375A1">
        <w:rPr>
          <w:rFonts w:cs="Arial"/>
          <w:b/>
          <w:bCs/>
          <w:noProof/>
          <w:szCs w:val="24"/>
        </w:rPr>
        <w:t>Policy Research Working Paper</w:t>
      </w:r>
      <w:r w:rsidRPr="001375A1">
        <w:rPr>
          <w:rFonts w:cs="Arial"/>
          <w:noProof/>
          <w:szCs w:val="24"/>
        </w:rPr>
        <w:t xml:space="preserve">, n. 6193, p. 1–41, 2012. </w:t>
      </w:r>
    </w:p>
    <w:p w14:paraId="78F1CD85" w14:textId="77777777" w:rsidR="001375A1" w:rsidRPr="001375A1" w:rsidRDefault="001375A1" w:rsidP="001375A1">
      <w:pPr>
        <w:widowControl w:val="0"/>
        <w:rPr>
          <w:rFonts w:cs="Arial"/>
          <w:noProof/>
          <w:szCs w:val="24"/>
        </w:rPr>
      </w:pPr>
      <w:r w:rsidRPr="001375A1">
        <w:rPr>
          <w:rFonts w:cs="Arial"/>
          <w:noProof/>
          <w:szCs w:val="24"/>
        </w:rPr>
        <w:t xml:space="preserve">HERMAN, J. et al. How Should Robustness Be Defined for Water Systems Planning under Change? </w:t>
      </w:r>
      <w:r w:rsidRPr="001375A1">
        <w:rPr>
          <w:rFonts w:cs="Arial"/>
          <w:b/>
          <w:bCs/>
          <w:noProof/>
          <w:szCs w:val="24"/>
        </w:rPr>
        <w:t>Journal of Water Resources Planning and Management</w:t>
      </w:r>
      <w:r w:rsidRPr="001375A1">
        <w:rPr>
          <w:rFonts w:cs="Arial"/>
          <w:noProof/>
          <w:szCs w:val="24"/>
        </w:rPr>
        <w:t xml:space="preserve">, v. 141, n. 10, p. 4015012, 2015. </w:t>
      </w:r>
    </w:p>
    <w:p w14:paraId="6F6654EF" w14:textId="77777777" w:rsidR="001375A1" w:rsidRPr="001375A1" w:rsidRDefault="001375A1" w:rsidP="001375A1">
      <w:pPr>
        <w:widowControl w:val="0"/>
        <w:rPr>
          <w:rFonts w:cs="Arial"/>
          <w:noProof/>
          <w:szCs w:val="24"/>
        </w:rPr>
      </w:pPr>
      <w:r w:rsidRPr="001375A1">
        <w:rPr>
          <w:rFonts w:cs="Arial"/>
          <w:noProof/>
          <w:szCs w:val="24"/>
        </w:rPr>
        <w:t xml:space="preserve">HILLIER, F. S.; LIEBERMAN, G. J. Decision Analysis. In: </w:t>
      </w:r>
      <w:r w:rsidRPr="001375A1">
        <w:rPr>
          <w:rFonts w:cs="Arial"/>
          <w:b/>
          <w:bCs/>
          <w:noProof/>
          <w:szCs w:val="24"/>
        </w:rPr>
        <w:t>Introduction to Operations Research</w:t>
      </w:r>
      <w:r w:rsidRPr="001375A1">
        <w:rPr>
          <w:rFonts w:cs="Arial"/>
          <w:noProof/>
          <w:szCs w:val="24"/>
        </w:rPr>
        <w:t xml:space="preserve">. 9. ed. New York: McGraw-Hill Higher Education, 2010. p. 1047. </w:t>
      </w:r>
    </w:p>
    <w:p w14:paraId="43D54B23" w14:textId="77777777" w:rsidR="001375A1" w:rsidRPr="001375A1" w:rsidRDefault="001375A1" w:rsidP="001375A1">
      <w:pPr>
        <w:widowControl w:val="0"/>
        <w:rPr>
          <w:rFonts w:cs="Arial"/>
          <w:noProof/>
          <w:szCs w:val="24"/>
        </w:rPr>
      </w:pPr>
      <w:r w:rsidRPr="001375A1">
        <w:rPr>
          <w:rFonts w:cs="Arial"/>
          <w:noProof/>
          <w:szCs w:val="24"/>
        </w:rPr>
        <w:t xml:space="preserve">HOUGH, J. R.; WHITE, M. A. Environmental dynamism and strategic decision-making rationality: An examination at the decision level. </w:t>
      </w:r>
      <w:r w:rsidRPr="001375A1">
        <w:rPr>
          <w:rFonts w:cs="Arial"/>
          <w:b/>
          <w:bCs/>
          <w:noProof/>
          <w:szCs w:val="24"/>
        </w:rPr>
        <w:t>Strategic Management Journal</w:t>
      </w:r>
      <w:r w:rsidRPr="001375A1">
        <w:rPr>
          <w:rFonts w:cs="Arial"/>
          <w:noProof/>
          <w:szCs w:val="24"/>
        </w:rPr>
        <w:t xml:space="preserve">, v. 24, n. 5, p. 481–489, 2003. </w:t>
      </w:r>
    </w:p>
    <w:p w14:paraId="68B0505C" w14:textId="77777777" w:rsidR="001375A1" w:rsidRPr="001375A1" w:rsidRDefault="001375A1" w:rsidP="001375A1">
      <w:pPr>
        <w:widowControl w:val="0"/>
        <w:rPr>
          <w:rFonts w:cs="Arial"/>
          <w:noProof/>
          <w:szCs w:val="24"/>
        </w:rPr>
      </w:pPr>
      <w:r w:rsidRPr="001375A1">
        <w:rPr>
          <w:rFonts w:cs="Arial"/>
          <w:noProof/>
          <w:szCs w:val="24"/>
        </w:rPr>
        <w:t xml:space="preserve">HUTZSCHENREUTER, THOMAS; KLEINDIENST, I. Strategy-process research: What have we learned and what is still to be explored. </w:t>
      </w:r>
      <w:r w:rsidRPr="001375A1">
        <w:rPr>
          <w:rFonts w:cs="Arial"/>
          <w:b/>
          <w:bCs/>
          <w:noProof/>
          <w:szCs w:val="24"/>
        </w:rPr>
        <w:t>Journal of Management</w:t>
      </w:r>
      <w:r w:rsidRPr="001375A1">
        <w:rPr>
          <w:rFonts w:cs="Arial"/>
          <w:noProof/>
          <w:szCs w:val="24"/>
        </w:rPr>
        <w:t xml:space="preserve">, v. 32, n. 5, p. 673–620, 2006. </w:t>
      </w:r>
    </w:p>
    <w:p w14:paraId="4F07C0AC" w14:textId="77777777" w:rsidR="001375A1" w:rsidRPr="001375A1" w:rsidRDefault="001375A1" w:rsidP="001375A1">
      <w:pPr>
        <w:widowControl w:val="0"/>
        <w:rPr>
          <w:rFonts w:cs="Arial"/>
          <w:noProof/>
          <w:szCs w:val="24"/>
        </w:rPr>
      </w:pPr>
      <w:r w:rsidRPr="001375A1">
        <w:rPr>
          <w:rFonts w:cs="Arial"/>
          <w:noProof/>
          <w:szCs w:val="24"/>
        </w:rPr>
        <w:t xml:space="preserve">JOHNSON, D. R.; FISCHBACH, J. R.; ORTIZ, D. S. Estimating Surge-Based Flood Risk with the Coastal Louisiana Risk Assessment Model. </w:t>
      </w:r>
      <w:r w:rsidRPr="001375A1">
        <w:rPr>
          <w:rFonts w:cs="Arial"/>
          <w:b/>
          <w:bCs/>
          <w:noProof/>
          <w:szCs w:val="24"/>
        </w:rPr>
        <w:t>Journal of Coastal Research</w:t>
      </w:r>
      <w:r w:rsidRPr="001375A1">
        <w:rPr>
          <w:rFonts w:cs="Arial"/>
          <w:noProof/>
          <w:szCs w:val="24"/>
        </w:rPr>
        <w:t xml:space="preserve">, v. Sp.Issue 6, n. 10062, p. 29–50, 2013. </w:t>
      </w:r>
    </w:p>
    <w:p w14:paraId="77776BDC" w14:textId="77777777" w:rsidR="001375A1" w:rsidRPr="001375A1" w:rsidRDefault="001375A1" w:rsidP="001375A1">
      <w:pPr>
        <w:widowControl w:val="0"/>
        <w:rPr>
          <w:rFonts w:cs="Arial"/>
          <w:noProof/>
          <w:szCs w:val="24"/>
        </w:rPr>
      </w:pPr>
      <w:r w:rsidRPr="001375A1">
        <w:rPr>
          <w:rFonts w:cs="Arial"/>
          <w:noProof/>
          <w:szCs w:val="24"/>
        </w:rPr>
        <w:t xml:space="preserve">KAHNEMAN D. LOVALLO, D. </w:t>
      </w:r>
      <w:r w:rsidRPr="001375A1">
        <w:rPr>
          <w:rFonts w:cs="Arial"/>
          <w:b/>
          <w:bCs/>
          <w:noProof/>
          <w:szCs w:val="24"/>
        </w:rPr>
        <w:t>Timid Choises and Bold Forecasts: A Cognitive Perspective on Risk TakingManagement Science</w:t>
      </w:r>
      <w:r w:rsidRPr="001375A1">
        <w:rPr>
          <w:rFonts w:cs="Arial"/>
          <w:noProof/>
          <w:szCs w:val="24"/>
        </w:rPr>
        <w:t xml:space="preserve">, 1993. </w:t>
      </w:r>
    </w:p>
    <w:p w14:paraId="3B71CDE9" w14:textId="77777777" w:rsidR="001375A1" w:rsidRPr="001375A1" w:rsidRDefault="001375A1" w:rsidP="001375A1">
      <w:pPr>
        <w:widowControl w:val="0"/>
        <w:rPr>
          <w:rFonts w:cs="Arial"/>
          <w:noProof/>
          <w:szCs w:val="24"/>
        </w:rPr>
      </w:pPr>
      <w:r w:rsidRPr="001375A1">
        <w:rPr>
          <w:rFonts w:cs="Arial"/>
          <w:noProof/>
          <w:szCs w:val="24"/>
        </w:rPr>
        <w:lastRenderedPageBreak/>
        <w:t xml:space="preserve">KALRA, N. et al. Agreeing on Robust Decisions New Processes for Decision Making Under Deep Uncertainty. </w:t>
      </w:r>
      <w:r w:rsidRPr="001375A1">
        <w:rPr>
          <w:rFonts w:cs="Arial"/>
          <w:b/>
          <w:bCs/>
          <w:noProof/>
          <w:szCs w:val="24"/>
        </w:rPr>
        <w:t>World Bank Policy Research Working Paper</w:t>
      </w:r>
      <w:r w:rsidRPr="001375A1">
        <w:rPr>
          <w:rFonts w:cs="Arial"/>
          <w:noProof/>
          <w:szCs w:val="24"/>
        </w:rPr>
        <w:t xml:space="preserve">, v. No. 6906, n. June, 2014. </w:t>
      </w:r>
    </w:p>
    <w:p w14:paraId="17F52835" w14:textId="77777777" w:rsidR="001375A1" w:rsidRPr="001375A1" w:rsidRDefault="001375A1" w:rsidP="001375A1">
      <w:pPr>
        <w:widowControl w:val="0"/>
        <w:rPr>
          <w:rFonts w:cs="Arial"/>
          <w:noProof/>
          <w:szCs w:val="24"/>
        </w:rPr>
      </w:pPr>
      <w:r w:rsidRPr="001375A1">
        <w:rPr>
          <w:rFonts w:cs="Arial"/>
          <w:noProof/>
          <w:szCs w:val="24"/>
        </w:rPr>
        <w:t xml:space="preserve">KALRA, N. et al. Robust Decision-Making in the Water Sector A Strategy for Implementing Lima ’ s Long-Term Water Resources Master Plan. n. October, p. 1–47, 2015. </w:t>
      </w:r>
    </w:p>
    <w:p w14:paraId="33143473" w14:textId="77777777" w:rsidR="001375A1" w:rsidRPr="001375A1" w:rsidRDefault="001375A1" w:rsidP="001375A1">
      <w:pPr>
        <w:widowControl w:val="0"/>
        <w:rPr>
          <w:rFonts w:cs="Arial"/>
          <w:noProof/>
          <w:szCs w:val="24"/>
        </w:rPr>
      </w:pPr>
      <w:r w:rsidRPr="001375A1">
        <w:rPr>
          <w:rFonts w:cs="Arial"/>
          <w:noProof/>
          <w:szCs w:val="24"/>
        </w:rPr>
        <w:t xml:space="preserve">KASPRZYK, J. R. et al. Many objective robust decision making for complex environmental systems undergoing change. </w:t>
      </w:r>
      <w:r w:rsidRPr="001375A1">
        <w:rPr>
          <w:rFonts w:cs="Arial"/>
          <w:b/>
          <w:bCs/>
          <w:noProof/>
          <w:szCs w:val="24"/>
        </w:rPr>
        <w:t>Environmental Modelling and Software</w:t>
      </w:r>
      <w:r w:rsidRPr="001375A1">
        <w:rPr>
          <w:rFonts w:cs="Arial"/>
          <w:noProof/>
          <w:szCs w:val="24"/>
        </w:rPr>
        <w:t xml:space="preserve">, v. 42, p. 55–71, 2013. </w:t>
      </w:r>
    </w:p>
    <w:p w14:paraId="292CE649" w14:textId="77777777" w:rsidR="001375A1" w:rsidRPr="001375A1" w:rsidRDefault="001375A1" w:rsidP="001375A1">
      <w:pPr>
        <w:widowControl w:val="0"/>
        <w:rPr>
          <w:rFonts w:cs="Arial"/>
          <w:noProof/>
          <w:szCs w:val="24"/>
        </w:rPr>
      </w:pPr>
      <w:r w:rsidRPr="001375A1">
        <w:rPr>
          <w:rFonts w:cs="Arial"/>
          <w:noProof/>
          <w:szCs w:val="24"/>
        </w:rPr>
        <w:t xml:space="preserve">KEEFE, R. </w:t>
      </w:r>
      <w:r w:rsidRPr="001375A1">
        <w:rPr>
          <w:rFonts w:cs="Arial"/>
          <w:b/>
          <w:bCs/>
          <w:noProof/>
          <w:szCs w:val="24"/>
        </w:rPr>
        <w:t>Reconsidering California Transport Policies: Reducing Greenhouse Gas Emissions in an Uncertain Future</w:t>
      </w:r>
      <w:r w:rsidRPr="001375A1">
        <w:rPr>
          <w:rFonts w:cs="Arial"/>
          <w:noProof/>
          <w:szCs w:val="24"/>
        </w:rPr>
        <w:t>. [s.l: s.n.].</w:t>
      </w:r>
    </w:p>
    <w:p w14:paraId="3A8B5570" w14:textId="77777777" w:rsidR="001375A1" w:rsidRPr="001375A1" w:rsidRDefault="001375A1" w:rsidP="001375A1">
      <w:pPr>
        <w:widowControl w:val="0"/>
        <w:rPr>
          <w:rFonts w:cs="Arial"/>
          <w:noProof/>
          <w:szCs w:val="24"/>
        </w:rPr>
      </w:pPr>
      <w:r w:rsidRPr="001375A1">
        <w:rPr>
          <w:rFonts w:cs="Arial"/>
          <w:noProof/>
          <w:szCs w:val="24"/>
        </w:rPr>
        <w:t xml:space="preserve">KNIGHT, F. H. </w:t>
      </w:r>
      <w:r w:rsidRPr="001375A1">
        <w:rPr>
          <w:rFonts w:cs="Arial"/>
          <w:b/>
          <w:bCs/>
          <w:noProof/>
          <w:szCs w:val="24"/>
        </w:rPr>
        <w:t>Risk, Uncertainty and Profit</w:t>
      </w:r>
      <w:r w:rsidRPr="001375A1">
        <w:rPr>
          <w:rFonts w:cs="Arial"/>
          <w:noProof/>
          <w:szCs w:val="24"/>
        </w:rPr>
        <w:t>. [s.l: s.n.]. v. XXXI</w:t>
      </w:r>
    </w:p>
    <w:p w14:paraId="0E597824" w14:textId="77777777" w:rsidR="001375A1" w:rsidRPr="001375A1" w:rsidRDefault="001375A1" w:rsidP="001375A1">
      <w:pPr>
        <w:widowControl w:val="0"/>
        <w:rPr>
          <w:rFonts w:cs="Arial"/>
          <w:noProof/>
          <w:szCs w:val="24"/>
        </w:rPr>
      </w:pPr>
      <w:r w:rsidRPr="001375A1">
        <w:rPr>
          <w:rFonts w:cs="Arial"/>
          <w:noProof/>
          <w:szCs w:val="24"/>
        </w:rPr>
        <w:t xml:space="preserve">KWAKKEL, J. Exploratory Modelling and Analysis (EMA) Workbench. p. 1–4, 2013. </w:t>
      </w:r>
    </w:p>
    <w:p w14:paraId="1962B760" w14:textId="77777777" w:rsidR="001375A1" w:rsidRPr="001375A1" w:rsidRDefault="001375A1" w:rsidP="001375A1">
      <w:pPr>
        <w:widowControl w:val="0"/>
        <w:rPr>
          <w:rFonts w:cs="Arial"/>
          <w:noProof/>
          <w:szCs w:val="24"/>
        </w:rPr>
      </w:pPr>
      <w:r w:rsidRPr="001375A1">
        <w:rPr>
          <w:rFonts w:cs="Arial"/>
          <w:noProof/>
          <w:szCs w:val="24"/>
        </w:rPr>
        <w:t xml:space="preserve">KWAKKEL, J. H.; PRUYT, E. Exploratory Modeling and Analysis, an approach for model-based foresight under deep uncertainty. </w:t>
      </w:r>
      <w:r w:rsidRPr="001375A1">
        <w:rPr>
          <w:rFonts w:cs="Arial"/>
          <w:b/>
          <w:bCs/>
          <w:noProof/>
          <w:szCs w:val="24"/>
        </w:rPr>
        <w:t>Technological Forecasting and Social Change</w:t>
      </w:r>
      <w:r w:rsidRPr="001375A1">
        <w:rPr>
          <w:rFonts w:cs="Arial"/>
          <w:noProof/>
          <w:szCs w:val="24"/>
        </w:rPr>
        <w:t xml:space="preserve">, v. 80, n. 3, p. 419–431, 2013. </w:t>
      </w:r>
    </w:p>
    <w:p w14:paraId="7B219D7C" w14:textId="77777777" w:rsidR="001375A1" w:rsidRPr="001375A1" w:rsidRDefault="001375A1" w:rsidP="001375A1">
      <w:pPr>
        <w:widowControl w:val="0"/>
        <w:rPr>
          <w:rFonts w:cs="Arial"/>
          <w:noProof/>
          <w:szCs w:val="24"/>
        </w:rPr>
      </w:pPr>
      <w:r w:rsidRPr="001375A1">
        <w:rPr>
          <w:rFonts w:cs="Arial"/>
          <w:noProof/>
          <w:szCs w:val="24"/>
        </w:rPr>
        <w:t xml:space="preserve">KWAKKEL, J.; WALKER, W.; HAASNOOT, M. Coping with the Wickedness of Public Policy Problems: Approaches for Decision Making under Deep Uncertainty. </w:t>
      </w:r>
      <w:r w:rsidRPr="001375A1">
        <w:rPr>
          <w:rFonts w:cs="Arial"/>
          <w:b/>
          <w:bCs/>
          <w:noProof/>
          <w:szCs w:val="24"/>
        </w:rPr>
        <w:t>Journal of Water Resources Planning and Management</w:t>
      </w:r>
      <w:r w:rsidRPr="001375A1">
        <w:rPr>
          <w:rFonts w:cs="Arial"/>
          <w:noProof/>
          <w:szCs w:val="24"/>
        </w:rPr>
        <w:t xml:space="preserve">, v. 142, n. 3, p. 1816001, 2016. </w:t>
      </w:r>
    </w:p>
    <w:p w14:paraId="53A3A66A" w14:textId="77777777" w:rsidR="001375A1" w:rsidRPr="001375A1" w:rsidRDefault="001375A1" w:rsidP="001375A1">
      <w:pPr>
        <w:widowControl w:val="0"/>
        <w:rPr>
          <w:rFonts w:cs="Arial"/>
          <w:noProof/>
          <w:szCs w:val="24"/>
        </w:rPr>
      </w:pPr>
      <w:r w:rsidRPr="001375A1">
        <w:rPr>
          <w:rFonts w:cs="Arial"/>
          <w:noProof/>
          <w:szCs w:val="24"/>
        </w:rPr>
        <w:t xml:space="preserve">LAW, A. M.; KELTON, W. D. </w:t>
      </w:r>
      <w:r w:rsidRPr="001375A1">
        <w:rPr>
          <w:rFonts w:cs="Arial"/>
          <w:b/>
          <w:bCs/>
          <w:noProof/>
          <w:szCs w:val="24"/>
        </w:rPr>
        <w:t>Simulation Modeling and Analysis</w:t>
      </w:r>
      <w:r w:rsidRPr="001375A1">
        <w:rPr>
          <w:rFonts w:cs="Arial"/>
          <w:noProof/>
          <w:szCs w:val="24"/>
        </w:rPr>
        <w:t xml:space="preserve">. 2. ed. New York: McGraw-Hill, 1991. </w:t>
      </w:r>
    </w:p>
    <w:p w14:paraId="483420D3" w14:textId="77777777" w:rsidR="001375A1" w:rsidRPr="001375A1" w:rsidRDefault="001375A1" w:rsidP="001375A1">
      <w:pPr>
        <w:widowControl w:val="0"/>
        <w:rPr>
          <w:rFonts w:cs="Arial"/>
          <w:noProof/>
          <w:szCs w:val="24"/>
        </w:rPr>
      </w:pPr>
      <w:r w:rsidRPr="001375A1">
        <w:rPr>
          <w:rFonts w:cs="Arial"/>
          <w:noProof/>
          <w:szCs w:val="24"/>
        </w:rPr>
        <w:t xml:space="preserve">LEMPERT, R. J. A new decision sciences for complex systems. </w:t>
      </w:r>
      <w:r w:rsidRPr="001375A1">
        <w:rPr>
          <w:rFonts w:cs="Arial"/>
          <w:b/>
          <w:bCs/>
          <w:noProof/>
          <w:szCs w:val="24"/>
        </w:rPr>
        <w:t>Proceedings of the National Academy of Sciences of the United States of America</w:t>
      </w:r>
      <w:r w:rsidRPr="001375A1">
        <w:rPr>
          <w:rFonts w:cs="Arial"/>
          <w:noProof/>
          <w:szCs w:val="24"/>
        </w:rPr>
        <w:t xml:space="preserve">, v. 99 Suppl 3, p. 7309–7313, 2002. </w:t>
      </w:r>
    </w:p>
    <w:p w14:paraId="12DC2336" w14:textId="77777777" w:rsidR="001375A1" w:rsidRPr="001375A1" w:rsidRDefault="001375A1" w:rsidP="001375A1">
      <w:pPr>
        <w:widowControl w:val="0"/>
        <w:rPr>
          <w:rFonts w:cs="Arial"/>
          <w:noProof/>
          <w:szCs w:val="24"/>
        </w:rPr>
      </w:pPr>
      <w:r w:rsidRPr="001375A1">
        <w:rPr>
          <w:rFonts w:cs="Arial"/>
          <w:noProof/>
          <w:szCs w:val="24"/>
        </w:rPr>
        <w:t xml:space="preserve">LEMPERT, R. J. et al. A General, Analytic Method for Generating Robust Strategies and Narrative Scenarios. </w:t>
      </w:r>
      <w:r w:rsidRPr="001375A1">
        <w:rPr>
          <w:rFonts w:cs="Arial"/>
          <w:b/>
          <w:bCs/>
          <w:noProof/>
          <w:szCs w:val="24"/>
        </w:rPr>
        <w:t>Management Science</w:t>
      </w:r>
      <w:r w:rsidRPr="001375A1">
        <w:rPr>
          <w:rFonts w:cs="Arial"/>
          <w:noProof/>
          <w:szCs w:val="24"/>
        </w:rPr>
        <w:t xml:space="preserve">, v. 52, n. 4, p. 514–528, abr. 2006. </w:t>
      </w:r>
    </w:p>
    <w:p w14:paraId="223F78F4" w14:textId="77777777" w:rsidR="001375A1" w:rsidRPr="001375A1" w:rsidRDefault="001375A1" w:rsidP="001375A1">
      <w:pPr>
        <w:widowControl w:val="0"/>
        <w:rPr>
          <w:rFonts w:cs="Arial"/>
          <w:noProof/>
          <w:szCs w:val="24"/>
        </w:rPr>
      </w:pPr>
      <w:r w:rsidRPr="001375A1">
        <w:rPr>
          <w:rFonts w:cs="Arial"/>
          <w:noProof/>
          <w:szCs w:val="24"/>
        </w:rPr>
        <w:t xml:space="preserve">LEMPERT, R. J. Scenarios that illuminate vulnerabilities and robust responses. </w:t>
      </w:r>
      <w:r w:rsidRPr="001375A1">
        <w:rPr>
          <w:rFonts w:cs="Arial"/>
          <w:b/>
          <w:bCs/>
          <w:noProof/>
          <w:szCs w:val="24"/>
        </w:rPr>
        <w:t>Climatic Change</w:t>
      </w:r>
      <w:r w:rsidRPr="001375A1">
        <w:rPr>
          <w:rFonts w:cs="Arial"/>
          <w:noProof/>
          <w:szCs w:val="24"/>
        </w:rPr>
        <w:t xml:space="preserve">, v. 117, n. 4, p. 627–646, 2013. </w:t>
      </w:r>
    </w:p>
    <w:p w14:paraId="780FF42A" w14:textId="77777777" w:rsidR="001375A1" w:rsidRPr="001375A1" w:rsidRDefault="001375A1" w:rsidP="001375A1">
      <w:pPr>
        <w:widowControl w:val="0"/>
        <w:rPr>
          <w:rFonts w:cs="Arial"/>
          <w:noProof/>
          <w:szCs w:val="24"/>
        </w:rPr>
      </w:pPr>
      <w:r w:rsidRPr="001375A1">
        <w:rPr>
          <w:rFonts w:cs="Arial"/>
          <w:noProof/>
          <w:szCs w:val="24"/>
        </w:rPr>
        <w:t xml:space="preserve">LEMPERT, R. J. et al. Ensuring Robust Flood Risk Management in Ho Chi Minh City. </w:t>
      </w:r>
      <w:r w:rsidRPr="001375A1">
        <w:rPr>
          <w:rFonts w:cs="Arial"/>
          <w:b/>
          <w:bCs/>
          <w:noProof/>
          <w:szCs w:val="24"/>
        </w:rPr>
        <w:t>World Bank</w:t>
      </w:r>
      <w:r w:rsidRPr="001375A1">
        <w:rPr>
          <w:rFonts w:cs="Arial"/>
          <w:noProof/>
          <w:szCs w:val="24"/>
        </w:rPr>
        <w:t xml:space="preserve">, n. May, p. 1–63, 2013. </w:t>
      </w:r>
    </w:p>
    <w:p w14:paraId="1716F30F" w14:textId="77777777" w:rsidR="001375A1" w:rsidRPr="001375A1" w:rsidRDefault="001375A1" w:rsidP="001375A1">
      <w:pPr>
        <w:widowControl w:val="0"/>
        <w:rPr>
          <w:rFonts w:cs="Arial"/>
          <w:noProof/>
          <w:szCs w:val="24"/>
        </w:rPr>
      </w:pPr>
      <w:r w:rsidRPr="001375A1">
        <w:rPr>
          <w:rFonts w:cs="Arial"/>
          <w:noProof/>
          <w:szCs w:val="24"/>
        </w:rPr>
        <w:t xml:space="preserve">LEMPERT, R. J. </w:t>
      </w:r>
      <w:r w:rsidRPr="001375A1">
        <w:rPr>
          <w:rFonts w:cs="Arial"/>
          <w:b/>
          <w:bCs/>
          <w:noProof/>
          <w:szCs w:val="24"/>
        </w:rPr>
        <w:t xml:space="preserve">Robert Lempert: Democratizing Analytics: Scientifically </w:t>
      </w:r>
      <w:r w:rsidRPr="001375A1">
        <w:rPr>
          <w:rFonts w:cs="Arial"/>
          <w:b/>
          <w:bCs/>
          <w:noProof/>
          <w:szCs w:val="24"/>
        </w:rPr>
        <w:lastRenderedPageBreak/>
        <w:t>and Ethically Informed Decision Support</w:t>
      </w:r>
      <w:r w:rsidRPr="001375A1">
        <w:rPr>
          <w:rFonts w:cs="Arial"/>
          <w:noProof/>
          <w:szCs w:val="24"/>
        </w:rPr>
        <w:t xml:space="preserve">. Disponível em: &lt;https://www.youtube.com/watch?v=D01UM0G2m_k&gt;. Acesso em: 11 jan. 2017. </w:t>
      </w:r>
    </w:p>
    <w:p w14:paraId="66774D67" w14:textId="77777777" w:rsidR="001375A1" w:rsidRPr="001375A1" w:rsidRDefault="001375A1" w:rsidP="001375A1">
      <w:pPr>
        <w:widowControl w:val="0"/>
        <w:rPr>
          <w:rFonts w:cs="Arial"/>
          <w:noProof/>
          <w:szCs w:val="24"/>
        </w:rPr>
      </w:pPr>
      <w:r w:rsidRPr="001375A1">
        <w:rPr>
          <w:rFonts w:cs="Arial"/>
          <w:noProof/>
          <w:szCs w:val="24"/>
        </w:rPr>
        <w:t xml:space="preserve">LEMPERT, R. J. et al. </w:t>
      </w:r>
      <w:r w:rsidRPr="001375A1">
        <w:rPr>
          <w:rFonts w:cs="Arial"/>
          <w:b/>
          <w:bCs/>
          <w:noProof/>
          <w:szCs w:val="24"/>
        </w:rPr>
        <w:t>Defense Resource Planning Under Uncertainty: An Application of Robust Decision Making to Munitions Mix Planning</w:t>
      </w:r>
      <w:r w:rsidRPr="001375A1">
        <w:rPr>
          <w:rFonts w:cs="Arial"/>
          <w:noProof/>
          <w:szCs w:val="24"/>
        </w:rPr>
        <w:t xml:space="preserve">. [s.l: s.n.]. </w:t>
      </w:r>
    </w:p>
    <w:p w14:paraId="09E16926" w14:textId="77777777" w:rsidR="001375A1" w:rsidRPr="001375A1" w:rsidRDefault="001375A1" w:rsidP="001375A1">
      <w:pPr>
        <w:widowControl w:val="0"/>
        <w:rPr>
          <w:rFonts w:cs="Arial"/>
          <w:noProof/>
          <w:szCs w:val="24"/>
        </w:rPr>
      </w:pPr>
      <w:r w:rsidRPr="001375A1">
        <w:rPr>
          <w:rFonts w:cs="Arial"/>
          <w:noProof/>
          <w:szCs w:val="24"/>
        </w:rPr>
        <w:t xml:space="preserve">LEMPERT, R. J.; BRYANT, B. P.; BANKES, S. C. Comparing Algorithms for Scenario Discovery. </w:t>
      </w:r>
      <w:r w:rsidRPr="001375A1">
        <w:rPr>
          <w:rFonts w:cs="Arial"/>
          <w:b/>
          <w:bCs/>
          <w:noProof/>
          <w:szCs w:val="24"/>
        </w:rPr>
        <w:t>Working Paper</w:t>
      </w:r>
      <w:r w:rsidRPr="001375A1">
        <w:rPr>
          <w:rFonts w:cs="Arial"/>
          <w:noProof/>
          <w:szCs w:val="24"/>
        </w:rPr>
        <w:t xml:space="preserve">, p. 1–35, 2008. </w:t>
      </w:r>
    </w:p>
    <w:p w14:paraId="278B8C88" w14:textId="77777777" w:rsidR="001375A1" w:rsidRPr="001375A1" w:rsidRDefault="001375A1" w:rsidP="001375A1">
      <w:pPr>
        <w:widowControl w:val="0"/>
        <w:rPr>
          <w:rFonts w:cs="Arial"/>
          <w:noProof/>
          <w:szCs w:val="24"/>
        </w:rPr>
      </w:pPr>
      <w:r w:rsidRPr="001375A1">
        <w:rPr>
          <w:rFonts w:cs="Arial"/>
          <w:noProof/>
          <w:szCs w:val="24"/>
        </w:rPr>
        <w:t xml:space="preserve">LEMPERT, R. J.; COLLINS, M. T. Managing the risk of uncertain threshold responses: Comparison of robust, optimum, and precautionary approaches. </w:t>
      </w:r>
      <w:r w:rsidRPr="001375A1">
        <w:rPr>
          <w:rFonts w:cs="Arial"/>
          <w:b/>
          <w:bCs/>
          <w:noProof/>
          <w:szCs w:val="24"/>
        </w:rPr>
        <w:t>Risk Analysis</w:t>
      </w:r>
      <w:r w:rsidRPr="001375A1">
        <w:rPr>
          <w:rFonts w:cs="Arial"/>
          <w:noProof/>
          <w:szCs w:val="24"/>
        </w:rPr>
        <w:t xml:space="preserve">, v. 27, n. 4, p. 1009–1026, 2007. </w:t>
      </w:r>
    </w:p>
    <w:p w14:paraId="2F9AF9F3" w14:textId="77777777" w:rsidR="001375A1" w:rsidRPr="001375A1" w:rsidRDefault="001375A1" w:rsidP="001375A1">
      <w:pPr>
        <w:widowControl w:val="0"/>
        <w:rPr>
          <w:rFonts w:cs="Arial"/>
          <w:noProof/>
          <w:szCs w:val="24"/>
        </w:rPr>
      </w:pPr>
      <w:r w:rsidRPr="001375A1">
        <w:rPr>
          <w:rFonts w:cs="Arial"/>
          <w:noProof/>
          <w:szCs w:val="24"/>
        </w:rPr>
        <w:t xml:space="preserve">LEMPERT, R. J.; GROVES, D. G. Identifying and evaluating robust adaptive policy responses to climate change for water management agencies in the American west. </w:t>
      </w:r>
      <w:r w:rsidRPr="001375A1">
        <w:rPr>
          <w:rFonts w:cs="Arial"/>
          <w:b/>
          <w:bCs/>
          <w:noProof/>
          <w:szCs w:val="24"/>
        </w:rPr>
        <w:t>Technological Forecasting and Social Change</w:t>
      </w:r>
      <w:r w:rsidRPr="001375A1">
        <w:rPr>
          <w:rFonts w:cs="Arial"/>
          <w:noProof/>
          <w:szCs w:val="24"/>
        </w:rPr>
        <w:t xml:space="preserve">, v. 77, n. 6, p. 960–974, 2010. </w:t>
      </w:r>
    </w:p>
    <w:p w14:paraId="6773B01F" w14:textId="77777777" w:rsidR="001375A1" w:rsidRPr="001375A1" w:rsidRDefault="001375A1" w:rsidP="001375A1">
      <w:pPr>
        <w:widowControl w:val="0"/>
        <w:rPr>
          <w:rFonts w:cs="Arial"/>
          <w:noProof/>
          <w:szCs w:val="24"/>
        </w:rPr>
      </w:pPr>
      <w:r w:rsidRPr="001375A1">
        <w:rPr>
          <w:rFonts w:cs="Arial"/>
          <w:noProof/>
          <w:szCs w:val="24"/>
        </w:rPr>
        <w:t xml:space="preserve">LEMPERT, R. J.; GROVES, D. G.; FISCHBACH, J. R. Is it ethical to use a single probability density function ? p. 1–26, 2013. </w:t>
      </w:r>
    </w:p>
    <w:p w14:paraId="5C389517" w14:textId="77777777" w:rsidR="001375A1" w:rsidRPr="001375A1" w:rsidRDefault="001375A1" w:rsidP="001375A1">
      <w:pPr>
        <w:widowControl w:val="0"/>
        <w:rPr>
          <w:rFonts w:cs="Arial"/>
          <w:noProof/>
          <w:szCs w:val="24"/>
        </w:rPr>
      </w:pPr>
      <w:r w:rsidRPr="001375A1">
        <w:rPr>
          <w:rFonts w:cs="Arial"/>
          <w:noProof/>
          <w:szCs w:val="24"/>
        </w:rPr>
        <w:t xml:space="preserve">LEMPERT, R. J.; POPPER, S. W. High-Performance Government in an Uncertain World. In: KLITGAARD, R.; LIGHT, P. C. (Eds.). . </w:t>
      </w:r>
      <w:r w:rsidRPr="001375A1">
        <w:rPr>
          <w:rFonts w:cs="Arial"/>
          <w:b/>
          <w:bCs/>
          <w:noProof/>
          <w:szCs w:val="24"/>
        </w:rPr>
        <w:t>High-Performance Government: Structure, Leadership, Incentives</w:t>
      </w:r>
      <w:r w:rsidRPr="001375A1">
        <w:rPr>
          <w:rFonts w:cs="Arial"/>
          <w:noProof/>
          <w:szCs w:val="24"/>
        </w:rPr>
        <w:t xml:space="preserve">. [s.l: s.n.]. v. 65p. 253. </w:t>
      </w:r>
    </w:p>
    <w:p w14:paraId="01BC688E" w14:textId="77777777" w:rsidR="001375A1" w:rsidRPr="001375A1" w:rsidRDefault="001375A1" w:rsidP="001375A1">
      <w:pPr>
        <w:widowControl w:val="0"/>
        <w:rPr>
          <w:rFonts w:cs="Arial"/>
          <w:noProof/>
          <w:szCs w:val="24"/>
        </w:rPr>
      </w:pPr>
      <w:r w:rsidRPr="001375A1">
        <w:rPr>
          <w:rFonts w:cs="Arial"/>
          <w:noProof/>
          <w:szCs w:val="24"/>
        </w:rPr>
        <w:t xml:space="preserve">LEMPERT, R. J.; POPPER, S. W.; BANKES, S. C. Confronting Surprise. </w:t>
      </w:r>
      <w:r w:rsidRPr="001375A1">
        <w:rPr>
          <w:rFonts w:cs="Arial"/>
          <w:b/>
          <w:bCs/>
          <w:noProof/>
          <w:szCs w:val="24"/>
        </w:rPr>
        <w:t>Social Science Computer Review</w:t>
      </w:r>
      <w:r w:rsidRPr="001375A1">
        <w:rPr>
          <w:rFonts w:cs="Arial"/>
          <w:noProof/>
          <w:szCs w:val="24"/>
        </w:rPr>
        <w:t xml:space="preserve">, v. 20, n. 4, p. 420–440, 2002. </w:t>
      </w:r>
    </w:p>
    <w:p w14:paraId="3403B0DB" w14:textId="77777777" w:rsidR="001375A1" w:rsidRPr="001375A1" w:rsidRDefault="001375A1" w:rsidP="001375A1">
      <w:pPr>
        <w:widowControl w:val="0"/>
        <w:rPr>
          <w:rFonts w:cs="Arial"/>
          <w:noProof/>
          <w:szCs w:val="24"/>
        </w:rPr>
      </w:pPr>
      <w:r w:rsidRPr="001375A1">
        <w:rPr>
          <w:rFonts w:cs="Arial"/>
          <w:noProof/>
          <w:szCs w:val="24"/>
        </w:rPr>
        <w:t xml:space="preserve">LEMPERT, R. J.; POPPER, S. W.; BANKES, S. C. </w:t>
      </w:r>
      <w:r w:rsidRPr="001375A1">
        <w:rPr>
          <w:rFonts w:cs="Arial"/>
          <w:b/>
          <w:bCs/>
          <w:noProof/>
          <w:szCs w:val="24"/>
        </w:rPr>
        <w:t>Shaping the Next One Hundred Years: New Methods for Quantitative, Long-Term Policy Analysis</w:t>
      </w:r>
      <w:r w:rsidRPr="001375A1">
        <w:rPr>
          <w:rFonts w:cs="Arial"/>
          <w:noProof/>
          <w:szCs w:val="24"/>
        </w:rPr>
        <w:t xml:space="preserve">. [s.l: s.n.]. </w:t>
      </w:r>
    </w:p>
    <w:p w14:paraId="0CA48DEB" w14:textId="77777777" w:rsidR="001375A1" w:rsidRPr="001375A1" w:rsidRDefault="001375A1" w:rsidP="001375A1">
      <w:pPr>
        <w:widowControl w:val="0"/>
        <w:rPr>
          <w:rFonts w:cs="Arial"/>
          <w:noProof/>
          <w:szCs w:val="24"/>
        </w:rPr>
      </w:pPr>
      <w:r w:rsidRPr="001375A1">
        <w:rPr>
          <w:rFonts w:cs="Arial"/>
          <w:noProof/>
          <w:szCs w:val="24"/>
        </w:rPr>
        <w:t xml:space="preserve">LEMPERT, R. J.; PROSNITZ, D. </w:t>
      </w:r>
      <w:r w:rsidRPr="001375A1">
        <w:rPr>
          <w:rFonts w:cs="Arial"/>
          <w:b/>
          <w:bCs/>
          <w:noProof/>
          <w:szCs w:val="24"/>
        </w:rPr>
        <w:t>Governing Geoengineering Research: A Political and Technical Vulnerability Analysis of Potential Near-Term Options</w:t>
      </w:r>
      <w:r w:rsidRPr="001375A1">
        <w:rPr>
          <w:rFonts w:cs="Arial"/>
          <w:noProof/>
          <w:szCs w:val="24"/>
        </w:rPr>
        <w:t xml:space="preserve">. [s.l: s.n.]. </w:t>
      </w:r>
    </w:p>
    <w:p w14:paraId="1FE51803" w14:textId="77777777" w:rsidR="001375A1" w:rsidRPr="001375A1" w:rsidRDefault="001375A1" w:rsidP="001375A1">
      <w:pPr>
        <w:widowControl w:val="0"/>
        <w:rPr>
          <w:rFonts w:cs="Arial"/>
          <w:noProof/>
          <w:szCs w:val="24"/>
        </w:rPr>
      </w:pPr>
      <w:r w:rsidRPr="001375A1">
        <w:rPr>
          <w:rFonts w:cs="Arial"/>
          <w:noProof/>
          <w:szCs w:val="24"/>
        </w:rPr>
        <w:t xml:space="preserve">LEMPERT, R. J.; SRIVER, R.; KELLER, K. Characterizing Uncertain Sea Level Rise Projections To Support Investment Decisions. </w:t>
      </w:r>
      <w:r w:rsidRPr="001375A1">
        <w:rPr>
          <w:rFonts w:cs="Arial"/>
          <w:b/>
          <w:bCs/>
          <w:noProof/>
          <w:szCs w:val="24"/>
        </w:rPr>
        <w:t>California Climate Change Center</w:t>
      </w:r>
      <w:r w:rsidRPr="001375A1">
        <w:rPr>
          <w:rFonts w:cs="Arial"/>
          <w:noProof/>
          <w:szCs w:val="24"/>
        </w:rPr>
        <w:t xml:space="preserve">, p. 1–44, 2012. </w:t>
      </w:r>
    </w:p>
    <w:p w14:paraId="32D6E1F0" w14:textId="77777777" w:rsidR="001375A1" w:rsidRPr="001375A1" w:rsidRDefault="001375A1" w:rsidP="001375A1">
      <w:pPr>
        <w:widowControl w:val="0"/>
        <w:rPr>
          <w:rFonts w:cs="Arial"/>
          <w:noProof/>
          <w:szCs w:val="24"/>
        </w:rPr>
      </w:pPr>
      <w:r w:rsidRPr="001375A1">
        <w:rPr>
          <w:rFonts w:cs="Arial"/>
          <w:noProof/>
          <w:szCs w:val="24"/>
        </w:rPr>
        <w:t xml:space="preserve">MAHNOVSKI, S. </w:t>
      </w:r>
      <w:r w:rsidRPr="001375A1">
        <w:rPr>
          <w:rFonts w:cs="Arial"/>
          <w:b/>
          <w:bCs/>
          <w:noProof/>
          <w:szCs w:val="24"/>
        </w:rPr>
        <w:t>Robust Decisions and Deep Uncetainty - An Application of Real Options to Public and Private Investment in Hydrogen and Fuel Cell Technologies</w:t>
      </w:r>
      <w:r w:rsidRPr="001375A1">
        <w:rPr>
          <w:rFonts w:cs="Arial"/>
          <w:noProof/>
          <w:szCs w:val="24"/>
        </w:rPr>
        <w:t>. [s.l: s.n.].</w:t>
      </w:r>
    </w:p>
    <w:p w14:paraId="78A68C86" w14:textId="77777777" w:rsidR="001375A1" w:rsidRPr="001375A1" w:rsidRDefault="001375A1" w:rsidP="001375A1">
      <w:pPr>
        <w:widowControl w:val="0"/>
        <w:rPr>
          <w:rFonts w:cs="Arial"/>
          <w:noProof/>
          <w:szCs w:val="24"/>
        </w:rPr>
      </w:pPr>
      <w:r w:rsidRPr="001375A1">
        <w:rPr>
          <w:rFonts w:cs="Arial"/>
          <w:noProof/>
          <w:szCs w:val="24"/>
        </w:rPr>
        <w:t xml:space="preserve">MAKRIDAKIS, S.; HOGARTH, R. M.; GABA, A. Forecasting and uncertainty in the economic and business world. </w:t>
      </w:r>
      <w:r w:rsidRPr="001375A1">
        <w:rPr>
          <w:rFonts w:cs="Arial"/>
          <w:b/>
          <w:bCs/>
          <w:noProof/>
          <w:szCs w:val="24"/>
        </w:rPr>
        <w:t>International Journal of Forecasting</w:t>
      </w:r>
      <w:r w:rsidRPr="001375A1">
        <w:rPr>
          <w:rFonts w:cs="Arial"/>
          <w:noProof/>
          <w:szCs w:val="24"/>
        </w:rPr>
        <w:t xml:space="preserve">, v. 25, n. 4, p. 794–812, 2009. </w:t>
      </w:r>
    </w:p>
    <w:p w14:paraId="2869F6CE" w14:textId="77777777" w:rsidR="001375A1" w:rsidRPr="001375A1" w:rsidRDefault="001375A1" w:rsidP="001375A1">
      <w:pPr>
        <w:widowControl w:val="0"/>
        <w:rPr>
          <w:rFonts w:cs="Arial"/>
          <w:noProof/>
          <w:szCs w:val="24"/>
        </w:rPr>
      </w:pPr>
      <w:r w:rsidRPr="001375A1">
        <w:rPr>
          <w:rFonts w:cs="Arial"/>
          <w:noProof/>
          <w:szCs w:val="24"/>
        </w:rPr>
        <w:lastRenderedPageBreak/>
        <w:t xml:space="preserve">MINGERS, J.; BROCKLESBY, J. Multimethodology: Towards a Framework for Mixing Methodologies. </w:t>
      </w:r>
      <w:r w:rsidRPr="001375A1">
        <w:rPr>
          <w:rFonts w:cs="Arial"/>
          <w:b/>
          <w:bCs/>
          <w:noProof/>
          <w:szCs w:val="24"/>
        </w:rPr>
        <w:t>International Journal of Management Science</w:t>
      </w:r>
      <w:r w:rsidRPr="001375A1">
        <w:rPr>
          <w:rFonts w:cs="Arial"/>
          <w:noProof/>
          <w:szCs w:val="24"/>
        </w:rPr>
        <w:t xml:space="preserve">, v. 25, n. 5, p. 489–509, 1997. </w:t>
      </w:r>
    </w:p>
    <w:p w14:paraId="042DF5B6" w14:textId="77777777" w:rsidR="001375A1" w:rsidRPr="001375A1" w:rsidRDefault="001375A1" w:rsidP="001375A1">
      <w:pPr>
        <w:widowControl w:val="0"/>
        <w:rPr>
          <w:rFonts w:cs="Arial"/>
          <w:noProof/>
          <w:szCs w:val="24"/>
        </w:rPr>
      </w:pPr>
      <w:r w:rsidRPr="001375A1">
        <w:rPr>
          <w:rFonts w:cs="Arial"/>
          <w:noProof/>
          <w:szCs w:val="24"/>
        </w:rPr>
        <w:t xml:space="preserve">MINTZBERG, H. The Fall and Rise of Strategic Planning. </w:t>
      </w:r>
      <w:r w:rsidRPr="001375A1">
        <w:rPr>
          <w:rFonts w:cs="Arial"/>
          <w:b/>
          <w:bCs/>
          <w:noProof/>
          <w:szCs w:val="24"/>
        </w:rPr>
        <w:t>Strategic Planning</w:t>
      </w:r>
      <w:r w:rsidRPr="001375A1">
        <w:rPr>
          <w:rFonts w:cs="Arial"/>
          <w:noProof/>
          <w:szCs w:val="24"/>
        </w:rPr>
        <w:t xml:space="preserve">, p. 107–114, 1994. </w:t>
      </w:r>
    </w:p>
    <w:p w14:paraId="7237F56C" w14:textId="77777777" w:rsidR="001375A1" w:rsidRPr="001375A1" w:rsidRDefault="001375A1" w:rsidP="001375A1">
      <w:pPr>
        <w:widowControl w:val="0"/>
        <w:rPr>
          <w:rFonts w:cs="Arial"/>
          <w:noProof/>
          <w:szCs w:val="24"/>
        </w:rPr>
      </w:pPr>
      <w:r w:rsidRPr="001375A1">
        <w:rPr>
          <w:rFonts w:cs="Arial"/>
          <w:noProof/>
          <w:szCs w:val="24"/>
        </w:rPr>
        <w:t xml:space="preserve">MINTZBERG, H.; AHLSTRAND, B.; LAMPEL, J. </w:t>
      </w:r>
      <w:r w:rsidRPr="001375A1">
        <w:rPr>
          <w:rFonts w:cs="Arial"/>
          <w:b/>
          <w:bCs/>
          <w:noProof/>
          <w:szCs w:val="24"/>
        </w:rPr>
        <w:t>Strategy Safari: A Guided Tour Through The Wilds of Strategic Mangament</w:t>
      </w:r>
      <w:r w:rsidRPr="001375A1">
        <w:rPr>
          <w:rFonts w:cs="Arial"/>
          <w:noProof/>
          <w:szCs w:val="24"/>
        </w:rPr>
        <w:t xml:space="preserve">. [s.l.] Simon and Schuster, 2005. </w:t>
      </w:r>
    </w:p>
    <w:p w14:paraId="67CF13D0" w14:textId="77777777" w:rsidR="001375A1" w:rsidRPr="001375A1" w:rsidRDefault="001375A1" w:rsidP="001375A1">
      <w:pPr>
        <w:widowControl w:val="0"/>
        <w:rPr>
          <w:rFonts w:cs="Arial"/>
          <w:noProof/>
          <w:szCs w:val="24"/>
        </w:rPr>
      </w:pPr>
      <w:r w:rsidRPr="001375A1">
        <w:rPr>
          <w:rFonts w:cs="Arial"/>
          <w:noProof/>
          <w:szCs w:val="24"/>
        </w:rPr>
        <w:t xml:space="preserve">MINTZBERG, H.; RAISINGHANI, D.; THEORET, A. The Structure of “Unstructured” Decision Processes. </w:t>
      </w:r>
      <w:r w:rsidRPr="001375A1">
        <w:rPr>
          <w:rFonts w:cs="Arial"/>
          <w:b/>
          <w:bCs/>
          <w:noProof/>
          <w:szCs w:val="24"/>
        </w:rPr>
        <w:t>Administrative Science Quarterly</w:t>
      </w:r>
      <w:r w:rsidRPr="001375A1">
        <w:rPr>
          <w:rFonts w:cs="Arial"/>
          <w:noProof/>
          <w:szCs w:val="24"/>
        </w:rPr>
        <w:t xml:space="preserve">, v. 21, n. 2, p. 246, jun. 1976. </w:t>
      </w:r>
    </w:p>
    <w:p w14:paraId="0E37FBD7" w14:textId="77777777" w:rsidR="001375A1" w:rsidRPr="001375A1" w:rsidRDefault="001375A1" w:rsidP="001375A1">
      <w:pPr>
        <w:widowControl w:val="0"/>
        <w:rPr>
          <w:rFonts w:cs="Arial"/>
          <w:noProof/>
          <w:szCs w:val="24"/>
        </w:rPr>
      </w:pPr>
      <w:r w:rsidRPr="001375A1">
        <w:rPr>
          <w:rFonts w:cs="Arial"/>
          <w:noProof/>
          <w:szCs w:val="24"/>
        </w:rPr>
        <w:t xml:space="preserve">MINTZBERG, H.; WATERS, J. A. Of Strategies, Deliberate and Emergent. </w:t>
      </w:r>
      <w:r w:rsidRPr="001375A1">
        <w:rPr>
          <w:rFonts w:cs="Arial"/>
          <w:b/>
          <w:bCs/>
          <w:noProof/>
          <w:szCs w:val="24"/>
        </w:rPr>
        <w:t>Strategic Management Journal</w:t>
      </w:r>
      <w:r w:rsidRPr="001375A1">
        <w:rPr>
          <w:rFonts w:cs="Arial"/>
          <w:noProof/>
          <w:szCs w:val="24"/>
        </w:rPr>
        <w:t xml:space="preserve">, v. 6, n. 3, p. 257–272, 1985. </w:t>
      </w:r>
    </w:p>
    <w:p w14:paraId="14C52274" w14:textId="77777777" w:rsidR="001375A1" w:rsidRPr="001375A1" w:rsidRDefault="001375A1" w:rsidP="001375A1">
      <w:pPr>
        <w:widowControl w:val="0"/>
        <w:rPr>
          <w:rFonts w:cs="Arial"/>
          <w:noProof/>
          <w:szCs w:val="24"/>
        </w:rPr>
      </w:pPr>
      <w:r w:rsidRPr="001375A1">
        <w:rPr>
          <w:rFonts w:cs="Arial"/>
          <w:noProof/>
          <w:szCs w:val="24"/>
        </w:rPr>
        <w:t xml:space="preserve">MOLINA-PEREZ, E. Directed International Technological Change and Climate Policy New Methods for Identifying Robust Policies Under Conditions of Deep Uncertainty. n. February, p. 1–193, 2016. </w:t>
      </w:r>
    </w:p>
    <w:p w14:paraId="69C76A38" w14:textId="77777777" w:rsidR="001375A1" w:rsidRPr="001375A1" w:rsidRDefault="001375A1" w:rsidP="001375A1">
      <w:pPr>
        <w:widowControl w:val="0"/>
        <w:rPr>
          <w:rFonts w:cs="Arial"/>
          <w:noProof/>
          <w:szCs w:val="24"/>
        </w:rPr>
      </w:pPr>
      <w:r w:rsidRPr="001375A1">
        <w:rPr>
          <w:rFonts w:cs="Arial"/>
          <w:noProof/>
          <w:szCs w:val="24"/>
        </w:rPr>
        <w:t xml:space="preserve">MORANDI, M. I. W. M.; CAMARGO, L. F. R. Systematic Literature Review. In: DRESCH, A.; LACERDA, D. P.; ANTUNES JR, J. A. V. (Eds.). . </w:t>
      </w:r>
      <w:r w:rsidRPr="001375A1">
        <w:rPr>
          <w:rFonts w:cs="Arial"/>
          <w:b/>
          <w:bCs/>
          <w:noProof/>
          <w:szCs w:val="24"/>
        </w:rPr>
        <w:t>Design Science Research A Method for Science and Tecnhology Advancement</w:t>
      </w:r>
      <w:r w:rsidRPr="001375A1">
        <w:rPr>
          <w:rFonts w:cs="Arial"/>
          <w:noProof/>
          <w:szCs w:val="24"/>
        </w:rPr>
        <w:t xml:space="preserve">. London: Springer, 2015. p. 161. </w:t>
      </w:r>
    </w:p>
    <w:p w14:paraId="2242DB62" w14:textId="77777777" w:rsidR="001375A1" w:rsidRPr="001375A1" w:rsidRDefault="001375A1" w:rsidP="001375A1">
      <w:pPr>
        <w:widowControl w:val="0"/>
        <w:rPr>
          <w:rFonts w:cs="Arial"/>
          <w:noProof/>
          <w:szCs w:val="24"/>
        </w:rPr>
      </w:pPr>
      <w:r w:rsidRPr="001375A1">
        <w:rPr>
          <w:rFonts w:cs="Arial"/>
          <w:noProof/>
          <w:szCs w:val="24"/>
        </w:rPr>
        <w:t xml:space="preserve">MORECROFT, J. D. W. Strategy support models. </w:t>
      </w:r>
      <w:r w:rsidRPr="001375A1">
        <w:rPr>
          <w:rFonts w:cs="Arial"/>
          <w:b/>
          <w:bCs/>
          <w:noProof/>
          <w:szCs w:val="24"/>
        </w:rPr>
        <w:t>Strategic Management Journal</w:t>
      </w:r>
      <w:r w:rsidRPr="001375A1">
        <w:rPr>
          <w:rFonts w:cs="Arial"/>
          <w:noProof/>
          <w:szCs w:val="24"/>
        </w:rPr>
        <w:t xml:space="preserve">, v. 5, n. 3, p. 215–229, jul. 1984. </w:t>
      </w:r>
    </w:p>
    <w:p w14:paraId="79E70DCC" w14:textId="77777777" w:rsidR="001375A1" w:rsidRPr="001375A1" w:rsidRDefault="001375A1" w:rsidP="001375A1">
      <w:pPr>
        <w:widowControl w:val="0"/>
        <w:rPr>
          <w:rFonts w:cs="Arial"/>
          <w:noProof/>
          <w:szCs w:val="24"/>
        </w:rPr>
      </w:pPr>
      <w:r w:rsidRPr="001375A1">
        <w:rPr>
          <w:rFonts w:cs="Arial"/>
          <w:noProof/>
          <w:szCs w:val="24"/>
        </w:rPr>
        <w:t xml:space="preserve">MUI, C. </w:t>
      </w:r>
      <w:r w:rsidRPr="001375A1">
        <w:rPr>
          <w:rFonts w:cs="Arial"/>
          <w:b/>
          <w:bCs/>
          <w:noProof/>
          <w:szCs w:val="24"/>
        </w:rPr>
        <w:t>How Kodak Failed</w:t>
      </w:r>
      <w:r w:rsidRPr="001375A1">
        <w:rPr>
          <w:rFonts w:cs="Arial"/>
          <w:noProof/>
          <w:szCs w:val="24"/>
        </w:rPr>
        <w:t xml:space="preserve">. Disponível em: &lt;http://www.forbes.com/sites/chunkamui/2012/01/18/how-kodak-failed/&gt;. Acesso em: 17 mar. 2017. </w:t>
      </w:r>
    </w:p>
    <w:p w14:paraId="30094B17" w14:textId="77777777" w:rsidR="001375A1" w:rsidRPr="001375A1" w:rsidRDefault="001375A1" w:rsidP="001375A1">
      <w:pPr>
        <w:widowControl w:val="0"/>
        <w:rPr>
          <w:rFonts w:cs="Arial"/>
          <w:noProof/>
          <w:szCs w:val="24"/>
        </w:rPr>
      </w:pPr>
      <w:r w:rsidRPr="001375A1">
        <w:rPr>
          <w:rFonts w:cs="Arial"/>
          <w:noProof/>
          <w:szCs w:val="24"/>
        </w:rPr>
        <w:t xml:space="preserve">NSF. </w:t>
      </w:r>
      <w:r w:rsidRPr="001375A1">
        <w:rPr>
          <w:rFonts w:cs="Arial"/>
          <w:b/>
          <w:bCs/>
          <w:noProof/>
          <w:szCs w:val="24"/>
        </w:rPr>
        <w:t>Climate Change a Focus of New NSF-Supported Research on How Decisions are Made in a World of Uncertainty</w:t>
      </w:r>
      <w:r w:rsidRPr="001375A1">
        <w:rPr>
          <w:rFonts w:cs="Arial"/>
          <w:noProof/>
          <w:szCs w:val="24"/>
        </w:rPr>
        <w:t xml:space="preserve">. Disponível em: &lt;https://www.nsf.gov/news/news_summ.jsp?cntn_id=100447&amp;org=SBE&gt;. Acesso em: 17 fev. 2017. </w:t>
      </w:r>
    </w:p>
    <w:p w14:paraId="6F926E1F" w14:textId="77777777" w:rsidR="001375A1" w:rsidRPr="001375A1" w:rsidRDefault="001375A1" w:rsidP="001375A1">
      <w:pPr>
        <w:widowControl w:val="0"/>
        <w:rPr>
          <w:rFonts w:cs="Arial"/>
          <w:noProof/>
          <w:szCs w:val="24"/>
        </w:rPr>
      </w:pPr>
      <w:r w:rsidRPr="001375A1">
        <w:rPr>
          <w:rFonts w:cs="Arial"/>
          <w:noProof/>
          <w:szCs w:val="24"/>
        </w:rPr>
        <w:t xml:space="preserve">O’BRIEN, F. Supporting the strategy process: a survey of UK OR/MS practitioners. </w:t>
      </w:r>
      <w:r w:rsidRPr="001375A1">
        <w:rPr>
          <w:rFonts w:cs="Arial"/>
          <w:b/>
          <w:bCs/>
          <w:noProof/>
          <w:szCs w:val="24"/>
        </w:rPr>
        <w:t>Journal of the Operational Research Society</w:t>
      </w:r>
      <w:r w:rsidRPr="001375A1">
        <w:rPr>
          <w:rFonts w:cs="Arial"/>
          <w:noProof/>
          <w:szCs w:val="24"/>
        </w:rPr>
        <w:t xml:space="preserve">, v. 62, n. 5, p. 900–920, 2011. </w:t>
      </w:r>
    </w:p>
    <w:p w14:paraId="5F978103" w14:textId="77777777" w:rsidR="001375A1" w:rsidRPr="001375A1" w:rsidRDefault="001375A1" w:rsidP="001375A1">
      <w:pPr>
        <w:widowControl w:val="0"/>
        <w:rPr>
          <w:rFonts w:cs="Arial"/>
          <w:noProof/>
          <w:szCs w:val="24"/>
        </w:rPr>
      </w:pPr>
      <w:r w:rsidRPr="001375A1">
        <w:rPr>
          <w:rFonts w:cs="Arial"/>
          <w:noProof/>
          <w:szCs w:val="24"/>
        </w:rPr>
        <w:t xml:space="preserve">O’BRIEN, F. A.; MEADOWS, M. Scenario orientation and use to support strategy development. </w:t>
      </w:r>
      <w:r w:rsidRPr="001375A1">
        <w:rPr>
          <w:rFonts w:cs="Arial"/>
          <w:b/>
          <w:bCs/>
          <w:noProof/>
          <w:szCs w:val="24"/>
        </w:rPr>
        <w:t>Technological Forecasting and Social Change</w:t>
      </w:r>
      <w:r w:rsidRPr="001375A1">
        <w:rPr>
          <w:rFonts w:cs="Arial"/>
          <w:noProof/>
          <w:szCs w:val="24"/>
        </w:rPr>
        <w:t xml:space="preserve">, v. 80, n. 4, p. 643–656, 2013. </w:t>
      </w:r>
    </w:p>
    <w:p w14:paraId="523D43B4" w14:textId="77777777" w:rsidR="001375A1" w:rsidRPr="001375A1" w:rsidRDefault="001375A1" w:rsidP="001375A1">
      <w:pPr>
        <w:widowControl w:val="0"/>
        <w:rPr>
          <w:rFonts w:cs="Arial"/>
          <w:noProof/>
          <w:szCs w:val="24"/>
        </w:rPr>
      </w:pPr>
      <w:r w:rsidRPr="001375A1">
        <w:rPr>
          <w:rFonts w:cs="Arial"/>
          <w:noProof/>
          <w:szCs w:val="24"/>
        </w:rPr>
        <w:lastRenderedPageBreak/>
        <w:t xml:space="preserve">PEYRONNIN, N. et al. Louisiana’s 2012 Coastal Master Plan: Overview of a Science-Based and Publicly Informed Decision-Making Process. </w:t>
      </w:r>
      <w:r w:rsidRPr="001375A1">
        <w:rPr>
          <w:rFonts w:cs="Arial"/>
          <w:b/>
          <w:bCs/>
          <w:noProof/>
          <w:szCs w:val="24"/>
        </w:rPr>
        <w:t>Journal of Coastal Research</w:t>
      </w:r>
      <w:r w:rsidRPr="001375A1">
        <w:rPr>
          <w:rFonts w:cs="Arial"/>
          <w:noProof/>
          <w:szCs w:val="24"/>
        </w:rPr>
        <w:t xml:space="preserve">, v. Sp.Issue 6, n. 10062, p. 29–50, 2013. </w:t>
      </w:r>
    </w:p>
    <w:p w14:paraId="135B34A6" w14:textId="77777777" w:rsidR="001375A1" w:rsidRPr="001375A1" w:rsidRDefault="001375A1" w:rsidP="001375A1">
      <w:pPr>
        <w:widowControl w:val="0"/>
        <w:rPr>
          <w:rFonts w:cs="Arial"/>
          <w:noProof/>
          <w:szCs w:val="24"/>
        </w:rPr>
      </w:pPr>
      <w:r w:rsidRPr="001375A1">
        <w:rPr>
          <w:rFonts w:cs="Arial"/>
          <w:noProof/>
          <w:szCs w:val="24"/>
        </w:rPr>
        <w:t xml:space="preserve">POPPER, S. W. et al. </w:t>
      </w:r>
      <w:r w:rsidRPr="001375A1">
        <w:rPr>
          <w:rFonts w:cs="Arial"/>
          <w:b/>
          <w:bCs/>
          <w:noProof/>
          <w:szCs w:val="24"/>
        </w:rPr>
        <w:t>Natural Gas and Israel’s Energy Future: Near Term Decisions from a Strategic Perspective</w:t>
      </w:r>
      <w:r w:rsidRPr="001375A1">
        <w:rPr>
          <w:rFonts w:cs="Arial"/>
          <w:noProof/>
          <w:szCs w:val="24"/>
        </w:rPr>
        <w:t xml:space="preserve">. [s.l: s.n.]. </w:t>
      </w:r>
    </w:p>
    <w:p w14:paraId="2CFF7921" w14:textId="77777777" w:rsidR="001375A1" w:rsidRPr="001375A1" w:rsidRDefault="001375A1" w:rsidP="001375A1">
      <w:pPr>
        <w:widowControl w:val="0"/>
        <w:rPr>
          <w:rFonts w:cs="Arial"/>
          <w:noProof/>
          <w:szCs w:val="24"/>
        </w:rPr>
      </w:pPr>
      <w:r w:rsidRPr="001375A1">
        <w:rPr>
          <w:rFonts w:cs="Arial"/>
          <w:noProof/>
          <w:szCs w:val="24"/>
        </w:rPr>
        <w:t xml:space="preserve">POPPER, S. W.; LEMPERT, R. J.; BANKES, S. C. Shaping the future. </w:t>
      </w:r>
      <w:r w:rsidRPr="001375A1">
        <w:rPr>
          <w:rFonts w:cs="Arial"/>
          <w:b/>
          <w:bCs/>
          <w:noProof/>
          <w:szCs w:val="24"/>
        </w:rPr>
        <w:t>Scientific American</w:t>
      </w:r>
      <w:r w:rsidRPr="001375A1">
        <w:rPr>
          <w:rFonts w:cs="Arial"/>
          <w:noProof/>
          <w:szCs w:val="24"/>
        </w:rPr>
        <w:t xml:space="preserve">, v. 292, n. 4, p. 1–8, 2005. </w:t>
      </w:r>
    </w:p>
    <w:p w14:paraId="5FD6C300" w14:textId="77777777" w:rsidR="001375A1" w:rsidRPr="001375A1" w:rsidRDefault="001375A1" w:rsidP="001375A1">
      <w:pPr>
        <w:widowControl w:val="0"/>
        <w:rPr>
          <w:rFonts w:cs="Arial"/>
          <w:noProof/>
          <w:szCs w:val="24"/>
        </w:rPr>
      </w:pPr>
      <w:r w:rsidRPr="001375A1">
        <w:rPr>
          <w:rFonts w:cs="Arial"/>
          <w:noProof/>
          <w:szCs w:val="24"/>
        </w:rPr>
        <w:t xml:space="preserve">RAND. </w:t>
      </w:r>
      <w:r w:rsidRPr="001375A1">
        <w:rPr>
          <w:rFonts w:cs="Arial"/>
          <w:b/>
          <w:bCs/>
          <w:noProof/>
          <w:szCs w:val="24"/>
        </w:rPr>
        <w:t>Discussions on Robust Decision Making</w:t>
      </w:r>
      <w:r w:rsidRPr="001375A1">
        <w:rPr>
          <w:rFonts w:cs="Arial"/>
          <w:noProof/>
          <w:szCs w:val="24"/>
        </w:rPr>
        <w:t xml:space="preserve">. Disponível em: &lt;http://www.rand.org/pardee/methods/robust-decisions-2010.html&gt;. Acesso em: 23 fev. 2017. </w:t>
      </w:r>
    </w:p>
    <w:p w14:paraId="4D03B2F0" w14:textId="77777777" w:rsidR="001375A1" w:rsidRPr="001375A1" w:rsidRDefault="001375A1" w:rsidP="001375A1">
      <w:pPr>
        <w:widowControl w:val="0"/>
        <w:rPr>
          <w:rFonts w:cs="Arial"/>
          <w:noProof/>
          <w:szCs w:val="24"/>
        </w:rPr>
      </w:pPr>
      <w:r w:rsidRPr="001375A1">
        <w:rPr>
          <w:rFonts w:cs="Arial"/>
          <w:noProof/>
          <w:szCs w:val="24"/>
        </w:rPr>
        <w:t xml:space="preserve">RAND. </w:t>
      </w:r>
      <w:r w:rsidRPr="001375A1">
        <w:rPr>
          <w:rFonts w:cs="Arial"/>
          <w:b/>
          <w:bCs/>
          <w:noProof/>
          <w:szCs w:val="24"/>
        </w:rPr>
        <w:t>About Improving Decisions in a Complex and Changing World</w:t>
      </w:r>
      <w:r w:rsidRPr="001375A1">
        <w:rPr>
          <w:rFonts w:cs="Arial"/>
          <w:noProof/>
          <w:szCs w:val="24"/>
        </w:rPr>
        <w:t xml:space="preserve">. Disponível em: &lt;http://www.rand.org/jie/projects/improvingdecisions/about.html&gt;. Acesso em: 17 fev. 2017. </w:t>
      </w:r>
    </w:p>
    <w:p w14:paraId="21F47629" w14:textId="77777777" w:rsidR="001375A1" w:rsidRPr="001375A1" w:rsidRDefault="001375A1" w:rsidP="001375A1">
      <w:pPr>
        <w:widowControl w:val="0"/>
        <w:rPr>
          <w:rFonts w:cs="Arial"/>
          <w:noProof/>
          <w:szCs w:val="24"/>
        </w:rPr>
      </w:pPr>
      <w:r w:rsidRPr="001375A1">
        <w:rPr>
          <w:rFonts w:cs="Arial"/>
          <w:noProof/>
          <w:szCs w:val="24"/>
        </w:rPr>
        <w:t xml:space="preserve">RAND. Making Good Decisions Without Predictions. </w:t>
      </w:r>
      <w:r w:rsidRPr="001375A1">
        <w:rPr>
          <w:rFonts w:cs="Arial"/>
          <w:b/>
          <w:bCs/>
          <w:noProof/>
          <w:szCs w:val="24"/>
        </w:rPr>
        <w:t>RAND Corporation Research Highlights</w:t>
      </w:r>
      <w:r w:rsidRPr="001375A1">
        <w:rPr>
          <w:rFonts w:cs="Arial"/>
          <w:noProof/>
          <w:szCs w:val="24"/>
        </w:rPr>
        <w:t xml:space="preserve">, p. 1–7, 2013. </w:t>
      </w:r>
    </w:p>
    <w:p w14:paraId="3A65B59F" w14:textId="77777777" w:rsidR="001375A1" w:rsidRPr="001375A1" w:rsidRDefault="001375A1" w:rsidP="001375A1">
      <w:pPr>
        <w:widowControl w:val="0"/>
        <w:rPr>
          <w:rFonts w:cs="Arial"/>
          <w:noProof/>
          <w:szCs w:val="24"/>
        </w:rPr>
      </w:pPr>
      <w:r w:rsidRPr="001375A1">
        <w:rPr>
          <w:rFonts w:cs="Arial"/>
          <w:noProof/>
          <w:szCs w:val="24"/>
        </w:rPr>
        <w:t xml:space="preserve">RAND. </w:t>
      </w:r>
      <w:r w:rsidRPr="001375A1">
        <w:rPr>
          <w:rFonts w:cs="Arial"/>
          <w:b/>
          <w:bCs/>
          <w:noProof/>
          <w:szCs w:val="24"/>
        </w:rPr>
        <w:t>RDM Glossary</w:t>
      </w:r>
      <w:r w:rsidRPr="001375A1">
        <w:rPr>
          <w:rFonts w:cs="Arial"/>
          <w:noProof/>
          <w:szCs w:val="24"/>
        </w:rPr>
        <w:t xml:space="preserve">. Disponível em: &lt;http://www.rand.org/methods/rdmlab/glossary.html&gt;. Acesso em: 16 dez. 2016. </w:t>
      </w:r>
    </w:p>
    <w:p w14:paraId="6AF56D79" w14:textId="77777777" w:rsidR="001375A1" w:rsidRPr="001375A1" w:rsidRDefault="001375A1" w:rsidP="001375A1">
      <w:pPr>
        <w:widowControl w:val="0"/>
        <w:rPr>
          <w:rFonts w:cs="Arial"/>
          <w:noProof/>
          <w:szCs w:val="24"/>
        </w:rPr>
      </w:pPr>
      <w:r w:rsidRPr="001375A1">
        <w:rPr>
          <w:rFonts w:cs="Arial"/>
          <w:noProof/>
          <w:szCs w:val="24"/>
        </w:rPr>
        <w:t xml:space="preserve">RODRIGUES, D. B. B. Assessment of water security using conceptual, deterministic and stochastic frameworks. p. 108, 2014. </w:t>
      </w:r>
    </w:p>
    <w:p w14:paraId="6475BD8E" w14:textId="77777777" w:rsidR="001375A1" w:rsidRPr="001375A1" w:rsidRDefault="001375A1" w:rsidP="001375A1">
      <w:pPr>
        <w:widowControl w:val="0"/>
        <w:rPr>
          <w:rFonts w:cs="Arial"/>
          <w:noProof/>
          <w:szCs w:val="24"/>
        </w:rPr>
      </w:pPr>
      <w:r w:rsidRPr="001375A1">
        <w:rPr>
          <w:rFonts w:cs="Arial"/>
          <w:noProof/>
          <w:szCs w:val="24"/>
        </w:rPr>
        <w:t xml:space="preserve">ROSENHEAD, J.; ELTON, M.; GUPTA, S. K. Robustness and optimality as criteria for strategic decisions. </w:t>
      </w:r>
      <w:r w:rsidRPr="001375A1">
        <w:rPr>
          <w:rFonts w:cs="Arial"/>
          <w:b/>
          <w:bCs/>
          <w:noProof/>
          <w:szCs w:val="24"/>
        </w:rPr>
        <w:t>Operational Research Quarterly</w:t>
      </w:r>
      <w:r w:rsidRPr="001375A1">
        <w:rPr>
          <w:rFonts w:cs="Arial"/>
          <w:noProof/>
          <w:szCs w:val="24"/>
        </w:rPr>
        <w:t xml:space="preserve">, v. 23, n. 4, p. 413–431, 1973. </w:t>
      </w:r>
    </w:p>
    <w:p w14:paraId="13F5E182" w14:textId="77777777" w:rsidR="001375A1" w:rsidRPr="001375A1" w:rsidRDefault="001375A1" w:rsidP="001375A1">
      <w:pPr>
        <w:widowControl w:val="0"/>
        <w:rPr>
          <w:rFonts w:cs="Arial"/>
          <w:noProof/>
          <w:szCs w:val="24"/>
        </w:rPr>
      </w:pPr>
      <w:r w:rsidRPr="001375A1">
        <w:rPr>
          <w:rFonts w:cs="Arial"/>
          <w:noProof/>
          <w:szCs w:val="24"/>
        </w:rPr>
        <w:t xml:space="preserve">SCHOEMAKER, P. J. Scenario planning: a tool for strategic thinking. </w:t>
      </w:r>
      <w:r w:rsidRPr="001375A1">
        <w:rPr>
          <w:rFonts w:cs="Arial"/>
          <w:b/>
          <w:bCs/>
          <w:noProof/>
          <w:szCs w:val="24"/>
        </w:rPr>
        <w:t>Sloan management review</w:t>
      </w:r>
      <w:r w:rsidRPr="001375A1">
        <w:rPr>
          <w:rFonts w:cs="Arial"/>
          <w:noProof/>
          <w:szCs w:val="24"/>
        </w:rPr>
        <w:t xml:space="preserve">, v. 36, n. 2, p. 25, 1995. </w:t>
      </w:r>
    </w:p>
    <w:p w14:paraId="5AD8E170" w14:textId="77777777" w:rsidR="001375A1" w:rsidRPr="001375A1" w:rsidRDefault="001375A1" w:rsidP="001375A1">
      <w:pPr>
        <w:widowControl w:val="0"/>
        <w:rPr>
          <w:rFonts w:cs="Arial"/>
          <w:noProof/>
          <w:szCs w:val="24"/>
        </w:rPr>
      </w:pPr>
      <w:r w:rsidRPr="001375A1">
        <w:rPr>
          <w:rFonts w:cs="Arial"/>
          <w:noProof/>
          <w:szCs w:val="24"/>
        </w:rPr>
        <w:t xml:space="preserve">SCHOEMAKER, P. J. H. Multiple scenario development: Its conceptual and behavioral foundation. </w:t>
      </w:r>
      <w:r w:rsidRPr="001375A1">
        <w:rPr>
          <w:rFonts w:cs="Arial"/>
          <w:b/>
          <w:bCs/>
          <w:noProof/>
          <w:szCs w:val="24"/>
        </w:rPr>
        <w:t>Strategic Management Journal</w:t>
      </w:r>
      <w:r w:rsidRPr="001375A1">
        <w:rPr>
          <w:rFonts w:cs="Arial"/>
          <w:noProof/>
          <w:szCs w:val="24"/>
        </w:rPr>
        <w:t xml:space="preserve">, v. 14, n. 3, p. 193–213, mar. 1993. </w:t>
      </w:r>
    </w:p>
    <w:p w14:paraId="4D4D5BC8" w14:textId="77777777" w:rsidR="001375A1" w:rsidRPr="001375A1" w:rsidRDefault="001375A1" w:rsidP="001375A1">
      <w:pPr>
        <w:widowControl w:val="0"/>
        <w:rPr>
          <w:rFonts w:cs="Arial"/>
          <w:noProof/>
          <w:szCs w:val="24"/>
        </w:rPr>
      </w:pPr>
      <w:r w:rsidRPr="001375A1">
        <w:rPr>
          <w:rFonts w:cs="Arial"/>
          <w:noProof/>
          <w:szCs w:val="24"/>
        </w:rPr>
        <w:t xml:space="preserve">SENGE, P. M. et al. </w:t>
      </w:r>
      <w:r w:rsidRPr="001375A1">
        <w:rPr>
          <w:rFonts w:cs="Arial"/>
          <w:b/>
          <w:bCs/>
          <w:noProof/>
          <w:szCs w:val="24"/>
        </w:rPr>
        <w:t>A quinta disciplina: caderno de campo: estratégias e ferramentas para construir uma organização que aprende</w:t>
      </w:r>
      <w:r w:rsidRPr="001375A1">
        <w:rPr>
          <w:rFonts w:cs="Arial"/>
          <w:noProof/>
          <w:szCs w:val="24"/>
        </w:rPr>
        <w:t xml:space="preserve">. [s.l.] Qualitymark, 1995. </w:t>
      </w:r>
    </w:p>
    <w:p w14:paraId="2BC6D62F" w14:textId="77777777" w:rsidR="001375A1" w:rsidRPr="001375A1" w:rsidRDefault="001375A1" w:rsidP="001375A1">
      <w:pPr>
        <w:widowControl w:val="0"/>
        <w:rPr>
          <w:rFonts w:cs="Arial"/>
          <w:noProof/>
          <w:szCs w:val="24"/>
        </w:rPr>
      </w:pPr>
      <w:r w:rsidRPr="001375A1">
        <w:rPr>
          <w:rFonts w:cs="Arial"/>
          <w:noProof/>
          <w:szCs w:val="24"/>
        </w:rPr>
        <w:t xml:space="preserve">SHIMIZU, K.; HITT, M. A. Strategic flexibility: Organizational preparedness to reverse ineffective strategic decisions. </w:t>
      </w:r>
      <w:r w:rsidRPr="001375A1">
        <w:rPr>
          <w:rFonts w:cs="Arial"/>
          <w:b/>
          <w:bCs/>
          <w:noProof/>
          <w:szCs w:val="24"/>
        </w:rPr>
        <w:t>Academy of Management Executive</w:t>
      </w:r>
      <w:r w:rsidRPr="001375A1">
        <w:rPr>
          <w:rFonts w:cs="Arial"/>
          <w:noProof/>
          <w:szCs w:val="24"/>
        </w:rPr>
        <w:t xml:space="preserve">, v. 18, n. 4, p. 44–59, 2004. </w:t>
      </w:r>
    </w:p>
    <w:p w14:paraId="06138A57" w14:textId="77777777" w:rsidR="001375A1" w:rsidRPr="001375A1" w:rsidRDefault="001375A1" w:rsidP="001375A1">
      <w:pPr>
        <w:widowControl w:val="0"/>
        <w:rPr>
          <w:rFonts w:cs="Arial"/>
          <w:noProof/>
          <w:szCs w:val="24"/>
        </w:rPr>
      </w:pPr>
      <w:r w:rsidRPr="001375A1">
        <w:rPr>
          <w:rFonts w:cs="Arial"/>
          <w:noProof/>
          <w:szCs w:val="24"/>
        </w:rPr>
        <w:t xml:space="preserve">TORRES, J. P.; KUNC, M.; O’BRIEN, F. Supporting strategy using system </w:t>
      </w:r>
      <w:r w:rsidRPr="001375A1">
        <w:rPr>
          <w:rFonts w:cs="Arial"/>
          <w:noProof/>
          <w:szCs w:val="24"/>
        </w:rPr>
        <w:lastRenderedPageBreak/>
        <w:t xml:space="preserve">dynamics. </w:t>
      </w:r>
      <w:r w:rsidRPr="001375A1">
        <w:rPr>
          <w:rFonts w:cs="Arial"/>
          <w:b/>
          <w:bCs/>
          <w:noProof/>
          <w:szCs w:val="24"/>
        </w:rPr>
        <w:t>European Journal of Operational Research</w:t>
      </w:r>
      <w:r w:rsidRPr="001375A1">
        <w:rPr>
          <w:rFonts w:cs="Arial"/>
          <w:noProof/>
          <w:szCs w:val="24"/>
        </w:rPr>
        <w:t xml:space="preserve">, v. 260, n. 3, p. 1081–1094, ago. 2017. </w:t>
      </w:r>
    </w:p>
    <w:p w14:paraId="36AEE719" w14:textId="77777777" w:rsidR="001375A1" w:rsidRPr="001375A1" w:rsidRDefault="001375A1" w:rsidP="001375A1">
      <w:pPr>
        <w:widowControl w:val="0"/>
        <w:rPr>
          <w:rFonts w:cs="Arial"/>
          <w:noProof/>
          <w:szCs w:val="24"/>
        </w:rPr>
      </w:pPr>
      <w:r w:rsidRPr="001375A1">
        <w:rPr>
          <w:rFonts w:cs="Arial"/>
          <w:noProof/>
          <w:szCs w:val="24"/>
        </w:rPr>
        <w:t xml:space="preserve">TRUTNEVYTE, E. et al. Reinvigorating the scenario technique to expand uncertainty consideration. </w:t>
      </w:r>
      <w:r w:rsidRPr="001375A1">
        <w:rPr>
          <w:rFonts w:cs="Arial"/>
          <w:b/>
          <w:bCs/>
          <w:noProof/>
          <w:szCs w:val="24"/>
        </w:rPr>
        <w:t>Climatic Change</w:t>
      </w:r>
      <w:r w:rsidRPr="001375A1">
        <w:rPr>
          <w:rFonts w:cs="Arial"/>
          <w:noProof/>
          <w:szCs w:val="24"/>
        </w:rPr>
        <w:t xml:space="preserve">, v. 135, n. 3–4, p. 373–379, 2016. </w:t>
      </w:r>
    </w:p>
    <w:p w14:paraId="6EE48C76" w14:textId="77777777" w:rsidR="001375A1" w:rsidRPr="001375A1" w:rsidRDefault="001375A1" w:rsidP="001375A1">
      <w:pPr>
        <w:widowControl w:val="0"/>
        <w:rPr>
          <w:rFonts w:cs="Arial"/>
          <w:noProof/>
          <w:szCs w:val="24"/>
        </w:rPr>
      </w:pPr>
      <w:r w:rsidRPr="001375A1">
        <w:rPr>
          <w:rFonts w:cs="Arial"/>
          <w:noProof/>
          <w:szCs w:val="24"/>
        </w:rPr>
        <w:t xml:space="preserve">VAN ECK, N. J.; WALTMAN, L. Software survey : VOSviewer , a computer program for bibliometric mapping. </w:t>
      </w:r>
      <w:r w:rsidRPr="001375A1">
        <w:rPr>
          <w:rFonts w:cs="Arial"/>
          <w:b/>
          <w:bCs/>
          <w:noProof/>
          <w:szCs w:val="24"/>
        </w:rPr>
        <w:t>Scientometrics</w:t>
      </w:r>
      <w:r w:rsidRPr="001375A1">
        <w:rPr>
          <w:rFonts w:cs="Arial"/>
          <w:noProof/>
          <w:szCs w:val="24"/>
        </w:rPr>
        <w:t xml:space="preserve">, p. 523–538, 2010. </w:t>
      </w:r>
    </w:p>
    <w:p w14:paraId="50ED77AA" w14:textId="77777777" w:rsidR="001375A1" w:rsidRPr="001375A1" w:rsidRDefault="001375A1" w:rsidP="001375A1">
      <w:pPr>
        <w:widowControl w:val="0"/>
        <w:rPr>
          <w:rFonts w:cs="Arial"/>
          <w:noProof/>
          <w:szCs w:val="24"/>
        </w:rPr>
      </w:pPr>
      <w:r w:rsidRPr="001375A1">
        <w:rPr>
          <w:rFonts w:cs="Arial"/>
          <w:noProof/>
          <w:szCs w:val="24"/>
        </w:rPr>
        <w:t xml:space="preserve">WACK, P. Scenarios: Uncharted Waters Ahead. </w:t>
      </w:r>
      <w:r w:rsidRPr="001375A1">
        <w:rPr>
          <w:rFonts w:cs="Arial"/>
          <w:b/>
          <w:bCs/>
          <w:noProof/>
          <w:szCs w:val="24"/>
        </w:rPr>
        <w:t>Harvard Business Review</w:t>
      </w:r>
      <w:r w:rsidRPr="001375A1">
        <w:rPr>
          <w:rFonts w:cs="Arial"/>
          <w:noProof/>
          <w:szCs w:val="24"/>
        </w:rPr>
        <w:t xml:space="preserve">, n. 85516, 1985. </w:t>
      </w:r>
    </w:p>
    <w:p w14:paraId="411484B5" w14:textId="77777777" w:rsidR="001375A1" w:rsidRPr="001375A1" w:rsidRDefault="001375A1" w:rsidP="001375A1">
      <w:pPr>
        <w:widowControl w:val="0"/>
        <w:rPr>
          <w:rFonts w:cs="Arial"/>
          <w:noProof/>
          <w:szCs w:val="24"/>
        </w:rPr>
      </w:pPr>
      <w:r w:rsidRPr="001375A1">
        <w:rPr>
          <w:rFonts w:cs="Arial"/>
          <w:noProof/>
          <w:szCs w:val="24"/>
        </w:rPr>
        <w:t xml:space="preserve">WALKER, W. E.; HAASNOOT, M.; KWAKKEL, J. H. Adapt or perish: A review of planning approaches for adaptation under deep uncertainty. </w:t>
      </w:r>
      <w:r w:rsidRPr="001375A1">
        <w:rPr>
          <w:rFonts w:cs="Arial"/>
          <w:b/>
          <w:bCs/>
          <w:noProof/>
          <w:szCs w:val="24"/>
        </w:rPr>
        <w:t>Sustainability (Switzerland)</w:t>
      </w:r>
      <w:r w:rsidRPr="001375A1">
        <w:rPr>
          <w:rFonts w:cs="Arial"/>
          <w:noProof/>
          <w:szCs w:val="24"/>
        </w:rPr>
        <w:t xml:space="preserve">, v. 5, n. 3, p. 955–979, 2013. </w:t>
      </w:r>
    </w:p>
    <w:p w14:paraId="4B33E653" w14:textId="77777777" w:rsidR="001375A1" w:rsidRPr="001375A1" w:rsidRDefault="001375A1" w:rsidP="001375A1">
      <w:pPr>
        <w:widowControl w:val="0"/>
        <w:rPr>
          <w:rFonts w:cs="Arial"/>
          <w:noProof/>
          <w:szCs w:val="24"/>
        </w:rPr>
      </w:pPr>
      <w:r w:rsidRPr="001375A1">
        <w:rPr>
          <w:rFonts w:cs="Arial"/>
          <w:noProof/>
          <w:szCs w:val="24"/>
        </w:rPr>
        <w:t xml:space="preserve">WALKER, W. E.; LEMPERT, R. J.; KWAKKEL, J. H. Deep Uncertainty. In: GASS, S. I.; FU, M. C. (Eds.). . </w:t>
      </w:r>
      <w:r w:rsidRPr="001375A1">
        <w:rPr>
          <w:rFonts w:cs="Arial"/>
          <w:b/>
          <w:bCs/>
          <w:noProof/>
          <w:szCs w:val="24"/>
        </w:rPr>
        <w:t>Encyclopedia of Operations Research and Management Science</w:t>
      </w:r>
      <w:r w:rsidRPr="001375A1">
        <w:rPr>
          <w:rFonts w:cs="Arial"/>
          <w:noProof/>
          <w:szCs w:val="24"/>
        </w:rPr>
        <w:t xml:space="preserve">. Boston, MA: Springer US, 2013. p. 395–402. </w:t>
      </w:r>
    </w:p>
    <w:p w14:paraId="2117DE70" w14:textId="77777777" w:rsidR="001375A1" w:rsidRPr="001375A1" w:rsidRDefault="001375A1" w:rsidP="001375A1">
      <w:pPr>
        <w:widowControl w:val="0"/>
        <w:rPr>
          <w:rFonts w:cs="Arial"/>
          <w:noProof/>
          <w:szCs w:val="24"/>
        </w:rPr>
      </w:pPr>
      <w:r w:rsidRPr="001375A1">
        <w:rPr>
          <w:rFonts w:cs="Arial"/>
          <w:noProof/>
          <w:szCs w:val="24"/>
        </w:rPr>
        <w:t xml:space="preserve">WALKER, W. E.; RAHMAN, S. A.; CAVE, J. Adaptive policies, policy analysis, and policy-making. </w:t>
      </w:r>
      <w:r w:rsidRPr="001375A1">
        <w:rPr>
          <w:rFonts w:cs="Arial"/>
          <w:b/>
          <w:bCs/>
          <w:noProof/>
          <w:szCs w:val="24"/>
        </w:rPr>
        <w:t>European Journal of Operational Research</w:t>
      </w:r>
      <w:r w:rsidRPr="001375A1">
        <w:rPr>
          <w:rFonts w:cs="Arial"/>
          <w:noProof/>
          <w:szCs w:val="24"/>
        </w:rPr>
        <w:t xml:space="preserve">, v. 128, n. 2, p. 282–289, 2001. </w:t>
      </w:r>
    </w:p>
    <w:p w14:paraId="2BBD31D3" w14:textId="77777777" w:rsidR="001375A1" w:rsidRPr="001375A1" w:rsidRDefault="001375A1" w:rsidP="001375A1">
      <w:pPr>
        <w:widowControl w:val="0"/>
        <w:rPr>
          <w:rFonts w:cs="Arial"/>
          <w:noProof/>
          <w:szCs w:val="24"/>
        </w:rPr>
      </w:pPr>
      <w:r w:rsidRPr="001375A1">
        <w:rPr>
          <w:rFonts w:cs="Arial"/>
          <w:noProof/>
          <w:szCs w:val="24"/>
        </w:rPr>
        <w:t xml:space="preserve">WERNERFELT, B. The Resource-Based view of the firm. </w:t>
      </w:r>
      <w:r w:rsidRPr="001375A1">
        <w:rPr>
          <w:rFonts w:cs="Arial"/>
          <w:b/>
          <w:bCs/>
          <w:noProof/>
          <w:szCs w:val="24"/>
        </w:rPr>
        <w:t>Strategic Management Journal</w:t>
      </w:r>
      <w:r w:rsidRPr="001375A1">
        <w:rPr>
          <w:rFonts w:cs="Arial"/>
          <w:noProof/>
          <w:szCs w:val="24"/>
        </w:rPr>
        <w:t xml:space="preserve">, v. 5, n. April 1983, p. 171–180, 1984. </w:t>
      </w:r>
    </w:p>
    <w:p w14:paraId="142D3BE7" w14:textId="77777777" w:rsidR="001375A1" w:rsidRPr="001375A1" w:rsidRDefault="001375A1" w:rsidP="001375A1">
      <w:pPr>
        <w:widowControl w:val="0"/>
        <w:rPr>
          <w:rFonts w:cs="Arial"/>
          <w:noProof/>
          <w:szCs w:val="24"/>
        </w:rPr>
      </w:pPr>
      <w:r w:rsidRPr="001375A1">
        <w:rPr>
          <w:rFonts w:cs="Arial"/>
          <w:noProof/>
          <w:szCs w:val="24"/>
        </w:rPr>
        <w:t xml:space="preserve">WILTBANK, R. et al. What to do next? The case for non-predictive strategy. </w:t>
      </w:r>
      <w:r w:rsidRPr="001375A1">
        <w:rPr>
          <w:rFonts w:cs="Arial"/>
          <w:b/>
          <w:bCs/>
          <w:noProof/>
          <w:szCs w:val="24"/>
        </w:rPr>
        <w:t>Strategic Management Journal</w:t>
      </w:r>
      <w:r w:rsidRPr="001375A1">
        <w:rPr>
          <w:rFonts w:cs="Arial"/>
          <w:noProof/>
          <w:szCs w:val="24"/>
        </w:rPr>
        <w:t xml:space="preserve">, v. 27, n. 10, p. 981–998, out. 2006. </w:t>
      </w:r>
    </w:p>
    <w:p w14:paraId="265FD500" w14:textId="77777777" w:rsidR="001375A1" w:rsidRPr="001375A1" w:rsidRDefault="001375A1" w:rsidP="001375A1">
      <w:pPr>
        <w:widowControl w:val="0"/>
        <w:rPr>
          <w:rFonts w:cs="Arial"/>
          <w:noProof/>
          <w:szCs w:val="24"/>
        </w:rPr>
      </w:pPr>
      <w:r w:rsidRPr="001375A1">
        <w:rPr>
          <w:rFonts w:cs="Arial"/>
          <w:noProof/>
          <w:szCs w:val="24"/>
        </w:rPr>
        <w:t xml:space="preserve">ZINKEVIČIŪTĖ, V. Evaluation of business strategic decisions under changing environment conditions. </w:t>
      </w:r>
      <w:r w:rsidRPr="001375A1">
        <w:rPr>
          <w:rFonts w:cs="Arial"/>
          <w:b/>
          <w:bCs/>
          <w:noProof/>
          <w:szCs w:val="24"/>
        </w:rPr>
        <w:t>Journal of Business Economics and Management</w:t>
      </w:r>
      <w:r w:rsidRPr="001375A1">
        <w:rPr>
          <w:rFonts w:cs="Arial"/>
          <w:noProof/>
          <w:szCs w:val="24"/>
        </w:rPr>
        <w:t xml:space="preserve">, v. 12, n. 2, p. 332–352, 2011. </w:t>
      </w:r>
    </w:p>
    <w:p w14:paraId="457B30CC" w14:textId="77777777" w:rsidR="001375A1" w:rsidRPr="001375A1" w:rsidRDefault="001375A1" w:rsidP="001375A1">
      <w:pPr>
        <w:widowControl w:val="0"/>
        <w:rPr>
          <w:rFonts w:cs="Arial"/>
          <w:noProof/>
        </w:rPr>
      </w:pPr>
      <w:r w:rsidRPr="001375A1">
        <w:rPr>
          <w:rFonts w:cs="Arial"/>
          <w:noProof/>
          <w:szCs w:val="24"/>
        </w:rPr>
        <w:t xml:space="preserve">ZUPIC, I.; CATER, T. Bibliometric Methods in Management and Organization. </w:t>
      </w:r>
      <w:r w:rsidRPr="001375A1">
        <w:rPr>
          <w:rFonts w:cs="Arial"/>
          <w:b/>
          <w:bCs/>
          <w:noProof/>
          <w:szCs w:val="24"/>
        </w:rPr>
        <w:t>Organizational Research Methods</w:t>
      </w:r>
      <w:r w:rsidRPr="001375A1">
        <w:rPr>
          <w:rFonts w:cs="Arial"/>
          <w:noProof/>
          <w:szCs w:val="24"/>
        </w:rPr>
        <w:t xml:space="preserve">, v. 18, n. 3, p. 429–472, 2014. </w:t>
      </w:r>
    </w:p>
    <w:p w14:paraId="7ACD8DBD" w14:textId="77777777" w:rsidR="00A24367" w:rsidRPr="00432BD8" w:rsidRDefault="005A1C94" w:rsidP="005A1C94">
      <w:pPr>
        <w:ind w:firstLine="0"/>
        <w:sectPr w:rsidR="00A24367" w:rsidRPr="00432BD8" w:rsidSect="001F56FA">
          <w:footnotePr>
            <w:numRestart w:val="eachSect"/>
          </w:footnotePr>
          <w:pgSz w:w="11906" w:h="16838" w:code="9"/>
          <w:pgMar w:top="1701" w:right="1134" w:bottom="1134" w:left="1701" w:header="1134" w:footer="709" w:gutter="0"/>
          <w:cols w:space="708"/>
          <w:docGrid w:linePitch="360"/>
        </w:sectPr>
      </w:pPr>
      <w:r>
        <w:fldChar w:fldCharType="end"/>
      </w:r>
    </w:p>
    <w:p w14:paraId="3AC37C34" w14:textId="77777777" w:rsidR="00EF3166" w:rsidRPr="00B31CAE" w:rsidRDefault="00EF3166" w:rsidP="00C93F25">
      <w:pPr>
        <w:pStyle w:val="Ttulo1"/>
        <w:numPr>
          <w:ilvl w:val="0"/>
          <w:numId w:val="0"/>
        </w:numPr>
        <w:ind w:left="737"/>
        <w:jc w:val="center"/>
      </w:pPr>
      <w:bookmarkStart w:id="267" w:name="_Toc422058289"/>
      <w:bookmarkStart w:id="268" w:name="_Toc435446419"/>
      <w:bookmarkStart w:id="269" w:name="_Toc479347087"/>
      <w:r w:rsidRPr="00B31CAE">
        <w:lastRenderedPageBreak/>
        <w:t>A</w:t>
      </w:r>
      <w:r w:rsidRPr="00B31CAE">
        <w:rPr>
          <w:rStyle w:val="TtuloApendAnexoChar"/>
          <w:rFonts w:cs="Arial"/>
          <w:kern w:val="32"/>
          <w:szCs w:val="32"/>
        </w:rPr>
        <w:t>PÊNDIC</w:t>
      </w:r>
      <w:r w:rsidRPr="00B31CAE">
        <w:t xml:space="preserve">E A </w:t>
      </w:r>
      <w:r>
        <w:t>–</w:t>
      </w:r>
      <w:r w:rsidRPr="00B31CAE">
        <w:t xml:space="preserve"> </w:t>
      </w:r>
      <w:r>
        <w:t>Protocolo</w:t>
      </w:r>
      <w:bookmarkEnd w:id="267"/>
      <w:bookmarkEnd w:id="268"/>
      <w:r w:rsidR="00BB306F">
        <w:t xml:space="preserve"> da Revisão Sistemática da Literatura</w:t>
      </w:r>
      <w:bookmarkEnd w:id="269"/>
    </w:p>
    <w:p w14:paraId="7880AA22" w14:textId="77777777" w:rsidR="00EF3166" w:rsidRDefault="00EF3166" w:rsidP="00B66EFC">
      <w:pPr>
        <w:pStyle w:val="Legenda"/>
      </w:pPr>
      <w:bookmarkStart w:id="270" w:name="_Toc435446365"/>
      <w:bookmarkStart w:id="271" w:name="_Toc479346815"/>
      <w:r>
        <w:t xml:space="preserve">Quadro </w:t>
      </w:r>
      <w:r w:rsidR="003019C2">
        <w:fldChar w:fldCharType="begin"/>
      </w:r>
      <w:r w:rsidR="003019C2">
        <w:instrText xml:space="preserve"> SEQ Quadro \* ARABIC </w:instrText>
      </w:r>
      <w:r w:rsidR="003019C2">
        <w:fldChar w:fldCharType="separate"/>
      </w:r>
      <w:r w:rsidR="00C25FF3">
        <w:rPr>
          <w:noProof/>
        </w:rPr>
        <w:t>7</w:t>
      </w:r>
      <w:r w:rsidR="003019C2">
        <w:rPr>
          <w:noProof/>
        </w:rPr>
        <w:fldChar w:fldCharType="end"/>
      </w:r>
      <w:r>
        <w:t xml:space="preserve"> </w:t>
      </w:r>
      <w:r w:rsidR="00025F71">
        <w:t>–</w:t>
      </w:r>
      <w:r>
        <w:t xml:space="preserve"> </w:t>
      </w:r>
      <w:bookmarkEnd w:id="270"/>
      <w:r w:rsidR="005B18F7">
        <w:t>Protocolo da Revisão Sistemática da Literatura</w:t>
      </w:r>
      <w:bookmarkEnd w:id="271"/>
    </w:p>
    <w:tbl>
      <w:tblPr>
        <w:tblStyle w:val="Tabelacomgrade"/>
        <w:tblW w:w="14170" w:type="dxa"/>
        <w:tblLook w:val="04A0" w:firstRow="1" w:lastRow="0" w:firstColumn="1" w:lastColumn="0" w:noHBand="0" w:noVBand="1"/>
      </w:tblPr>
      <w:tblGrid>
        <w:gridCol w:w="2547"/>
        <w:gridCol w:w="4536"/>
        <w:gridCol w:w="7087"/>
      </w:tblGrid>
      <w:tr w:rsidR="00EF3166" w14:paraId="5AA57F8B" w14:textId="77777777" w:rsidTr="00961E66">
        <w:trPr>
          <w:trHeight w:val="424"/>
          <w:tblHeader/>
        </w:trPr>
        <w:tc>
          <w:tcPr>
            <w:tcW w:w="2547" w:type="dxa"/>
            <w:shd w:val="clear" w:color="auto" w:fill="D9D9D9" w:themeFill="background1" w:themeFillShade="D9"/>
            <w:vAlign w:val="center"/>
          </w:tcPr>
          <w:p w14:paraId="7B0BD2FC" w14:textId="77777777" w:rsidR="00EF3166" w:rsidRPr="00EF3166" w:rsidRDefault="00EF3166" w:rsidP="00EF3166">
            <w:pPr>
              <w:pStyle w:val="ALNEAS"/>
              <w:numPr>
                <w:ilvl w:val="0"/>
                <w:numId w:val="0"/>
              </w:numPr>
              <w:ind w:left="-112"/>
              <w:jc w:val="center"/>
              <w:rPr>
                <w:b/>
                <w:sz w:val="22"/>
              </w:rPr>
            </w:pPr>
            <w:r w:rsidRPr="00EF3166">
              <w:rPr>
                <w:b/>
                <w:sz w:val="22"/>
              </w:rPr>
              <w:t>Característica da Revisão</w:t>
            </w:r>
          </w:p>
        </w:tc>
        <w:tc>
          <w:tcPr>
            <w:tcW w:w="4536" w:type="dxa"/>
            <w:shd w:val="clear" w:color="auto" w:fill="D9D9D9" w:themeFill="background1" w:themeFillShade="D9"/>
            <w:vAlign w:val="center"/>
          </w:tcPr>
          <w:p w14:paraId="0FA9F879" w14:textId="77777777" w:rsidR="00EF3166" w:rsidRPr="00834CBA" w:rsidRDefault="00EF3166" w:rsidP="001F56FA">
            <w:pPr>
              <w:ind w:firstLine="0"/>
              <w:jc w:val="left"/>
              <w:rPr>
                <w:b/>
                <w:sz w:val="22"/>
                <w:szCs w:val="22"/>
              </w:rPr>
            </w:pPr>
            <w:r w:rsidRPr="00834CBA">
              <w:rPr>
                <w:b/>
                <w:sz w:val="22"/>
                <w:szCs w:val="22"/>
              </w:rPr>
              <w:t>Decisão / Definição</w:t>
            </w:r>
          </w:p>
        </w:tc>
        <w:tc>
          <w:tcPr>
            <w:tcW w:w="7087" w:type="dxa"/>
            <w:shd w:val="clear" w:color="auto" w:fill="D9D9D9" w:themeFill="background1" w:themeFillShade="D9"/>
            <w:vAlign w:val="center"/>
          </w:tcPr>
          <w:p w14:paraId="06ADF53B" w14:textId="77777777" w:rsidR="00EF3166" w:rsidRPr="00834CBA" w:rsidRDefault="00EF3166" w:rsidP="001F56FA">
            <w:pPr>
              <w:ind w:firstLine="0"/>
              <w:jc w:val="left"/>
              <w:rPr>
                <w:b/>
                <w:sz w:val="22"/>
                <w:szCs w:val="22"/>
              </w:rPr>
            </w:pPr>
            <w:r w:rsidRPr="00834CBA">
              <w:rPr>
                <w:b/>
                <w:sz w:val="22"/>
                <w:szCs w:val="22"/>
              </w:rPr>
              <w:t>Justificativa</w:t>
            </w:r>
          </w:p>
        </w:tc>
      </w:tr>
      <w:tr w:rsidR="00EF3166" w:rsidRPr="006A28C2" w14:paraId="40BB7709" w14:textId="77777777" w:rsidTr="00961E66">
        <w:tc>
          <w:tcPr>
            <w:tcW w:w="2547" w:type="dxa"/>
            <w:vAlign w:val="center"/>
          </w:tcPr>
          <w:p w14:paraId="1A1AF0A8" w14:textId="77777777" w:rsidR="00EF3166" w:rsidRPr="00834CBA" w:rsidRDefault="00EF3166" w:rsidP="001F56FA">
            <w:pPr>
              <w:ind w:firstLine="0"/>
              <w:jc w:val="left"/>
              <w:rPr>
                <w:b/>
                <w:sz w:val="22"/>
                <w:szCs w:val="22"/>
              </w:rPr>
            </w:pPr>
            <w:r w:rsidRPr="00834CBA">
              <w:rPr>
                <w:b/>
                <w:sz w:val="22"/>
                <w:szCs w:val="22"/>
              </w:rPr>
              <w:t>Framework Conceitual Inicial</w:t>
            </w:r>
          </w:p>
        </w:tc>
        <w:tc>
          <w:tcPr>
            <w:tcW w:w="4536" w:type="dxa"/>
            <w:vAlign w:val="center"/>
          </w:tcPr>
          <w:p w14:paraId="168F2BDC" w14:textId="77777777" w:rsidR="00EF3166" w:rsidRPr="00834CBA" w:rsidRDefault="00EF3166" w:rsidP="001F56FA">
            <w:pPr>
              <w:ind w:firstLine="0"/>
              <w:jc w:val="left"/>
              <w:rPr>
                <w:sz w:val="22"/>
                <w:szCs w:val="22"/>
                <w:lang w:val="en-US"/>
              </w:rPr>
            </w:pPr>
            <w:r>
              <w:rPr>
                <w:sz w:val="22"/>
                <w:szCs w:val="22"/>
                <w:lang w:val="en-US"/>
              </w:rPr>
              <w:t>Exploratory Modeling Analysis and Robust Decision Making</w:t>
            </w:r>
          </w:p>
        </w:tc>
        <w:tc>
          <w:tcPr>
            <w:tcW w:w="7087" w:type="dxa"/>
            <w:vAlign w:val="center"/>
          </w:tcPr>
          <w:p w14:paraId="0D924DB3" w14:textId="77777777" w:rsidR="00EF3166" w:rsidRPr="00834CBA" w:rsidRDefault="00EF3166" w:rsidP="001F56FA">
            <w:pPr>
              <w:ind w:firstLine="0"/>
              <w:jc w:val="left"/>
              <w:rPr>
                <w:sz w:val="22"/>
                <w:szCs w:val="22"/>
              </w:rPr>
            </w:pPr>
            <w:r w:rsidRPr="00834CBA">
              <w:rPr>
                <w:sz w:val="22"/>
                <w:szCs w:val="22"/>
              </w:rPr>
              <w:t>Para a localização de revisões de literatura de modo coerente, foi feita a opção de buscar por revisões de literatura que reconheçam as abordagens reconhecidas pela comunidade de pesquisadores local.</w:t>
            </w:r>
          </w:p>
        </w:tc>
      </w:tr>
      <w:tr w:rsidR="00EF3166" w14:paraId="45553D51" w14:textId="77777777" w:rsidTr="00961E66">
        <w:tc>
          <w:tcPr>
            <w:tcW w:w="2547" w:type="dxa"/>
            <w:vAlign w:val="center"/>
          </w:tcPr>
          <w:p w14:paraId="72D27825" w14:textId="77777777" w:rsidR="00EF3166" w:rsidRPr="00834CBA" w:rsidRDefault="00EF3166" w:rsidP="001F56FA">
            <w:pPr>
              <w:ind w:firstLine="0"/>
              <w:jc w:val="left"/>
              <w:rPr>
                <w:b/>
                <w:sz w:val="22"/>
                <w:szCs w:val="22"/>
              </w:rPr>
            </w:pPr>
            <w:r w:rsidRPr="00834CBA">
              <w:rPr>
                <w:b/>
                <w:sz w:val="22"/>
                <w:szCs w:val="22"/>
              </w:rPr>
              <w:t>Contexto</w:t>
            </w:r>
          </w:p>
        </w:tc>
        <w:tc>
          <w:tcPr>
            <w:tcW w:w="4536" w:type="dxa"/>
            <w:vAlign w:val="center"/>
          </w:tcPr>
          <w:p w14:paraId="0F582884" w14:textId="77777777" w:rsidR="00EF3166" w:rsidRPr="00834CBA" w:rsidRDefault="00EF3166" w:rsidP="001F56FA">
            <w:pPr>
              <w:ind w:firstLine="0"/>
              <w:jc w:val="left"/>
              <w:rPr>
                <w:sz w:val="22"/>
                <w:szCs w:val="22"/>
              </w:rPr>
            </w:pPr>
            <w:r w:rsidRPr="00834CBA">
              <w:rPr>
                <w:sz w:val="22"/>
                <w:szCs w:val="22"/>
              </w:rPr>
              <w:t>Não será definido um contexto de aplicação a priori.</w:t>
            </w:r>
          </w:p>
        </w:tc>
        <w:tc>
          <w:tcPr>
            <w:tcW w:w="7087" w:type="dxa"/>
            <w:vAlign w:val="center"/>
          </w:tcPr>
          <w:p w14:paraId="44171A35" w14:textId="77777777" w:rsidR="00EF3166" w:rsidRPr="00834CBA" w:rsidRDefault="00EF3166" w:rsidP="001F56FA">
            <w:pPr>
              <w:ind w:firstLine="0"/>
              <w:jc w:val="left"/>
              <w:rPr>
                <w:sz w:val="22"/>
                <w:szCs w:val="22"/>
              </w:rPr>
            </w:pPr>
            <w:r w:rsidRPr="00834CBA">
              <w:rPr>
                <w:sz w:val="22"/>
                <w:szCs w:val="22"/>
              </w:rPr>
              <w:t>O objetivo desta etapa do trabalho não é limitar as revisões de literatura somente de um contexto específico.</w:t>
            </w:r>
          </w:p>
        </w:tc>
      </w:tr>
      <w:tr w:rsidR="00EF3166" w14:paraId="1DA5ECF2" w14:textId="77777777" w:rsidTr="00961E66">
        <w:tc>
          <w:tcPr>
            <w:tcW w:w="2547" w:type="dxa"/>
            <w:vAlign w:val="center"/>
          </w:tcPr>
          <w:p w14:paraId="721E3300" w14:textId="77777777" w:rsidR="00EF3166" w:rsidRPr="00834CBA" w:rsidRDefault="00EF3166" w:rsidP="001F56FA">
            <w:pPr>
              <w:ind w:firstLine="0"/>
              <w:jc w:val="left"/>
              <w:rPr>
                <w:b/>
                <w:sz w:val="22"/>
                <w:szCs w:val="22"/>
              </w:rPr>
            </w:pPr>
            <w:r w:rsidRPr="00834CBA">
              <w:rPr>
                <w:b/>
                <w:sz w:val="22"/>
                <w:szCs w:val="22"/>
              </w:rPr>
              <w:t>Horizonte</w:t>
            </w:r>
          </w:p>
        </w:tc>
        <w:tc>
          <w:tcPr>
            <w:tcW w:w="4536" w:type="dxa"/>
            <w:vAlign w:val="center"/>
          </w:tcPr>
          <w:p w14:paraId="0B977A65" w14:textId="77777777" w:rsidR="006917D3" w:rsidRDefault="006917D3" w:rsidP="001F56FA">
            <w:pPr>
              <w:ind w:firstLine="0"/>
              <w:jc w:val="left"/>
              <w:rPr>
                <w:sz w:val="22"/>
                <w:szCs w:val="22"/>
              </w:rPr>
            </w:pPr>
            <w:r>
              <w:rPr>
                <w:sz w:val="22"/>
                <w:szCs w:val="22"/>
              </w:rPr>
              <w:t>Sem Limitações</w:t>
            </w:r>
          </w:p>
          <w:p w14:paraId="4D3F1DAD" w14:textId="77777777" w:rsidR="006917D3" w:rsidRPr="00834CBA" w:rsidRDefault="006917D3" w:rsidP="001F56FA">
            <w:pPr>
              <w:ind w:firstLine="0"/>
              <w:jc w:val="left"/>
              <w:rPr>
                <w:sz w:val="22"/>
                <w:szCs w:val="22"/>
              </w:rPr>
            </w:pPr>
            <w:r>
              <w:rPr>
                <w:sz w:val="22"/>
                <w:szCs w:val="22"/>
              </w:rPr>
              <w:t>1993 – Presente</w:t>
            </w:r>
          </w:p>
        </w:tc>
        <w:tc>
          <w:tcPr>
            <w:tcW w:w="7087" w:type="dxa"/>
            <w:vAlign w:val="center"/>
          </w:tcPr>
          <w:p w14:paraId="09625D67" w14:textId="77777777" w:rsidR="00EF3166" w:rsidRPr="00834CBA" w:rsidRDefault="00BE445F" w:rsidP="001F56FA">
            <w:pPr>
              <w:ind w:firstLine="0"/>
              <w:jc w:val="left"/>
              <w:rPr>
                <w:sz w:val="22"/>
                <w:szCs w:val="22"/>
              </w:rPr>
            </w:pPr>
            <w:r>
              <w:rPr>
                <w:sz w:val="22"/>
                <w:szCs w:val="22"/>
              </w:rPr>
              <w:t xml:space="preserve">O trabalho seminal desta vertente de pesquisa é atribuído a </w:t>
            </w:r>
            <w:r>
              <w:rPr>
                <w:sz w:val="22"/>
                <w:szCs w:val="22"/>
              </w:rPr>
              <w:fldChar w:fldCharType="begin" w:fldLock="1"/>
            </w:r>
            <w:r w:rsidR="004D5876">
              <w:rPr>
                <w:sz w:val="22"/>
                <w:szCs w:val="22"/>
              </w:rP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rPr>
                <w:sz w:val="22"/>
                <w:szCs w:val="22"/>
              </w:rPr>
              <w:fldChar w:fldCharType="separate"/>
            </w:r>
            <w:r w:rsidR="005A1C94" w:rsidRPr="005A1C94">
              <w:rPr>
                <w:noProof/>
                <w:sz w:val="22"/>
                <w:szCs w:val="22"/>
              </w:rPr>
              <w:t>(BANKES, 1993)</w:t>
            </w:r>
            <w:r>
              <w:rPr>
                <w:sz w:val="22"/>
                <w:szCs w:val="22"/>
              </w:rPr>
              <w:fldChar w:fldCharType="end"/>
            </w:r>
            <w:r w:rsidR="00B775FC">
              <w:rPr>
                <w:sz w:val="22"/>
                <w:szCs w:val="22"/>
              </w:rPr>
              <w:t>. Por este motivo, serão consideradas publicações a partir desta data.</w:t>
            </w:r>
            <w:r>
              <w:rPr>
                <w:sz w:val="22"/>
                <w:szCs w:val="22"/>
              </w:rPr>
              <w:t xml:space="preserve"> </w:t>
            </w:r>
          </w:p>
        </w:tc>
      </w:tr>
      <w:tr w:rsidR="00EF3166" w14:paraId="5A9EDA52" w14:textId="77777777" w:rsidTr="00961E66">
        <w:tc>
          <w:tcPr>
            <w:tcW w:w="2547" w:type="dxa"/>
            <w:vAlign w:val="center"/>
          </w:tcPr>
          <w:p w14:paraId="017FC00F" w14:textId="77777777" w:rsidR="00EF3166" w:rsidRPr="00834CBA" w:rsidRDefault="00EF3166" w:rsidP="001F56FA">
            <w:pPr>
              <w:ind w:firstLine="0"/>
              <w:jc w:val="left"/>
              <w:rPr>
                <w:b/>
                <w:sz w:val="22"/>
                <w:szCs w:val="22"/>
              </w:rPr>
            </w:pPr>
            <w:r w:rsidRPr="00834CBA">
              <w:rPr>
                <w:b/>
                <w:sz w:val="22"/>
                <w:szCs w:val="22"/>
              </w:rPr>
              <w:t>Correntes teóricas</w:t>
            </w:r>
          </w:p>
        </w:tc>
        <w:tc>
          <w:tcPr>
            <w:tcW w:w="4536" w:type="dxa"/>
            <w:vAlign w:val="center"/>
          </w:tcPr>
          <w:p w14:paraId="1CF79F25" w14:textId="77777777" w:rsidR="00EF3166" w:rsidRPr="00834CBA" w:rsidRDefault="00B775FC" w:rsidP="001F56FA">
            <w:pPr>
              <w:ind w:firstLine="0"/>
              <w:jc w:val="left"/>
              <w:rPr>
                <w:sz w:val="22"/>
                <w:szCs w:val="22"/>
              </w:rPr>
            </w:pPr>
            <w:r>
              <w:rPr>
                <w:sz w:val="22"/>
                <w:szCs w:val="22"/>
              </w:rPr>
              <w:t>A Pesquisa irá delimitar seu foco sobre a abordagem RDM.</w:t>
            </w:r>
          </w:p>
        </w:tc>
        <w:tc>
          <w:tcPr>
            <w:tcW w:w="7087" w:type="dxa"/>
            <w:vAlign w:val="center"/>
          </w:tcPr>
          <w:p w14:paraId="62A121E9" w14:textId="77777777" w:rsidR="00EF3166" w:rsidRPr="00834CBA" w:rsidRDefault="00B775FC" w:rsidP="001F56FA">
            <w:pPr>
              <w:ind w:firstLine="0"/>
              <w:jc w:val="left"/>
              <w:rPr>
                <w:sz w:val="22"/>
                <w:szCs w:val="22"/>
              </w:rPr>
            </w:pPr>
            <w:r>
              <w:rPr>
                <w:sz w:val="22"/>
                <w:szCs w:val="22"/>
              </w:rPr>
              <w:t xml:space="preserve">Existem diversas abordagens para o tratamento de situações complexas e de incertezas. Uma revisão de tais abordagens é oferecida por alguns trabalhos </w:t>
            </w:r>
            <w:r>
              <w:rPr>
                <w:rFonts w:cs="Arial"/>
              </w:rPr>
              <w:t xml:space="preserve">esta </w:t>
            </w:r>
            <w:r>
              <w:rPr>
                <w:rFonts w:cs="Arial"/>
              </w:rPr>
              <w:fldChar w:fldCharType="begin" w:fldLock="1"/>
            </w:r>
            <w:r>
              <w:rPr>
                <w:rFonts w:cs="Arial"/>
              </w:rPr>
              <w:instrText>ADDIN CSL_CITATION { "citationItems" : [ { "id" : "ITEM-1", "itemData" : { "DOI" : "10.3390/su5030955", "ISBN" : "2071-1050", "ISSN" : "20711050", "abstract" : "There is increasing interest in long-term plans that can adapt to changing situations under conditions of deep uncertainty. We argue that a sustainable plan should not only achieve economic, environmental, and social objectives, but should be robust and able to be adapted over time to (unforeseen) future conditions. Large numbers of papers dealing with robustness and adaptive plans have begun to appear, but the literature is fragmented. The papers appear in disparate journals, and deal with a wide variety of policy domains. This paper (1) describes and compares a family of related conceptual approaches to designing a sustainable plan, and (2) describes several computational tools supporting these approaches. The conceptual approaches all have their roots in an approach to long-term planning called Assumption-Based Planning. Guiding principles for the design of a sustainable adaptive plan are: explore a wide variety of relevant uncertainties, connect short-term targets to long-term goals over time, commit to short-term actions while keeping options open, and continuously monitor the world and take actions if necessary.  A key computational tool across the conceptual approaches is a fast, simple  (policy analysis) model that is used to make large numbers of runs, in order to explore the full range of uncertainties and to identify situations in which the plan would fail.", "author" : [ { "dropping-particle" : "", "family" : "Walker", "given" : "Warren E.", "non-dropping-particle" : "", "parse-names" : false, "suffix" : "" }, { "dropping-particle" : "", "family" : "Haasnoot", "given" : "Marjolijn", "non-dropping-particle" : "", "parse-names" : false, "suffix" : "" }, { "dropping-particle" : "", "family" : "Kwakkel", "given" : "Jan H.", "non-dropping-particle" : "", "parse-names" : false, "suffix" : "" } ], "container-title" : "Sustainability (Switzerland)", "id" : "ITEM-1", "issue" : "3", "issued" : { "date-parts" : [ [ "2013" ] ] }, "page" : "955-979", "title" : "Adapt or perish: A review of planning approaches for adaptation under deep uncertainty", "type" : "article-journal", "volume" : "5" }, "uris" : [ "http://www.mendeley.com/documents/?uuid=b355c62c-3ec9-41ba-a59f-47bf12377027" ] }, { "id" : "ITEM-2", "itemData" : { "DOI" : "10.1016/j.ecolecon.2015.12.006", "ISBN" : "0956-2478", "ISSN" : "09218009", "abstract" : "Applying standard decision-making processes such as cost-benefit analysis in an area of high uncertainty such as climate change adaptation is challenging. While the costs of adaptation might be observable and immediate, the benefits are often uncertain. The limitations of traditional decision-making processes in the context of adaptation decisions are recognised, and so-called robust approaches are increasingly explored in the literature. Robust approaches select projects that meet their purpose across a variety of futures by integrating a wide range of climate scenarios, and are thus particularly suited for deep uncertainty. We review real option analysis, portfolio analysis, robust-decision making and no/low regret options as well as reduced decision-making time horizons, describing the underlying concepts and highlighting a number of applications. We discuss the limitations of robust decision-making processes to identify which ones may prove most promising as adaptation planning becomes increasingly critical; namely those that provide a compromise between a meaningful analysis and simple implementation. We introduce a simple framework identifying which method is suited for which application. We conclude that the 'robust decision making' method offers the most potential in adaptation appraisal as it can be applied with various degrees of complexity and to a wide range of options.", "author" : [ { "dropping-particle" : "", "family" : "Dittrich", "given" : "Ruth", "non-dropping-particle" : "", "parse-names" : false, "suffix" : "" }, { "dropping-particle" : "", "family" : "Wreford", "given" : "Anita", "non-dropping-particle" : "", "parse-names" : false, "suffix" : "" }, { "dropping-particle" : "", "family" : "Moran", "given" : "Dominic", "non-dropping-particle" : "", "parse-names" : false, "suffix" : "" } ], "container-title" : "Ecological Economics", "id" : "ITEM-2", "issued" : { "date-parts" : [ [ "2016" ] ] }, "page" : "79-89", "publisher" : "Elsevier B.V.", "title" : "A survey of decision-making approaches for climate change adaptation: Are robust methods the way forward?", "type" : "article-journal", "volume" : "122" }, "uris" : [ "http://www.mendeley.com/documents/?uuid=4d5b95a7-57ff-47ec-97bb-5bbfd5b4b4fa" ] } ], "mendeley" : { "formattedCitation" : "(DITTRICH; WREFORD; MORAN, 2016; WALKER; HAASNOOT; KWAKKEL, 2013)", "plainTextFormattedCitation" : "(DITTRICH; WREFORD; MORAN, 2016; WALKER; HAASNOOT; KWAKKEL, 2013)", "previouslyFormattedCitation" : "(DITTRICH; WREFORD; MORAN, 2016; WALKER; HAASNOOT; KWAKKEL, 2013)" }, "properties" : { "noteIndex" : 0 }, "schema" : "https://github.com/citation-style-language/schema/raw/master/csl-citation.json" }</w:instrText>
            </w:r>
            <w:r>
              <w:rPr>
                <w:rFonts w:cs="Arial"/>
              </w:rPr>
              <w:fldChar w:fldCharType="separate"/>
            </w:r>
            <w:r w:rsidRPr="004D67F8">
              <w:rPr>
                <w:rFonts w:cs="Arial"/>
                <w:noProof/>
              </w:rPr>
              <w:t>(DITTRICH; WREFORD; MORAN, 2016; WALKER; HAASNOOT; KWAKKEL, 2013)</w:t>
            </w:r>
            <w:r>
              <w:rPr>
                <w:rFonts w:cs="Arial"/>
              </w:rPr>
              <w:fldChar w:fldCharType="end"/>
            </w:r>
            <w:r>
              <w:rPr>
                <w:rFonts w:cs="Arial"/>
              </w:rPr>
              <w:t>. Este trabalho opta por focalizar sua atenção na abordagem RDM.</w:t>
            </w:r>
          </w:p>
        </w:tc>
      </w:tr>
      <w:tr w:rsidR="00EF3166" w14:paraId="603633DB" w14:textId="77777777" w:rsidTr="00961E66">
        <w:tc>
          <w:tcPr>
            <w:tcW w:w="2547" w:type="dxa"/>
            <w:vAlign w:val="center"/>
          </w:tcPr>
          <w:p w14:paraId="1B2A68E3" w14:textId="77777777" w:rsidR="00EF3166" w:rsidRPr="00834CBA" w:rsidRDefault="00EF3166" w:rsidP="001F56FA">
            <w:pPr>
              <w:ind w:firstLine="0"/>
              <w:jc w:val="left"/>
              <w:rPr>
                <w:b/>
                <w:sz w:val="22"/>
                <w:szCs w:val="22"/>
              </w:rPr>
            </w:pPr>
            <w:r w:rsidRPr="00834CBA">
              <w:rPr>
                <w:b/>
                <w:sz w:val="22"/>
                <w:szCs w:val="22"/>
              </w:rPr>
              <w:t>Idiomas</w:t>
            </w:r>
          </w:p>
        </w:tc>
        <w:tc>
          <w:tcPr>
            <w:tcW w:w="4536" w:type="dxa"/>
            <w:vAlign w:val="center"/>
          </w:tcPr>
          <w:p w14:paraId="450691EC" w14:textId="77777777" w:rsidR="00EF3166" w:rsidRPr="00834CBA" w:rsidRDefault="00B775FC" w:rsidP="001F56FA">
            <w:pPr>
              <w:ind w:firstLine="0"/>
              <w:jc w:val="left"/>
              <w:rPr>
                <w:sz w:val="22"/>
                <w:szCs w:val="22"/>
              </w:rPr>
            </w:pPr>
            <w:r>
              <w:rPr>
                <w:sz w:val="22"/>
                <w:szCs w:val="22"/>
              </w:rPr>
              <w:t>I</w:t>
            </w:r>
            <w:r w:rsidR="00EF3166" w:rsidRPr="00834CBA">
              <w:rPr>
                <w:sz w:val="22"/>
                <w:szCs w:val="22"/>
              </w:rPr>
              <w:t>nglês</w:t>
            </w:r>
          </w:p>
        </w:tc>
        <w:tc>
          <w:tcPr>
            <w:tcW w:w="7087" w:type="dxa"/>
            <w:vAlign w:val="center"/>
          </w:tcPr>
          <w:p w14:paraId="2818F330" w14:textId="77777777" w:rsidR="00EF3166" w:rsidRPr="00834CBA" w:rsidRDefault="00B775FC" w:rsidP="001F56FA">
            <w:pPr>
              <w:ind w:firstLine="0"/>
              <w:jc w:val="left"/>
              <w:rPr>
                <w:sz w:val="22"/>
                <w:szCs w:val="22"/>
              </w:rPr>
            </w:pPr>
            <w:r>
              <w:rPr>
                <w:sz w:val="22"/>
                <w:szCs w:val="22"/>
              </w:rPr>
              <w:t>Não foram localizadas a priori teses ou dissertações brasileiras que tratem de aplicações do RDM. Por este motivo, apenas trabalhos de língua inglesa são revisados.</w:t>
            </w:r>
          </w:p>
        </w:tc>
      </w:tr>
      <w:tr w:rsidR="00EF3166" w14:paraId="796C9786" w14:textId="77777777" w:rsidTr="00961E66">
        <w:tc>
          <w:tcPr>
            <w:tcW w:w="2547" w:type="dxa"/>
            <w:vAlign w:val="center"/>
          </w:tcPr>
          <w:p w14:paraId="1A7033F9" w14:textId="77777777" w:rsidR="00EF3166" w:rsidRPr="00834CBA" w:rsidRDefault="00CD208D" w:rsidP="001F56FA">
            <w:pPr>
              <w:ind w:firstLine="0"/>
              <w:jc w:val="left"/>
              <w:rPr>
                <w:b/>
                <w:sz w:val="22"/>
                <w:szCs w:val="22"/>
              </w:rPr>
            </w:pPr>
            <w:r>
              <w:rPr>
                <w:b/>
                <w:sz w:val="22"/>
                <w:szCs w:val="22"/>
              </w:rPr>
              <w:lastRenderedPageBreak/>
              <w:t>Questões</w:t>
            </w:r>
            <w:r w:rsidR="00EF3166" w:rsidRPr="00834CBA">
              <w:rPr>
                <w:b/>
                <w:sz w:val="22"/>
                <w:szCs w:val="22"/>
              </w:rPr>
              <w:t xml:space="preserve"> de revisão</w:t>
            </w:r>
          </w:p>
        </w:tc>
        <w:tc>
          <w:tcPr>
            <w:tcW w:w="4536" w:type="dxa"/>
            <w:vAlign w:val="center"/>
          </w:tcPr>
          <w:p w14:paraId="5D86A202" w14:textId="77777777" w:rsidR="00154EC7" w:rsidRDefault="00154EC7" w:rsidP="001F56FA">
            <w:pPr>
              <w:ind w:firstLine="0"/>
              <w:jc w:val="left"/>
              <w:rPr>
                <w:sz w:val="22"/>
                <w:szCs w:val="22"/>
              </w:rPr>
            </w:pPr>
            <w:r>
              <w:rPr>
                <w:sz w:val="22"/>
                <w:szCs w:val="22"/>
              </w:rPr>
              <w:t>Questão central da Revisão:</w:t>
            </w:r>
          </w:p>
          <w:p w14:paraId="11021CAB" w14:textId="77777777" w:rsidR="00154EC7" w:rsidRDefault="00154EC7" w:rsidP="001F56FA">
            <w:pPr>
              <w:ind w:firstLine="0"/>
              <w:jc w:val="left"/>
              <w:rPr>
                <w:sz w:val="22"/>
                <w:szCs w:val="22"/>
              </w:rPr>
            </w:pPr>
            <w:r>
              <w:rPr>
                <w:sz w:val="22"/>
                <w:szCs w:val="22"/>
              </w:rPr>
              <w:t>“Como avaliar decisões estratégicas em situações de incerteza?”</w:t>
            </w:r>
          </w:p>
          <w:p w14:paraId="19127BDA" w14:textId="77777777" w:rsidR="00154EC7" w:rsidRDefault="00154EC7" w:rsidP="001F56FA">
            <w:pPr>
              <w:ind w:firstLine="0"/>
              <w:jc w:val="left"/>
              <w:rPr>
                <w:sz w:val="22"/>
                <w:szCs w:val="22"/>
              </w:rPr>
            </w:pPr>
            <w:r>
              <w:rPr>
                <w:sz w:val="22"/>
                <w:szCs w:val="22"/>
              </w:rPr>
              <w:t>Sub-Questões:</w:t>
            </w:r>
          </w:p>
          <w:p w14:paraId="752628B8" w14:textId="77777777" w:rsidR="00EF3166" w:rsidRPr="00834CBA" w:rsidRDefault="00CD208D" w:rsidP="001F56FA">
            <w:pPr>
              <w:ind w:firstLine="0"/>
              <w:jc w:val="left"/>
              <w:rPr>
                <w:sz w:val="22"/>
                <w:szCs w:val="22"/>
              </w:rPr>
            </w:pPr>
            <w:r>
              <w:rPr>
                <w:rFonts w:cs="Arial"/>
              </w:rPr>
              <w:t>(i) o que é o RDM; (ii) qual é / como se configura o interesse acadêmico a respeito do RDM; (iii) em que contextos o RDM foi aplicado; (iv) que artefatos foram comparados ao RDM; e (v) que artefatos a literatura em estratégia empresarial sugere para a avaliação de decisões estratégicas.</w:t>
            </w:r>
          </w:p>
        </w:tc>
        <w:tc>
          <w:tcPr>
            <w:tcW w:w="7087" w:type="dxa"/>
            <w:vAlign w:val="center"/>
          </w:tcPr>
          <w:p w14:paraId="53F50278" w14:textId="77777777" w:rsidR="00B775FC" w:rsidRPr="00834CBA" w:rsidRDefault="00EF3166" w:rsidP="001F56FA">
            <w:pPr>
              <w:ind w:firstLine="0"/>
              <w:jc w:val="left"/>
              <w:rPr>
                <w:sz w:val="22"/>
                <w:szCs w:val="22"/>
              </w:rPr>
            </w:pPr>
            <w:r w:rsidRPr="00834CBA">
              <w:rPr>
                <w:sz w:val="22"/>
                <w:szCs w:val="22"/>
              </w:rPr>
              <w:t xml:space="preserve">O objetivo desta revisão inicial é conhecer </w:t>
            </w:r>
            <w:r w:rsidR="00B775FC">
              <w:rPr>
                <w:sz w:val="22"/>
                <w:szCs w:val="22"/>
              </w:rPr>
              <w:t>trabalhos seminais em RDM e suas principais aplicações, visando obter conhecimento sobre a possibilidade de sua aplicação em outros contextos.</w:t>
            </w:r>
            <w:r w:rsidR="003424E7">
              <w:rPr>
                <w:sz w:val="22"/>
                <w:szCs w:val="22"/>
              </w:rPr>
              <w:t xml:space="preserve"> Além disto é </w:t>
            </w:r>
            <w:r w:rsidR="00B93FD9">
              <w:rPr>
                <w:sz w:val="22"/>
                <w:szCs w:val="22"/>
              </w:rPr>
              <w:t>um objetivo da revisão identificar trabalhos que sugiram ferramentas para a avaliação de decisões estratégicas.</w:t>
            </w:r>
          </w:p>
        </w:tc>
      </w:tr>
      <w:tr w:rsidR="00EF3166" w14:paraId="2572C0F4" w14:textId="77777777" w:rsidTr="00961E66">
        <w:tc>
          <w:tcPr>
            <w:tcW w:w="2547" w:type="dxa"/>
            <w:vAlign w:val="center"/>
          </w:tcPr>
          <w:p w14:paraId="55FDD907" w14:textId="77777777" w:rsidR="00EF3166" w:rsidRPr="00834CBA" w:rsidRDefault="00EF3166" w:rsidP="001F56FA">
            <w:pPr>
              <w:ind w:firstLine="0"/>
              <w:jc w:val="left"/>
              <w:rPr>
                <w:b/>
                <w:sz w:val="22"/>
                <w:szCs w:val="22"/>
              </w:rPr>
            </w:pPr>
            <w:r w:rsidRPr="00834CBA">
              <w:rPr>
                <w:b/>
                <w:sz w:val="22"/>
                <w:szCs w:val="22"/>
              </w:rPr>
              <w:t>Estratégia de revisão</w:t>
            </w:r>
          </w:p>
        </w:tc>
        <w:tc>
          <w:tcPr>
            <w:tcW w:w="4536" w:type="dxa"/>
            <w:vAlign w:val="center"/>
          </w:tcPr>
          <w:p w14:paraId="067BCA5F" w14:textId="77777777" w:rsidR="00EF3166" w:rsidRPr="00834CBA" w:rsidRDefault="00EF3166" w:rsidP="001F56FA">
            <w:pPr>
              <w:ind w:firstLine="0"/>
              <w:jc w:val="left"/>
              <w:rPr>
                <w:sz w:val="22"/>
                <w:szCs w:val="22"/>
              </w:rPr>
            </w:pPr>
            <w:r w:rsidRPr="00834CBA">
              <w:rPr>
                <w:sz w:val="22"/>
                <w:szCs w:val="22"/>
              </w:rPr>
              <w:t>Exploratória</w:t>
            </w:r>
          </w:p>
        </w:tc>
        <w:tc>
          <w:tcPr>
            <w:tcW w:w="7087" w:type="dxa"/>
            <w:vAlign w:val="center"/>
          </w:tcPr>
          <w:p w14:paraId="560F5668" w14:textId="77777777" w:rsidR="00EF3166" w:rsidRPr="00834CBA" w:rsidRDefault="00C12C5E" w:rsidP="001F56FA">
            <w:pPr>
              <w:ind w:firstLine="0"/>
              <w:jc w:val="left"/>
              <w:rPr>
                <w:sz w:val="22"/>
                <w:szCs w:val="22"/>
              </w:rPr>
            </w:pPr>
            <w:r>
              <w:rPr>
                <w:sz w:val="22"/>
                <w:szCs w:val="22"/>
              </w:rPr>
              <w:t>Considerando que o tratamento do tema é recente, e de fato não foi ainda abordado por dissertações brasileiras, considera-se esta revisão de caráter exploratório.</w:t>
            </w:r>
          </w:p>
        </w:tc>
      </w:tr>
      <w:tr w:rsidR="00EF3166" w14:paraId="704813B4" w14:textId="77777777" w:rsidTr="00961E66">
        <w:tc>
          <w:tcPr>
            <w:tcW w:w="2547" w:type="dxa"/>
            <w:vAlign w:val="center"/>
          </w:tcPr>
          <w:p w14:paraId="3E611D11" w14:textId="77777777" w:rsidR="00EF3166" w:rsidRPr="00834CBA" w:rsidRDefault="00EF3166" w:rsidP="001F56FA">
            <w:pPr>
              <w:ind w:firstLine="0"/>
              <w:jc w:val="left"/>
              <w:rPr>
                <w:b/>
                <w:sz w:val="22"/>
                <w:szCs w:val="22"/>
              </w:rPr>
            </w:pPr>
            <w:r w:rsidRPr="00834CBA">
              <w:rPr>
                <w:b/>
                <w:sz w:val="22"/>
                <w:szCs w:val="22"/>
              </w:rPr>
              <w:t>Extensão de Busca</w:t>
            </w:r>
          </w:p>
        </w:tc>
        <w:tc>
          <w:tcPr>
            <w:tcW w:w="4536" w:type="dxa"/>
            <w:vAlign w:val="center"/>
          </w:tcPr>
          <w:p w14:paraId="2EA4F982" w14:textId="77777777" w:rsidR="00EF3166" w:rsidRPr="00834CBA" w:rsidRDefault="00EF3166" w:rsidP="001F56FA">
            <w:pPr>
              <w:ind w:firstLine="0"/>
              <w:jc w:val="left"/>
              <w:rPr>
                <w:sz w:val="22"/>
                <w:szCs w:val="22"/>
              </w:rPr>
            </w:pPr>
            <w:r w:rsidRPr="00834CBA">
              <w:rPr>
                <w:sz w:val="22"/>
                <w:szCs w:val="22"/>
              </w:rPr>
              <w:t>Saturação</w:t>
            </w:r>
          </w:p>
        </w:tc>
        <w:tc>
          <w:tcPr>
            <w:tcW w:w="7087" w:type="dxa"/>
            <w:vAlign w:val="center"/>
          </w:tcPr>
          <w:p w14:paraId="0A04AC06" w14:textId="77777777" w:rsidR="00EF3166" w:rsidRPr="00834CBA" w:rsidRDefault="00C12C5E" w:rsidP="001F56FA">
            <w:pPr>
              <w:ind w:firstLine="0"/>
              <w:jc w:val="left"/>
              <w:rPr>
                <w:sz w:val="22"/>
                <w:szCs w:val="22"/>
              </w:rPr>
            </w:pPr>
            <w:r>
              <w:rPr>
                <w:sz w:val="22"/>
                <w:szCs w:val="22"/>
              </w:rPr>
              <w:t>Não pretende-se analisar todas as aplicações existentes do RDM, bem como não se busca realizar uma síntese de toda a população de artigos e trabalhos a respeito do tema. Por este motivo, a extensão da busca não será exaustiva, e sim por saturação.</w:t>
            </w:r>
          </w:p>
        </w:tc>
      </w:tr>
      <w:tr w:rsidR="00EF3166" w14:paraId="312EF56B" w14:textId="77777777" w:rsidTr="00961E66">
        <w:tc>
          <w:tcPr>
            <w:tcW w:w="2547" w:type="dxa"/>
            <w:vAlign w:val="center"/>
          </w:tcPr>
          <w:p w14:paraId="1828E311" w14:textId="77777777" w:rsidR="00EF3166" w:rsidRPr="00834CBA" w:rsidRDefault="00EF3166" w:rsidP="001F56FA">
            <w:pPr>
              <w:ind w:firstLine="0"/>
              <w:jc w:val="left"/>
              <w:rPr>
                <w:b/>
                <w:sz w:val="22"/>
                <w:szCs w:val="22"/>
              </w:rPr>
            </w:pPr>
            <w:r w:rsidRPr="00834CBA">
              <w:rPr>
                <w:b/>
                <w:sz w:val="22"/>
                <w:szCs w:val="22"/>
              </w:rPr>
              <w:t>Fontes de Busca</w:t>
            </w:r>
          </w:p>
        </w:tc>
        <w:tc>
          <w:tcPr>
            <w:tcW w:w="4536" w:type="dxa"/>
            <w:vAlign w:val="center"/>
          </w:tcPr>
          <w:p w14:paraId="739BD49F" w14:textId="77777777" w:rsidR="00EF3166" w:rsidRDefault="00C12C5E" w:rsidP="001F56FA">
            <w:pPr>
              <w:ind w:firstLine="0"/>
              <w:jc w:val="left"/>
              <w:rPr>
                <w:sz w:val="22"/>
                <w:szCs w:val="22"/>
              </w:rPr>
            </w:pPr>
            <w:commentRangeStart w:id="272"/>
            <w:r>
              <w:rPr>
                <w:sz w:val="22"/>
                <w:szCs w:val="22"/>
              </w:rPr>
              <w:t>Scopus</w:t>
            </w:r>
          </w:p>
          <w:p w14:paraId="3C38C29C" w14:textId="77777777" w:rsidR="00C12C5E" w:rsidRPr="00C12C5E" w:rsidRDefault="00C12C5E" w:rsidP="001F56FA">
            <w:pPr>
              <w:ind w:firstLine="0"/>
              <w:jc w:val="left"/>
              <w:rPr>
                <w:sz w:val="22"/>
                <w:szCs w:val="22"/>
              </w:rPr>
            </w:pPr>
            <w:r>
              <w:rPr>
                <w:sz w:val="22"/>
                <w:szCs w:val="22"/>
              </w:rPr>
              <w:t>RAND RDM Lab</w:t>
            </w:r>
          </w:p>
          <w:p w14:paraId="688EB568" w14:textId="77777777" w:rsidR="00EF3166" w:rsidRPr="00C12C5E" w:rsidRDefault="00C12C5E" w:rsidP="001F56FA">
            <w:pPr>
              <w:ind w:firstLine="0"/>
              <w:jc w:val="left"/>
              <w:rPr>
                <w:sz w:val="22"/>
                <w:szCs w:val="22"/>
              </w:rPr>
            </w:pPr>
            <w:r>
              <w:rPr>
                <w:sz w:val="22"/>
                <w:szCs w:val="22"/>
              </w:rPr>
              <w:lastRenderedPageBreak/>
              <w:t>Bases de Teses e Dissertações</w:t>
            </w:r>
            <w:commentRangeEnd w:id="272"/>
            <w:r w:rsidR="003A2B03">
              <w:rPr>
                <w:rStyle w:val="Refdecomentrio"/>
              </w:rPr>
              <w:commentReference w:id="272"/>
            </w:r>
          </w:p>
        </w:tc>
        <w:tc>
          <w:tcPr>
            <w:tcW w:w="7087" w:type="dxa"/>
            <w:vAlign w:val="center"/>
          </w:tcPr>
          <w:p w14:paraId="45D255B6" w14:textId="77777777" w:rsidR="00EF3166" w:rsidRPr="00834CBA" w:rsidRDefault="00EF3166" w:rsidP="001F56FA">
            <w:pPr>
              <w:ind w:firstLine="0"/>
              <w:jc w:val="left"/>
              <w:rPr>
                <w:sz w:val="22"/>
                <w:szCs w:val="22"/>
              </w:rPr>
            </w:pPr>
            <w:r w:rsidRPr="00834CBA">
              <w:rPr>
                <w:sz w:val="22"/>
                <w:szCs w:val="22"/>
              </w:rPr>
              <w:lastRenderedPageBreak/>
              <w:t>Foram definidas estas bases pela sua abrangência</w:t>
            </w:r>
            <w:r w:rsidR="00C12C5E">
              <w:rPr>
                <w:sz w:val="22"/>
                <w:szCs w:val="22"/>
              </w:rPr>
              <w:t>. Em especial, o</w:t>
            </w:r>
            <w:r w:rsidRPr="00834CBA">
              <w:rPr>
                <w:sz w:val="22"/>
                <w:szCs w:val="22"/>
              </w:rPr>
              <w:t xml:space="preserve"> </w:t>
            </w:r>
            <w:r w:rsidR="00C12C5E">
              <w:rPr>
                <w:sz w:val="22"/>
                <w:szCs w:val="22"/>
              </w:rPr>
              <w:t xml:space="preserve">site do RAND RDM Lab possui mais de 80 publicações relevantes </w:t>
            </w:r>
            <w:r w:rsidR="00C12C5E">
              <w:rPr>
                <w:sz w:val="22"/>
                <w:szCs w:val="22"/>
              </w:rPr>
              <w:lastRenderedPageBreak/>
              <w:t>relacionadas ao RDM, constituindo-se a principal fonte de busca do trabalho. A Base de Teses e Dissertações foi utilizada para avaliar a existência de trabalhos brasileiros.</w:t>
            </w:r>
          </w:p>
        </w:tc>
      </w:tr>
      <w:tr w:rsidR="00EF3166" w14:paraId="7AC9ADB6" w14:textId="77777777" w:rsidTr="00961E66">
        <w:tc>
          <w:tcPr>
            <w:tcW w:w="2547" w:type="dxa"/>
            <w:vAlign w:val="center"/>
          </w:tcPr>
          <w:p w14:paraId="7189DC97" w14:textId="77777777" w:rsidR="00EF3166" w:rsidRPr="00834CBA" w:rsidRDefault="00EF3166" w:rsidP="001F56FA">
            <w:pPr>
              <w:ind w:firstLine="0"/>
              <w:jc w:val="left"/>
              <w:rPr>
                <w:b/>
                <w:sz w:val="22"/>
                <w:szCs w:val="22"/>
              </w:rPr>
            </w:pPr>
            <w:r w:rsidRPr="00834CBA">
              <w:rPr>
                <w:b/>
                <w:sz w:val="22"/>
                <w:szCs w:val="22"/>
              </w:rPr>
              <w:lastRenderedPageBreak/>
              <w:t>Critérios de Inclusão</w:t>
            </w:r>
          </w:p>
        </w:tc>
        <w:tc>
          <w:tcPr>
            <w:tcW w:w="4536" w:type="dxa"/>
            <w:vAlign w:val="center"/>
          </w:tcPr>
          <w:p w14:paraId="50E07B13" w14:textId="77777777" w:rsidR="00961E66" w:rsidRDefault="00961E66" w:rsidP="001F56FA">
            <w:pPr>
              <w:ind w:firstLine="0"/>
              <w:jc w:val="left"/>
              <w:rPr>
                <w:sz w:val="22"/>
                <w:szCs w:val="22"/>
              </w:rPr>
            </w:pPr>
            <w:r>
              <w:rPr>
                <w:sz w:val="22"/>
                <w:szCs w:val="22"/>
              </w:rPr>
              <w:t>Questões i-iv:</w:t>
            </w:r>
          </w:p>
          <w:p w14:paraId="4EDE693C" w14:textId="77777777" w:rsidR="00961E66" w:rsidRDefault="00C12C5E" w:rsidP="001F56FA">
            <w:pPr>
              <w:ind w:firstLine="0"/>
              <w:jc w:val="left"/>
              <w:rPr>
                <w:sz w:val="22"/>
                <w:szCs w:val="22"/>
              </w:rPr>
            </w:pPr>
            <w:r>
              <w:rPr>
                <w:sz w:val="22"/>
                <w:szCs w:val="22"/>
              </w:rPr>
              <w:t>Foram incluídas na base de trabalhos todos aqueles que apresentaram relação direta com o RDM ou com a abordagem EMA.</w:t>
            </w:r>
            <w:r w:rsidR="005B18F7">
              <w:rPr>
                <w:sz w:val="22"/>
                <w:szCs w:val="22"/>
              </w:rPr>
              <w:t xml:space="preserve"> Todos os trabalhos localizados na fonte RAND RDM Lab foram incluídos.</w:t>
            </w:r>
          </w:p>
          <w:p w14:paraId="4577FAC3" w14:textId="77777777" w:rsidR="00961E66" w:rsidRDefault="00961E66" w:rsidP="001F56FA">
            <w:pPr>
              <w:ind w:firstLine="0"/>
              <w:jc w:val="left"/>
              <w:rPr>
                <w:sz w:val="22"/>
                <w:szCs w:val="22"/>
              </w:rPr>
            </w:pPr>
            <w:r>
              <w:rPr>
                <w:sz w:val="22"/>
                <w:szCs w:val="22"/>
              </w:rPr>
              <w:t>Questão 5:</w:t>
            </w:r>
          </w:p>
          <w:p w14:paraId="26DBEE1F" w14:textId="77777777" w:rsidR="00961E66" w:rsidRPr="00834CBA" w:rsidRDefault="00961E66" w:rsidP="001F56FA">
            <w:pPr>
              <w:ind w:firstLine="0"/>
              <w:jc w:val="left"/>
              <w:rPr>
                <w:sz w:val="22"/>
                <w:szCs w:val="22"/>
              </w:rPr>
            </w:pPr>
            <w:r>
              <w:rPr>
                <w:sz w:val="22"/>
                <w:szCs w:val="22"/>
              </w:rPr>
              <w:t>Foram incluídos os trabalhos que sugeriram abordagens para suporte à avaliação de decisões estratégicas empresariais.</w:t>
            </w:r>
          </w:p>
        </w:tc>
        <w:tc>
          <w:tcPr>
            <w:tcW w:w="7087" w:type="dxa"/>
            <w:vAlign w:val="center"/>
          </w:tcPr>
          <w:p w14:paraId="5E4AE896" w14:textId="77777777" w:rsidR="00EF3166" w:rsidRPr="00834CBA" w:rsidRDefault="00EF3166" w:rsidP="001F56FA">
            <w:pPr>
              <w:ind w:firstLine="0"/>
              <w:jc w:val="left"/>
              <w:rPr>
                <w:sz w:val="22"/>
                <w:szCs w:val="22"/>
              </w:rPr>
            </w:pPr>
            <w:r w:rsidRPr="00834CBA">
              <w:rPr>
                <w:sz w:val="22"/>
                <w:szCs w:val="22"/>
              </w:rPr>
              <w:t>O objetivo de tais critérios é permitir</w:t>
            </w:r>
            <w:r w:rsidR="00C12C5E">
              <w:rPr>
                <w:sz w:val="22"/>
                <w:szCs w:val="22"/>
              </w:rPr>
              <w:t xml:space="preserve"> a identificação de apenas trabalh</w:t>
            </w:r>
            <w:r w:rsidR="00961E66">
              <w:rPr>
                <w:sz w:val="22"/>
                <w:szCs w:val="22"/>
              </w:rPr>
              <w:t>os relacionados ao RDM ou à EMA, ou trabalhos que sugiram métodos para avaliação de decisões estratégicas.</w:t>
            </w:r>
          </w:p>
        </w:tc>
      </w:tr>
      <w:tr w:rsidR="00EF3166" w14:paraId="0843247C" w14:textId="77777777" w:rsidTr="00961E66">
        <w:tc>
          <w:tcPr>
            <w:tcW w:w="2547" w:type="dxa"/>
            <w:vAlign w:val="center"/>
          </w:tcPr>
          <w:p w14:paraId="261A1C8D" w14:textId="77777777" w:rsidR="00EF3166" w:rsidRPr="00834CBA" w:rsidRDefault="00EF3166" w:rsidP="001F56FA">
            <w:pPr>
              <w:ind w:firstLine="0"/>
              <w:jc w:val="left"/>
              <w:rPr>
                <w:b/>
                <w:sz w:val="22"/>
                <w:szCs w:val="22"/>
              </w:rPr>
            </w:pPr>
            <w:r w:rsidRPr="00834CBA">
              <w:rPr>
                <w:b/>
                <w:sz w:val="22"/>
                <w:szCs w:val="22"/>
              </w:rPr>
              <w:t>Critérios de Exclusão</w:t>
            </w:r>
          </w:p>
        </w:tc>
        <w:tc>
          <w:tcPr>
            <w:tcW w:w="4536" w:type="dxa"/>
            <w:vAlign w:val="center"/>
          </w:tcPr>
          <w:p w14:paraId="52C60365" w14:textId="77777777" w:rsidR="00EF3166" w:rsidRPr="00834CBA" w:rsidRDefault="00C12C5E" w:rsidP="001F56FA">
            <w:pPr>
              <w:ind w:firstLine="0"/>
              <w:jc w:val="left"/>
              <w:rPr>
                <w:sz w:val="22"/>
                <w:szCs w:val="22"/>
              </w:rPr>
            </w:pPr>
            <w:r>
              <w:rPr>
                <w:sz w:val="22"/>
                <w:szCs w:val="22"/>
              </w:rPr>
              <w:t>Foram excluídos da base de trabalhos aqueles que mencionam o RDM porém em contextos alheios à situações de incerteza e problemas de longo prazo.</w:t>
            </w:r>
          </w:p>
        </w:tc>
        <w:tc>
          <w:tcPr>
            <w:tcW w:w="7087" w:type="dxa"/>
            <w:vAlign w:val="center"/>
          </w:tcPr>
          <w:p w14:paraId="117D200C" w14:textId="77777777" w:rsidR="00EF3166" w:rsidRPr="00834CBA" w:rsidRDefault="00C12C5E" w:rsidP="001F56FA">
            <w:pPr>
              <w:ind w:firstLine="0"/>
              <w:jc w:val="left"/>
              <w:rPr>
                <w:sz w:val="22"/>
                <w:szCs w:val="22"/>
              </w:rPr>
            </w:pPr>
            <w:r>
              <w:rPr>
                <w:sz w:val="22"/>
                <w:szCs w:val="22"/>
              </w:rPr>
              <w:t>Busca-se considerar apenas trabalhos diretamente relacionados à abordagem EMA.</w:t>
            </w:r>
          </w:p>
        </w:tc>
      </w:tr>
      <w:tr w:rsidR="00EF3166" w:rsidRPr="00E90CBD" w14:paraId="71A48F49" w14:textId="77777777" w:rsidTr="00961E66">
        <w:tc>
          <w:tcPr>
            <w:tcW w:w="2547" w:type="dxa"/>
            <w:vAlign w:val="center"/>
          </w:tcPr>
          <w:p w14:paraId="12DB5E66" w14:textId="77777777" w:rsidR="00EF3166" w:rsidRPr="00834CBA" w:rsidRDefault="00EF3166" w:rsidP="001F56FA">
            <w:pPr>
              <w:ind w:firstLine="0"/>
              <w:jc w:val="left"/>
              <w:rPr>
                <w:b/>
                <w:sz w:val="22"/>
                <w:szCs w:val="22"/>
              </w:rPr>
            </w:pPr>
            <w:r w:rsidRPr="00834CBA">
              <w:rPr>
                <w:b/>
                <w:sz w:val="22"/>
                <w:szCs w:val="22"/>
              </w:rPr>
              <w:t>Termos de Busca</w:t>
            </w:r>
          </w:p>
        </w:tc>
        <w:tc>
          <w:tcPr>
            <w:tcW w:w="4536" w:type="dxa"/>
            <w:vAlign w:val="center"/>
          </w:tcPr>
          <w:p w14:paraId="04C12F1F" w14:textId="77777777" w:rsidR="00C12C5E" w:rsidRPr="00961E66" w:rsidRDefault="00961E66" w:rsidP="001F56FA">
            <w:pPr>
              <w:ind w:firstLine="0"/>
              <w:jc w:val="left"/>
              <w:rPr>
                <w:sz w:val="22"/>
                <w:szCs w:val="22"/>
                <w:lang w:val="en-US"/>
              </w:rPr>
            </w:pPr>
            <w:r w:rsidRPr="00961E66">
              <w:rPr>
                <w:sz w:val="22"/>
                <w:szCs w:val="22"/>
              </w:rPr>
              <w:t>Termos definidos no Quadro 1.</w:t>
            </w:r>
          </w:p>
        </w:tc>
        <w:tc>
          <w:tcPr>
            <w:tcW w:w="7087" w:type="dxa"/>
            <w:vAlign w:val="center"/>
          </w:tcPr>
          <w:p w14:paraId="0239775B" w14:textId="77777777" w:rsidR="00EF3166" w:rsidRPr="00834CBA" w:rsidRDefault="00EF3166" w:rsidP="001F56FA">
            <w:pPr>
              <w:ind w:firstLine="0"/>
              <w:jc w:val="left"/>
              <w:rPr>
                <w:sz w:val="22"/>
                <w:szCs w:val="22"/>
              </w:rPr>
            </w:pPr>
            <w:r w:rsidRPr="00834CBA">
              <w:rPr>
                <w:sz w:val="22"/>
                <w:szCs w:val="22"/>
              </w:rPr>
              <w:t xml:space="preserve">Estes termos </w:t>
            </w:r>
            <w:r w:rsidR="005B18F7">
              <w:rPr>
                <w:sz w:val="22"/>
                <w:szCs w:val="22"/>
              </w:rPr>
              <w:t>são</w:t>
            </w:r>
            <w:r w:rsidRPr="00834CBA">
              <w:rPr>
                <w:sz w:val="22"/>
                <w:szCs w:val="22"/>
              </w:rPr>
              <w:t xml:space="preserve"> encontrados com frequência nos textos </w:t>
            </w:r>
            <w:r w:rsidR="005B18F7">
              <w:rPr>
                <w:sz w:val="22"/>
                <w:szCs w:val="22"/>
              </w:rPr>
              <w:t xml:space="preserve">seminais e últimos trabalhos relacionados </w:t>
            </w:r>
            <w:r w:rsidR="00961E66">
              <w:rPr>
                <w:sz w:val="22"/>
                <w:szCs w:val="22"/>
              </w:rPr>
              <w:t>a</w:t>
            </w:r>
            <w:r w:rsidR="005B18F7">
              <w:rPr>
                <w:sz w:val="22"/>
                <w:szCs w:val="22"/>
              </w:rPr>
              <w:t xml:space="preserve"> este tema de estudo.</w:t>
            </w:r>
          </w:p>
        </w:tc>
      </w:tr>
    </w:tbl>
    <w:p w14:paraId="5119CA53" w14:textId="77777777" w:rsidR="00EF3166" w:rsidRDefault="00EF3166" w:rsidP="00EF3166">
      <w:pPr>
        <w:jc w:val="center"/>
      </w:pPr>
      <w:r>
        <w:t>Fonte: Elaborado pelo autor</w:t>
      </w:r>
      <w:r>
        <w:rPr>
          <w:rFonts w:cs="Arial"/>
          <w:b/>
        </w:rPr>
        <w:t>.</w:t>
      </w:r>
    </w:p>
    <w:p w14:paraId="6573A4CC" w14:textId="77777777" w:rsidR="00C65900" w:rsidRDefault="00C65900">
      <w:pPr>
        <w:autoSpaceDE/>
        <w:autoSpaceDN/>
        <w:adjustRightInd/>
        <w:spacing w:after="160" w:line="259" w:lineRule="auto"/>
        <w:ind w:firstLine="0"/>
        <w:jc w:val="left"/>
      </w:pPr>
      <w:r>
        <w:br w:type="page"/>
      </w:r>
    </w:p>
    <w:p w14:paraId="20860D5D" w14:textId="77777777" w:rsidR="003B3ACB" w:rsidRDefault="003B3ACB" w:rsidP="003B3ACB">
      <w:pPr>
        <w:pStyle w:val="Ttulo1"/>
        <w:numPr>
          <w:ilvl w:val="0"/>
          <w:numId w:val="0"/>
        </w:numPr>
        <w:ind w:left="737"/>
        <w:jc w:val="center"/>
      </w:pPr>
      <w:bookmarkStart w:id="273" w:name="_Toc479347088"/>
      <w:r w:rsidRPr="00B31CAE">
        <w:lastRenderedPageBreak/>
        <w:t>A</w:t>
      </w:r>
      <w:r w:rsidRPr="00B31CAE">
        <w:rPr>
          <w:rStyle w:val="TtuloApendAnexoChar"/>
          <w:rFonts w:cs="Arial"/>
          <w:kern w:val="32"/>
          <w:szCs w:val="32"/>
        </w:rPr>
        <w:t>PÊNDIC</w:t>
      </w:r>
      <w:r>
        <w:t xml:space="preserve">E </w:t>
      </w:r>
      <w:r w:rsidR="00CF5E28">
        <w:t>B</w:t>
      </w:r>
      <w:r w:rsidRPr="00B31CAE">
        <w:t xml:space="preserve"> </w:t>
      </w:r>
      <w:r>
        <w:t>–</w:t>
      </w:r>
      <w:r w:rsidRPr="00B31CAE">
        <w:t xml:space="preserve"> </w:t>
      </w:r>
      <w:r w:rsidR="002C1103">
        <w:t>Literatura Analisada sobre Decisões Estratégicas sob Incerteza</w:t>
      </w:r>
      <w:bookmarkEnd w:id="273"/>
    </w:p>
    <w:p w14:paraId="51BB67CD" w14:textId="77777777" w:rsidR="003B3ACB" w:rsidRDefault="003B3ACB" w:rsidP="00EC6D2B">
      <w:pPr>
        <w:pStyle w:val="Legenda"/>
      </w:pPr>
      <w:bookmarkStart w:id="274" w:name="_Toc479346816"/>
      <w:r>
        <w:t xml:space="preserve">Quadro </w:t>
      </w:r>
      <w:r w:rsidR="003019C2">
        <w:fldChar w:fldCharType="begin"/>
      </w:r>
      <w:r w:rsidR="003019C2">
        <w:instrText xml:space="preserve"> SEQ Quadro \* ARABIC </w:instrText>
      </w:r>
      <w:r w:rsidR="003019C2">
        <w:fldChar w:fldCharType="separate"/>
      </w:r>
      <w:r w:rsidR="00C25FF3">
        <w:rPr>
          <w:noProof/>
        </w:rPr>
        <w:t>8</w:t>
      </w:r>
      <w:r w:rsidR="003019C2">
        <w:rPr>
          <w:noProof/>
        </w:rPr>
        <w:fldChar w:fldCharType="end"/>
      </w:r>
      <w:r>
        <w:t xml:space="preserve"> – </w:t>
      </w:r>
      <w:r w:rsidR="002C1103">
        <w:t>Literatura</w:t>
      </w:r>
      <w:r w:rsidR="00CF5E28">
        <w:t xml:space="preserve"> </w:t>
      </w:r>
      <w:r w:rsidR="002C1103">
        <w:t>Analisada sobre</w:t>
      </w:r>
      <w:r w:rsidR="00EC6D2B">
        <w:t xml:space="preserve"> </w:t>
      </w:r>
      <w:r w:rsidR="002C1103">
        <w:t xml:space="preserve">a </w:t>
      </w:r>
      <w:r w:rsidR="00EC6D2B">
        <w:t>Avaliação de Decisões Estratégicas sob Incerteza</w:t>
      </w:r>
      <w:bookmarkEnd w:id="274"/>
    </w:p>
    <w:tbl>
      <w:tblPr>
        <w:tblW w:w="14024" w:type="dxa"/>
        <w:tblCellMar>
          <w:left w:w="70" w:type="dxa"/>
          <w:right w:w="70" w:type="dxa"/>
        </w:tblCellMar>
        <w:tblLook w:val="04A0" w:firstRow="1" w:lastRow="0" w:firstColumn="1" w:lastColumn="0" w:noHBand="0" w:noVBand="1"/>
      </w:tblPr>
      <w:tblGrid>
        <w:gridCol w:w="3959"/>
        <w:gridCol w:w="7938"/>
        <w:gridCol w:w="2127"/>
      </w:tblGrid>
      <w:tr w:rsidR="00EC6D2B" w:rsidRPr="003B3ACB" w14:paraId="2B0B2539" w14:textId="77777777" w:rsidTr="00EC6D2B">
        <w:trPr>
          <w:trHeight w:val="315"/>
          <w:tblHeader/>
        </w:trPr>
        <w:tc>
          <w:tcPr>
            <w:tcW w:w="3959"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1D89F419" w14:textId="77777777" w:rsidR="003B3ACB" w:rsidRPr="003B3ACB" w:rsidRDefault="003B3ACB" w:rsidP="003B3ACB">
            <w:pPr>
              <w:autoSpaceDE/>
              <w:autoSpaceDN/>
              <w:adjustRightInd/>
              <w:spacing w:line="240" w:lineRule="auto"/>
              <w:ind w:firstLine="0"/>
              <w:rPr>
                <w:rFonts w:cs="Arial"/>
                <w:b/>
                <w:bCs/>
                <w:color w:val="000000"/>
                <w:sz w:val="22"/>
                <w:szCs w:val="22"/>
              </w:rPr>
            </w:pPr>
            <w:r w:rsidRPr="003B3ACB">
              <w:rPr>
                <w:rFonts w:cs="Arial"/>
                <w:b/>
                <w:bCs/>
                <w:color w:val="000000"/>
                <w:sz w:val="22"/>
                <w:szCs w:val="22"/>
              </w:rPr>
              <w:t>Título</w:t>
            </w:r>
          </w:p>
        </w:tc>
        <w:tc>
          <w:tcPr>
            <w:tcW w:w="7938" w:type="dxa"/>
            <w:tcBorders>
              <w:top w:val="single" w:sz="8" w:space="0" w:color="auto"/>
              <w:left w:val="nil"/>
              <w:bottom w:val="single" w:sz="8" w:space="0" w:color="auto"/>
              <w:right w:val="single" w:sz="8" w:space="0" w:color="auto"/>
            </w:tcBorders>
            <w:shd w:val="clear" w:color="000000" w:fill="D9D9D9"/>
            <w:vAlign w:val="center"/>
            <w:hideMark/>
          </w:tcPr>
          <w:p w14:paraId="506627A4" w14:textId="77777777" w:rsidR="003B3ACB" w:rsidRPr="003B3ACB" w:rsidRDefault="003B3ACB" w:rsidP="003B3ACB">
            <w:pPr>
              <w:autoSpaceDE/>
              <w:autoSpaceDN/>
              <w:adjustRightInd/>
              <w:spacing w:line="240" w:lineRule="auto"/>
              <w:ind w:firstLine="0"/>
              <w:rPr>
                <w:rFonts w:cs="Arial"/>
                <w:b/>
                <w:bCs/>
                <w:color w:val="000000"/>
                <w:sz w:val="22"/>
                <w:szCs w:val="22"/>
              </w:rPr>
            </w:pPr>
            <w:r w:rsidRPr="003B3ACB">
              <w:rPr>
                <w:rFonts w:cs="Arial"/>
                <w:b/>
                <w:bCs/>
                <w:color w:val="000000"/>
                <w:sz w:val="22"/>
                <w:szCs w:val="22"/>
              </w:rPr>
              <w:t>Objetivo</w:t>
            </w:r>
          </w:p>
        </w:tc>
        <w:tc>
          <w:tcPr>
            <w:tcW w:w="2127" w:type="dxa"/>
            <w:tcBorders>
              <w:top w:val="single" w:sz="8" w:space="0" w:color="auto"/>
              <w:left w:val="nil"/>
              <w:bottom w:val="single" w:sz="8" w:space="0" w:color="auto"/>
              <w:right w:val="single" w:sz="8" w:space="0" w:color="auto"/>
            </w:tcBorders>
            <w:shd w:val="clear" w:color="000000" w:fill="D9D9D9"/>
            <w:vAlign w:val="center"/>
            <w:hideMark/>
          </w:tcPr>
          <w:p w14:paraId="7A0BA022" w14:textId="77777777" w:rsidR="003B3ACB" w:rsidRPr="003B3ACB" w:rsidRDefault="003B3ACB" w:rsidP="003B3ACB">
            <w:pPr>
              <w:autoSpaceDE/>
              <w:autoSpaceDN/>
              <w:adjustRightInd/>
              <w:spacing w:line="240" w:lineRule="auto"/>
              <w:ind w:firstLine="0"/>
              <w:rPr>
                <w:rFonts w:cs="Arial"/>
                <w:b/>
                <w:bCs/>
                <w:color w:val="000000"/>
                <w:sz w:val="22"/>
                <w:szCs w:val="22"/>
              </w:rPr>
            </w:pPr>
            <w:r w:rsidRPr="003B3ACB">
              <w:rPr>
                <w:rFonts w:cs="Arial"/>
                <w:b/>
                <w:bCs/>
                <w:color w:val="000000"/>
                <w:sz w:val="22"/>
                <w:szCs w:val="22"/>
              </w:rPr>
              <w:t>Referência</w:t>
            </w:r>
          </w:p>
        </w:tc>
      </w:tr>
      <w:tr w:rsidR="00EC6D2B" w:rsidRPr="003B3ACB" w14:paraId="4631DFA1" w14:textId="77777777" w:rsidTr="00EC6D2B">
        <w:trPr>
          <w:trHeight w:val="172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659FD2B2"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Strategy support models</w:t>
            </w:r>
          </w:p>
        </w:tc>
        <w:tc>
          <w:tcPr>
            <w:tcW w:w="7938" w:type="dxa"/>
            <w:tcBorders>
              <w:top w:val="nil"/>
              <w:left w:val="nil"/>
              <w:bottom w:val="single" w:sz="8" w:space="0" w:color="000000"/>
              <w:right w:val="single" w:sz="8" w:space="0" w:color="000000"/>
            </w:tcBorders>
            <w:shd w:val="clear" w:color="auto" w:fill="auto"/>
            <w:vAlign w:val="center"/>
            <w:hideMark/>
          </w:tcPr>
          <w:p w14:paraId="3F62F272"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Discute o uso de modelos para suporte à estratégia, representando um dos primeiros textos sobre o tema. Sugere que o modelo não deve ser visto como uma "caixa preta infalível", mas sim ocupar um papel mais modesto. Ao invés de um gerador de respostas, o modelo deve ser visto como um gerador de opiniões. Utiliza um modelo de dinâmica de sistemas para ilustrar o uso no suporte à estratégia.</w:t>
            </w:r>
          </w:p>
        </w:tc>
        <w:tc>
          <w:tcPr>
            <w:tcW w:w="2127" w:type="dxa"/>
            <w:tcBorders>
              <w:top w:val="nil"/>
              <w:left w:val="nil"/>
              <w:bottom w:val="single" w:sz="8" w:space="0" w:color="000000"/>
              <w:right w:val="single" w:sz="8" w:space="0" w:color="000000"/>
            </w:tcBorders>
            <w:shd w:val="clear" w:color="auto" w:fill="auto"/>
            <w:vAlign w:val="center"/>
            <w:hideMark/>
          </w:tcPr>
          <w:p w14:paraId="51FBDBF3"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"10.1002/smj.4250050303", "ISSN" : "01432095", "author" : [ { "dropping-particle" : "", "family" : "Morecroft", "given" : "John D. W.", "non-dropping-particle" : "", "parse-names" : false, "suffix" : "" } ], "container-title" : "Strategic Management Journal", "id" : "ITEM-1", "issue" : "3", "issued" : { "date-parts" : [ [ "1984", "7" ] ] }, "page" : "215-229", "title" : "Strategy support models", "type" : "article-journal", "volume" : "5" }, "uris" : [ "http://www.mendeley.com/documents/?uuid=a7c007c4-e134-4ac5-949e-b0ff2d0f23a7" ] } ], "mendeley" : { "formattedCitation" : "(MORECROFT, 1984)", "plainTextFormattedCitation" : "(MORECROFT, 1984)", "previouslyFormattedCitation" : "(MORECROFT, 1984)"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(MORECROFT, 1984)</w:t>
            </w:r>
            <w:r w:rsidR="00EC6D2B">
              <w:rPr>
                <w:rFonts w:cs="Arial"/>
                <w:color w:val="000000"/>
                <w:sz w:val="22"/>
                <w:szCs w:val="22"/>
              </w:rPr>
              <w:fldChar w:fldCharType="end"/>
            </w:r>
          </w:p>
        </w:tc>
      </w:tr>
      <w:tr w:rsidR="00EC6D2B" w:rsidRPr="003B3ACB" w14:paraId="109F51D2" w14:textId="77777777" w:rsidTr="00EC6D2B">
        <w:trPr>
          <w:trHeight w:val="144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025D01FA"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Multiple scenario development: Its conceptual and behavioral foundation</w:t>
            </w:r>
          </w:p>
        </w:tc>
        <w:tc>
          <w:tcPr>
            <w:tcW w:w="7938" w:type="dxa"/>
            <w:tcBorders>
              <w:top w:val="nil"/>
              <w:left w:val="nil"/>
              <w:bottom w:val="single" w:sz="8" w:space="0" w:color="000000"/>
              <w:right w:val="single" w:sz="8" w:space="0" w:color="000000"/>
            </w:tcBorders>
            <w:shd w:val="clear" w:color="auto" w:fill="auto"/>
            <w:vAlign w:val="center"/>
            <w:hideMark/>
          </w:tcPr>
          <w:p w14:paraId="4521892B"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Introduz o planejamento por cenários, discutindo suas bases conceituais e comportamentais. Contém uma das primeiras discussões estruturadas sobre o uso de cenários para o planejamento estratégico em condições de incerteza.</w:t>
            </w:r>
          </w:p>
        </w:tc>
        <w:tc>
          <w:tcPr>
            <w:tcW w:w="2127" w:type="dxa"/>
            <w:tcBorders>
              <w:top w:val="nil"/>
              <w:left w:val="nil"/>
              <w:bottom w:val="single" w:sz="8" w:space="0" w:color="000000"/>
              <w:right w:val="single" w:sz="8" w:space="0" w:color="000000"/>
            </w:tcBorders>
            <w:shd w:val="clear" w:color="auto" w:fill="auto"/>
            <w:vAlign w:val="center"/>
            <w:hideMark/>
          </w:tcPr>
          <w:p w14:paraId="32981D0D"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"10.1002/smj.4250140304", "ISSN" : "01432095", "author" : [ { "dropping-particle" : "", "family" : "Schoemaker", "given" : "Paul J H", "non-dropping-particle" : "", "parse-names" : false, "suffix" : "" } ], "container-title" : "Strategic Management Journal", "id" : "ITEM-1", "issue" : "3", "issued" : { "date-parts" : [ [ "1993", "3" ] ] }, "page" : "193-213", "title" : "Multiple scenario development: Its conceptual and behavioral foundation", "type" : "article-journal", "volume" : "14" }, "uris" : [ "http://www.mendeley.com/documents/?uuid=8881c68f-42b4-447e-bc5e-72a3cdf1f026" ] } ], "mendeley" : { "formattedCitation" : "(SCHOEMAKER, 1993)", "plainTextFormattedCitation" : "(SCHOEMAKER, 1993)", "previouslyFormattedCitation" : "(SCHOEMAKER, 1993)"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(SCHOEMAKER, 1993)</w:t>
            </w:r>
            <w:r w:rsidR="00EC6D2B">
              <w:rPr>
                <w:rFonts w:cs="Arial"/>
                <w:color w:val="000000"/>
                <w:sz w:val="22"/>
                <w:szCs w:val="22"/>
              </w:rPr>
              <w:fldChar w:fldCharType="end"/>
            </w:r>
          </w:p>
        </w:tc>
      </w:tr>
      <w:tr w:rsidR="00EC6D2B" w:rsidRPr="003B3ACB" w14:paraId="7C6C08CF" w14:textId="77777777" w:rsidTr="00EC6D2B">
        <w:trPr>
          <w:trHeight w:val="115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4B128D73"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Strategy Under Uncertainty</w:t>
            </w:r>
          </w:p>
        </w:tc>
        <w:tc>
          <w:tcPr>
            <w:tcW w:w="7938" w:type="dxa"/>
            <w:tcBorders>
              <w:top w:val="nil"/>
              <w:left w:val="nil"/>
              <w:bottom w:val="single" w:sz="8" w:space="0" w:color="000000"/>
              <w:right w:val="single" w:sz="8" w:space="0" w:color="000000"/>
            </w:tcBorders>
            <w:shd w:val="clear" w:color="auto" w:fill="auto"/>
            <w:vAlign w:val="center"/>
            <w:hideMark/>
          </w:tcPr>
          <w:p w14:paraId="21C95C68"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Concebem a Incerteza utilizando um framework de quatro níveis distintos. Sugerem que diferentes ferramentas são úteis para diferentes níveis de incerteza. Prescrevem a necessidade de uma Postura estratégica em relação à incerteza, e descrevem "movimentos estratégicos" relacionados à incerteza.</w:t>
            </w:r>
          </w:p>
        </w:tc>
        <w:tc>
          <w:tcPr>
            <w:tcW w:w="2127" w:type="dxa"/>
            <w:tcBorders>
              <w:top w:val="nil"/>
              <w:left w:val="nil"/>
              <w:bottom w:val="single" w:sz="8" w:space="0" w:color="000000"/>
              <w:right w:val="single" w:sz="8" w:space="0" w:color="000000"/>
            </w:tcBorders>
            <w:shd w:val="clear" w:color="auto" w:fill="auto"/>
            <w:vAlign w:val="center"/>
            <w:hideMark/>
          </w:tcPr>
          <w:p w14:paraId="44EABD46"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"uris" : [ "http://www.mendeley.com/documents/?uuid=46af7d69-c758-4107-ae0d-2242fa22a40c" ] } ], "mendeley" : { "formattedCitation" : "(COURTNEY; KIRKLAND; VIGUERIE, 1997)", "plainTextFormattedCitation" : "(COURTNEY; KIRKLAND; VIGUERIE, 1997)", "previouslyFormattedCitation" : "(COURTNEY; KIRKLAND; VIGUERIE, 1997)"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(COURTNEY; KIRKLAND; VIGUERIE, 1997)</w:t>
            </w:r>
            <w:r w:rsidR="00EC6D2B">
              <w:rPr>
                <w:rFonts w:cs="Arial"/>
                <w:color w:val="000000"/>
                <w:sz w:val="22"/>
                <w:szCs w:val="22"/>
              </w:rPr>
              <w:fldChar w:fldCharType="end"/>
            </w:r>
          </w:p>
        </w:tc>
      </w:tr>
      <w:tr w:rsidR="00EC6D2B" w:rsidRPr="003B3ACB" w14:paraId="3F5C3219" w14:textId="77777777" w:rsidTr="00EC6D2B">
        <w:trPr>
          <w:trHeight w:val="144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579AD9FE"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20/20 Foresight Crafting Strategy in an Uncertain World</w:t>
            </w:r>
          </w:p>
        </w:tc>
        <w:tc>
          <w:tcPr>
            <w:tcW w:w="7938" w:type="dxa"/>
            <w:tcBorders>
              <w:top w:val="nil"/>
              <w:left w:val="nil"/>
              <w:bottom w:val="single" w:sz="8" w:space="0" w:color="000000"/>
              <w:right w:val="single" w:sz="8" w:space="0" w:color="000000"/>
            </w:tcBorders>
            <w:shd w:val="clear" w:color="auto" w:fill="auto"/>
            <w:vAlign w:val="center"/>
            <w:hideMark/>
          </w:tcPr>
          <w:p w14:paraId="6AA9DB95"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Apresenta um detalhamento do framework de quatro níveis de incerteza introduzido anteriormente, bem como detalha as ferramentas utilizadas em cada um destes níveis de incerteza.</w:t>
            </w:r>
          </w:p>
        </w:tc>
        <w:tc>
          <w:tcPr>
            <w:tcW w:w="2127" w:type="dxa"/>
            <w:tcBorders>
              <w:top w:val="nil"/>
              <w:left w:val="nil"/>
              <w:bottom w:val="single" w:sz="8" w:space="0" w:color="000000"/>
              <w:right w:val="single" w:sz="8" w:space="0" w:color="000000"/>
            </w:tcBorders>
            <w:shd w:val="clear" w:color="auto" w:fill="auto"/>
            <w:vAlign w:val="center"/>
            <w:hideMark/>
          </w:tcPr>
          <w:p w14:paraId="1159DC11"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"author" : [ { "dropping-particle" : "", "family" : "Courtney", "given" : "Hugh", "non-dropping-particle" : "", "parse-names" : false, "suffix" : "" } ], "id" : "ITEM-1", "issued" : { "date-parts" : [ [ "2001" ] ] }, "title" : "20/20 Foresight Crafting Strategy in an Uncertain World", "type" : "article" }, "uris" : [ "http://www.mendeley.com/documents/?uuid=9506b7fc-60c1-4413-911e-83e545e548d3" ] } ], "mendeley" : { "formattedCitation" : "(COURTNEY, 2001)", "plainTextFormattedCitation" : "(COURTNEY, 2001)", "previouslyFormattedCitation" : "(COURTNEY, 2001)"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(COURTNEY, 2001)</w:t>
            </w:r>
            <w:r w:rsidR="00EC6D2B">
              <w:rPr>
                <w:rFonts w:cs="Arial"/>
                <w:color w:val="000000"/>
                <w:sz w:val="22"/>
                <w:szCs w:val="22"/>
              </w:rPr>
              <w:fldChar w:fldCharType="end"/>
            </w:r>
          </w:p>
        </w:tc>
      </w:tr>
      <w:tr w:rsidR="00EC6D2B" w:rsidRPr="003B3ACB" w14:paraId="1A8C7CC7" w14:textId="77777777" w:rsidTr="00EC6D2B">
        <w:trPr>
          <w:trHeight w:val="87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4EFAAC38"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Decision-driven scenarios for assessing four levels of uncertainty</w:t>
            </w:r>
          </w:p>
        </w:tc>
        <w:tc>
          <w:tcPr>
            <w:tcW w:w="7938" w:type="dxa"/>
            <w:tcBorders>
              <w:top w:val="nil"/>
              <w:left w:val="nil"/>
              <w:bottom w:val="single" w:sz="8" w:space="0" w:color="000000"/>
              <w:right w:val="single" w:sz="8" w:space="0" w:color="000000"/>
            </w:tcBorders>
            <w:shd w:val="clear" w:color="auto" w:fill="auto"/>
            <w:vAlign w:val="center"/>
            <w:hideMark/>
          </w:tcPr>
          <w:p w14:paraId="01ADB099"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Faz uma distinção entre o uso da abordagem de cenários para definição da visão, e o uso da abordagem de cenários focado à decisão. Recomenda diretrizes para o uso de ambas as abordagens.</w:t>
            </w:r>
          </w:p>
        </w:tc>
        <w:tc>
          <w:tcPr>
            <w:tcW w:w="2127" w:type="dxa"/>
            <w:tcBorders>
              <w:top w:val="nil"/>
              <w:left w:val="nil"/>
              <w:bottom w:val="single" w:sz="8" w:space="0" w:color="000000"/>
              <w:right w:val="single" w:sz="8" w:space="0" w:color="000000"/>
            </w:tcBorders>
            <w:shd w:val="clear" w:color="auto" w:fill="auto"/>
            <w:vAlign w:val="center"/>
            <w:hideMark/>
          </w:tcPr>
          <w:p w14:paraId="7F5C7F4C"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"10.1108/10878570310455015", "ISBN" : "1087857031", "ISSN" : "1087-8572", "abstract" : "Scenario planning would seem to be the perfect tool for managers making strategic decisions in today's highly uncertain, turbulent business environment. Yet, according to a recent survey, a declining number of executives use scenario planning tools. In too many cases, scenarios have been designed to clarify longer- term visions without regard for shorter-term decisions. As a result, middle and senior managers often find that time-consuming scenario planning efforts are distractions that provide little insight into the crucial strategic decisions at hand. Vision-driven scenarios help management teams think outside the box and question their assumptions about the future. Decision-driven scenarios, on the other hand, are used to inform a well-specified strategic choice - a choice where the best option is unclear due to uncertainty over the impact of that choice. Decision-driven scenarios for assessing 4 levels of uncertainty are examined. The levels of uncertainty are: 1. a clear enough future, 2. alternate futures, 3. a range of futures, and 4. true ambiguity. Volltext: Headnote Decision-driven scenarios are used to inform a well-specified strategic choice - a choice", "author" : [ { "dropping-particle" : "", "family" : "Courtney", "given" : "Hugh", "non-dropping-particle" : "", "parse-names" : false, "suffix" : "" } ], "container-title" : "Strategy &amp; Leadership", "id" : "ITEM-1", "issue" : "1", "issued" : { "date-parts" : [ [ "2003" ] ] }, "page" : "14-22", "title" : "Decision-driven scenarios for assessing four levels of uncertainty", "type" : "article-journal", "volume" : "31" }, "uris" : [ "http://www.mendeley.com/documents/?uuid=6643eacb-1ecd-4a77-96a2-662582719104" ] } ], "mendeley" : { "formattedCitation" : "(COURTNEY, 2003)", "plainTextFormattedCitation" : "(COURTNEY, 2003)", "previouslyFormattedCitation" : "(COURTNEY, 2003)"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(COURTNEY, 2003)</w:t>
            </w:r>
            <w:r w:rsidR="00EC6D2B">
              <w:rPr>
                <w:rFonts w:cs="Arial"/>
                <w:color w:val="000000"/>
                <w:sz w:val="22"/>
                <w:szCs w:val="22"/>
              </w:rPr>
              <w:fldChar w:fldCharType="end"/>
            </w:r>
          </w:p>
        </w:tc>
      </w:tr>
      <w:tr w:rsidR="00EC6D2B" w:rsidRPr="003B3ACB" w14:paraId="159F8151" w14:textId="77777777" w:rsidTr="00EC6D2B">
        <w:trPr>
          <w:trHeight w:val="144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1A9B9392"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The origins and evolution of scenario techniques in long range business planning</w:t>
            </w:r>
          </w:p>
        </w:tc>
        <w:tc>
          <w:tcPr>
            <w:tcW w:w="7938" w:type="dxa"/>
            <w:tcBorders>
              <w:top w:val="nil"/>
              <w:left w:val="nil"/>
              <w:bottom w:val="single" w:sz="8" w:space="0" w:color="000000"/>
              <w:right w:val="single" w:sz="8" w:space="0" w:color="000000"/>
            </w:tcBorders>
            <w:shd w:val="clear" w:color="auto" w:fill="auto"/>
            <w:vAlign w:val="center"/>
            <w:hideMark/>
          </w:tcPr>
          <w:p w14:paraId="5D790122"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Propõe a organização da literatura em cenários em três escolas distintas (Intuitive Logics, Probabilistic Modified Trends e La Prospective). Não inclui as abordagens do RDM como parte destas escolas.</w:t>
            </w:r>
          </w:p>
        </w:tc>
        <w:tc>
          <w:tcPr>
            <w:tcW w:w="2127" w:type="dxa"/>
            <w:tcBorders>
              <w:top w:val="nil"/>
              <w:left w:val="nil"/>
              <w:bottom w:val="single" w:sz="8" w:space="0" w:color="000000"/>
              <w:right w:val="single" w:sz="8" w:space="0" w:color="000000"/>
            </w:tcBorders>
            <w:shd w:val="clear" w:color="auto" w:fill="auto"/>
            <w:vAlign w:val="center"/>
            <w:hideMark/>
          </w:tcPr>
          <w:p w14:paraId="062D5EEE"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"10.1016/j.futures.2005.01.003", "ISBN" : "0016-3287", "ISSN" : "00163287", "abstract" : "Scenario Planning has been around for more than 30 years and during this period a multitude of techniques and methodologies have developed, resulting in what has been described as a 'methodological chaos' which is unlikely to disappear in the near future (A. Martelli, Scenario building and scenario planning: State of the art and prospects of evolution, Futures Research Quarterly Summer (2001)). This is reflected in the fact that literature reveals an abundance of different and at times contradictory definitions, characteristics, principles and methodological ideas about scenarios. It has been suggested that a pressing need for the future of scenarios is amongst other things, to resolve the confusion over 'the definitions and methods of scenarios'. This paper makes a beginning at this need by tracing the origins and growth of scenarios and the subsequent evolution of the various methodologies; a classification of the methodologies into three main schools of techniques is given and the salient features of these schools are compared and contrasted. ?? 2005 Elsevier Ltd. All rights reserved.", "author" : [ { "dropping-particle" : "", "family" : "Bradfield", "given" : "Ron", "non-dropping-particle" : "", "parse-names" : false, "suffix" : "" }, { "dropping-particle" : "", "family" : "Wright", "given" : "George", "non-dropping-particle" : "", "parse-names" : false, "suffix" : "" }, { "dropping-particle" : "", "family" : "Burt", "given" : "George", "non-dropping-particle" : "", "parse-names" : false, "suffix" : "" }, { "dropping-particle" : "", "family" : "Cairns", "given" : "George", "non-dropping-particle" : "", "parse-names" : false, "suffix" : "" }, { "dropping-particle" : "", "family" : "Heijden", "given" : "Kees", "non-dropping-particle" : "Van Der", "parse-names" : false, "suffix" : "" } ], "container-title" : "Futures", "id" : "ITEM-1", "issue" : "8", "issued" : { "date-parts" : [ [ "2005" ] ] }, "page" : "795-812", "title" : "The origins and evolution of scenario techniques in long range business planning", "type" : "article-journal", "volume" : "37" }, "uris" : [ "http://www.mendeley.com/documents/?uuid=a8ed13e8-77ea-4452-83e8-0bd160e680b1" ] } ], "mendeley" : { "formattedCitation" : "(BRADFIELD et al., 2005)", "plainTextFormattedCitation" : "(BRADFIELD et al., 2005)", "previouslyFormattedCitation" : "(BRADFIELD et al., 2005)"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(BRADFIELD et al., 2005)</w:t>
            </w:r>
            <w:r w:rsidR="00EC6D2B">
              <w:rPr>
                <w:rFonts w:cs="Arial"/>
                <w:color w:val="000000"/>
                <w:sz w:val="22"/>
                <w:szCs w:val="22"/>
              </w:rPr>
              <w:fldChar w:fldCharType="end"/>
            </w:r>
          </w:p>
        </w:tc>
      </w:tr>
      <w:tr w:rsidR="00EC6D2B" w:rsidRPr="003B3ACB" w14:paraId="03A723B9" w14:textId="77777777" w:rsidTr="00EC6D2B">
        <w:trPr>
          <w:trHeight w:val="115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2330C463"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What to do next? The case for non-predictive strategy</w:t>
            </w:r>
          </w:p>
        </w:tc>
        <w:tc>
          <w:tcPr>
            <w:tcW w:w="7938" w:type="dxa"/>
            <w:tcBorders>
              <w:top w:val="nil"/>
              <w:left w:val="nil"/>
              <w:bottom w:val="single" w:sz="8" w:space="0" w:color="000000"/>
              <w:right w:val="single" w:sz="8" w:space="0" w:color="000000"/>
            </w:tcBorders>
            <w:shd w:val="clear" w:color="auto" w:fill="auto"/>
            <w:vAlign w:val="center"/>
            <w:hideMark/>
          </w:tcPr>
          <w:p w14:paraId="20EADA24"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Discute a dicotomia entre as abordagens estratégicas focalizadas em predição e as abordagens estratégicas focalizadas em controle. Argumentam que estratégias baseadas em controle são independentes de predições.</w:t>
            </w:r>
          </w:p>
        </w:tc>
        <w:tc>
          <w:tcPr>
            <w:tcW w:w="2127" w:type="dxa"/>
            <w:tcBorders>
              <w:top w:val="nil"/>
              <w:left w:val="nil"/>
              <w:bottom w:val="single" w:sz="8" w:space="0" w:color="000000"/>
              <w:right w:val="single" w:sz="8" w:space="0" w:color="000000"/>
            </w:tcBorders>
            <w:shd w:val="clear" w:color="auto" w:fill="auto"/>
            <w:vAlign w:val="center"/>
            <w:hideMark/>
          </w:tcPr>
          <w:p w14:paraId="6CBF5830"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"10.1002/smj.555", "ISBN" : "1097-0266", "ISSN" : "0143-2095", "PMID" : "31767271", "abstract" : "Two prescriptions dominate the topic of what firms should do next in uncertain situations: planning approaches and adaptive approaches. These differ primarily on the appropriate role of prediction in the decision process. Prediction is a central issue in strategy making owing to the presumption that what can be predicted can be controlled. In this paper we argue for the independence of prediction and control. This implies that the pursuit of successful outcomes can occur through control-oriented approaches that may essentially be non-predictive. We further develop and highlight control-oriented approaches with particular emphasis on the question of what organizations should do next. We also explore how these approaches may impact the costs and risks of firm strategies as well as the firm\u2019s continual efforts to innovate", "author" : [ { "dropping-particle" : "", "family" : "Wiltbank", "given" : "Robert", "non-dropping-particle" : "", "parse-names" : false, "suffix" : "" }, { "dropping-particle" : "", "family" : "Dew", "given" : "Nicholas", "non-dropping-particle" : "", "parse-names" : false, "suffix" : "" }, { "dropping-particle" : "", "family" : "Read", "given" : "Stuart", "non-dropping-particle" : "", "parse-names" : false, "suffix" : "" }, { "dropping-particle" : "", "family" : "Sarasvathy", "given" : "Saras D.", "non-dropping-particle" : "", "parse-names" : false, "suffix" : "" } ], "container-title" : "Strategic Management Journal", "id" : "ITEM-1", "issue" : "10", "issued" : { "date-parts" : [ [ "2006", "10" ] ] }, "page" : "981-998", "title" : "What to do next? The case for non-predictive strategy", "type" : "article-journal", "volume" : "27" }, "uris" : [ "http://www.mendeley.com/documents/?uuid=c44fa77a-c7df-492b-ba37-d36be8061650" ] } ], "mendeley" : { "formattedCitation" : "(WILTBANK et al., 2006)", "plainTextFormattedCitation" : "(WILTBANK et al., 2006)", "previouslyFormattedCitation" : "(WILTBANK et al., 2006)"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(WILTBANK et al., 2006)</w:t>
            </w:r>
            <w:r w:rsidR="00EC6D2B">
              <w:rPr>
                <w:rFonts w:cs="Arial"/>
                <w:color w:val="000000"/>
                <w:sz w:val="22"/>
                <w:szCs w:val="22"/>
              </w:rPr>
              <w:fldChar w:fldCharType="end"/>
            </w:r>
          </w:p>
        </w:tc>
      </w:tr>
      <w:tr w:rsidR="00EC6D2B" w:rsidRPr="003B3ACB" w14:paraId="386BD370" w14:textId="77777777" w:rsidTr="00EC6D2B">
        <w:trPr>
          <w:trHeight w:val="172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3E123478"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The strategic development process</w:t>
            </w:r>
          </w:p>
        </w:tc>
        <w:tc>
          <w:tcPr>
            <w:tcW w:w="7938" w:type="dxa"/>
            <w:tcBorders>
              <w:top w:val="nil"/>
              <w:left w:val="nil"/>
              <w:bottom w:val="single" w:sz="8" w:space="0" w:color="000000"/>
              <w:right w:val="single" w:sz="8" w:space="0" w:color="000000"/>
            </w:tcBorders>
            <w:shd w:val="clear" w:color="auto" w:fill="auto"/>
            <w:vAlign w:val="center"/>
            <w:hideMark/>
          </w:tcPr>
          <w:p w14:paraId="5B73A547"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Introduz o conceito de "processo de desenvolvimento da estratégia", delineando etapas e indicando o papel de ferramentas nestas etapas. Possui uma etapa específica para a avaliação de decisões estratégicas. Sugere que o desenvolvimento da estratégia será eficaz caso seja realizada uma avaliação multi-dimensional das incertezas e riscos envolvidos.</w:t>
            </w:r>
          </w:p>
        </w:tc>
        <w:tc>
          <w:tcPr>
            <w:tcW w:w="2127" w:type="dxa"/>
            <w:tcBorders>
              <w:top w:val="nil"/>
              <w:left w:val="nil"/>
              <w:bottom w:val="single" w:sz="8" w:space="0" w:color="000000"/>
              <w:right w:val="single" w:sz="8" w:space="0" w:color="000000"/>
            </w:tcBorders>
            <w:shd w:val="clear" w:color="auto" w:fill="auto"/>
            <w:vAlign w:val="center"/>
            <w:hideMark/>
          </w:tcPr>
          <w:p w14:paraId="7E986BC8"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"uris" : [ "http://www.mendeley.com/documents/?uuid=e662ee86-59b0-4974-be2e-3cd1ae4beb20" ] } ], "mendeley" : { "formattedCitation" : "(DYSON et al., 2007)", "plainTextFormattedCitation" : "(DYSON et al., 2007)", "previouslyFormattedCitation" : "(DYSON et al., 2007)"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(DYSON et al., 2007)</w:t>
            </w:r>
            <w:r w:rsidR="00EC6D2B">
              <w:rPr>
                <w:rFonts w:cs="Arial"/>
                <w:color w:val="000000"/>
                <w:sz w:val="22"/>
                <w:szCs w:val="22"/>
              </w:rPr>
              <w:fldChar w:fldCharType="end"/>
            </w:r>
          </w:p>
        </w:tc>
      </w:tr>
      <w:tr w:rsidR="00EC6D2B" w:rsidRPr="003B3ACB" w14:paraId="16A76A8A" w14:textId="77777777" w:rsidTr="00EC6D2B">
        <w:trPr>
          <w:trHeight w:val="115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1B9B4C3A"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The current state of scenario development : an overview of techniques</w:t>
            </w:r>
          </w:p>
        </w:tc>
        <w:tc>
          <w:tcPr>
            <w:tcW w:w="7938" w:type="dxa"/>
            <w:tcBorders>
              <w:top w:val="nil"/>
              <w:left w:val="nil"/>
              <w:bottom w:val="single" w:sz="8" w:space="0" w:color="000000"/>
              <w:right w:val="single" w:sz="8" w:space="0" w:color="000000"/>
            </w:tcBorders>
            <w:shd w:val="clear" w:color="auto" w:fill="auto"/>
            <w:vAlign w:val="center"/>
            <w:hideMark/>
          </w:tcPr>
          <w:p w14:paraId="2FC80D0F"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Apresenta uma revisão das abordagens baseadas em planejamento por cenários. Dentre estas abordagens não há menção ao RDM.</w:t>
            </w:r>
          </w:p>
        </w:tc>
        <w:tc>
          <w:tcPr>
            <w:tcW w:w="2127" w:type="dxa"/>
            <w:tcBorders>
              <w:top w:val="nil"/>
              <w:left w:val="nil"/>
              <w:bottom w:val="single" w:sz="8" w:space="0" w:color="000000"/>
              <w:right w:val="single" w:sz="8" w:space="0" w:color="000000"/>
            </w:tcBorders>
            <w:shd w:val="clear" w:color="auto" w:fill="auto"/>
            <w:vAlign w:val="center"/>
            <w:hideMark/>
          </w:tcPr>
          <w:p w14:paraId="28A9D6EF"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"10.1108/14636680710727516", "ISBN" : "1463-6689", "ISSN" : "1463-6689", "PMID" : "24918825", "abstract" : "The paper aims to review all the techniques for developing scenarios that have appeared in the literature, along with comments on their utility, strengths and weaknesses. Design/methodology/approach - The study was carried out through an electronic search using internet search engines and online databases and indexes. Findings - The paper finds eight categories of techniques that include a total of 23 variations used to develop scenarios. There are descriptions and evaluations for each. Practical implications - Futurists can use this list to broaden their repertoire of scenario techniques. Originality/value - Scenario development is the stock-in-trade of futures studies, but no catalog of the techniques used has yet been published. This list is the start at developing a consensus list of techniques that can be refined as the field matures", "author" : [ { "dropping-particle" : "", "family" : "Bishop", "given" : "Peter", "non-dropping-particle" : "", "parse-names" : false, "suffix" : "" }, { "dropping-particle" : "", "family" : "Hines", "given" : "Andy", "non-dropping-particle" : "", "parse-names" : false, "suffix" : "" }, { "dropping-particle" : "", "family" : "Collins", "given" : "Terry", "non-dropping-particle" : "", "parse-names" : false, "suffix" : "" } ], "container-title" : "Foresight : the Journal of Futures Studies, Strategic Thinking and Policy", "id" : "ITEM-1", "issue" : "1", "issued" : { "date-parts" : [ [ "2007" ] ] }, "page" : "5-25", "title" : "The current state of scenario development: an overview of techniques", "type" : "article-journal", "volume" : "9" }, "uris" : [ "http://www.mendeley.com/documents/?uuid=f1b2c475-5e89-40b8-8e0a-e5db9179541d" ] } ], "mendeley" : { "formattedCitation" : "(BISHOP; HINES; COLLINS, 2007)", "plainTextFormattedCitation" : "(BISHOP; HINES; COLLINS, 2007)", "previouslyFormattedCitation" : "(BISHOP; HINES; COLLINS, 2007)"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(BISHOP; HINES; COLLINS, 2007)</w:t>
            </w:r>
            <w:r w:rsidR="00EC6D2B">
              <w:rPr>
                <w:rFonts w:cs="Arial"/>
                <w:color w:val="000000"/>
                <w:sz w:val="22"/>
                <w:szCs w:val="22"/>
              </w:rPr>
              <w:fldChar w:fldCharType="end"/>
            </w:r>
          </w:p>
        </w:tc>
      </w:tr>
      <w:tr w:rsidR="00EC6D2B" w:rsidRPr="003B3ACB" w14:paraId="7A122FB5" w14:textId="77777777" w:rsidTr="00EC6D2B">
        <w:trPr>
          <w:trHeight w:val="87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2FAEF033"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System dynamics and strategy</w:t>
            </w:r>
          </w:p>
        </w:tc>
        <w:tc>
          <w:tcPr>
            <w:tcW w:w="7938" w:type="dxa"/>
            <w:tcBorders>
              <w:top w:val="nil"/>
              <w:left w:val="nil"/>
              <w:bottom w:val="single" w:sz="8" w:space="0" w:color="000000"/>
              <w:right w:val="single" w:sz="8" w:space="0" w:color="000000"/>
            </w:tcBorders>
            <w:shd w:val="clear" w:color="auto" w:fill="auto"/>
            <w:vAlign w:val="center"/>
            <w:hideMark/>
          </w:tcPr>
          <w:p w14:paraId="6541939D"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Discute o uso da dinâmica de sistemas como ferramenta para criar e testar teorias que expliquem diferentes padrões longitudinais de performance de empresas no campo da estratégia. Identificam quatro linhas de pesuisa para a dinâmica de sistemas no campo da estratégia. Não trata a dinâmica de sistemas como ferramenta para tomada de decisão estratégica.</w:t>
            </w:r>
          </w:p>
        </w:tc>
        <w:tc>
          <w:tcPr>
            <w:tcW w:w="2127" w:type="dxa"/>
            <w:tcBorders>
              <w:top w:val="nil"/>
              <w:left w:val="nil"/>
              <w:bottom w:val="single" w:sz="8" w:space="0" w:color="000000"/>
              <w:right w:val="single" w:sz="8" w:space="0" w:color="000000"/>
            </w:tcBorders>
            <w:shd w:val="clear" w:color="auto" w:fill="auto"/>
            <w:vAlign w:val="center"/>
            <w:hideMark/>
          </w:tcPr>
          <w:p w14:paraId="1FC8EBFE"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"10.1002/sdr.402", "ISBN" : "0883-7066", "ISSN" : "08837066", "abstract" : "System dynamics research has made numerous contributions to a range of management subfields, including operations, organization behavior, marketing, behavioral decision making, and strategy. In this paper, we focus on the role for system dynamics research in making important progress on the defining issue in the field of strategy: why are some firms more profitable than others? Strategy researchers are eager for dynamic theories that explain the evolution of performance differences among firms and are increasingly looking to managerial decision making as the source of dynamics. This interest in dynamics and decision making creates an enormous opportunity for system dynamics researchers as carefully grounded behavioral theories of dynamics flow naturally from the research methods of system dynamics. Building and testing theories that explain longitudinal patterns of performance differences among firms would be an enormous step forward where mainstream strategy approaches have struggled. We identify four promising research paths along these lines for system dynamics research in the field of strategy. Copyright \u00a9 2009 John Wiley &amp; Sons, Ltd.", "author" : [ { "dropping-particle" : "", "family" : "Gary", "given" : "Michael Shayne", "non-dropping-particle" : "", "parse-names" : false, "suffix" : "" }, { "dropping-particle" : "", "family" : "Kunc", "given" : "Martin", "non-dropping-particle" : "", "parse-names" : false, "suffix" : "" }, { "dropping-particle" : "", "family" : "Morecroft", "given" : "John D W", "non-dropping-particle" : "", "parse-names" : false, "suffix" : "" }, { "dropping-particle" : "", "family" : "Rockart", "given" : "Scott F.", "non-dropping-particle" : "", "parse-names" : false, "suffix" : "" } ], "container-title" : "System Dynamics Review", "id" : "ITEM-1", "issue" : "4", "issued" : { "date-parts" : [ [ "2008" ] ] }, "page" : "407-429", "title" : "System dynamics and strategy", "type" : "article-journal", "volume" : "24" }, "uris" : [ "http://www.mendeley.com/documents/?uuid=7349528c-f045-431d-8742-2510414118f7" ] } ], "mendeley" : { "formattedCitation" : "(GARY et al., 2008)", "plainTextFormattedCitation" : "(GARY et al., 2008)", "previouslyFormattedCitation" : "(GARY et al., 2008)"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(GARY et al., 2008)</w:t>
            </w:r>
            <w:r w:rsidR="00EC6D2B">
              <w:rPr>
                <w:rFonts w:cs="Arial"/>
                <w:color w:val="000000"/>
                <w:sz w:val="22"/>
                <w:szCs w:val="22"/>
              </w:rPr>
              <w:fldChar w:fldCharType="end"/>
            </w:r>
          </w:p>
        </w:tc>
      </w:tr>
      <w:tr w:rsidR="00EC6D2B" w:rsidRPr="003B3ACB" w14:paraId="3615E22D" w14:textId="77777777" w:rsidTr="00EC6D2B">
        <w:trPr>
          <w:trHeight w:val="87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26BD3B0D"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A fresh look at strategy under uncertainty : An interview</w:t>
            </w:r>
          </w:p>
        </w:tc>
        <w:tc>
          <w:tcPr>
            <w:tcW w:w="7938" w:type="dxa"/>
            <w:tcBorders>
              <w:top w:val="nil"/>
              <w:left w:val="nil"/>
              <w:bottom w:val="single" w:sz="8" w:space="0" w:color="000000"/>
              <w:right w:val="single" w:sz="8" w:space="0" w:color="000000"/>
            </w:tcBorders>
            <w:shd w:val="clear" w:color="auto" w:fill="auto"/>
            <w:vAlign w:val="center"/>
            <w:hideMark/>
          </w:tcPr>
          <w:p w14:paraId="448F24C9"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Após a crise financeira de 2008, Hugh Courtney em uma entrevista concede uma entrevista a respeito do planejamento estratégico sob incerteza. Courtney argumenta a favor da análise baseada em casos para decisões dos níveis 3 e 4 de incerteza.</w:t>
            </w:r>
          </w:p>
        </w:tc>
        <w:tc>
          <w:tcPr>
            <w:tcW w:w="2127" w:type="dxa"/>
            <w:tcBorders>
              <w:top w:val="nil"/>
              <w:left w:val="nil"/>
              <w:bottom w:val="single" w:sz="8" w:space="0" w:color="000000"/>
              <w:right w:val="single" w:sz="8" w:space="0" w:color="000000"/>
            </w:tcBorders>
            <w:shd w:val="clear" w:color="auto" w:fill="auto"/>
            <w:vAlign w:val="center"/>
            <w:hideMark/>
          </w:tcPr>
          <w:p w14:paraId="4282FC4D"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"ISBN" : "00475394", "ISSN" : "00475394", "abstract" : "Courtney, H., 2008. A fresh look at strategy under uncertainty : An interview. McKinsey Quarterly, December 2(December), pp.1\u20138.", "author" : [ { "dropping-particle" : "", "family" : "Courtney", "given" : "Hugh", "non-dropping-particle" : "", "parse-names" : false, "suffix" : "" } ], "container-title" : "McKinsey Quarterly", "id" : "ITEM-1", "issue" : "December", "issued" : { "date-parts" : [ [ "2008" ] ] }, "page" : "1-8", "title" : "A fresh look at strategy under uncertainty : An interview", "type" : "article-journal", "volume" : "December 2" }, "uris" : [ "http://www.mendeley.com/documents/?uuid=13b0fe61-1d26-4cc2-ad9c-625fd155e81f" ] } ], "mendeley" : { "formattedCitation" : "(COURTNEY, 2008)", "plainTextFormattedCitation" : "(COURTNEY, 2008)", "previouslyFormattedCitation" : "(COURTNEY, 2008)"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(COURTNEY, 2008)</w:t>
            </w:r>
            <w:r w:rsidR="00EC6D2B">
              <w:rPr>
                <w:rFonts w:cs="Arial"/>
                <w:color w:val="000000"/>
                <w:sz w:val="22"/>
                <w:szCs w:val="22"/>
              </w:rPr>
              <w:fldChar w:fldCharType="end"/>
            </w:r>
          </w:p>
        </w:tc>
      </w:tr>
      <w:tr w:rsidR="00EC6D2B" w:rsidRPr="003B3ACB" w14:paraId="4760B5DB" w14:textId="77777777" w:rsidTr="00EC6D2B">
        <w:trPr>
          <w:trHeight w:val="87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0092A7C7"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Decision Analysis</w:t>
            </w:r>
          </w:p>
        </w:tc>
        <w:tc>
          <w:tcPr>
            <w:tcW w:w="7938" w:type="dxa"/>
            <w:tcBorders>
              <w:top w:val="nil"/>
              <w:left w:val="nil"/>
              <w:bottom w:val="single" w:sz="8" w:space="0" w:color="000000"/>
              <w:right w:val="single" w:sz="8" w:space="0" w:color="000000"/>
            </w:tcBorders>
            <w:shd w:val="clear" w:color="auto" w:fill="auto"/>
            <w:vAlign w:val="center"/>
            <w:hideMark/>
          </w:tcPr>
          <w:p w14:paraId="153B1F17"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Apresenta uma introdução à Análise de Decisão (com experimentação e sem experimentação). Trata-se da abordagem padrão para a tomada de decisão sob incerteza.</w:t>
            </w:r>
          </w:p>
        </w:tc>
        <w:tc>
          <w:tcPr>
            <w:tcW w:w="2127" w:type="dxa"/>
            <w:tcBorders>
              <w:top w:val="nil"/>
              <w:left w:val="nil"/>
              <w:bottom w:val="single" w:sz="8" w:space="0" w:color="000000"/>
              <w:right w:val="single" w:sz="8" w:space="0" w:color="000000"/>
            </w:tcBorders>
            <w:shd w:val="clear" w:color="auto" w:fill="auto"/>
            <w:vAlign w:val="center"/>
            <w:hideMark/>
          </w:tcPr>
          <w:p w14:paraId="182465C3"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"author" : [ { "dropping-particle" : "", "family" : "Hillier", "given" : "Frederick S.", "non-dropping-particle" : "", "parse-names" : false, "suffix" : "" }, { "dropping-particle" : "", "family" : "Lieberman", "given" : "Gerald J.", "non-dropping-particle" : "", "parse-names" : false, "suffix" : "" } ], "container-title" : "Introduction to Operations Research", "edition" : "9", "id" : "ITEM-1", "issued" : { "date-parts" : [ [ "2010" ] ] }, "page" : "1047", "publisher" : "McGraw-Hill Higher Education", "publisher-place" : "New York", "title" : "Decision Analysis", "type" : "chapter" }, "uris" : [ "http://www.mendeley.com/documents/?uuid=9568ced7-483a-4383-bc74-3fff6333ebdd" ] } ], "mendeley" : { "formattedCitation" : "(HILLIER; LIEBERMAN, 2010)", "plainTextFormattedCitation" : "(HILLIER; LIEBERMAN, 2010)", "previouslyFormattedCitation" : "(HILLIER; LIEBERMAN, 2010)"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(HILLIER; LIEBERMAN, 2010)</w:t>
            </w:r>
            <w:r w:rsidR="00EC6D2B">
              <w:rPr>
                <w:rFonts w:cs="Arial"/>
                <w:color w:val="000000"/>
                <w:sz w:val="22"/>
                <w:szCs w:val="22"/>
              </w:rPr>
              <w:fldChar w:fldCharType="end"/>
            </w:r>
          </w:p>
        </w:tc>
      </w:tr>
      <w:tr w:rsidR="00EC6D2B" w:rsidRPr="003B3ACB" w14:paraId="73C0A53A" w14:textId="77777777" w:rsidTr="00EC6D2B">
        <w:trPr>
          <w:trHeight w:val="144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642D63BE"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Supporting the strategy process: a survey of UK OR/MS practitioners</w:t>
            </w:r>
          </w:p>
        </w:tc>
        <w:tc>
          <w:tcPr>
            <w:tcW w:w="7938" w:type="dxa"/>
            <w:tcBorders>
              <w:top w:val="nil"/>
              <w:left w:val="nil"/>
              <w:bottom w:val="single" w:sz="8" w:space="0" w:color="000000"/>
              <w:right w:val="single" w:sz="8" w:space="0" w:color="000000"/>
            </w:tcBorders>
            <w:shd w:val="clear" w:color="auto" w:fill="auto"/>
            <w:vAlign w:val="center"/>
            <w:hideMark/>
          </w:tcPr>
          <w:p w14:paraId="3C5855A0"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Apresenta resultados de uma survey indicando o uso de ferramentas para o suporte à estratégia na Inglaterra. Indica que ferramentas são mais e menos utilizadas.</w:t>
            </w:r>
          </w:p>
        </w:tc>
        <w:tc>
          <w:tcPr>
            <w:tcW w:w="2127" w:type="dxa"/>
            <w:tcBorders>
              <w:top w:val="nil"/>
              <w:left w:val="nil"/>
              <w:bottom w:val="single" w:sz="8" w:space="0" w:color="000000"/>
              <w:right w:val="single" w:sz="8" w:space="0" w:color="000000"/>
            </w:tcBorders>
            <w:shd w:val="clear" w:color="auto" w:fill="auto"/>
            <w:vAlign w:val="center"/>
            <w:hideMark/>
          </w:tcPr>
          <w:p w14:paraId="23D9C0A8"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"10.1057/jors.2011.2", "ISBN" : "0160-5682\\r1476-9360", "ISSN" : "0160-5682", "abstract" : "This paper reports the results of an online survey conducted with practitioner members of the UK Operational Research (OR) Society. The purpose of the survey was to explore the current practice of supporting the strategy process in terms of activities supported and tools used. The results of the survey are compared to those of previous surveys to explore developments in, inter alia, the use of management/strategy tools and \u2018soft\u2019 Operational Research/Management Science (OR/MS) tools. The survey results demonstrate that OR practitioners actively support the strategy process within their organisations. While a wide variety of tools, drawn from the OR/MS and management/strategy fields, are used to support the strategy process within organisations, the findings suggest that soft OR/MS tools are not regularly used. The findings also demonstrate that tools are combined to support the strategy process from both within and across the OR/MS and management/strategy fields. The paper ends by identifying a number of areas for further research.", "author" : [ { "dropping-particle" : "", "family" : "O'Brien", "given" : "F.", "non-dropping-particle" : "", "parse-names" : false, "suffix" : "" } ], "container-title" : "Journal of the Operational Research Society", "id" : "ITEM-1", "issue" : "5", "issued" : { "date-parts" : [ [ "2011" ] ] }, "page" : "900-920", "title" : "Supporting the strategy process: a survey of UK OR/MS practitioners", "type" : "article-journal", "volume" : "62" }, "uris" : [ "http://www.mendeley.com/documents/?uuid=9ceb8116-91e1-46dc-9f0b-29e7784e86bc" ] } ], "mendeley" : { "formattedCitation" : "(O\u2019BRIEN, 2011)", "plainTextFormattedCitation" : "(O\u2019BRIEN, 2011)", "previouslyFormattedCitation" : "(O\u2019BRIEN, 2011)"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(O’BRIEN, 2011)</w:t>
            </w:r>
            <w:r w:rsidR="00EC6D2B">
              <w:rPr>
                <w:rFonts w:cs="Arial"/>
                <w:color w:val="000000"/>
                <w:sz w:val="22"/>
                <w:szCs w:val="22"/>
              </w:rPr>
              <w:fldChar w:fldCharType="end"/>
            </w:r>
          </w:p>
        </w:tc>
      </w:tr>
      <w:tr w:rsidR="00EC6D2B" w:rsidRPr="003B3ACB" w14:paraId="324710F8" w14:textId="77777777" w:rsidTr="00EC6D2B">
        <w:trPr>
          <w:trHeight w:val="58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408F84C0"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Evaluation of business strategic decisions under changing environment conditions</w:t>
            </w:r>
          </w:p>
        </w:tc>
        <w:tc>
          <w:tcPr>
            <w:tcW w:w="7938" w:type="dxa"/>
            <w:tcBorders>
              <w:top w:val="nil"/>
              <w:left w:val="nil"/>
              <w:bottom w:val="single" w:sz="8" w:space="0" w:color="000000"/>
              <w:right w:val="single" w:sz="8" w:space="0" w:color="000000"/>
            </w:tcBorders>
            <w:shd w:val="clear" w:color="auto" w:fill="auto"/>
            <w:vAlign w:val="center"/>
            <w:hideMark/>
          </w:tcPr>
          <w:p w14:paraId="5CE49C21"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Apresenta uma modificação da abordagem de cenários, intitulada "Scenario Road's Analysis". Não apresenta contribuições para a avaliação quantitativa de decisões estratégicas.</w:t>
            </w:r>
          </w:p>
        </w:tc>
        <w:tc>
          <w:tcPr>
            <w:tcW w:w="2127" w:type="dxa"/>
            <w:tcBorders>
              <w:top w:val="nil"/>
              <w:left w:val="nil"/>
              <w:bottom w:val="single" w:sz="8" w:space="0" w:color="000000"/>
              <w:right w:val="single" w:sz="8" w:space="0" w:color="000000"/>
            </w:tcBorders>
            <w:shd w:val="clear" w:color="auto" w:fill="auto"/>
            <w:vAlign w:val="center"/>
            <w:hideMark/>
          </w:tcPr>
          <w:p w14:paraId="49468AC9"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"10.1080/16111699.2007.9636179", "author" : [ { "dropping-particle" : "", "family" : "Zinkevi\u010di\u016bt\u0117", "given" : "Virgilija", "non-dropping-particle" : "", "parse-names" : false, "suffix" : "" } ], "container-title" : "Journal of Business Economics and Management", "id" : "ITEM-1", "issue" : "2", "issued" : { "date-parts" : [ [ "2011" ] ] }, "page" : "332-352", "title" : "Evaluation of business strategic decisions under changing environment conditions", "type" : "article-journal", "volume" : "12" }, "uris" : [ "http://www.mendeley.com/documents/?uuid=0dd9e96f-b5b0-4ee3-a1d0-562335c96b03" ] } ], "mendeley" : { "formattedCitation" : "(ZINKEVI\u010cI\u016aT\u0116, 2011)", "plainTextFormattedCitation" : "(ZINKEVI\u010cI\u016aT\u0116, 2011)", "previouslyFormattedCitation" : "(ZINKEVI\u010cI\u016aT\u0116, 2011)"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(ZINKEVIČIŪTĖ, 2011)</w:t>
            </w:r>
            <w:r w:rsidR="00EC6D2B">
              <w:rPr>
                <w:rFonts w:cs="Arial"/>
                <w:color w:val="000000"/>
                <w:sz w:val="22"/>
                <w:szCs w:val="22"/>
              </w:rPr>
              <w:fldChar w:fldCharType="end"/>
            </w:r>
          </w:p>
        </w:tc>
      </w:tr>
      <w:tr w:rsidR="00EC6D2B" w:rsidRPr="003B3ACB" w14:paraId="46C39378" w14:textId="77777777" w:rsidTr="00EC6D2B">
        <w:trPr>
          <w:trHeight w:val="115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6B62CCAA"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Scenario orientation and use to support strategy development</w:t>
            </w:r>
          </w:p>
        </w:tc>
        <w:tc>
          <w:tcPr>
            <w:tcW w:w="7938" w:type="dxa"/>
            <w:tcBorders>
              <w:top w:val="nil"/>
              <w:left w:val="nil"/>
              <w:bottom w:val="single" w:sz="8" w:space="0" w:color="000000"/>
              <w:right w:val="single" w:sz="8" w:space="0" w:color="000000"/>
            </w:tcBorders>
            <w:shd w:val="clear" w:color="auto" w:fill="auto"/>
            <w:vAlign w:val="center"/>
            <w:hideMark/>
          </w:tcPr>
          <w:p w14:paraId="4852760A"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Aponta a necessidade de uma etapa de "Orientação a Cenários" que sirva de ligação entre o desenvolvimento dos cenários e o uso dos cenários.</w:t>
            </w:r>
          </w:p>
        </w:tc>
        <w:tc>
          <w:tcPr>
            <w:tcW w:w="2127" w:type="dxa"/>
            <w:tcBorders>
              <w:top w:val="nil"/>
              <w:left w:val="nil"/>
              <w:bottom w:val="single" w:sz="8" w:space="0" w:color="000000"/>
              <w:right w:val="single" w:sz="8" w:space="0" w:color="000000"/>
            </w:tcBorders>
            <w:shd w:val="clear" w:color="auto" w:fill="auto"/>
            <w:vAlign w:val="center"/>
            <w:hideMark/>
          </w:tcPr>
          <w:p w14:paraId="1E874736"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"10.1016/j.techfore.2012.06.006", "ISBN" : "0040-1625", "ISSN" : "00401625", "abstract" : "Scenario planning is one of the tools consistently reported as being used by executives to support their business development. A scenario planning project typically consists of three phases - preparation, development and use. This paper focuses on the third phase, where the scenarios that have been developed are put to their intended use in the context of developing strategy. Significant problems have been experienced as scenario projects move into this critical phase, perhaps due to a failure to link scenario development with strategy creation and execution efforts. These issues are explored via a case study of a large UK organisation operating in the transport sector, where a scenario-based strategy development exercise was used to support the leadership development of senior managers. We propose that a scenario orientation phase is a valuable missing link in many scenario projects, which can establish a bridge between scenario development and scenario use. Scenario orientation is a process of familiarisation with the scenarios that involves understanding their nature in some detail. This can be a crucial step, particularly if there is a significant time lapse between scenario development and scenario use, or if the people using the scenarios were not involved in their development. Without a good orientation to the scenarios, participants in a scenario planning exercise may be poor at the subsequent activities that require their explicit use. \u00a9 2012 Elsevier Inc.", "author" : [ { "dropping-particle" : "", "family" : "O'Brien", "given" : "Frances A.", "non-dropping-particle" : "", "parse-names" : false, "suffix" : "" }, { "dropping-particle" : "", "family" : "Meadows", "given" : "Maureen", "non-dropping-particle" : "", "parse-names" : false, "suffix" : "" } ], "container-title" : "Technological Forecasting and Social Change", "id" : "ITEM-1", "issue" : "4", "issued" : { "date-parts" : [ [ "2013" ] ] }, "page" : "643-656", "publisher" : "Elsevier Inc.", "title" : "Scenario orientation and use to support strategy development", "type" : "article-journal", "volume" : "80" }, "uris" : [ "http://www.mendeley.com/documents/?uuid=923fe850-7d3f-4507-82d7-37b4839fda06" ] } ], "mendeley" : { "formattedCitation" : "(O\u2019BRIEN; MEADOWS, 2013)", "plainTextFormattedCitation" : "(O\u2019BRIEN; MEADOWS, 2013)", "previouslyFormattedCitation" : "(O\u2019BRIEN; MEADOWS, 2013)"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(O’BRIEN; MEADOWS, 2013)</w:t>
            </w:r>
            <w:r w:rsidR="00EC6D2B">
              <w:rPr>
                <w:rFonts w:cs="Arial"/>
                <w:color w:val="000000"/>
                <w:sz w:val="22"/>
                <w:szCs w:val="22"/>
              </w:rPr>
              <w:fldChar w:fldCharType="end"/>
            </w:r>
          </w:p>
        </w:tc>
      </w:tr>
      <w:tr w:rsidR="00EC6D2B" w:rsidRPr="003B3ACB" w14:paraId="3E680E61" w14:textId="77777777" w:rsidTr="00EC6D2B">
        <w:trPr>
          <w:trHeight w:val="115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57FD4CEA"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Deciding How To Decide</w:t>
            </w:r>
          </w:p>
        </w:tc>
        <w:tc>
          <w:tcPr>
            <w:tcW w:w="7938" w:type="dxa"/>
            <w:tcBorders>
              <w:top w:val="nil"/>
              <w:left w:val="nil"/>
              <w:bottom w:val="single" w:sz="8" w:space="0" w:color="000000"/>
              <w:right w:val="single" w:sz="8" w:space="0" w:color="000000"/>
            </w:tcBorders>
            <w:shd w:val="clear" w:color="auto" w:fill="auto"/>
            <w:vAlign w:val="center"/>
            <w:hideMark/>
          </w:tcPr>
          <w:p w14:paraId="2B7CA38C"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Introduz a ideia de que, para selecionar uma abordagem para a tomada de decisão sob incerteza a empresa deve responder a três questões. Argumenta a favor do uso da abordagem "case-based decision analysis". Não cita o RDM.</w:t>
            </w:r>
          </w:p>
        </w:tc>
        <w:tc>
          <w:tcPr>
            <w:tcW w:w="2127" w:type="dxa"/>
            <w:tcBorders>
              <w:top w:val="nil"/>
              <w:left w:val="nil"/>
              <w:bottom w:val="single" w:sz="8" w:space="0" w:color="000000"/>
              <w:right w:val="single" w:sz="8" w:space="0" w:color="000000"/>
            </w:tcBorders>
            <w:shd w:val="clear" w:color="auto" w:fill="auto"/>
            <w:vAlign w:val="center"/>
            <w:hideMark/>
          </w:tcPr>
          <w:p w14:paraId="679AF2F8"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"uris" : [ "http://www.mendeley.com/documents/?uuid=1f5de6ec-e5e0-4fa0-af78-fcd71754d5ed" ] } ], "mendeley" : { "formattedCitation" : "(COURTNEY; LOVALLO; CLARKE, 2013)", "plainTextFormattedCitation" : "(COURTNEY; LOVALLO; CLARKE, 2013)", "previouslyFormattedCitation" : "(COURTNEY; LOVALLO; CLARKE, 2013)"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(COURTNEY; LOVALLO; CLARKE, 2013)</w:t>
            </w:r>
            <w:r w:rsidR="00EC6D2B">
              <w:rPr>
                <w:rFonts w:cs="Arial"/>
                <w:color w:val="000000"/>
                <w:sz w:val="22"/>
                <w:szCs w:val="22"/>
              </w:rPr>
              <w:fldChar w:fldCharType="end"/>
            </w:r>
          </w:p>
        </w:tc>
      </w:tr>
      <w:tr w:rsidR="00EC6D2B" w:rsidRPr="003B3ACB" w14:paraId="3754FE98" w14:textId="77777777" w:rsidTr="00EC6D2B">
        <w:trPr>
          <w:trHeight w:val="87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38FC6380"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Applying System Dynamics Modelling to Strategic Management: A Literature Review</w:t>
            </w:r>
          </w:p>
        </w:tc>
        <w:tc>
          <w:tcPr>
            <w:tcW w:w="7938" w:type="dxa"/>
            <w:tcBorders>
              <w:top w:val="nil"/>
              <w:left w:val="nil"/>
              <w:bottom w:val="single" w:sz="8" w:space="0" w:color="000000"/>
              <w:right w:val="single" w:sz="8" w:space="0" w:color="000000"/>
            </w:tcBorders>
            <w:shd w:val="clear" w:color="auto" w:fill="auto"/>
            <w:vAlign w:val="center"/>
            <w:hideMark/>
          </w:tcPr>
          <w:p w14:paraId="4581EB2F"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Revisa aplicações da modelagem de dinâmica de sistemas (DS) em questões relacionadas à estratégia.</w:t>
            </w:r>
          </w:p>
        </w:tc>
        <w:tc>
          <w:tcPr>
            <w:tcW w:w="2127" w:type="dxa"/>
            <w:tcBorders>
              <w:top w:val="nil"/>
              <w:left w:val="nil"/>
              <w:bottom w:val="single" w:sz="8" w:space="0" w:color="000000"/>
              <w:right w:val="single" w:sz="8" w:space="0" w:color="000000"/>
            </w:tcBorders>
            <w:shd w:val="clear" w:color="auto" w:fill="auto"/>
            <w:vAlign w:val="center"/>
            <w:hideMark/>
          </w:tcPr>
          <w:p w14:paraId="24284111"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"10.1002/sres.2386", "ISSN" : "10991743", "abstract" : "System dynamics (SD) has been proved to be a useful methodology to support both understanding and learning processes of complex systems and phenomena. Since its origin, SD has been successfully applied to many different fields of studies (e.g. climate change, physics, engineering, environmental sciences, economics, management, etc.). Among these, strategic management (SM) has a particular relevance as testified by several streams of research that originate from the combination between SD modelling and SM. The aim of this paper is to explore and discuss the theoretical and empirical development of SD in the SM field through a systematic analysis of the literature in order to highlight the main research themes and developmental patterns of the key contributions to date, as well as to provide an overview of SD application to SM literature for further research to build on. Copyright \u00a9 2016 John Wiley &amp; Sons, Ltd.", "author" : [ { "dropping-particle" : "", "family" : "Cosenz", "given" : "Federico", "non-dropping-particle" : "", "parse-names" : false, "suffix" : "" }, { "dropping-particle" : "", "family" : "Noto", "given" : "Guido", "non-dropping-particle" : "", "parse-names" : false, "suffix" : "" } ], "container-title" : "Systems Research and Behavioral Science", "id" : "ITEM-1", "issue" : "6", "issued" : { "date-parts" : [ [ "2016" ] ] }, "page" : "703-741", "title" : "Applying System Dynamics Modelling to Strategic Management: A Literature Review", "type" : "article-journal", "volume" : "33" }, "uris" : [ "http://www.mendeley.com/documents/?uuid=8184c326-bdbe-4fda-b8ae-8e6ec117641f" ] } ], "mendeley" : { "formattedCitation" : "(COSENZ; NOTO, 2016)", "plainTextFormattedCitation" : "(COSENZ; NOTO, 2016)", "previouslyFormattedCitation" : "(COSENZ; NOTO, 2016)"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(COSENZ; NOTO, 2016)</w:t>
            </w:r>
            <w:r w:rsidR="00EC6D2B">
              <w:rPr>
                <w:rFonts w:cs="Arial"/>
                <w:color w:val="000000"/>
                <w:sz w:val="22"/>
                <w:szCs w:val="22"/>
              </w:rPr>
              <w:fldChar w:fldCharType="end"/>
            </w:r>
          </w:p>
        </w:tc>
      </w:tr>
      <w:tr w:rsidR="00EC6D2B" w:rsidRPr="003B3ACB" w14:paraId="3C60BE45" w14:textId="77777777" w:rsidTr="00EC6D2B">
        <w:trPr>
          <w:trHeight w:val="87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52B7E9C1"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Supporting strategy using system dynamics</w:t>
            </w:r>
          </w:p>
        </w:tc>
        <w:tc>
          <w:tcPr>
            <w:tcW w:w="7938" w:type="dxa"/>
            <w:tcBorders>
              <w:top w:val="nil"/>
              <w:left w:val="nil"/>
              <w:bottom w:val="single" w:sz="8" w:space="0" w:color="000000"/>
              <w:right w:val="single" w:sz="8" w:space="0" w:color="000000"/>
            </w:tcBorders>
            <w:shd w:val="clear" w:color="auto" w:fill="auto"/>
            <w:vAlign w:val="center"/>
            <w:hideMark/>
          </w:tcPr>
          <w:p w14:paraId="748F7776"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Apresenta um roteiro para o uso da modelagem de dinâmica de sistemas para suporte à estratégia. Com base em poucas aplicações da Dinâmica de Sistemas, sugere que a mesma foi útil quando os CEOs foram capazes de criar estratégias alternativas para os cenários que desafiaram as estratégias atuais.</w:t>
            </w:r>
          </w:p>
        </w:tc>
        <w:tc>
          <w:tcPr>
            <w:tcW w:w="2127" w:type="dxa"/>
            <w:tcBorders>
              <w:top w:val="nil"/>
              <w:left w:val="nil"/>
              <w:bottom w:val="single" w:sz="8" w:space="0" w:color="000000"/>
              <w:right w:val="single" w:sz="8" w:space="0" w:color="000000"/>
            </w:tcBorders>
            <w:shd w:val="clear" w:color="auto" w:fill="auto"/>
            <w:vAlign w:val="center"/>
            <w:hideMark/>
          </w:tcPr>
          <w:p w14:paraId="3EE6EEB7"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8F03C1">
              <w:rPr>
                <w:rFonts w:cs="Arial"/>
                <w:color w:val="000000"/>
                <w:sz w:val="22"/>
                <w:szCs w:val="22"/>
              </w:rPr>
              <w:instrText>ADDIN CSL_CITATION { "citationItems" : [ { "id" : "ITEM-1", "itemData" : { "DOI" : "10.1016/j.ejor.2017.01.018", "ISSN" : "03772217", "author" : [ { "dropping-particle" : "", "family" : "Torres", "given" : "Juan Pablo", "non-dropping-particle" : "", "parse-names" : false, "suffix" : "" }, { "dropping-particle" : "", "family" : "Kunc", "given" : "Martin", "non-dropping-particle" : "", "parse-names" : false, "suffix" : "" }, { "dropping-particle" : "", "family" : "O'Brien", "given" : "Frances", "non-dropping-particle" : "", "parse-names" : false, "suffix" : "" } ], "container-title" : "European Journal of Operational Research", "id" : "ITEM-1", "issue" : "3", "issued" : { "date-parts" : [ [ "2017", "8" ] ] }, "page" : "1081-1094", "publisher" : "Elsevier B.V.", "title" : "Supporting strategy using system dynamics", "type" : "article-journal", "volume" : "260" }, "uris" : [ "http://www.mendeley.com/documents/?uuid=3c5aa33c-d8c1-4271-96b7-7d760e406d50" ] } ], "mendeley" : { "formattedCitation" : "(TORRES; KUNC; O\u2019BRIEN, 2017)", "plainTextFormattedCitation" : "(TORRES; KUNC; O\u2019BRIEN, 2017)", "previouslyFormattedCitation" : "(TORRES; KUNC; O\u2019BRIEN, 2017)"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(TORRES; KUNC; O’BRIEN, 2017)</w:t>
            </w:r>
            <w:r w:rsidR="00EC6D2B">
              <w:rPr>
                <w:rFonts w:cs="Arial"/>
                <w:color w:val="000000"/>
                <w:sz w:val="22"/>
                <w:szCs w:val="22"/>
              </w:rPr>
              <w:fldChar w:fldCharType="end"/>
            </w:r>
          </w:p>
        </w:tc>
      </w:tr>
    </w:tbl>
    <w:p w14:paraId="66702419" w14:textId="77777777" w:rsidR="003B3ACB" w:rsidRPr="003B3ACB" w:rsidRDefault="003B3ACB" w:rsidP="003B3ACB"/>
    <w:p w14:paraId="7725B469" w14:textId="77777777" w:rsidR="003B3ACB" w:rsidRPr="001A560F" w:rsidRDefault="003B3ACB" w:rsidP="003B3ACB">
      <w:pPr>
        <w:ind w:firstLine="0"/>
        <w:jc w:val="center"/>
      </w:pPr>
      <w:r>
        <w:t>Fonte: Elaborado pelo Autor.</w:t>
      </w:r>
    </w:p>
    <w:p w14:paraId="7C871E78" w14:textId="77777777" w:rsidR="002C1103" w:rsidRDefault="003B3ACB" w:rsidP="00CF5E28">
      <w:pPr>
        <w:pStyle w:val="Ttulo1"/>
        <w:numPr>
          <w:ilvl w:val="0"/>
          <w:numId w:val="0"/>
        </w:numPr>
        <w:ind w:left="737"/>
        <w:jc w:val="center"/>
      </w:pPr>
      <w:r>
        <w:br w:type="page"/>
      </w:r>
      <w:bookmarkStart w:id="275" w:name="_Toc479347089"/>
      <w:r w:rsidRPr="00B31CAE">
        <w:t>A</w:t>
      </w:r>
      <w:r w:rsidRPr="00B31CAE">
        <w:rPr>
          <w:rStyle w:val="TtuloApendAnexoChar"/>
          <w:rFonts w:cs="Arial"/>
          <w:kern w:val="32"/>
          <w:szCs w:val="32"/>
        </w:rPr>
        <w:t>PÊNDIC</w:t>
      </w:r>
      <w:r>
        <w:t xml:space="preserve">E </w:t>
      </w:r>
      <w:r w:rsidR="00CF5E28">
        <w:t>C</w:t>
      </w:r>
      <w:r w:rsidRPr="00B31CAE">
        <w:t xml:space="preserve"> </w:t>
      </w:r>
      <w:r>
        <w:t>–</w:t>
      </w:r>
      <w:r w:rsidRPr="00B31CAE">
        <w:t xml:space="preserve"> </w:t>
      </w:r>
      <w:r w:rsidR="00432BD8">
        <w:t>Literatura Analisada sobre RDM e EMA</w:t>
      </w:r>
      <w:bookmarkEnd w:id="275"/>
    </w:p>
    <w:p w14:paraId="66A8EB63" w14:textId="77777777" w:rsidR="00CF5E28" w:rsidRDefault="00CF5E28" w:rsidP="00CF5E28">
      <w:pPr>
        <w:pStyle w:val="Legenda"/>
      </w:pPr>
      <w:bookmarkStart w:id="276" w:name="_Toc479346817"/>
      <w:r>
        <w:t xml:space="preserve">Quadro </w:t>
      </w:r>
      <w:r w:rsidR="003019C2">
        <w:fldChar w:fldCharType="begin"/>
      </w:r>
      <w:r w:rsidR="003019C2">
        <w:instrText xml:space="preserve"> SEQ Quadro \* ARABIC </w:instrText>
      </w:r>
      <w:r w:rsidR="003019C2">
        <w:fldChar w:fldCharType="separate"/>
      </w:r>
      <w:r w:rsidR="00C25FF3">
        <w:rPr>
          <w:noProof/>
        </w:rPr>
        <w:t>9</w:t>
      </w:r>
      <w:r w:rsidR="003019C2">
        <w:rPr>
          <w:noProof/>
        </w:rPr>
        <w:fldChar w:fldCharType="end"/>
      </w:r>
      <w:r>
        <w:t xml:space="preserve"> – Shortlist de Trabalhos em RDM e EMA</w:t>
      </w:r>
      <w:bookmarkEnd w:id="276"/>
    </w:p>
    <w:tbl>
      <w:tblPr>
        <w:tblW w:w="13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964"/>
        <w:gridCol w:w="7938"/>
        <w:gridCol w:w="1985"/>
      </w:tblGrid>
      <w:tr w:rsidR="00CF5E28" w:rsidRPr="009B382F" w14:paraId="764B796B" w14:textId="77777777" w:rsidTr="00CF5E28">
        <w:trPr>
          <w:trHeight w:val="315"/>
          <w:tblHeader/>
          <w:jc w:val="center"/>
        </w:trPr>
        <w:tc>
          <w:tcPr>
            <w:tcW w:w="3964" w:type="dxa"/>
            <w:shd w:val="clear" w:color="000000" w:fill="D9D9D9"/>
            <w:vAlign w:val="center"/>
            <w:hideMark/>
          </w:tcPr>
          <w:p w14:paraId="795B104D" w14:textId="77777777" w:rsidR="00CF5E28" w:rsidRPr="009B382F" w:rsidRDefault="00CF5E28" w:rsidP="00731E0C">
            <w:pPr>
              <w:autoSpaceDE/>
              <w:autoSpaceDN/>
              <w:adjustRightInd/>
              <w:spacing w:line="240" w:lineRule="auto"/>
              <w:ind w:firstLine="0"/>
              <w:rPr>
                <w:rFonts w:cs="Arial"/>
                <w:b/>
                <w:bCs/>
                <w:color w:val="000000"/>
                <w:sz w:val="22"/>
                <w:szCs w:val="22"/>
              </w:rPr>
            </w:pPr>
            <w:r w:rsidRPr="009B382F">
              <w:rPr>
                <w:rFonts w:cs="Arial"/>
                <w:b/>
                <w:bCs/>
                <w:color w:val="000000"/>
                <w:sz w:val="22"/>
                <w:szCs w:val="22"/>
              </w:rPr>
              <w:t>Título</w:t>
            </w:r>
          </w:p>
        </w:tc>
        <w:tc>
          <w:tcPr>
            <w:tcW w:w="7938" w:type="dxa"/>
            <w:shd w:val="clear" w:color="000000" w:fill="D9D9D9"/>
            <w:vAlign w:val="center"/>
            <w:hideMark/>
          </w:tcPr>
          <w:p w14:paraId="358D43EC" w14:textId="77777777" w:rsidR="00CF5E28" w:rsidRPr="009B382F" w:rsidRDefault="00CF5E28" w:rsidP="00731E0C">
            <w:pPr>
              <w:autoSpaceDE/>
              <w:autoSpaceDN/>
              <w:adjustRightInd/>
              <w:spacing w:line="240" w:lineRule="auto"/>
              <w:ind w:firstLine="0"/>
              <w:rPr>
                <w:rFonts w:cs="Arial"/>
                <w:b/>
                <w:bCs/>
                <w:color w:val="000000"/>
                <w:sz w:val="22"/>
                <w:szCs w:val="22"/>
              </w:rPr>
            </w:pPr>
            <w:r>
              <w:rPr>
                <w:rFonts w:cs="Arial"/>
                <w:b/>
                <w:bCs/>
                <w:color w:val="000000"/>
                <w:sz w:val="22"/>
                <w:szCs w:val="22"/>
              </w:rPr>
              <w:t xml:space="preserve">Síntese do </w:t>
            </w:r>
            <w:r w:rsidRPr="009B382F">
              <w:rPr>
                <w:rFonts w:cs="Arial"/>
                <w:b/>
                <w:bCs/>
                <w:color w:val="000000"/>
                <w:sz w:val="22"/>
                <w:szCs w:val="22"/>
              </w:rPr>
              <w:t>Objetivo</w:t>
            </w:r>
          </w:p>
        </w:tc>
        <w:tc>
          <w:tcPr>
            <w:tcW w:w="1985" w:type="dxa"/>
            <w:shd w:val="clear" w:color="000000" w:fill="D9D9D9"/>
            <w:vAlign w:val="center"/>
            <w:hideMark/>
          </w:tcPr>
          <w:p w14:paraId="07738895" w14:textId="77777777" w:rsidR="00CF5E28" w:rsidRPr="009B382F" w:rsidRDefault="00CF5E28" w:rsidP="00731E0C">
            <w:pPr>
              <w:autoSpaceDE/>
              <w:autoSpaceDN/>
              <w:adjustRightInd/>
              <w:spacing w:line="240" w:lineRule="auto"/>
              <w:ind w:firstLine="0"/>
              <w:rPr>
                <w:rFonts w:cs="Arial"/>
                <w:b/>
                <w:bCs/>
                <w:color w:val="000000"/>
                <w:sz w:val="22"/>
                <w:szCs w:val="22"/>
              </w:rPr>
            </w:pPr>
            <w:r w:rsidRPr="009B382F">
              <w:rPr>
                <w:rFonts w:cs="Arial"/>
                <w:b/>
                <w:bCs/>
                <w:color w:val="000000"/>
                <w:sz w:val="22"/>
                <w:szCs w:val="22"/>
              </w:rPr>
              <w:t>Referência</w:t>
            </w:r>
          </w:p>
        </w:tc>
      </w:tr>
      <w:tr w:rsidR="00CF5E28" w:rsidRPr="009B382F" w14:paraId="29466879" w14:textId="77777777" w:rsidTr="00CF5E28">
        <w:trPr>
          <w:trHeight w:val="873"/>
          <w:jc w:val="center"/>
        </w:trPr>
        <w:tc>
          <w:tcPr>
            <w:tcW w:w="3964" w:type="dxa"/>
            <w:shd w:val="clear" w:color="auto" w:fill="auto"/>
            <w:vAlign w:val="center"/>
            <w:hideMark/>
          </w:tcPr>
          <w:p w14:paraId="487DEE0A"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Exploratory Modeling for Policy Analysis</w:t>
            </w:r>
          </w:p>
        </w:tc>
        <w:tc>
          <w:tcPr>
            <w:tcW w:w="7938" w:type="dxa"/>
            <w:shd w:val="clear" w:color="auto" w:fill="auto"/>
            <w:vAlign w:val="center"/>
            <w:hideMark/>
          </w:tcPr>
          <w:p w14:paraId="2221CC54"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Apresenta o conceito de modelagem exploratória e contesta o uso de modelos consolidativos para situações nas quais sua aplicação é inadequada.</w:t>
            </w:r>
          </w:p>
        </w:tc>
        <w:tc>
          <w:tcPr>
            <w:tcW w:w="1985" w:type="dxa"/>
            <w:shd w:val="clear" w:color="auto" w:fill="auto"/>
            <w:vAlign w:val="center"/>
            <w:hideMark/>
          </w:tcPr>
          <w:p w14:paraId="05A86C10"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(BANKES, 1993)</w:t>
            </w:r>
            <w:r>
              <w:rPr>
                <w:rFonts w:cs="Arial"/>
                <w:color w:val="000000"/>
                <w:sz w:val="22"/>
                <w:szCs w:val="22"/>
              </w:rPr>
              <w:fldChar w:fldCharType="end"/>
            </w:r>
          </w:p>
        </w:tc>
      </w:tr>
      <w:tr w:rsidR="00CF5E28" w:rsidRPr="009B382F" w14:paraId="7E281492" w14:textId="77777777" w:rsidTr="00CF5E28">
        <w:trPr>
          <w:trHeight w:val="989"/>
          <w:jc w:val="center"/>
        </w:trPr>
        <w:tc>
          <w:tcPr>
            <w:tcW w:w="3964" w:type="dxa"/>
            <w:shd w:val="clear" w:color="auto" w:fill="auto"/>
            <w:vAlign w:val="center"/>
            <w:hideMark/>
          </w:tcPr>
          <w:p w14:paraId="0D22A873"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A new decision sciences for complex systems.</w:t>
            </w:r>
          </w:p>
        </w:tc>
        <w:tc>
          <w:tcPr>
            <w:tcW w:w="7938" w:type="dxa"/>
            <w:shd w:val="clear" w:color="auto" w:fill="auto"/>
            <w:vAlign w:val="center"/>
            <w:hideMark/>
          </w:tcPr>
          <w:p w14:paraId="05A509FD"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Discute o papel de métodos tradicionais e dos métodos de cenários para problemas complexos e incertos. Apresenta o CAR (Computer-Assisted Reasoning) e o RAP como alternativa para estes problemas.</w:t>
            </w:r>
          </w:p>
        </w:tc>
        <w:tc>
          <w:tcPr>
            <w:tcW w:w="1985" w:type="dxa"/>
            <w:shd w:val="clear" w:color="auto" w:fill="auto"/>
            <w:vAlign w:val="center"/>
            <w:hideMark/>
          </w:tcPr>
          <w:p w14:paraId="277CE9F5"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"10.1073/pnas.082081699", "ISBN" : "0027-8424 (Print)\\r0027-8424 (Linking)", "ISSN" : "00278424", "PMID" : "12011411", "abstract" : "Models of complex systems can capture much useful information but can be difficult to apply to real-world decision-making because the type of information they contain is often inconsistent with that required for traditional decision analysis. New approaches, which use inductive reasoning over large ensembles of computational experiments, now make possible systematic comparison of alternative policy options using models of complex systems. This article describes Computer-Assisted Reasoning, an approach to decision-making under conditions of deep uncertainty that is ideally suited to applying complex systems to policy analysis. The article demonstrates the approach on the policy problem of global climate change, with a particular focus on the role of technology policies in a robust, adaptive strategy for greenhouse gas abatement.", "author" : [ { "dropping-particle" : "", "family" : "Lempert", "given" : "Robert J.", "non-dropping-particle" : "", "parse-names" : false, "suffix" : "" } ], "container-title" : "Proceedings of the National Academy of Sciences of the United States of America", "id" : "ITEM-1", "issued" : { "date-parts" : [ [ "2002" ] ] }, "page" : "7309-7313", "title" : "A new decision sciences for complex systems.", "type" : "article-journal", "volume" : "99 Suppl 3" }, "uris" : [ "http://www.mendeley.com/documents/?uuid=3e36c74f-bc65-452c-9b61-7d45cb31eca4" ] } ], "mendeley" : { "formattedCitation" : "(LEMPERT, 2002)", "plainTextFormattedCitation" : "(LEMPERT, 2002)", "previouslyFormattedCitation" : "(LEMPERT, 2002)"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(LEMPERT, 2002)</w:t>
            </w:r>
            <w:r>
              <w:rPr>
                <w:rFonts w:cs="Arial"/>
                <w:color w:val="000000"/>
                <w:sz w:val="22"/>
                <w:szCs w:val="22"/>
              </w:rPr>
              <w:fldChar w:fldCharType="end"/>
            </w:r>
          </w:p>
        </w:tc>
      </w:tr>
      <w:tr w:rsidR="00CF5E28" w:rsidRPr="009B382F" w14:paraId="116977FE" w14:textId="77777777" w:rsidTr="00CF5E28">
        <w:trPr>
          <w:trHeight w:val="970"/>
          <w:jc w:val="center"/>
        </w:trPr>
        <w:tc>
          <w:tcPr>
            <w:tcW w:w="3964" w:type="dxa"/>
            <w:shd w:val="clear" w:color="auto" w:fill="auto"/>
            <w:vAlign w:val="center"/>
            <w:hideMark/>
          </w:tcPr>
          <w:p w14:paraId="62AA2A8F"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Confronting Surprise</w:t>
            </w:r>
          </w:p>
        </w:tc>
        <w:tc>
          <w:tcPr>
            <w:tcW w:w="7938" w:type="dxa"/>
            <w:shd w:val="clear" w:color="auto" w:fill="auto"/>
            <w:vAlign w:val="center"/>
            <w:hideMark/>
          </w:tcPr>
          <w:p w14:paraId="352FA42A"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Questiona o uso de ferramentas tradicionais para situações de incerteza, e apresenta uma das primeiras versões do RDM, até então chamado de RAP (Robust Adaptive Planning).</w:t>
            </w:r>
          </w:p>
        </w:tc>
        <w:tc>
          <w:tcPr>
            <w:tcW w:w="1985" w:type="dxa"/>
            <w:shd w:val="clear" w:color="auto" w:fill="auto"/>
            <w:vAlign w:val="center"/>
            <w:hideMark/>
          </w:tcPr>
          <w:p w14:paraId="7FB9AE87"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"10.1177/089443902237320", "ISBN" : "0894439022", "ISSN" : "0894-4393", "PMID" : "26307", "abstract" : "Surprise takes many forms, all tending to disrupt plans and planning systems. Reliance by decision makers on formal analytic methodologies can increase susceptibility to surprise as such methods commonly use available information to develop single-point forecasts or probability distributions of future events. In doing so, traditional analyses divert attention from information potentially important to understanding and planning for effects of surprise. The authors propose employing computer-assisted reasoning methods in conjunction with simulation models to create large ensembles of plausible future scenarios. This framework supports a robust adaptive planning (RAP) approach to reasoning under the conditions of complexity and deep uncertainty that normally defeat analytic approaches. The authors demonstrate, using the example of planning for long-term global sustainability, how RAP methods may offer greater insight into the vulnerabilities inherent in several types of surprises and enhance decision makers\u2019 ability to construct strategies that will mitigate or minimize the effects of surprise.",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"container-title" : "Social Science Computer Review", "id" : "ITEM-1", "issue" : "4", "issued" : { "date-parts" : [ [ "2002" ] ] }, "page" : "420-440", "title" : "Confronting Surprise", "type" : "article-journal", "volume" : "20" }, "uris" : [ "http://www.mendeley.com/documents/?uuid=5d6af775-ada9-42bc-9d81-1d677ea49abb" ] } ], "mendeley" : { "formattedCitation" : "(LEMPERT; POPPER; BANKES, 2002)", "plainTextFormattedCitation" : "(LEMPERT; POPPER; BANKES, 2002)", "previouslyFormattedCitation" : "(LEMPERT; POPPER; BANKES, 2002)"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(LEMPERT; POPPER; BANKES, 2002)</w:t>
            </w:r>
            <w:r>
              <w:rPr>
                <w:rFonts w:cs="Arial"/>
                <w:color w:val="000000"/>
                <w:sz w:val="22"/>
                <w:szCs w:val="22"/>
              </w:rPr>
              <w:fldChar w:fldCharType="end"/>
            </w:r>
          </w:p>
        </w:tc>
      </w:tr>
      <w:tr w:rsidR="00CF5E28" w:rsidRPr="009B382F" w14:paraId="4B32238B" w14:textId="77777777" w:rsidTr="00CF5E28">
        <w:trPr>
          <w:trHeight w:val="1140"/>
          <w:jc w:val="center"/>
        </w:trPr>
        <w:tc>
          <w:tcPr>
            <w:tcW w:w="3964" w:type="dxa"/>
            <w:shd w:val="clear" w:color="auto" w:fill="auto"/>
            <w:vAlign w:val="center"/>
            <w:hideMark/>
          </w:tcPr>
          <w:p w14:paraId="162D03FF"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Shaping the Next One Hundred Years: New Methods for Quantitative, Long-Term Policy Analysis</w:t>
            </w:r>
          </w:p>
        </w:tc>
        <w:tc>
          <w:tcPr>
            <w:tcW w:w="7938" w:type="dxa"/>
            <w:shd w:val="clear" w:color="auto" w:fill="auto"/>
            <w:vAlign w:val="center"/>
            <w:hideMark/>
          </w:tcPr>
          <w:p w14:paraId="57FF145E"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Neste livro as motivações e detalhes do RDM são amplamente discutidos. Trata-se do principal livro que apresenta o RDM enquanto alternativa para problemas complexos e incertos no ramo de LTPA (Long Term Policy Analysis).</w:t>
            </w:r>
          </w:p>
        </w:tc>
        <w:tc>
          <w:tcPr>
            <w:tcW w:w="1985" w:type="dxa"/>
            <w:shd w:val="clear" w:color="auto" w:fill="auto"/>
            <w:vAlign w:val="center"/>
            <w:hideMark/>
          </w:tcPr>
          <w:p w14:paraId="6FBD45F8"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Pr>
                <w:rFonts w:cs="Arial"/>
                <w:color w:val="000000"/>
                <w:sz w:val="22"/>
                <w:szCs w:val="22"/>
              </w:rPr>
              <w:fldChar w:fldCharType="separate"/>
            </w:r>
            <w:r w:rsidRPr="006E1018">
              <w:rPr>
                <w:rFonts w:cs="Arial"/>
                <w:noProof/>
                <w:color w:val="000000"/>
                <w:sz w:val="22"/>
                <w:szCs w:val="22"/>
              </w:rPr>
              <w:t>(LEMPERT; POPPER; BANKES, 2003)</w:t>
            </w:r>
            <w:r>
              <w:rPr>
                <w:rFonts w:cs="Arial"/>
                <w:color w:val="000000"/>
                <w:sz w:val="22"/>
                <w:szCs w:val="22"/>
              </w:rPr>
              <w:fldChar w:fldCharType="end"/>
            </w:r>
          </w:p>
        </w:tc>
      </w:tr>
      <w:tr w:rsidR="00CF5E28" w:rsidRPr="009B382F" w14:paraId="3B203C2E" w14:textId="77777777" w:rsidTr="00CF5E28">
        <w:trPr>
          <w:trHeight w:val="1155"/>
          <w:jc w:val="center"/>
        </w:trPr>
        <w:tc>
          <w:tcPr>
            <w:tcW w:w="3964" w:type="dxa"/>
            <w:shd w:val="clear" w:color="auto" w:fill="auto"/>
            <w:vAlign w:val="center"/>
            <w:hideMark/>
          </w:tcPr>
          <w:p w14:paraId="5D8A6D6D"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A General, Analytic Method for Generating Robust Strategies and Narrative Scenarios</w:t>
            </w:r>
          </w:p>
        </w:tc>
        <w:tc>
          <w:tcPr>
            <w:tcW w:w="7938" w:type="dxa"/>
            <w:shd w:val="clear" w:color="auto" w:fill="auto"/>
            <w:vAlign w:val="center"/>
            <w:hideMark/>
          </w:tcPr>
          <w:p w14:paraId="2294D7F3"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Apresenta formalmente o RDM enquanto método para a abordagem de problemas incertos e complexos.</w:t>
            </w:r>
          </w:p>
        </w:tc>
        <w:tc>
          <w:tcPr>
            <w:tcW w:w="1985" w:type="dxa"/>
            <w:shd w:val="clear" w:color="auto" w:fill="auto"/>
            <w:vAlign w:val="center"/>
            <w:hideMark/>
          </w:tcPr>
          <w:p w14:paraId="432D4797"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(LEMPERT et al., 2006)</w:t>
            </w:r>
            <w:r>
              <w:rPr>
                <w:rFonts w:cs="Arial"/>
                <w:color w:val="000000"/>
                <w:sz w:val="22"/>
                <w:szCs w:val="22"/>
              </w:rPr>
              <w:fldChar w:fldCharType="end"/>
            </w:r>
          </w:p>
        </w:tc>
      </w:tr>
      <w:tr w:rsidR="00CF5E28" w:rsidRPr="009B382F" w14:paraId="572CFB28" w14:textId="77777777" w:rsidTr="00CF5E28">
        <w:trPr>
          <w:trHeight w:val="1440"/>
          <w:jc w:val="center"/>
        </w:trPr>
        <w:tc>
          <w:tcPr>
            <w:tcW w:w="3964" w:type="dxa"/>
            <w:shd w:val="clear" w:color="auto" w:fill="auto"/>
            <w:vAlign w:val="center"/>
            <w:hideMark/>
          </w:tcPr>
          <w:p w14:paraId="5EB17FC2"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New Methods for Identifying Robust Long-Term Water Resources Management Strategies for California</w:t>
            </w:r>
          </w:p>
        </w:tc>
        <w:tc>
          <w:tcPr>
            <w:tcW w:w="7938" w:type="dxa"/>
            <w:shd w:val="clear" w:color="auto" w:fill="auto"/>
            <w:vAlign w:val="center"/>
            <w:hideMark/>
          </w:tcPr>
          <w:p w14:paraId="5A7F2784"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Trata-se da primeira análise completa utilizando o RDM em um problema real. Nesta tese, o RDM é utilizado para o planejamento de longo prazo de recursos hídricos da California.</w:t>
            </w:r>
          </w:p>
        </w:tc>
        <w:tc>
          <w:tcPr>
            <w:tcW w:w="1985" w:type="dxa"/>
            <w:shd w:val="clear" w:color="auto" w:fill="auto"/>
            <w:vAlign w:val="center"/>
            <w:hideMark/>
          </w:tcPr>
          <w:p w14:paraId="5B1BDE53"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(GROVES, 2006)</w:t>
            </w:r>
            <w:r>
              <w:rPr>
                <w:rFonts w:cs="Arial"/>
                <w:color w:val="000000"/>
                <w:sz w:val="22"/>
                <w:szCs w:val="22"/>
              </w:rPr>
              <w:fldChar w:fldCharType="end"/>
            </w:r>
          </w:p>
        </w:tc>
      </w:tr>
      <w:tr w:rsidR="00CF5E28" w:rsidRPr="009B382F" w14:paraId="0AF688CA" w14:textId="77777777" w:rsidTr="00CF5E28">
        <w:trPr>
          <w:trHeight w:val="870"/>
          <w:jc w:val="center"/>
        </w:trPr>
        <w:tc>
          <w:tcPr>
            <w:tcW w:w="3964" w:type="dxa"/>
            <w:shd w:val="clear" w:color="auto" w:fill="auto"/>
            <w:vAlign w:val="center"/>
            <w:hideMark/>
          </w:tcPr>
          <w:p w14:paraId="73AC01AC"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A new analytic method for finding policy-relevant scenarios</w:t>
            </w:r>
          </w:p>
        </w:tc>
        <w:tc>
          <w:tcPr>
            <w:tcW w:w="7938" w:type="dxa"/>
            <w:shd w:val="clear" w:color="auto" w:fill="auto"/>
            <w:vAlign w:val="center"/>
            <w:hideMark/>
          </w:tcPr>
          <w:p w14:paraId="28C92304"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Apresenta o RDM e sua aplicação no planejamento de água da Califórnia.</w:t>
            </w:r>
          </w:p>
        </w:tc>
        <w:tc>
          <w:tcPr>
            <w:tcW w:w="1985" w:type="dxa"/>
            <w:shd w:val="clear" w:color="auto" w:fill="auto"/>
            <w:vAlign w:val="center"/>
            <w:hideMark/>
          </w:tcPr>
          <w:p w14:paraId="475109EC"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"ITEM-1", "issue" : "1", "issued" : { "date-parts" : [ [ "2007" ] ] }, "page" : "73-85", "title" : "A new analytic method for finding policy-relevant scenarios", "type" : "article-journal", "volume" : "17" }, "uris" : [ "http://www.mendeley.com/documents/?uuid=37690120-ada9-4435-85f5-a814ba10acb3" ] } ], "mendeley" : { "formattedCitation" : "(GROVES; LEMPERT, 2007)", "plainTextFormattedCitation" : "(GROVES; LEMPERT, 2007)", "previouslyFormattedCitation" : "(GROVES; LEMPERT, 2007)"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(GROVES; LEMPERT, 2007)</w:t>
            </w:r>
            <w:r>
              <w:rPr>
                <w:rFonts w:cs="Arial"/>
                <w:color w:val="000000"/>
                <w:sz w:val="22"/>
                <w:szCs w:val="22"/>
              </w:rPr>
              <w:fldChar w:fldCharType="end"/>
            </w:r>
          </w:p>
        </w:tc>
      </w:tr>
      <w:tr w:rsidR="00CF5E28" w:rsidRPr="009B382F" w14:paraId="1BF848EF" w14:textId="77777777" w:rsidTr="00CF5E28">
        <w:trPr>
          <w:trHeight w:val="585"/>
          <w:jc w:val="center"/>
        </w:trPr>
        <w:tc>
          <w:tcPr>
            <w:tcW w:w="3964" w:type="dxa"/>
            <w:shd w:val="clear" w:color="auto" w:fill="auto"/>
            <w:vAlign w:val="center"/>
            <w:hideMark/>
          </w:tcPr>
          <w:p w14:paraId="2EEA6FFF"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Comparing Algorithms for Scenario Discovery</w:t>
            </w:r>
          </w:p>
        </w:tc>
        <w:tc>
          <w:tcPr>
            <w:tcW w:w="7938" w:type="dxa"/>
            <w:shd w:val="clear" w:color="auto" w:fill="auto"/>
            <w:vAlign w:val="center"/>
            <w:hideMark/>
          </w:tcPr>
          <w:p w14:paraId="72D74F78"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Compara os Algoritmos PRIM e CART para a descoberta de cenários.</w:t>
            </w:r>
          </w:p>
        </w:tc>
        <w:tc>
          <w:tcPr>
            <w:tcW w:w="1985" w:type="dxa"/>
            <w:shd w:val="clear" w:color="auto" w:fill="auto"/>
            <w:vAlign w:val="center"/>
            <w:hideMark/>
          </w:tcPr>
          <w:p w14:paraId="49109386"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"abstract" : "While attractive in many ways, traditional scenarios have lacked an appropriate analytic foundation for inclusion in quantitative decision analyses. In previous work, we have proposed to remedy this situation with a systematic, analytic process we call \"scenario discovery\" that has already proved useful in a wide variety of applications. This study aims to evaluate alternative algorithms needed to implement this novel scenario discovery task, in which users identify concise descriptions of the combinations of input parameters to a simulation model that are strongly predictive of specified policy-relevant results. This study offers three measures of merit -- coverage, density, and interpretability - and uses them to evaluate the capabilities of PRIM, a bump-hunting algorithm, and CART, a classification algorithm. The algorithms are first applied to datasets containing clusters of known and easily visualized shapes, then to datasets with unknown shapes generated by a simulation model used previously in a decision analytic application. We find both algorithms can perform the required task, but often imperfectly. The study proposes statistical tests to help evaluate the algorithms' scenarios and suggests simple modifications to the algorithms and their implementing software that might improve their ability to support decision analysis with this scenario discovery task. 1", "author" : [ { "dropping-particle" : "", "family" : "Lempert", "given" : "Robert J.", "non-dropping-particle" : "", "parse-names" : false, "suffix" : "" }, { "dropping-particle" : "", "family" : "Bryant", "given" : "Benjamin P", "non-dropping-particle" : "", "parse-names" : false, "suffix" : "" }, { "dropping-particle" : "", "family" : "Bankes", "given" : "Steven C", "non-dropping-particle" : "", "parse-names" : false, "suffix" : "" } ], "container-title" : "Working Paper", "id" : "ITEM-1", "issued" : { "date-parts" : [ [ "2008" ] ] }, "page" : "1-35", "title" : "Comparing Algorithms for Scenario Discovery", "type" : "article-journal" }, "uris" : [ "http://www.mendeley.com/documents/?uuid=edc2e9a6-544c-42c3-acf0-dcd5a3eb2587" ] } ], "mendeley" : { "formattedCitation" : "(LEMPERT; BRYANT; BANKES, 2008)", "plainTextFormattedCitation" : "(LEMPERT; BRYANT; BANKES, 2008)", "previouslyFormattedCitation" : "(LEMPERT; BRYANT; BANKES, 2008)"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(LEMPERT; BRYANT; BANKES, 2008)</w:t>
            </w:r>
            <w:r>
              <w:rPr>
                <w:rFonts w:cs="Arial"/>
                <w:color w:val="000000"/>
                <w:sz w:val="22"/>
                <w:szCs w:val="22"/>
              </w:rPr>
              <w:fldChar w:fldCharType="end"/>
            </w:r>
          </w:p>
        </w:tc>
      </w:tr>
      <w:tr w:rsidR="00CF5E28" w:rsidRPr="009B382F" w14:paraId="720D4D49" w14:textId="77777777" w:rsidTr="00CF5E28">
        <w:trPr>
          <w:trHeight w:val="1128"/>
          <w:jc w:val="center"/>
        </w:trPr>
        <w:tc>
          <w:tcPr>
            <w:tcW w:w="3964" w:type="dxa"/>
            <w:shd w:val="clear" w:color="auto" w:fill="auto"/>
            <w:vAlign w:val="center"/>
            <w:hideMark/>
          </w:tcPr>
          <w:p w14:paraId="1F12B6B8"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Thinking inside the box: A participatory, computer-assisted approach to scenario discovery</w:t>
            </w:r>
          </w:p>
        </w:tc>
        <w:tc>
          <w:tcPr>
            <w:tcW w:w="7938" w:type="dxa"/>
            <w:shd w:val="clear" w:color="auto" w:fill="auto"/>
            <w:vAlign w:val="center"/>
            <w:hideMark/>
          </w:tcPr>
          <w:p w14:paraId="2BF865AB"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Apresenta em mais detalhes a descoberta de cenários, explicitando os critérios e o funcionamento do algoritmo PRIM para a identificação de cenários.</w:t>
            </w:r>
          </w:p>
        </w:tc>
        <w:tc>
          <w:tcPr>
            <w:tcW w:w="1985" w:type="dxa"/>
            <w:shd w:val="clear" w:color="auto" w:fill="auto"/>
            <w:vAlign w:val="center"/>
            <w:hideMark/>
          </w:tcPr>
          <w:p w14:paraId="73612D21"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(BRYANT; LEMPERT, 2010)</w:t>
            </w:r>
            <w:r>
              <w:rPr>
                <w:rFonts w:cs="Arial"/>
                <w:color w:val="000000"/>
                <w:sz w:val="22"/>
                <w:szCs w:val="22"/>
              </w:rPr>
              <w:fldChar w:fldCharType="end"/>
            </w:r>
          </w:p>
        </w:tc>
      </w:tr>
      <w:tr w:rsidR="00CF5E28" w:rsidRPr="009B382F" w14:paraId="5839B120" w14:textId="77777777" w:rsidTr="00CF5E28">
        <w:trPr>
          <w:trHeight w:val="1130"/>
          <w:jc w:val="center"/>
        </w:trPr>
        <w:tc>
          <w:tcPr>
            <w:tcW w:w="3964" w:type="dxa"/>
            <w:shd w:val="clear" w:color="auto" w:fill="auto"/>
            <w:vAlign w:val="center"/>
            <w:hideMark/>
          </w:tcPr>
          <w:p w14:paraId="035AE4EE"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Investment Decision Making Under Deep Uncertainty: Application to Climate Change</w:t>
            </w:r>
          </w:p>
        </w:tc>
        <w:tc>
          <w:tcPr>
            <w:tcW w:w="7938" w:type="dxa"/>
            <w:shd w:val="clear" w:color="auto" w:fill="auto"/>
            <w:vAlign w:val="center"/>
            <w:hideMark/>
          </w:tcPr>
          <w:p w14:paraId="510D383B"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Compara abordagens aplicáveis para decisões de investimento em situações de incerteza, incluindo o RDM, CBA (Análise de Custos e Benefícios), e Opções Reais.</w:t>
            </w:r>
          </w:p>
        </w:tc>
        <w:tc>
          <w:tcPr>
            <w:tcW w:w="1985" w:type="dxa"/>
            <w:shd w:val="clear" w:color="auto" w:fill="auto"/>
            <w:vAlign w:val="center"/>
            <w:hideMark/>
          </w:tcPr>
          <w:p w14:paraId="03330B00"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sidR="004845FB">
              <w:rPr>
                <w:rFonts w:cs="Arial"/>
                <w:color w:val="000000"/>
                <w:sz w:val="22"/>
                <w:szCs w:val="22"/>
              </w:rPr>
              <w:instrText>ADDIN CSL_CITATION { "citationItems" : [ { "id" : "ITEM-1", "itemData" : { "DOI" : "doi:10.1596/1813-9450-6193", "ISBN" : "&lt;null&gt;", "PMID" : "4", "abstract" : "While agreeing on the choice of an optimal investment decision is already difficult for any diverse group of actors, priorities, and world views, the presence of deep uncertainties further challenges the decision-making framework by questioning the robustness of all purportedly optimal solutions. This paper summarizes the additional uncertainty that is created by climate change, and reviews the tools that are available to project climate change (including downscaling techniques) and to assess and quantify the corresponding uncertainty. Assuming that climate change and other deep uncertainties cannot be eliminated over the short term (and probably even over the longer term), it then summarizes existing decision-making methodologies that are able to deal with climate-related uncertainty, namely cost-benefit analysis under uncertainty, cost- benefit analysis with real options, robust decision making, and climate informed decision analysis. It also provides examples of applications of these methodologies, highlighting their pros and cons and their domain of applicability. The paper concludes that it is impossible to define the \u201cbest\u201d solution or to prescribe any particular methodology in general. Instead, a menu of methodologies is required, together with some indications on which strategies are most appropriate in which contexts. This analysis is based on a set of interviews with decision-makers, in particular World Bank project leaders, and on a literature review on decision-making under uncertainty. It aims at helping decision-makers identify which method is more appropriate in a given context, as a function of the project\u2019s lifetime, cost, and vulnerability.", "author" : [ { "dropping-particle" : "", "family" : "Hallegatte", "given" : "St\u00e9phane", "non-dropping-particle" : "", "parse-names" : false, "suffix" : "" }, { "dropping-particle" : "", "family" : "Shah", "given" : "A", "non-dropping-particle" : "", "parse-names" : false, "suffix" : "" }, { "dropping-particle" : "", "family" : "Brown", "given" : "Casey", "non-dropping-particle" : "", "parse-names" : false, "suffix" : "" }, { "dropping-particle" : "", "family" : "Lempert", "given" : "Robert J.", "non-dropping-particle" : "", "parse-names" : false, "suffix" : "" }, { "dropping-particle" : "", "family" : "Gill", "given" : "S", "non-dropping-particle" : "", "parse-names" : false, "suffix" : "" } ], "container-title" : "Policy Research Working Paper", "id" : "ITEM-1", "issue" : "6193", "issued" : { "date-parts" : [ [ "2012" ] ] }, "page" : "1-41", "title" : "Investment Decision Making Under Deep Uncertainty: Application to Climate Change", "type" : "article-journal" }, "uris" : [ "http://www.mendeley.com/documents/?uuid=fb95274c-4103-45cb-a8b5-8c65b85d7a35" ] } ], "mendeley" : { "formattedCitation" : "(HALLEGATTE et al., 2012)", "plainTextFormattedCitation" : "(HALLEGATTE et al., 2012)", "previouslyFormattedCitation" : "(HALLEGATTE et al., 2012)" }, "properties" : { "noteIndex" : 0 }, "schema" : "https://github.com/citation-style-language/schema/raw/master/csl-citation.json" }</w:instrText>
            </w:r>
            <w:r>
              <w:rPr>
                <w:rFonts w:cs="Arial"/>
                <w:color w:val="000000"/>
                <w:sz w:val="22"/>
                <w:szCs w:val="22"/>
              </w:rPr>
              <w:fldChar w:fldCharType="separate"/>
            </w:r>
            <w:r w:rsidR="003342C9" w:rsidRPr="003342C9">
              <w:rPr>
                <w:rFonts w:cs="Arial"/>
                <w:noProof/>
                <w:color w:val="000000"/>
                <w:sz w:val="22"/>
                <w:szCs w:val="22"/>
              </w:rPr>
              <w:t>(HALLEGATTE et al., 2012)</w:t>
            </w:r>
            <w:r>
              <w:rPr>
                <w:rFonts w:cs="Arial"/>
                <w:color w:val="000000"/>
                <w:sz w:val="22"/>
                <w:szCs w:val="22"/>
              </w:rPr>
              <w:fldChar w:fldCharType="end"/>
            </w:r>
          </w:p>
        </w:tc>
      </w:tr>
      <w:tr w:rsidR="00CF5E28" w:rsidRPr="009B382F" w14:paraId="219FF22B" w14:textId="77777777" w:rsidTr="00CF5E28">
        <w:trPr>
          <w:trHeight w:val="1260"/>
          <w:jc w:val="center"/>
        </w:trPr>
        <w:tc>
          <w:tcPr>
            <w:tcW w:w="3964" w:type="dxa"/>
            <w:shd w:val="clear" w:color="auto" w:fill="auto"/>
            <w:vAlign w:val="center"/>
            <w:hideMark/>
          </w:tcPr>
          <w:p w14:paraId="384D0653" w14:textId="77777777" w:rsidR="00CF5E28" w:rsidRPr="00D16E80" w:rsidRDefault="00CF5E28" w:rsidP="00731E0C">
            <w:pPr>
              <w:autoSpaceDE/>
              <w:autoSpaceDN/>
              <w:adjustRightInd/>
              <w:spacing w:line="240" w:lineRule="auto"/>
              <w:ind w:firstLine="0"/>
              <w:rPr>
                <w:rFonts w:cs="Arial"/>
                <w:color w:val="000000"/>
                <w:sz w:val="22"/>
                <w:szCs w:val="22"/>
              </w:rPr>
            </w:pPr>
            <w:r w:rsidRPr="00D16E80">
              <w:rPr>
                <w:rFonts w:cs="Arial"/>
                <w:color w:val="000000"/>
                <w:sz w:val="22"/>
                <w:szCs w:val="22"/>
              </w:rPr>
              <w:t>Exploratory Modeling and Analysis, an approach for model-based foresight under deep uncertainty</w:t>
            </w:r>
          </w:p>
        </w:tc>
        <w:tc>
          <w:tcPr>
            <w:tcW w:w="7938" w:type="dxa"/>
            <w:shd w:val="clear" w:color="auto" w:fill="auto"/>
            <w:vAlign w:val="center"/>
            <w:hideMark/>
          </w:tcPr>
          <w:p w14:paraId="7DF865A1"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Discute o papel da EMA utilizando três casos distintos. Os casos mostram como é possível melhorar um plano estratégico iterativamente identificando as condições externas que fazem o plano ter performance ruim.</w:t>
            </w:r>
          </w:p>
        </w:tc>
        <w:tc>
          <w:tcPr>
            <w:tcW w:w="1985" w:type="dxa"/>
            <w:shd w:val="clear" w:color="auto" w:fill="auto"/>
            <w:vAlign w:val="center"/>
            <w:hideMark/>
          </w:tcPr>
          <w:p w14:paraId="3D5FDCA1"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"10.1016/j.techfore.2012.10.005", "ISBN" : "00401625 (ISSN)", "ISSN" : "00401625", "abstract" : "Exploratory Modeling and Analysis (EMA) is an approach that uses computational experiments to analyze complex and uncertain issues. It has been developed mainly for model-based decision support. This paper investigates the extent to which EMA is a promising approach for future oriented technology analysis (FTA). We report on three applications of EMA, using different modeling approaches, in three different technical domains. In the first case, EMA is combined with System Dynamics (SD) to study plausible dynamics for mineral and metal scarcity. The main purpose of this combination of EMA and SD is to gain insight into what kinds of surprising dynamics can occur given a variety of uncertainties and a basic understanding of the system. In the second case, EMA is combined with a hybrid model for airport performance calculations to develop an adaptive strategic plan. This case shows how one can iteratively improve a strategic plan through the identification of plausible external conditions that would cause the plan to perform poorly. In the final case, EMA is combined with an agent-based model to study transition dynamics in the electricity sector and identify crucial factors that positively and negatively affect a transition towards more sustainable functioning of the electricity sector. This paper concludes that EMA is useful for generating foresights and studying systemic and structural transformations despite the presence of a plethora of uncertainties, and for designing robust policies and plans, which are key activities of FTA. ?? 2012 Elsevier Inc.", "author" : [ { "dropping-particle" : "", "family" : "Kwakkel", "given" : "Jan H.", "non-dropping-particle" : "", "parse-names" : false, "suffix" : "" }, { "dropping-particle" : "", "family" : "Pruyt", "given" : "Erik", "non-dropping-particle" : "", "parse-names" : false, "suffix" : "" } ], "container-title" : "Technological Forecasting and Social Change", "id" : "ITEM-1", "issue" : "3", "issued" : { "date-parts" : [ [ "2013" ] ] }, "page" : "419-431", "publisher" : "Elsevier Inc.", "title" : "Exploratory Modeling and Analysis, an approach for model-based foresight under deep uncertainty", "type" : "article-journal", "volume" : "80" }, "uris" : [ "http://www.mendeley.com/documents/?uuid=8cd7ea62-47b8-4591-9472-3c13b5448bf4" ] } ], "mendeley" : { "formattedCitation" : "(KWAKKEL; PRUYT, 2013)", "plainTextFormattedCitation" : "(KWAKKEL; PRUYT, 2013)", "previouslyFormattedCitation" : "(KWAKKEL; PRUYT, 2013)"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(KWAKKEL; PRUYT, 2013)</w:t>
            </w:r>
            <w:r>
              <w:rPr>
                <w:rFonts w:cs="Arial"/>
                <w:color w:val="000000"/>
                <w:sz w:val="22"/>
                <w:szCs w:val="22"/>
              </w:rPr>
              <w:fldChar w:fldCharType="end"/>
            </w:r>
          </w:p>
        </w:tc>
      </w:tr>
      <w:tr w:rsidR="00CF5E28" w:rsidRPr="009B382F" w14:paraId="55501194" w14:textId="77777777" w:rsidTr="00CF5E28">
        <w:trPr>
          <w:trHeight w:val="1667"/>
          <w:jc w:val="center"/>
        </w:trPr>
        <w:tc>
          <w:tcPr>
            <w:tcW w:w="3964" w:type="dxa"/>
            <w:shd w:val="clear" w:color="auto" w:fill="auto"/>
            <w:vAlign w:val="center"/>
            <w:hideMark/>
          </w:tcPr>
          <w:p w14:paraId="101A21C2"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Assessment of water security using conceptual, deterministic and stochastic frameworks</w:t>
            </w:r>
          </w:p>
        </w:tc>
        <w:tc>
          <w:tcPr>
            <w:tcW w:w="7938" w:type="dxa"/>
            <w:shd w:val="clear" w:color="auto" w:fill="auto"/>
            <w:vAlign w:val="center"/>
            <w:hideMark/>
          </w:tcPr>
          <w:p w14:paraId="558DC38D"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Tese composta de três artigos. O primeiro compara o sistema brasileiro e o americano de gerenciamento de água. O segundo demonstra como uma análise quantitativa pode ser conduzida, usando o sistema cantareira, e o terceiro propõe um método que pode ser usado para o gerenciamento de água. A tese menciona a Robust Decision Making, mas não a aplica.</w:t>
            </w:r>
          </w:p>
        </w:tc>
        <w:tc>
          <w:tcPr>
            <w:tcW w:w="1985" w:type="dxa"/>
            <w:shd w:val="clear" w:color="auto" w:fill="auto"/>
            <w:vAlign w:val="center"/>
            <w:hideMark/>
          </w:tcPr>
          <w:p w14:paraId="3A93DB47"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"author" : [ { "dropping-particle" : "", "family" : "Rodrigues", "given" : "D.B.B.", "non-dropping-particle" : "", "parse-names" : false, "suffix" : "" } ], "id" : "ITEM-1", "issued" : { "date-parts" : [ [ "2014" ] ] }, "page" : "108", "title" : "Assessment of water security using conceptual, deterministic and stochastic frameworks", "type" : "article-journal" }, "uris" : [ "http://www.mendeley.com/documents/?uuid=e9acc3c4-339c-41d8-b09a-23acceb027fa" ] } ], "mendeley" : { "formattedCitation" : "(RODRIGUES, 2014)", "plainTextFormattedCitation" : "(RODRIGUES, 2014)", "previouslyFormattedCitation" : "(RODRIGUES, 2014)"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(RODRIGUES, 2014)</w:t>
            </w:r>
            <w:r>
              <w:rPr>
                <w:rFonts w:cs="Arial"/>
                <w:color w:val="000000"/>
                <w:sz w:val="22"/>
                <w:szCs w:val="22"/>
              </w:rPr>
              <w:fldChar w:fldCharType="end"/>
            </w:r>
          </w:p>
        </w:tc>
      </w:tr>
      <w:tr w:rsidR="00CF5E28" w:rsidRPr="009B382F" w14:paraId="467E3341" w14:textId="77777777" w:rsidTr="00CF5E28">
        <w:trPr>
          <w:trHeight w:val="1440"/>
          <w:jc w:val="center"/>
        </w:trPr>
        <w:tc>
          <w:tcPr>
            <w:tcW w:w="3964" w:type="dxa"/>
            <w:shd w:val="clear" w:color="auto" w:fill="auto"/>
            <w:vAlign w:val="center"/>
            <w:hideMark/>
          </w:tcPr>
          <w:p w14:paraId="7BBF2BFC"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Managing Water Quality in the Face of Uncertainty: A Robust Decision Making Demonstration for EPA's National Water Program</w:t>
            </w:r>
          </w:p>
        </w:tc>
        <w:tc>
          <w:tcPr>
            <w:tcW w:w="7938" w:type="dxa"/>
            <w:shd w:val="clear" w:color="auto" w:fill="auto"/>
            <w:vAlign w:val="center"/>
            <w:hideMark/>
          </w:tcPr>
          <w:p w14:paraId="70075EDA"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O estudo explorou a possibilidade de aplicação do RDM aos processos de gerenciamento de qualidade da água da Agência de Proteção Ambiental Americana.</w:t>
            </w:r>
          </w:p>
        </w:tc>
        <w:tc>
          <w:tcPr>
            <w:tcW w:w="1985" w:type="dxa"/>
            <w:shd w:val="clear" w:color="auto" w:fill="auto"/>
            <w:vAlign w:val="center"/>
            <w:hideMark/>
          </w:tcPr>
          <w:p w14:paraId="65CEB838"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"ISBN" : "9780833090669", "abstract" : "The U.S. Environmental Protection Agency (USEPA), together with its state and local partners, develops watershed implementation plans designed to meet total maximum daily load (TMDL) water quality standards. Uncertainty regarding the impacts of climate change, future land use, the effectiveness of best management practices, and other drivers may make it difficult for these implementation plans to meet water quality goals. But the methods and processes used to develop implementation plans typically do not address uncertainty in these key drivers of change. In this study, RAND researchers explored how Robust Decision Making (RDM) methods could help USEPA and its partners develop implementation plans that are more robust to such uncertainty. Through two pilot case studies \u2014 one on the Patuxent River in Maryland and one on the North Farm Creek tributary of the Illinois River \u2014 this study shows how analytic RDM methods can be used to identify future vulnerabilities in TMDL implementation plans and suggest appropriate responses. In both case studies, proposed plans meet their water quality goals under current assumptions, but do not meet water quality goals in many climate and other futures. The study finds that modified plans and adaptive management approaches can often reduce these vulnerabilities. Moving forward, USEPA and its partners can better manage future uncertainty by employing iterative risk management processes and adopting TMDL implementation plans that are robust and flexible.", "author" : [ { "dropping-particle" : "", "family" : "Fischbach", "given" : "Jordan R.", "non-dropping-particle" : "", "parse-names" : false, "suffix" : "" }, { "dropping-particle" : "", "family" : "Lempert", "given" : "Robert J.", "non-dropping-particle" : "", "parse-names" : false, "suffix" : "" }, { "dropping-particle" : "", "family" : "Molina-Perez", "given" : "Edmundo", "non-dropping-particle" : "", "parse-names" : false, "suffix" : "" }, { "dropping-particle" : "", "family" : "Tariq", "given" : "Abdul Ahad", "non-dropping-particle" : "", "parse-names" : false, "suffix" : "" }, { "dropping-particle" : "", "family" : "Finucane", "given" : "Melissa L.", "non-dropping-particle" : "", "parse-names" : false, "suffix" : "" }, { "dropping-particle" : "", "family" : "Hoss", "given" : "Frauke", "non-dropping-particle" : "", "parse-names" : false, "suffix" : "" } ], "id" : "ITEM-1", "issued" : { "date-parts" : [ [ "2015" ] ] }, "number-of-pages" : "1-135", "title" : "Managing Water Quality in the Face of Uncertainty: A Robust Decision Making Demonstration for EPA's National Water Program", "type" : "book" }, "uris" : [ "http://www.mendeley.com/documents/?uuid=776d2e52-6a1c-4589-b48b-ecc0585161b8" ] } ], "mendeley" : { "formattedCitation" : "(FISCHBACH et al., 2015)", "plainTextFormattedCitation" : "(FISCHBACH et al., 2015)", "previouslyFormattedCitation" : "(FISCHBACH et al., 2015)"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(FISCHBACH et al., 2015)</w:t>
            </w:r>
            <w:r>
              <w:rPr>
                <w:rFonts w:cs="Arial"/>
                <w:color w:val="000000"/>
                <w:sz w:val="22"/>
                <w:szCs w:val="22"/>
              </w:rPr>
              <w:fldChar w:fldCharType="end"/>
            </w:r>
          </w:p>
        </w:tc>
      </w:tr>
      <w:tr w:rsidR="00CF5E28" w:rsidRPr="009B382F" w14:paraId="395A9F1C" w14:textId="77777777" w:rsidTr="00CF5E28">
        <w:trPr>
          <w:trHeight w:val="1091"/>
          <w:jc w:val="center"/>
        </w:trPr>
        <w:tc>
          <w:tcPr>
            <w:tcW w:w="3964" w:type="dxa"/>
            <w:shd w:val="clear" w:color="auto" w:fill="auto"/>
            <w:vAlign w:val="center"/>
            <w:hideMark/>
          </w:tcPr>
          <w:p w14:paraId="72812891" w14:textId="77777777" w:rsidR="00CF5E28" w:rsidRPr="00D16E80" w:rsidRDefault="00CF5E28" w:rsidP="00731E0C">
            <w:pPr>
              <w:autoSpaceDE/>
              <w:autoSpaceDN/>
              <w:adjustRightInd/>
              <w:spacing w:line="240" w:lineRule="auto"/>
              <w:ind w:firstLine="0"/>
              <w:rPr>
                <w:rFonts w:cs="Arial"/>
                <w:color w:val="000000"/>
                <w:sz w:val="22"/>
                <w:szCs w:val="22"/>
              </w:rPr>
            </w:pPr>
            <w:r w:rsidRPr="00D16E80">
              <w:rPr>
                <w:rFonts w:cs="Arial"/>
                <w:color w:val="000000"/>
                <w:sz w:val="22"/>
                <w:szCs w:val="22"/>
              </w:rPr>
              <w:t>Robust Decision-Making in the Water Sector A Strategy for Implementing Lima ’ s Long-Term Water Resources Master Plan</w:t>
            </w:r>
          </w:p>
        </w:tc>
        <w:tc>
          <w:tcPr>
            <w:tcW w:w="7938" w:type="dxa"/>
            <w:shd w:val="clear" w:color="auto" w:fill="auto"/>
            <w:vAlign w:val="center"/>
            <w:hideMark/>
          </w:tcPr>
          <w:p w14:paraId="5FFE285A"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Aplicação do RDM para a avaliação de investimentos em infraestrutura para provisão de água em Lima, Peru.</w:t>
            </w:r>
          </w:p>
        </w:tc>
        <w:tc>
          <w:tcPr>
            <w:tcW w:w="1985" w:type="dxa"/>
            <w:shd w:val="clear" w:color="auto" w:fill="auto"/>
            <w:vAlign w:val="center"/>
            <w:hideMark/>
          </w:tcPr>
          <w:p w14:paraId="345EF144"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"abstract" : "How can water resource agencies make smart investments to ensure long-term water reliability when the future is fraught with deep climate and economic uncertainty? This study helped SEDAPAL, the water utility serving Lima, Peru, answer this question by drawing on state of the art methods for decision making under deep uncertainty. These methods provide techniques for evaluating the performance of a water system over a wide range of plausible futures and then developing strategies that are robust across these futures. Rather than weighting futures probabilistically to define an optimal strategy, these methodologies identify the vulnerabilities of a system and then evaluate the key trade-offs among different adaptive strategies. Through extensive iteration and collaboration with SEDAPAL, the study used these methods to define an investment strategy that is robust, ensuring water reliability across as wide a range of future conditions as possible while also being economically efficient. First,on completion, the study helped SEDAPAL realize that not all projects included in the Master Plan were necessary to achieve water reliability, and the utility could save 25 percent (more than $600 mil- lion) in investment costs. Second, the study helped focus future efforts on demand-side management, pricing, and soft infrastructure, a refocusing that is difficult to achieve in traditional utility companies. Third, the study helped SEDAPAL gain the support of regulatory and budget agen- cies through the careful analysis of alternatives. Fourth, the study allowed the utility to postpone lower priority invest- ments, and to analyze future options based on climate and demand information that simply is not available now", "author" : [ { "dropping-particle" : "", "family" : "Kalra", "given" : "Nidhi", "non-dropping-particle" : "", "parse-names" : false, "suffix" : "" }, { "dropping-particle" : "", "family" : "Groves", "given" : "David G", "non-dropping-particle" : "", "parse-names" : false, "suffix" : "" }, { "dropping-particle" : "", "family" : "Bonzanigo", "given" : "Laura", "non-dropping-particle" : "", "parse-names" : false, "suffix" : "" }, { "dropping-particle" : "", "family" : "Molina-perez", "given" : "Edmundo", "non-dropping-particle" : "", "parse-names" : false, "suffix" : "" }, { "dropping-particle" : "", "family" : "Ramos", "given" : "Cayo", "non-dropping-particle" : "", "parse-names" : false, "suffix" : "" }, { "dropping-particle" : "", "family" : "Brandon", "given" : "Carter", "non-dropping-particle" : "", "parse-names" : false, "suffix" : "" }, { "dropping-particle" : "", "family" : "Cabanillas", "given" : "Iv\u00e1n Rodriguez", "non-dropping-particle" : "", "parse-names" : false, "suffix" : "" } ], "id" : "ITEM-1", "issue" : "October", "issued" : { "date-parts" : [ [ "2015" ] ] }, "page" : "1-47", "title" : "Robust Decision-Making in the Water Sector A Strategy for Implementing Lima \u2019 s Long-Term Water Resources Master Plan", "type" : "article-journal" }, "uris" : [ "http://www.mendeley.com/documents/?uuid=896daa05-f3a8-4eb5-b401-f1219511ae85" ] } ], "mendeley" : { "formattedCitation" : "(KALRA et al., 2015)", "plainTextFormattedCitation" : "(KALRA et al., 2015)", "previouslyFormattedCitation" : "(KALRA et al., 2015)"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(KALRA et al., 2015)</w:t>
            </w:r>
            <w:r>
              <w:rPr>
                <w:rFonts w:cs="Arial"/>
                <w:color w:val="000000"/>
                <w:sz w:val="22"/>
                <w:szCs w:val="22"/>
              </w:rPr>
              <w:fldChar w:fldCharType="end"/>
            </w:r>
          </w:p>
        </w:tc>
      </w:tr>
      <w:tr w:rsidR="00CF5E28" w:rsidRPr="009B382F" w14:paraId="4297EC72" w14:textId="77777777" w:rsidTr="00CF5E28">
        <w:trPr>
          <w:trHeight w:val="1121"/>
          <w:jc w:val="center"/>
        </w:trPr>
        <w:tc>
          <w:tcPr>
            <w:tcW w:w="3964" w:type="dxa"/>
            <w:shd w:val="clear" w:color="auto" w:fill="auto"/>
            <w:vAlign w:val="center"/>
            <w:hideMark/>
          </w:tcPr>
          <w:p w14:paraId="6496D41B" w14:textId="77777777" w:rsidR="00CF5E28" w:rsidRPr="00F93445" w:rsidRDefault="00CF5E28" w:rsidP="00731E0C">
            <w:pPr>
              <w:autoSpaceDE/>
              <w:autoSpaceDN/>
              <w:adjustRightInd/>
              <w:spacing w:line="240" w:lineRule="auto"/>
              <w:ind w:firstLine="0"/>
              <w:rPr>
                <w:rFonts w:cs="Arial"/>
                <w:color w:val="000000"/>
                <w:sz w:val="22"/>
                <w:szCs w:val="22"/>
              </w:rPr>
            </w:pPr>
            <w:r w:rsidRPr="00F93445">
              <w:rPr>
                <w:rFonts w:cs="Arial"/>
                <w:color w:val="000000"/>
                <w:sz w:val="22"/>
                <w:szCs w:val="22"/>
              </w:rPr>
              <w:t>Defense Resource Planning Under Uncertainty: An Application of Robust Decision Making to Munitions Mix Planning</w:t>
            </w:r>
          </w:p>
        </w:tc>
        <w:tc>
          <w:tcPr>
            <w:tcW w:w="7938" w:type="dxa"/>
            <w:shd w:val="clear" w:color="auto" w:fill="auto"/>
            <w:vAlign w:val="center"/>
            <w:hideMark/>
          </w:tcPr>
          <w:p w14:paraId="0953EEF9"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Representa uma prova de conceito para a aplicação do RDM ao planejamento de mix de armamento em situações de defesa.</w:t>
            </w:r>
          </w:p>
        </w:tc>
        <w:tc>
          <w:tcPr>
            <w:tcW w:w="1985" w:type="dxa"/>
            <w:shd w:val="clear" w:color="auto" w:fill="auto"/>
            <w:vAlign w:val="center"/>
            <w:hideMark/>
          </w:tcPr>
          <w:p w14:paraId="74036DCB"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"ISBN" : "9780833091673", "abstract" : "The goal of this project is to help improve the value and character of defense resource planning in an era of growing uncertainty and complex strategic challenges. Because it is impossible to predict what threats may arise and how defense funding will progress, a new approach is needed to develop robust resource strategies, that is, strategies that perform well over a wide range of threat and funding futures and thus are better at managing surprise. To address this need, RAND researchers applied a proven approach to strategy discovery, Robust Decision Making, or RDM, to defense planning. RDM, a quantitative decision sup- port methodology for informing decisions under conditions of deep uncertainty and complex- ity, has been applied to many policy areas in the last decade. This document explores how the RDM method may be applied to defense resource planning in an application to air-delivered conventional munitions mix planning. This research was conducted under the sponsorship of the Cost Assessment and Pro- gram Evaluation (CAPE) Directorate within the Office of the Secretary of Defense (OSD) by the International Security and Defense Policy Center of the RAND National Defense Research Institute, a federally funded research and development center sponsored by the Office of the Secretary of Defense, the Joint Staff, the Unified Combatant Commands, the Navy, the Marine Corps, the defense agencies, and the defense Intelligence Community. For more information on the International Security and Defense Policy Center, see http:// www.rand.org/nsrd/ndri/centers/isdp.html or contact the Director (contact information is provided on the webpage)", "author" : [ { "dropping-particle" : "", "family" : "Lempert", "given" : "Robert J.", "non-dropping-particle" : "", "parse-names" : false, "suffix" : "" }, { "dropping-particle" : "", "family" : "Warren", "given" : "Drake", "non-dropping-particle" : "", "parse-names" : false, "suffix" : "" }, { "dropping-particle" : "", "family" : "Henry", "given" : "Ryan", "non-dropping-particle" : "", "parse-names" : false, "suffix" : "" }, { "dropping-particle" : "", "family" : "Button", "given" : "Robert W.", "non-dropping-particle" : "", "parse-names" : false, "suffix" : "" }, { "dropping-particle" : "", "family" : "Klenk", "given" : "Jonathan", "non-dropping-particle" : "", "parse-names" : false, "suffix" : "" }, { "dropping-particle" : "", "family" : "Giglio", "given" : "Kate", "non-dropping-particle" : "", "parse-names" : false, "suffix" : "" } ], "id" : "ITEM-1", "issued" : { "date-parts" : [ [ "2016" ] ] }, "number-of-pages" : "1-109", "title" : "Defense Resource Planning Under Uncertainty: An Application of Robust Decision Making to Munitions Mix Planning", "type" : "book" }, "uris" : [ "http://www.mendeley.com/documents/?uuid=7f0a1902-e4fd-43f3-8c4a-4e305a66225c" ] } ], "mendeley" : { "formattedCitation" : "(LEMPERT et al., 2016)", "plainTextFormattedCitation" : "(LEMPERT et al., 2016)", "previouslyFormattedCitation" : "(LEMPERT et al., 2016)"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(LEMPERT et al., 2016)</w:t>
            </w:r>
            <w:r>
              <w:rPr>
                <w:rFonts w:cs="Arial"/>
                <w:color w:val="000000"/>
                <w:sz w:val="22"/>
                <w:szCs w:val="22"/>
              </w:rPr>
              <w:fldChar w:fldCharType="end"/>
            </w:r>
          </w:p>
        </w:tc>
      </w:tr>
      <w:tr w:rsidR="00CF5E28" w:rsidRPr="009B382F" w14:paraId="10DB0480" w14:textId="77777777" w:rsidTr="00CF5E28">
        <w:trPr>
          <w:trHeight w:val="1547"/>
          <w:jc w:val="center"/>
        </w:trPr>
        <w:tc>
          <w:tcPr>
            <w:tcW w:w="3964" w:type="dxa"/>
            <w:shd w:val="clear" w:color="auto" w:fill="auto"/>
            <w:vAlign w:val="center"/>
            <w:hideMark/>
          </w:tcPr>
          <w:p w14:paraId="5956BA3D" w14:textId="77777777" w:rsidR="00CF5E28" w:rsidRPr="00F93445" w:rsidRDefault="00CF5E28" w:rsidP="00731E0C">
            <w:pPr>
              <w:autoSpaceDE/>
              <w:autoSpaceDN/>
              <w:adjustRightInd/>
              <w:spacing w:line="240" w:lineRule="auto"/>
              <w:ind w:firstLine="0"/>
              <w:rPr>
                <w:rFonts w:cs="Arial"/>
                <w:color w:val="000000"/>
                <w:sz w:val="22"/>
                <w:szCs w:val="22"/>
              </w:rPr>
            </w:pPr>
            <w:r w:rsidRPr="00F93445">
              <w:rPr>
                <w:rFonts w:cs="Arial"/>
                <w:color w:val="000000"/>
                <w:sz w:val="22"/>
                <w:szCs w:val="22"/>
              </w:rPr>
              <w:t>Directed International Technological Change and Climate Policy New Methods for Identifying Robust Policies Under Conditions of Deep Uncertainty</w:t>
            </w:r>
          </w:p>
        </w:tc>
        <w:tc>
          <w:tcPr>
            <w:tcW w:w="7938" w:type="dxa"/>
            <w:shd w:val="clear" w:color="auto" w:fill="auto"/>
            <w:vAlign w:val="center"/>
            <w:hideMark/>
          </w:tcPr>
          <w:p w14:paraId="6F33946B"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O estudo explora a aplicação do RDM e EMA ao tema da troca tecnológica entre países para a tratativa de problemas climáticos.</w:t>
            </w:r>
          </w:p>
        </w:tc>
        <w:tc>
          <w:tcPr>
            <w:tcW w:w="1985" w:type="dxa"/>
            <w:shd w:val="clear" w:color="auto" w:fill="auto"/>
            <w:vAlign w:val="center"/>
            <w:hideMark/>
          </w:tcPr>
          <w:p w14:paraId="28D1BA0B"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"abstract" : "The landmark climate agreement reached at the 2015 Paris Conference of the Parties has signaled an important shift in international mitigation and adaptation efforts. This agreement establishes the foundations of a new institutional arrangement for adaptive cooperation based on flexible participation and common aspirations for substantially reducing greenhouse gas emissions. The Paris climate agreement is by any measure a historical step in climate change negotiations. However, after the initial excitement for the agreement, the international community is beginning to realize that in order to meet its aspirations it will be necessary to direct vast amount of resources towards efforts that can successfully triggered international decarbonization. In this context, climate financing institutions such as the Green Climate Fund have emerged as key enablers of the Paris aspirations. The challenges faced by these institutions are exacerbated by the complex technological and economic environment prevailing today. The rapid rate of improvement of solar and wind energy technologies over the last decade support optimism about the future of renewable energy. Yet, the substantial decline in oil prices and the strong technological capabilities of the American fracking industry create serious doubts about the feasibility of decarbonization. The research reported here explores how Robust Decision Making (RDM) methods can be integrated with Integrated Assessment Models (IAMs) to systematically study which forms of international technological cooperation are more robust to technological, economic and climate uncertainties. This is an initial attempt at developing the decision support tools and analysis framework that can support the work of climate financing institutions such as the Green Climate Fund. An interactive decision support tool accompanies this dissertation. This tool provides an example of the modeling and analytical tools developed for this research project. The tool is available online at https://public.tableau.com/profile/edmundo.molina#!/", "author" : [ { "dropping-particle" : "", "family" : "Molina-perez", "given" : "Edmundo", "non-dropping-particle" : "", "parse-names" : false, "suffix" : "" } ], "id" : "ITEM-1", "issue" : "February", "issued" : { "date-parts" : [ [ "2016" ] ] }, "page" : "1-193", "title" : "Directed International Technological Change and Climate Policy New Methods for Identifying Robust Policies Under Conditions of Deep Uncertainty", "type" : "article-journal" }, "uris" : [ "http://www.mendeley.com/documents/?uuid=eb7d32e6-f950-4d02-aab1-c0ed37be8ae5" ] } ], "mendeley" : { "formattedCitation" : "(MOLINA-PEREZ, 2016)", "plainTextFormattedCitation" : "(MOLINA-PEREZ, 2016)", "previouslyFormattedCitation" : "(MOLINA-PEREZ, 2016)"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(MOLINA-PEREZ, 2016)</w:t>
            </w:r>
            <w:r>
              <w:rPr>
                <w:rFonts w:cs="Arial"/>
                <w:color w:val="000000"/>
                <w:sz w:val="22"/>
                <w:szCs w:val="22"/>
              </w:rPr>
              <w:fldChar w:fldCharType="end"/>
            </w:r>
          </w:p>
        </w:tc>
      </w:tr>
      <w:tr w:rsidR="00CF5E28" w:rsidRPr="009B382F" w14:paraId="214538BB" w14:textId="77777777" w:rsidTr="00CF5E28">
        <w:trPr>
          <w:trHeight w:val="989"/>
          <w:jc w:val="center"/>
        </w:trPr>
        <w:tc>
          <w:tcPr>
            <w:tcW w:w="3964" w:type="dxa"/>
            <w:shd w:val="clear" w:color="auto" w:fill="auto"/>
            <w:vAlign w:val="center"/>
            <w:hideMark/>
          </w:tcPr>
          <w:p w14:paraId="3D48676F"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Exploratory Modeling and Analysis</w:t>
            </w:r>
          </w:p>
        </w:tc>
        <w:tc>
          <w:tcPr>
            <w:tcW w:w="7938" w:type="dxa"/>
            <w:shd w:val="clear" w:color="auto" w:fill="auto"/>
            <w:vAlign w:val="center"/>
            <w:hideMark/>
          </w:tcPr>
          <w:p w14:paraId="1DB4EB5D"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Define o conceito de Modelagem Exploratória (EMA), e suas motivações. Trata-se da Definição publicada na Enciclopédia de Pesquisa Operaciona.</w:t>
            </w:r>
          </w:p>
        </w:tc>
        <w:tc>
          <w:tcPr>
            <w:tcW w:w="1985" w:type="dxa"/>
            <w:shd w:val="clear" w:color="auto" w:fill="auto"/>
            <w:vAlign w:val="center"/>
            <w:hideMark/>
          </w:tcPr>
          <w:p w14:paraId="40B600B0"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(BANKES; WALKER; KWAKKEL, 2013)</w:t>
            </w:r>
            <w:r>
              <w:rPr>
                <w:rFonts w:cs="Arial"/>
                <w:color w:val="000000"/>
                <w:sz w:val="22"/>
                <w:szCs w:val="22"/>
              </w:rPr>
              <w:fldChar w:fldCharType="end"/>
            </w:r>
          </w:p>
        </w:tc>
      </w:tr>
      <w:tr w:rsidR="00CF5E28" w:rsidRPr="009B382F" w14:paraId="0BAEA3DF" w14:textId="77777777" w:rsidTr="00CF5E28">
        <w:trPr>
          <w:trHeight w:val="1155"/>
          <w:jc w:val="center"/>
        </w:trPr>
        <w:tc>
          <w:tcPr>
            <w:tcW w:w="3964" w:type="dxa"/>
            <w:shd w:val="clear" w:color="auto" w:fill="auto"/>
            <w:vAlign w:val="center"/>
            <w:hideMark/>
          </w:tcPr>
          <w:p w14:paraId="779E1AC6"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Reinvigorating the scenario technique to expand uncertainty consideration</w:t>
            </w:r>
          </w:p>
        </w:tc>
        <w:tc>
          <w:tcPr>
            <w:tcW w:w="7938" w:type="dxa"/>
            <w:shd w:val="clear" w:color="auto" w:fill="auto"/>
            <w:vAlign w:val="center"/>
            <w:hideMark/>
          </w:tcPr>
          <w:p w14:paraId="07760AA8"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Propõe melhorias para a metodologia de cenários inserindo elementos do método RDM, como consideração de diversas incertezas.</w:t>
            </w:r>
          </w:p>
        </w:tc>
        <w:tc>
          <w:tcPr>
            <w:tcW w:w="1985" w:type="dxa"/>
            <w:shd w:val="clear" w:color="auto" w:fill="auto"/>
            <w:vAlign w:val="center"/>
            <w:hideMark/>
          </w:tcPr>
          <w:p w14:paraId="568371B9"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"10.1007/s10584-015-1585-x", "ISBN" : "0165-0009\\r1573-1480", "ISSN" : "15731480", "abstract" : "Scenarios are widely used for long-term climate and energy analysis. However, in the great majority of studies with a handful of scenarios or scenario categories, both scenario developers and users capture only a subset of future uncertainties. We propose three focal points for reinvigorating the scenario technique to expand uncertainty consideration: (1) to ensure that scenario developers embrace an increased space of multidimensional uncertainties, (2) to facilitate the process of scenario users capturing this space, and (3) to evaluate and iteratively revise the improvement progress. If these focal points are adopted, scenario studies in climate and energy analysis shall not simply stop after producing scenarios, but shall continue with techniques to facilitate elicitation of user-specific insights, as well as evaluation of both scenarios and scenario techniques.", "author" : [ { "dropping-particle" : "", "family" : "Trutnevyte", "given" : "Evelina", "non-dropping-particle" : "", "parse-names" : false, "suffix" : "" }, { "dropping-particle" : "", "family" : "Guivarch", "given" : "C\u00e9line", "non-dropping-particle" : "", "parse-names" : false, "suffix" : "" }, { "dropping-particle" : "", "family" : "Lempert", "given" : "Robert J.", "non-dropping-particle" : "", "parse-names" : false, "suffix" : "" }, { "dropping-particle" : "", "family" : "Strachan", "given" : "Neil", "non-dropping-particle" : "", "parse-names" : false, "suffix" : "" } ], "container-title" : "Climatic Change", "id" : "ITEM-1", "issue" : "3-4", "issued" : { "date-parts" : [ [ "2016" ] ] }, "page" : "373-379", "title" : "Reinvigorating the scenario technique to expand uncertainty consideration", "type" : "article-journal", "volume" : "135" }, "uris" : [ "http://www.mendeley.com/documents/?uuid=93c88d34-5289-44c2-91c7-8878c99b1655" ] } ], "mendeley" : { "formattedCitation" : "(TRUTNEVYTE et al., 2016)", "plainTextFormattedCitation" : "(TRUTNEVYTE et al., 2016)", "previouslyFormattedCitation" : "(TRUTNEVYTE et al., 2016)"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(TRUTNEVYTE et al., 2016)</w:t>
            </w:r>
            <w:r>
              <w:rPr>
                <w:rFonts w:cs="Arial"/>
                <w:color w:val="000000"/>
                <w:sz w:val="22"/>
                <w:szCs w:val="22"/>
              </w:rPr>
              <w:fldChar w:fldCharType="end"/>
            </w:r>
          </w:p>
        </w:tc>
      </w:tr>
      <w:tr w:rsidR="00CF5E28" w:rsidRPr="009B382F" w14:paraId="65D4B450" w14:textId="77777777" w:rsidTr="00CF5E28">
        <w:trPr>
          <w:trHeight w:val="1630"/>
          <w:jc w:val="center"/>
        </w:trPr>
        <w:tc>
          <w:tcPr>
            <w:tcW w:w="3964" w:type="dxa"/>
            <w:shd w:val="clear" w:color="auto" w:fill="auto"/>
            <w:vAlign w:val="center"/>
            <w:hideMark/>
          </w:tcPr>
          <w:p w14:paraId="45D15770"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Using High-Performance Computing to Support Water Resource Planning: A Workshop Demonstration of Real-Time Analytic Facilitation for the Colorado River Basin</w:t>
            </w:r>
          </w:p>
        </w:tc>
        <w:tc>
          <w:tcPr>
            <w:tcW w:w="7938" w:type="dxa"/>
            <w:shd w:val="clear" w:color="auto" w:fill="auto"/>
            <w:vAlign w:val="center"/>
            <w:hideMark/>
          </w:tcPr>
          <w:p w14:paraId="0B142AB9"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Testar o uso de computação de alta performance na facilitação de decisões em workshops em tempo real utilizando o Robust Decision Making</w:t>
            </w:r>
          </w:p>
        </w:tc>
        <w:tc>
          <w:tcPr>
            <w:tcW w:w="1985" w:type="dxa"/>
            <w:shd w:val="clear" w:color="auto" w:fill="auto"/>
            <w:vAlign w:val="center"/>
            <w:hideMark/>
          </w:tcPr>
          <w:p w14:paraId="1FB7B62E"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"author" : [ { "dropping-particle" : "", "family" : "Groves", "given" : "David G.", "non-dropping-particle" : "", "parse-names" : false, "suffix" : "" }, { "dropping-particle" : "", "family" : "Lempert", "given" : "Robert J.", "non-dropping-particle" : "", "parse-names" : false, "suffix" : "" }, { "dropping-particle" : "", "family" : "May", "given" : "Deborah W.", "non-dropping-particle" : "", "parse-names" : false, "suffix" : "" }, { "dropping-particle" : "", "family" : "Leek", "given" : "James R.", "non-dropping-particle" : "", "parse-names" : false, "suffix" : "" }, { "dropping-particle" : "", "family" : "Syme", "given" : "James", "non-dropping-particle" : "", "parse-names" : false, "suffix" : "" } ], "id" : "ITEM-1", "issued" : { "date-parts" : [ [ "2016" ] ] }, "number-of-pages" : "1-12", "title" : "Using High-Performance Computing to Support Water Resource Planning: A Workshop Demonstration of Real-Time Analytic Facilitation for the Colorado River Basin", "type" : "report" }, "uris" : [ "http://www.mendeley.com/documents/?uuid=06d261c7-73c7-4bfa-b986-4f3947363248" ] } ], "mendeley" : { "formattedCitation" : "(GROVES et al., 2016)", "plainTextFormattedCitation" : "(GROVES et al., 2016)", "previouslyFormattedCitation" : "(GROVES et al., 2016)"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(GROVES et al., 2016)</w:t>
            </w:r>
            <w:r>
              <w:rPr>
                <w:rFonts w:cs="Arial"/>
                <w:color w:val="000000"/>
                <w:sz w:val="22"/>
                <w:szCs w:val="22"/>
              </w:rPr>
              <w:fldChar w:fldCharType="end"/>
            </w:r>
          </w:p>
        </w:tc>
      </w:tr>
    </w:tbl>
    <w:p w14:paraId="2C164458" w14:textId="77777777" w:rsidR="002C1103" w:rsidRDefault="00CF5E28" w:rsidP="00CF5E28">
      <w:pPr>
        <w:autoSpaceDE/>
        <w:autoSpaceDN/>
        <w:adjustRightInd/>
        <w:spacing w:after="160" w:line="259" w:lineRule="auto"/>
        <w:ind w:firstLine="0"/>
        <w:jc w:val="center"/>
      </w:pPr>
      <w:r>
        <w:t>Fonte: Elaborado pelo Autor.</w:t>
      </w:r>
    </w:p>
    <w:p w14:paraId="6D48B14B" w14:textId="77777777" w:rsidR="002C1103" w:rsidRPr="0004189D" w:rsidRDefault="002C1103" w:rsidP="003B3ACB">
      <w:pPr>
        <w:autoSpaceDE/>
        <w:autoSpaceDN/>
        <w:adjustRightInd/>
        <w:spacing w:after="160" w:line="259" w:lineRule="auto"/>
        <w:ind w:firstLine="0"/>
      </w:pPr>
    </w:p>
    <w:p w14:paraId="18C67579" w14:textId="77777777" w:rsidR="003B3ACB" w:rsidRDefault="003B3ACB" w:rsidP="003B3ACB">
      <w:pPr>
        <w:pStyle w:val="Ttulo1"/>
        <w:numPr>
          <w:ilvl w:val="0"/>
          <w:numId w:val="0"/>
        </w:numPr>
        <w:ind w:left="737"/>
        <w:jc w:val="center"/>
      </w:pPr>
      <w:r>
        <w:br w:type="page"/>
      </w:r>
      <w:bookmarkStart w:id="277" w:name="_Toc479347090"/>
      <w:r w:rsidRPr="00B31CAE">
        <w:t>A</w:t>
      </w:r>
      <w:r w:rsidRPr="00B31CAE">
        <w:rPr>
          <w:rStyle w:val="TtuloApendAnexoChar"/>
          <w:rFonts w:cs="Arial"/>
          <w:kern w:val="32"/>
          <w:szCs w:val="32"/>
        </w:rPr>
        <w:t>PÊNDIC</w:t>
      </w:r>
      <w:r>
        <w:t>E D</w:t>
      </w:r>
      <w:r w:rsidRPr="00B31CAE">
        <w:t xml:space="preserve"> </w:t>
      </w:r>
      <w:r>
        <w:t>–</w:t>
      </w:r>
      <w:r w:rsidRPr="00B31CAE">
        <w:t xml:space="preserve"> </w:t>
      </w:r>
      <w:r w:rsidR="00432BD8">
        <w:t>Contextos de Aplicação do RDM</w:t>
      </w:r>
      <w:bookmarkEnd w:id="277"/>
    </w:p>
    <w:p w14:paraId="109553BD" w14:textId="77777777" w:rsidR="003B3ACB" w:rsidRDefault="003B3ACB" w:rsidP="003B3ACB">
      <w:pPr>
        <w:pStyle w:val="Legenda"/>
      </w:pPr>
      <w:bookmarkStart w:id="278" w:name="_Toc479346818"/>
      <w:r>
        <w:t xml:space="preserve">Quadro </w:t>
      </w:r>
      <w:r w:rsidR="003019C2">
        <w:fldChar w:fldCharType="begin"/>
      </w:r>
      <w:r w:rsidR="003019C2">
        <w:instrText xml:space="preserve"> SEQ Quadro \* ARABIC </w:instrText>
      </w:r>
      <w:r w:rsidR="003019C2">
        <w:fldChar w:fldCharType="separate"/>
      </w:r>
      <w:r w:rsidR="00C25FF3">
        <w:rPr>
          <w:noProof/>
        </w:rPr>
        <w:t>10</w:t>
      </w:r>
      <w:r w:rsidR="003019C2">
        <w:rPr>
          <w:noProof/>
        </w:rPr>
        <w:fldChar w:fldCharType="end"/>
      </w:r>
      <w:r>
        <w:t xml:space="preserve"> – Lista de Aplicações do RDM</w:t>
      </w:r>
      <w:bookmarkEnd w:id="278"/>
    </w:p>
    <w:tbl>
      <w:tblPr>
        <w:tblStyle w:val="Tabelacomgrade"/>
        <w:tblW w:w="0" w:type="auto"/>
        <w:tblLook w:val="04A0" w:firstRow="1" w:lastRow="0" w:firstColumn="1" w:lastColumn="0" w:noHBand="0" w:noVBand="1"/>
      </w:tblPr>
      <w:tblGrid>
        <w:gridCol w:w="3122"/>
        <w:gridCol w:w="2260"/>
        <w:gridCol w:w="7459"/>
        <w:gridCol w:w="1152"/>
      </w:tblGrid>
      <w:tr w:rsidR="003B3ACB" w:rsidRPr="001A560F" w14:paraId="23271523" w14:textId="77777777" w:rsidTr="002C1103">
        <w:trPr>
          <w:trHeight w:val="300"/>
          <w:tblHeader/>
        </w:trPr>
        <w:tc>
          <w:tcPr>
            <w:tcW w:w="3122" w:type="dxa"/>
            <w:shd w:val="clear" w:color="auto" w:fill="D9D9D9" w:themeFill="background1" w:themeFillShade="D9"/>
            <w:noWrap/>
            <w:hideMark/>
          </w:tcPr>
          <w:p w14:paraId="4BBA36A7" w14:textId="77777777" w:rsidR="003B3ACB" w:rsidRPr="001A560F" w:rsidRDefault="003B3ACB" w:rsidP="002C1103">
            <w:pPr>
              <w:autoSpaceDE/>
              <w:autoSpaceDN/>
              <w:adjustRightInd/>
              <w:spacing w:line="240" w:lineRule="auto"/>
              <w:ind w:firstLine="0"/>
              <w:jc w:val="left"/>
              <w:rPr>
                <w:rFonts w:cs="Arial"/>
                <w:b/>
                <w:bCs/>
                <w:color w:val="000000"/>
                <w:sz w:val="22"/>
                <w:szCs w:val="22"/>
              </w:rPr>
            </w:pPr>
            <w:r w:rsidRPr="001A560F">
              <w:rPr>
                <w:rFonts w:cs="Arial"/>
                <w:b/>
                <w:bCs/>
                <w:color w:val="000000"/>
                <w:sz w:val="22"/>
                <w:szCs w:val="22"/>
              </w:rPr>
              <w:t>Referência</w:t>
            </w:r>
          </w:p>
        </w:tc>
        <w:tc>
          <w:tcPr>
            <w:tcW w:w="2260" w:type="dxa"/>
            <w:shd w:val="clear" w:color="auto" w:fill="D9D9D9" w:themeFill="background1" w:themeFillShade="D9"/>
            <w:noWrap/>
            <w:hideMark/>
          </w:tcPr>
          <w:p w14:paraId="41CF78F6" w14:textId="77777777" w:rsidR="003B3ACB" w:rsidRPr="001A560F" w:rsidRDefault="003B3ACB" w:rsidP="002C1103">
            <w:pPr>
              <w:autoSpaceDE/>
              <w:autoSpaceDN/>
              <w:adjustRightInd/>
              <w:spacing w:line="240" w:lineRule="auto"/>
              <w:ind w:firstLine="0"/>
              <w:jc w:val="left"/>
              <w:rPr>
                <w:rFonts w:cs="Arial"/>
                <w:b/>
                <w:bCs/>
                <w:color w:val="000000"/>
                <w:sz w:val="22"/>
                <w:szCs w:val="22"/>
              </w:rPr>
            </w:pPr>
            <w:r w:rsidRPr="001A560F">
              <w:rPr>
                <w:rFonts w:cs="Arial"/>
                <w:b/>
                <w:bCs/>
                <w:color w:val="000000"/>
                <w:sz w:val="22"/>
                <w:szCs w:val="22"/>
              </w:rPr>
              <w:t>Área de Aplicação</w:t>
            </w:r>
          </w:p>
        </w:tc>
        <w:tc>
          <w:tcPr>
            <w:tcW w:w="7459" w:type="dxa"/>
            <w:shd w:val="clear" w:color="auto" w:fill="D9D9D9" w:themeFill="background1" w:themeFillShade="D9"/>
            <w:hideMark/>
          </w:tcPr>
          <w:p w14:paraId="4F605C78" w14:textId="77777777" w:rsidR="003B3ACB" w:rsidRPr="001A560F" w:rsidRDefault="003B3ACB" w:rsidP="002C1103">
            <w:pPr>
              <w:autoSpaceDE/>
              <w:autoSpaceDN/>
              <w:adjustRightInd/>
              <w:spacing w:line="240" w:lineRule="auto"/>
              <w:ind w:firstLine="0"/>
              <w:jc w:val="left"/>
              <w:rPr>
                <w:rFonts w:cs="Arial"/>
                <w:b/>
                <w:bCs/>
                <w:color w:val="000000"/>
                <w:sz w:val="22"/>
                <w:szCs w:val="22"/>
              </w:rPr>
            </w:pPr>
            <w:r w:rsidRPr="001A560F">
              <w:rPr>
                <w:rFonts w:cs="Arial"/>
                <w:b/>
                <w:bCs/>
                <w:color w:val="000000"/>
                <w:sz w:val="22"/>
                <w:szCs w:val="22"/>
              </w:rPr>
              <w:t>Título</w:t>
            </w:r>
          </w:p>
        </w:tc>
        <w:tc>
          <w:tcPr>
            <w:tcW w:w="1152" w:type="dxa"/>
            <w:shd w:val="clear" w:color="auto" w:fill="D9D9D9" w:themeFill="background1" w:themeFillShade="D9"/>
            <w:noWrap/>
            <w:hideMark/>
          </w:tcPr>
          <w:p w14:paraId="3EC83F09" w14:textId="77777777" w:rsidR="003B3ACB" w:rsidRPr="001A560F" w:rsidRDefault="003B3ACB" w:rsidP="002C1103">
            <w:pPr>
              <w:autoSpaceDE/>
              <w:autoSpaceDN/>
              <w:adjustRightInd/>
              <w:spacing w:line="240" w:lineRule="auto"/>
              <w:ind w:firstLine="0"/>
              <w:jc w:val="left"/>
              <w:rPr>
                <w:rFonts w:cs="Arial"/>
                <w:b/>
                <w:bCs/>
                <w:color w:val="000000"/>
                <w:sz w:val="22"/>
                <w:szCs w:val="22"/>
              </w:rPr>
            </w:pPr>
            <w:r w:rsidRPr="001A560F">
              <w:rPr>
                <w:rFonts w:cs="Arial"/>
                <w:b/>
                <w:bCs/>
                <w:color w:val="000000"/>
                <w:sz w:val="22"/>
                <w:szCs w:val="22"/>
              </w:rPr>
              <w:t>Pgs</w:t>
            </w:r>
          </w:p>
        </w:tc>
      </w:tr>
      <w:tr w:rsidR="003B3ACB" w:rsidRPr="001A560F" w14:paraId="129E974C" w14:textId="77777777" w:rsidTr="002C1103">
        <w:trPr>
          <w:trHeight w:val="300"/>
        </w:trPr>
        <w:tc>
          <w:tcPr>
            <w:tcW w:w="3122" w:type="dxa"/>
            <w:noWrap/>
            <w:hideMark/>
          </w:tcPr>
          <w:p w14:paraId="2D62A387" w14:textId="77777777" w:rsidR="003B3ACB" w:rsidRPr="001A560F" w:rsidRDefault="003B3ACB" w:rsidP="002C1103">
            <w:pPr>
              <w:autoSpaceDE/>
              <w:autoSpaceDN/>
              <w:adjustRightInd/>
              <w:spacing w:line="240" w:lineRule="auto"/>
              <w:ind w:firstLine="0"/>
              <w:jc w:val="left"/>
              <w:rPr>
                <w:rFonts w:cs="Arial"/>
                <w:color w:val="000000"/>
                <w:sz w:val="22"/>
                <w:szCs w:val="22"/>
              </w:rPr>
            </w:pPr>
            <w:r>
              <w:rPr>
                <w:rFonts w:cs="Arial"/>
                <w:color w:val="000000"/>
                <w:sz w:val="22"/>
                <w:szCs w:val="22"/>
              </w:rPr>
              <w:fldChar w:fldCharType="begin" w:fldLock="1"/>
            </w:r>
            <w:r>
              <w:rPr>
                <w:rFonts w:cs="Arial"/>
                <w:color w:val="000000"/>
                <w:sz w:val="22"/>
                <w:szCs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Pr>
                <w:rFonts w:cs="Arial"/>
                <w:color w:val="000000"/>
                <w:sz w:val="22"/>
                <w:szCs w:val="22"/>
              </w:rPr>
              <w:fldChar w:fldCharType="separate"/>
            </w:r>
            <w:r w:rsidRPr="001A560F">
              <w:rPr>
                <w:rFonts w:cs="Arial"/>
                <w:noProof/>
                <w:color w:val="000000"/>
                <w:sz w:val="22"/>
                <w:szCs w:val="22"/>
              </w:rPr>
              <w:t>(LEMPERT; POPPER; BANKES, 2003)</w:t>
            </w:r>
            <w:r>
              <w:rPr>
                <w:rFonts w:cs="Arial"/>
                <w:color w:val="000000"/>
                <w:sz w:val="22"/>
                <w:szCs w:val="22"/>
              </w:rPr>
              <w:fldChar w:fldCharType="end"/>
            </w:r>
          </w:p>
        </w:tc>
        <w:tc>
          <w:tcPr>
            <w:tcW w:w="2260" w:type="dxa"/>
            <w:noWrap/>
            <w:hideMark/>
          </w:tcPr>
          <w:p w14:paraId="3C283448"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Mudanças Climáticas</w:t>
            </w:r>
          </w:p>
        </w:tc>
        <w:tc>
          <w:tcPr>
            <w:tcW w:w="7459" w:type="dxa"/>
            <w:noWrap/>
            <w:hideMark/>
          </w:tcPr>
          <w:p w14:paraId="6D6A7782"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Shaping the Next One Hundred Years: New Methods for Quantitative, Long-Term Policy Analysis</w:t>
            </w:r>
          </w:p>
        </w:tc>
        <w:tc>
          <w:tcPr>
            <w:tcW w:w="1152" w:type="dxa"/>
            <w:noWrap/>
            <w:hideMark/>
          </w:tcPr>
          <w:p w14:paraId="2877AFC3"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208</w:t>
            </w:r>
          </w:p>
        </w:tc>
      </w:tr>
      <w:tr w:rsidR="003B3ACB" w:rsidRPr="001A560F" w14:paraId="1978F10E" w14:textId="77777777" w:rsidTr="002C1103">
        <w:trPr>
          <w:trHeight w:val="300"/>
        </w:trPr>
        <w:tc>
          <w:tcPr>
            <w:tcW w:w="3122" w:type="dxa"/>
            <w:noWrap/>
            <w:hideMark/>
          </w:tcPr>
          <w:p w14:paraId="691EEEB6"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"DOI" : "10.1108/02637470410558152", "ISBN" : "00368733", "ISSN" : "0263-7472", "PMID" : "3196234", "abstract" : "Scientific uncertainty often becomes an excuse to ignore long-term problems, such as climate change. It doesn\u2019t have to be so.", "author" : [ { "dropping-particle" : "", "family" : "Popper", "given" : "S.W.", "non-dropping-particle" : "", "parse-names" : false, "suffix" : "" }, { "dropping-particle" : "", "family" : "Lempert", "given" : "Robert J.", "non-dropping-particle" : "", "parse-names" : false, "suffix" : "" }, { "dropping-particle" : "", "family" : "Bankes", "given" : "S.C.", "non-dropping-particle" : "", "parse-names" : false, "suffix" : "" } ], "container-title" : "Scientific American", "id" : "ITEM-1", "issue" : "4", "issued" : { "date-parts" : [ [ "2005" ] ] }, "page" : "1-8", "title" : "Shaping the future", "type" : "article-journal", "volume" : "292" }, "uris" : [ "http://www.mendeley.com/documents/?uuid=b8455849-52df-4c18-881f-4273e32778f2" ] } ], "mendeley" : { "formattedCitation" : "(POPPER; LEMPERT; BANKES, 2005)", "plainTextFormattedCitation" : "(POPPER; LEMPERT; BANKES, 2005)", "previouslyFormattedCitation" : "(POPPER; LEMPERT; BANKES, 2005)" }, "properties" : { "noteIndex" : 0 }, "schema" : "https://github.com/citation-style-language/schema/raw/master/csl-citation.json" }</w:instrText>
            </w:r>
            <w:r>
              <w:rPr>
                <w:rFonts w:cs="Arial"/>
                <w:color w:val="000000"/>
                <w:sz w:val="22"/>
                <w:szCs w:val="22"/>
                <w:lang w:val="en-US"/>
              </w:rPr>
              <w:fldChar w:fldCharType="separate"/>
            </w:r>
            <w:r w:rsidRPr="001A560F">
              <w:rPr>
                <w:rFonts w:cs="Arial"/>
                <w:noProof/>
                <w:color w:val="000000"/>
                <w:sz w:val="22"/>
                <w:szCs w:val="22"/>
                <w:lang w:val="en-US"/>
              </w:rPr>
              <w:t>(POPPER; LEMPERT; BANKES, 2005)</w:t>
            </w:r>
            <w:r>
              <w:rPr>
                <w:rFonts w:cs="Arial"/>
                <w:color w:val="000000"/>
                <w:sz w:val="22"/>
                <w:szCs w:val="22"/>
                <w:lang w:val="en-US"/>
              </w:rPr>
              <w:fldChar w:fldCharType="end"/>
            </w:r>
          </w:p>
        </w:tc>
        <w:tc>
          <w:tcPr>
            <w:tcW w:w="2260" w:type="dxa"/>
            <w:noWrap/>
            <w:hideMark/>
          </w:tcPr>
          <w:p w14:paraId="62B8AD7B"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Mudanças Climáticas</w:t>
            </w:r>
          </w:p>
        </w:tc>
        <w:tc>
          <w:tcPr>
            <w:tcW w:w="7459" w:type="dxa"/>
            <w:noWrap/>
            <w:hideMark/>
          </w:tcPr>
          <w:p w14:paraId="61E44111"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Shaping the future</w:t>
            </w:r>
          </w:p>
        </w:tc>
        <w:tc>
          <w:tcPr>
            <w:tcW w:w="1152" w:type="dxa"/>
            <w:noWrap/>
            <w:hideMark/>
          </w:tcPr>
          <w:p w14:paraId="0CA10CE9"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8</w:t>
            </w:r>
          </w:p>
        </w:tc>
      </w:tr>
      <w:tr w:rsidR="003B3ACB" w:rsidRPr="001A560F" w14:paraId="71C6A806" w14:textId="77777777" w:rsidTr="002C1103">
        <w:trPr>
          <w:trHeight w:val="300"/>
        </w:trPr>
        <w:tc>
          <w:tcPr>
            <w:tcW w:w="3122" w:type="dxa"/>
            <w:noWrap/>
            <w:hideMark/>
          </w:tcPr>
          <w:p w14:paraId="4FC47895"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Pr>
                <w:rFonts w:cs="Arial"/>
                <w:color w:val="000000"/>
                <w:sz w:val="22"/>
                <w:szCs w:val="22"/>
                <w:lang w:val="en-US"/>
              </w:rPr>
              <w:fldChar w:fldCharType="separate"/>
            </w:r>
            <w:r w:rsidRPr="001A560F">
              <w:rPr>
                <w:rFonts w:cs="Arial"/>
                <w:noProof/>
                <w:color w:val="000000"/>
                <w:sz w:val="22"/>
                <w:szCs w:val="22"/>
                <w:lang w:val="en-US"/>
              </w:rPr>
              <w:t>(LEMPERT et al., 2006)</w:t>
            </w:r>
            <w:r>
              <w:rPr>
                <w:rFonts w:cs="Arial"/>
                <w:color w:val="000000"/>
                <w:sz w:val="22"/>
                <w:szCs w:val="22"/>
                <w:lang w:val="en-US"/>
              </w:rPr>
              <w:fldChar w:fldCharType="end"/>
            </w:r>
          </w:p>
        </w:tc>
        <w:tc>
          <w:tcPr>
            <w:tcW w:w="2260" w:type="dxa"/>
            <w:noWrap/>
            <w:hideMark/>
          </w:tcPr>
          <w:p w14:paraId="3F52C572"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Mudanças Climáticas</w:t>
            </w:r>
          </w:p>
        </w:tc>
        <w:tc>
          <w:tcPr>
            <w:tcW w:w="7459" w:type="dxa"/>
            <w:noWrap/>
            <w:hideMark/>
          </w:tcPr>
          <w:p w14:paraId="656D6DAB"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A General, Analytic Method for Generating Robust Strategies and Narrative Scenarios</w:t>
            </w:r>
          </w:p>
        </w:tc>
        <w:tc>
          <w:tcPr>
            <w:tcW w:w="1152" w:type="dxa"/>
            <w:noWrap/>
            <w:hideMark/>
          </w:tcPr>
          <w:p w14:paraId="32152F5C"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15</w:t>
            </w:r>
          </w:p>
        </w:tc>
      </w:tr>
      <w:tr w:rsidR="003B3ACB" w:rsidRPr="001A560F" w14:paraId="3716A6B3" w14:textId="77777777" w:rsidTr="002C1103">
        <w:trPr>
          <w:trHeight w:val="300"/>
        </w:trPr>
        <w:tc>
          <w:tcPr>
            <w:tcW w:w="3122" w:type="dxa"/>
            <w:noWrap/>
            <w:hideMark/>
          </w:tcPr>
          <w:p w14:paraId="6D28D295" w14:textId="77777777" w:rsidR="003B3ACB" w:rsidRPr="001A560F" w:rsidRDefault="003B3ACB" w:rsidP="002C1103">
            <w:pPr>
              <w:autoSpaceDE/>
              <w:autoSpaceDN/>
              <w:adjustRightInd/>
              <w:spacing w:line="240" w:lineRule="auto"/>
              <w:ind w:firstLine="0"/>
              <w:jc w:val="left"/>
              <w:rPr>
                <w:rFonts w:cs="Arial"/>
                <w:color w:val="000000"/>
                <w:sz w:val="22"/>
                <w:szCs w:val="22"/>
              </w:rPr>
            </w:pPr>
            <w:r>
              <w:rPr>
                <w:rFonts w:cs="Arial"/>
                <w:color w:val="000000"/>
                <w:sz w:val="22"/>
                <w:szCs w:val="22"/>
              </w:rPr>
              <w:fldChar w:fldCharType="begin" w:fldLock="1"/>
            </w:r>
            <w:r>
              <w:rPr>
                <w:rFonts w:cs="Arial"/>
                <w:color w:val="000000"/>
                <w:sz w:val="22"/>
                <w:szCs w:val="22"/>
              </w:rP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Pr>
                <w:rFonts w:cs="Arial"/>
                <w:color w:val="000000"/>
                <w:sz w:val="22"/>
                <w:szCs w:val="22"/>
              </w:rPr>
              <w:fldChar w:fldCharType="separate"/>
            </w:r>
            <w:r w:rsidRPr="001A560F">
              <w:rPr>
                <w:rFonts w:cs="Arial"/>
                <w:noProof/>
                <w:color w:val="000000"/>
                <w:sz w:val="22"/>
                <w:szCs w:val="22"/>
              </w:rPr>
              <w:t>(GROVES, 2006)</w:t>
            </w:r>
            <w:r>
              <w:rPr>
                <w:rFonts w:cs="Arial"/>
                <w:color w:val="000000"/>
                <w:sz w:val="22"/>
                <w:szCs w:val="22"/>
              </w:rPr>
              <w:fldChar w:fldCharType="end"/>
            </w:r>
          </w:p>
        </w:tc>
        <w:tc>
          <w:tcPr>
            <w:tcW w:w="2260" w:type="dxa"/>
            <w:noWrap/>
            <w:hideMark/>
          </w:tcPr>
          <w:p w14:paraId="52238741"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Recursos Hídricos</w:t>
            </w:r>
          </w:p>
        </w:tc>
        <w:tc>
          <w:tcPr>
            <w:tcW w:w="7459" w:type="dxa"/>
            <w:noWrap/>
            <w:hideMark/>
          </w:tcPr>
          <w:p w14:paraId="38089C75"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New Methods for Identifying Robust Long-Term Water Resources Management Strategies for California</w:t>
            </w:r>
          </w:p>
        </w:tc>
        <w:tc>
          <w:tcPr>
            <w:tcW w:w="1152" w:type="dxa"/>
            <w:noWrap/>
            <w:hideMark/>
          </w:tcPr>
          <w:p w14:paraId="3D671829"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217</w:t>
            </w:r>
          </w:p>
        </w:tc>
      </w:tr>
      <w:tr w:rsidR="003B3ACB" w:rsidRPr="001A560F" w14:paraId="6427ACF6" w14:textId="77777777" w:rsidTr="002C1103">
        <w:trPr>
          <w:trHeight w:val="300"/>
        </w:trPr>
        <w:tc>
          <w:tcPr>
            <w:tcW w:w="3122" w:type="dxa"/>
            <w:noWrap/>
            <w:hideMark/>
          </w:tcPr>
          <w:p w14:paraId="7B05F7A4"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"DOI" : "10.1111/j.1539-6924.2007.00940.x", "ISBN" : "02724332", "ISSN" : "02724332", "PMID" : "17958508", "abstract" : "Many commentators have suggested the need for new decision analysis approaches to better manage systems with deeply uncertain, poorly characterized risks. Most notably, policy challenges such as abrupt climate change involve potential nonlinear or threshold responses where both the triggering level and subsequent system response are poorly understood. This study uses a simple computer simulation model to compare several alternative frameworks for decision making under uncertainty -- optimal expected utility, the precautionary principle, and three different approaches to robust decision making -- for addressing the challenge of adding pollution to a lake without triggering unwanted and potentially irreversible eutrophication. The three robust decision approaches -- trading some optimal performance for less sensitivity to assumptions, satisficing over a wide range of futures, and keeping options open -- are found to identify similar strategies as the most robust choice. This study also suggests that these robust decision approaches offer a quantitative, decision analytic framework that captures the spirit of the precautionary principle while addressing some of its shortcomings. Finally, this study finds that robust strategies may be preferable to optimum strategies when the uncertainty is sufficiently deep and the set of alternative policy options is sufficiently rich.", "author" : [ { "dropping-particle" : "", "family" : "Lempert", "given" : "Robert J.", "non-dropping-particle" : "", "parse-names" : false, "suffix" : "" }, { "dropping-particle" : "", "family" : "Collins", "given" : "Myles T.", "non-dropping-particle" : "", "parse-names" : false, "suffix" : "" } ], "container-title" : "Risk Analysis", "id" : "ITEM-1", "issue" : "4", "issued" : { "date-parts" : [ [ "2007" ] ] }, "page" : "1009-1026", "title" : "Managing the risk of uncertain threshold responses: Comparison of robust, optimum, and precautionary approaches", "type" : "article-journal", "volume" : "27" }, "uris" : [ "http://www.mendeley.com/documents/?uuid=8ba7beae-d914-4d85-b1a6-9c8bb86ac4b6" ] } ], "mendeley" : { "formattedCitation" : "(LEMPERT; COLLINS, 2007)", "plainTextFormattedCitation" : "(LEMPERT; COLLINS, 2007)", "previouslyFormattedCitation" : "(LEMPERT; COLLINS, 2007)" }, "properties" : { "noteIndex" : 0 }, "schema" : "https://github.com/citation-style-language/schema/raw/master/csl-citation.json" }</w:instrText>
            </w:r>
            <w:r>
              <w:rPr>
                <w:rFonts w:cs="Arial"/>
                <w:color w:val="000000"/>
                <w:sz w:val="22"/>
                <w:szCs w:val="22"/>
                <w:lang w:val="en-US"/>
              </w:rPr>
              <w:fldChar w:fldCharType="separate"/>
            </w:r>
            <w:r w:rsidRPr="001A560F">
              <w:rPr>
                <w:rFonts w:cs="Arial"/>
                <w:noProof/>
                <w:color w:val="000000"/>
                <w:sz w:val="22"/>
                <w:szCs w:val="22"/>
                <w:lang w:val="en-US"/>
              </w:rPr>
              <w:t>(LEMPERT; COLLINS, 2007)</w:t>
            </w:r>
            <w:r>
              <w:rPr>
                <w:rFonts w:cs="Arial"/>
                <w:color w:val="000000"/>
                <w:sz w:val="22"/>
                <w:szCs w:val="22"/>
                <w:lang w:val="en-US"/>
              </w:rPr>
              <w:fldChar w:fldCharType="end"/>
            </w:r>
          </w:p>
        </w:tc>
        <w:tc>
          <w:tcPr>
            <w:tcW w:w="2260" w:type="dxa"/>
            <w:noWrap/>
            <w:hideMark/>
          </w:tcPr>
          <w:p w14:paraId="2EFA4DE2"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Mudanças Climáticas</w:t>
            </w:r>
          </w:p>
        </w:tc>
        <w:tc>
          <w:tcPr>
            <w:tcW w:w="7459" w:type="dxa"/>
            <w:noWrap/>
            <w:hideMark/>
          </w:tcPr>
          <w:p w14:paraId="538AA1F4"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Managing the risk of uncertain threshold responses: Comparison of robust, optimum, and precautionary approaches</w:t>
            </w:r>
          </w:p>
        </w:tc>
        <w:tc>
          <w:tcPr>
            <w:tcW w:w="1152" w:type="dxa"/>
            <w:noWrap/>
            <w:hideMark/>
          </w:tcPr>
          <w:p w14:paraId="0873F917"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18</w:t>
            </w:r>
          </w:p>
        </w:tc>
      </w:tr>
      <w:tr w:rsidR="003B3ACB" w:rsidRPr="001A560F" w14:paraId="6E2BF7A1" w14:textId="77777777" w:rsidTr="002C1103">
        <w:trPr>
          <w:trHeight w:val="300"/>
        </w:trPr>
        <w:tc>
          <w:tcPr>
            <w:tcW w:w="3122" w:type="dxa"/>
            <w:noWrap/>
          </w:tcPr>
          <w:p w14:paraId="61234FC1" w14:textId="77777777" w:rsidR="003B3ACB" w:rsidRPr="001A560F" w:rsidRDefault="003B3ACB" w:rsidP="002C1103">
            <w:pPr>
              <w:autoSpaceDE/>
              <w:autoSpaceDN/>
              <w:adjustRightInd/>
              <w:spacing w:line="240" w:lineRule="auto"/>
              <w:ind w:firstLine="0"/>
              <w:jc w:val="left"/>
              <w:rPr>
                <w:rFonts w:cs="Arial"/>
                <w:color w:val="000000"/>
                <w:sz w:val="22"/>
                <w:szCs w:val="22"/>
              </w:rPr>
            </w:pPr>
            <w:r>
              <w:rPr>
                <w:rFonts w:cs="Arial"/>
                <w:color w:val="000000"/>
                <w:sz w:val="22"/>
                <w:szCs w:val="22"/>
              </w:rPr>
              <w:fldChar w:fldCharType="begin" w:fldLock="1"/>
            </w:r>
            <w:r>
              <w:rPr>
                <w:rFonts w:cs="Arial"/>
                <w:color w:val="000000"/>
                <w:sz w:val="22"/>
                <w:szCs w:val="22"/>
              </w:rPr>
              <w:instrText>ADDIN CSL_CITATION { "citationItems" : [ { "id" : "ITEM-1", "itemData" : { "ISBN" : "9780833052612", "abstract" : "This dissertation assesses the prospects for private sector investment in hydrogen and fuel cell technologies using an innovative application of real options analysis. Specifically, the dissertation considers the decision faced by natural gas utilities over whether, how and to what extent they should invest in projects that could be of value if a hydrogen energy market develops in the future. This is a problem of investment under uncertainty when there is little prior information available and where the investment itself could affect the future development of this market. The ultimate goal of the dissertation is to identify investment strategies that are robust against alternative futures and assess the tradeoffs of various policy instruments.", "author" : [ { "dropping-particle" : "", "family" : "Mahnovski", "given" : "Sergej", "non-dropping-particle" : "", "parse-names" : false, "suffix" : "" } ], "container-title" : "Pardee Rand Graduate School", "id" : "ITEM-1", "issued" : { "date-parts" : [ [ "2007" ] ] }, "number-of-pages" : "1-130", "title" : "Robust Decisions and Deep Uncetainty - An Application of Real Options to Public and Private Investment in Hydrogen and Fuel Cell Technologies", "type" : "thesis" }, "uris" : [ "http://www.mendeley.com/documents/?uuid=12011e6d-5e01-4f73-b465-1a777f3f3d5d" ] } ], "mendeley" : { "formattedCitation" : "(MAHNOVSKI, 2007)", "plainTextFormattedCitation" : "(MAHNOVSKI, 2007)", "previouslyFormattedCitation" : "(MAHNOVSKI, 2007)" }, "properties" : { "noteIndex" : 0 }, "schema" : "https://github.com/citation-style-language/schema/raw/master/csl-citation.json" }</w:instrText>
            </w:r>
            <w:r>
              <w:rPr>
                <w:rFonts w:cs="Arial"/>
                <w:color w:val="000000"/>
                <w:sz w:val="22"/>
                <w:szCs w:val="22"/>
              </w:rPr>
              <w:fldChar w:fldCharType="separate"/>
            </w:r>
            <w:r w:rsidRPr="001A560F">
              <w:rPr>
                <w:rFonts w:cs="Arial"/>
                <w:noProof/>
                <w:color w:val="000000"/>
                <w:sz w:val="22"/>
                <w:szCs w:val="22"/>
              </w:rPr>
              <w:t>(MAHNOVSKI, 2007)</w:t>
            </w:r>
            <w:r>
              <w:rPr>
                <w:rFonts w:cs="Arial"/>
                <w:color w:val="000000"/>
                <w:sz w:val="22"/>
                <w:szCs w:val="22"/>
              </w:rPr>
              <w:fldChar w:fldCharType="end"/>
            </w:r>
          </w:p>
        </w:tc>
        <w:tc>
          <w:tcPr>
            <w:tcW w:w="2260" w:type="dxa"/>
            <w:noWrap/>
            <w:hideMark/>
          </w:tcPr>
          <w:p w14:paraId="22B778A8"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Investimento em novas Tecnologias</w:t>
            </w:r>
          </w:p>
        </w:tc>
        <w:tc>
          <w:tcPr>
            <w:tcW w:w="7459" w:type="dxa"/>
            <w:noWrap/>
            <w:hideMark/>
          </w:tcPr>
          <w:p w14:paraId="739C7AD4"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Robust Decisions and Deep Uncetainty - An Application of Real Options to Public and Private Investment in Hydrogen and Fuel Cell Technologies</w:t>
            </w:r>
          </w:p>
        </w:tc>
        <w:tc>
          <w:tcPr>
            <w:tcW w:w="1152" w:type="dxa"/>
            <w:noWrap/>
            <w:hideMark/>
          </w:tcPr>
          <w:p w14:paraId="552100E3"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130</w:t>
            </w:r>
          </w:p>
        </w:tc>
      </w:tr>
      <w:tr w:rsidR="003B3ACB" w:rsidRPr="001A560F" w14:paraId="114261AC" w14:textId="77777777" w:rsidTr="002C1103">
        <w:trPr>
          <w:trHeight w:val="300"/>
        </w:trPr>
        <w:tc>
          <w:tcPr>
            <w:tcW w:w="3122" w:type="dxa"/>
            <w:noWrap/>
            <w:hideMark/>
          </w:tcPr>
          <w:p w14:paraId="27C7BC4C"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"ISBN" : "9780833042354", "abstract" : "Concerned that the unavailability of terrorism insurance would impede economic recovery and hinder growth after the 9/11 attacks, Congress passed the Terrorism Risk Insurance Act of 2002 (TRIA). TRIA will sunset at the end of 2007 unless Congress takes further action. This book examines the implications of allowing TRIA to expire and of enhancements aimed at improving the availability and affordability of insurance for nuclear, biological, chemical, and radiological (NBCR) attacks. The analysis takes a systematic approach to addressing the deep uncertainties that underlie the market for terrorism insurance and is the first study of TRIA to consider not just taxpayer payments through the program but also the cost of government compensation and assistance following a terrorist attack when analyzing the program\u2019s effect on government spending. The authors conclude that taxpayer cost is lower with TRIA than without TRIA across a broad range of assumptions about attack frequency and the proportion of uninsured losses that are compensated postattack. The analysis also cautions policymakers to be careful when modifying the program to better address NBCR attacks: Simply expanding the program to require insurers to offer NBCR coverage may not achieve the desired outcomes. The authors identify program changes that will produce positive results for both NBCR and conventional attacks that are robust to key underlying uncertainties.", "author" : [ { "dropping-particle" : "", "family" : "Dixon", "given" : "Lloyd", "non-dropping-particle" : "", "parse-names" : false, "suffix" : "" }, { "dropping-particle" : "", "family" : "Lempert", "given" : "Robert J.", "non-dropping-particle" : "", "parse-names" : false, "suffix" : "" }, { "dropping-particle" : "", "family" : "LaTourrette", "given" : "Tom", "non-dropping-particle" : "", "parse-names" : false, "suffix" : "" }, { "dropping-particle" : "", "family" : "Reville", "given" : "Robert T", "non-dropping-particle" : "", "parse-names" : false, "suffix" : "" } ], "id" : "ITEM-1", "issue" : "MG-679", "issued" : { "date-parts" : [ [ "2007" ] ] }, "number-of-pages" : "1-150", "title" : "The Federal Role in Terrorism Insurance: Evaluating Alternatives in an Uncertain World", "type" : "report" }, "uris" : [ "http://www.mendeley.com/documents/?uuid=475a45cd-1d6f-432e-86c4-11dab10088d4" ] } ], "mendeley" : { "formattedCitation" : "(DIXON et al., 2007)", "plainTextFormattedCitation" : "(DIXON et al., 2007)", "previouslyFormattedCitation" : "(DIXON et al., 2007)" }, "properties" : { "noteIndex" : 0 }, "schema" : "https://github.com/citation-style-language/schema/raw/master/csl-citation.json" }</w:instrText>
            </w:r>
            <w:r>
              <w:rPr>
                <w:rFonts w:cs="Arial"/>
                <w:color w:val="000000"/>
                <w:sz w:val="22"/>
                <w:szCs w:val="22"/>
                <w:lang w:val="en-US"/>
              </w:rPr>
              <w:fldChar w:fldCharType="separate"/>
            </w:r>
            <w:r w:rsidRPr="001A560F">
              <w:rPr>
                <w:rFonts w:cs="Arial"/>
                <w:noProof/>
                <w:color w:val="000000"/>
                <w:sz w:val="22"/>
                <w:szCs w:val="22"/>
                <w:lang w:val="en-US"/>
              </w:rPr>
              <w:t>(DIXON et al., 2007)</w:t>
            </w:r>
            <w:r>
              <w:rPr>
                <w:rFonts w:cs="Arial"/>
                <w:color w:val="000000"/>
                <w:sz w:val="22"/>
                <w:szCs w:val="22"/>
                <w:lang w:val="en-US"/>
              </w:rPr>
              <w:fldChar w:fldCharType="end"/>
            </w:r>
          </w:p>
        </w:tc>
        <w:tc>
          <w:tcPr>
            <w:tcW w:w="2260" w:type="dxa"/>
            <w:noWrap/>
            <w:hideMark/>
          </w:tcPr>
          <w:p w14:paraId="348F7D29"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Terrorismo</w:t>
            </w:r>
          </w:p>
        </w:tc>
        <w:tc>
          <w:tcPr>
            <w:tcW w:w="7459" w:type="dxa"/>
            <w:noWrap/>
            <w:hideMark/>
          </w:tcPr>
          <w:p w14:paraId="7FC167A8"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The Federal Role in Terrorism Insurance: Evaluating Alternatives in an Uncertain World</w:t>
            </w:r>
          </w:p>
        </w:tc>
        <w:tc>
          <w:tcPr>
            <w:tcW w:w="1152" w:type="dxa"/>
            <w:noWrap/>
            <w:hideMark/>
          </w:tcPr>
          <w:p w14:paraId="39B28919"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150</w:t>
            </w:r>
          </w:p>
        </w:tc>
      </w:tr>
      <w:tr w:rsidR="003B3ACB" w:rsidRPr="00014CEB" w14:paraId="7B2749CF" w14:textId="77777777" w:rsidTr="002C1103">
        <w:trPr>
          <w:trHeight w:val="300"/>
        </w:trPr>
        <w:tc>
          <w:tcPr>
            <w:tcW w:w="3122" w:type="dxa"/>
            <w:noWrap/>
            <w:hideMark/>
          </w:tcPr>
          <w:p w14:paraId="3AA9B1F1" w14:textId="77777777" w:rsidR="003B3ACB" w:rsidRPr="0026667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rPr>
              <w:fldChar w:fldCharType="begin" w:fldLock="1"/>
            </w:r>
            <w:r>
              <w:rPr>
                <w:rFonts w:cs="Arial"/>
                <w:color w:val="000000"/>
                <w:sz w:val="22"/>
                <w:szCs w:val="22"/>
              </w:rPr>
              <w:instrText>ADDIN CSL_CITATION { "citationItems" : [ { "id" : "ITEM-1", "itemData" : { "ISBN" : "9780833040213", "abstract" : "Policy makers at the federal and state levels of government are debating actions to reduce U.S. greenhouse gas emissions and dependence on oil as an energy source. Several concerns drive this debate: sharp rises in energy prices, increasing unease about the risks of climate change, energy security, and interest in expanding the domestic renewable energy industry. Renewable energy requirements are frequently proposed to address these concerns, and are currently in place, in various forms, at the federal and state levels of government. These policies specify that a certain portion of the energy supply come from renewable energy sources. This dissertation focuses on a specific proposal, known as 25 x 25, which requires 25% of electricity and motor vehicle transportation fuels supplied to U.S. consumers to come from renewable energy sources, such as wind power and ethanol, by 2025. This dissertation builds on prior energy policy analysis, and more specifically analyses of renewable energy requirements, by assessing the social welfare implications of a 25 x 25 policy and applying new methods of uncertainty analysis to multiple policy options decision makers can use to implement the policy. These methods identify policy options that can improve the cost-effectiveness and reduce the risks of renewable energy requirements. While the dissertation focuses on a specific policy, the research methods and findings are applicable to other renewable energy requirement policies. In the dissertation, I analyze six strategies for implementing a 25 x 25 policy across se</w:instrText>
            </w:r>
            <w:r w:rsidRPr="0026667F">
              <w:rPr>
                <w:rFonts w:cs="Arial"/>
                <w:color w:val="000000"/>
                <w:sz w:val="22"/>
                <w:szCs w:val="22"/>
                <w:lang w:val="en-US"/>
              </w:rPr>
              <w:instrText>veral hundred scenarios that represent plausible futures for uncertainties in energy markets, such as renewable energy costs, energy demand, and fossil fuel prices. The strategies vary in the availability of resources that qualify towards the policy requirement and the use of a \u201csafety valve\u201d that allows refiners and utilities to pay a constant fee after renewable energy costs reach a predetermined threshold. I test each strategy across the set of scenarios and conclude that an \u201call-combined\u201d strategy\u2014one that allows greater corn ethanol production and energy efficiency to qualify towards the requirement and includes a safety valve\u2014is the most robust strategy to address future uncertainties in energy markets.", "author" : [ { "dropping-particle" : "", "family" : "Griffin", "given" : "James", "non-dropping-particle" : "", "parse-names" : false, "suffix" : "" } ], "id" : "ITEM-1", "issued" : { "date-parts" : [ [ "2008" ] ] }, "number-of-pages" : "1-250", "title" : "Improving Cost-Effectiveness and Mitigating Risks of Renewable Energy Requirements", "type" : "thesis" }, "uris" : [ "http://www.mendeley.com/documents/?uuid=ffedc01c-99b6-401b-be20-fd5e21137ba7" ] } ], "mendeley" : { "formattedCitation" : "(GRIFFIN, 2008)", "plainTextFormattedCitation" : "(GRIFFIN, 2008)", "previouslyFormattedCitation" : "(GRIFFIN, 2008)" }, "properties" : { "noteIndex" : 0 }, "schema" : "https://github.com/citation-style-language/schema/raw/master/csl-citation.json" }</w:instrText>
            </w:r>
            <w:r>
              <w:rPr>
                <w:rFonts w:cs="Arial"/>
                <w:color w:val="000000"/>
                <w:sz w:val="22"/>
                <w:szCs w:val="22"/>
              </w:rPr>
              <w:fldChar w:fldCharType="separate"/>
            </w:r>
            <w:r w:rsidRPr="0026667F">
              <w:rPr>
                <w:rFonts w:cs="Arial"/>
                <w:noProof/>
                <w:color w:val="000000"/>
                <w:sz w:val="22"/>
                <w:szCs w:val="22"/>
                <w:lang w:val="en-US"/>
              </w:rPr>
              <w:t>(GRIFFIN, 2008)</w:t>
            </w:r>
            <w:r>
              <w:rPr>
                <w:rFonts w:cs="Arial"/>
                <w:color w:val="000000"/>
                <w:sz w:val="22"/>
                <w:szCs w:val="22"/>
              </w:rPr>
              <w:fldChar w:fldCharType="end"/>
            </w:r>
          </w:p>
        </w:tc>
        <w:tc>
          <w:tcPr>
            <w:tcW w:w="2260" w:type="dxa"/>
            <w:noWrap/>
            <w:hideMark/>
          </w:tcPr>
          <w:p w14:paraId="1B1C35B5" w14:textId="77777777" w:rsidR="003B3ACB" w:rsidRPr="0026667F" w:rsidRDefault="003B3ACB" w:rsidP="002C1103">
            <w:pPr>
              <w:autoSpaceDE/>
              <w:autoSpaceDN/>
              <w:adjustRightInd/>
              <w:spacing w:line="240" w:lineRule="auto"/>
              <w:ind w:firstLine="0"/>
              <w:jc w:val="left"/>
              <w:rPr>
                <w:rFonts w:cs="Arial"/>
                <w:color w:val="000000"/>
                <w:sz w:val="22"/>
                <w:szCs w:val="22"/>
                <w:lang w:val="en-US"/>
              </w:rPr>
            </w:pPr>
            <w:r w:rsidRPr="0026667F">
              <w:rPr>
                <w:rFonts w:cs="Arial"/>
                <w:color w:val="000000"/>
                <w:sz w:val="22"/>
                <w:szCs w:val="22"/>
                <w:lang w:val="en-US"/>
              </w:rPr>
              <w:t>Energia</w:t>
            </w:r>
          </w:p>
        </w:tc>
        <w:tc>
          <w:tcPr>
            <w:tcW w:w="7459" w:type="dxa"/>
            <w:noWrap/>
            <w:hideMark/>
          </w:tcPr>
          <w:p w14:paraId="24451B5A" w14:textId="77777777" w:rsidR="003B3ACB" w:rsidRPr="0026667F" w:rsidRDefault="003B3ACB" w:rsidP="002C1103">
            <w:pPr>
              <w:autoSpaceDE/>
              <w:autoSpaceDN/>
              <w:adjustRightInd/>
              <w:spacing w:line="240" w:lineRule="auto"/>
              <w:ind w:firstLine="0"/>
              <w:jc w:val="left"/>
              <w:rPr>
                <w:rFonts w:cs="Arial"/>
                <w:color w:val="000000"/>
                <w:sz w:val="22"/>
                <w:szCs w:val="22"/>
                <w:lang w:val="en-US"/>
              </w:rPr>
            </w:pPr>
            <w:r w:rsidRPr="0026667F">
              <w:rPr>
                <w:rFonts w:cs="Arial"/>
                <w:color w:val="000000"/>
                <w:sz w:val="22"/>
                <w:szCs w:val="22"/>
                <w:lang w:val="en-US"/>
              </w:rPr>
              <w:t>Improving Cost-Effectiveness and Mitigating Risks of Renewable Energy Requirements</w:t>
            </w:r>
          </w:p>
        </w:tc>
        <w:tc>
          <w:tcPr>
            <w:tcW w:w="1152" w:type="dxa"/>
            <w:noWrap/>
            <w:hideMark/>
          </w:tcPr>
          <w:p w14:paraId="0A3700D3" w14:textId="77777777" w:rsidR="003B3ACB" w:rsidRPr="0026667F" w:rsidRDefault="003B3ACB" w:rsidP="002C1103">
            <w:pPr>
              <w:autoSpaceDE/>
              <w:autoSpaceDN/>
              <w:adjustRightInd/>
              <w:spacing w:line="240" w:lineRule="auto"/>
              <w:ind w:firstLine="0"/>
              <w:jc w:val="right"/>
              <w:rPr>
                <w:rFonts w:cs="Arial"/>
                <w:color w:val="000000"/>
                <w:sz w:val="22"/>
                <w:szCs w:val="22"/>
                <w:lang w:val="en-US"/>
              </w:rPr>
            </w:pPr>
            <w:r w:rsidRPr="0026667F">
              <w:rPr>
                <w:rFonts w:cs="Arial"/>
                <w:color w:val="000000"/>
                <w:sz w:val="22"/>
                <w:szCs w:val="22"/>
                <w:lang w:val="en-US"/>
              </w:rPr>
              <w:t>250</w:t>
            </w:r>
          </w:p>
        </w:tc>
      </w:tr>
      <w:tr w:rsidR="003B3ACB" w:rsidRPr="001A560F" w14:paraId="13768725" w14:textId="77777777" w:rsidTr="002C1103">
        <w:trPr>
          <w:trHeight w:val="300"/>
        </w:trPr>
        <w:tc>
          <w:tcPr>
            <w:tcW w:w="3122" w:type="dxa"/>
            <w:noWrap/>
            <w:hideMark/>
          </w:tcPr>
          <w:p w14:paraId="2D477C04"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sidRPr="0026667F">
              <w:rPr>
                <w:rFonts w:cs="Arial"/>
                <w:color w:val="000000"/>
                <w:sz w:val="22"/>
                <w:szCs w:val="22"/>
                <w:lang w:val="en-US"/>
              </w:rPr>
              <w:instrText xml:space="preserve">ADDIN CSL_CITATION { "citationItems" : [ { "id" : "ITEM-1", "itemData" : { "abstract" : "Water managers grapple with how to address climate change in their near-term and long-term plans. With growing recognition of climate change, water managers in Southern California are beginning to seek methods for incorporating such changes in their planning processes.", "author" : [ { "dropping-particle" : "", "family" : "Groves", "given" : "DG", "non-dropping-particle" : "", "parse-names" : false, "suffix" : "" }, { "dropping-particle" : "", "family" : "Davis", "given" : "Martha", "non-dropping-particle" : "", "parse-names" : false, "suffix" : "" } ], "container-title" : "Water Resources Impact", "id" : "ITEM-1", "issue" : "4", "issued" : { "date-parts" : [ [ "2008" ] ] }, "page" : "14-17", "title" : "Planning for Climate Change in the Inland Empire: Southern California", "type" : "article-journal", "volume" : "10" }, "uris" : [ "http://www.mendeley.com/documents/?uuid=99cf8096-2a86-4479-939b-66e87913d90d" ] } ], "mendeley" : { "formattedCitation" : "(GROVES; DAVIS, 2008)", "plainTextFormattedCitation" </w:instrText>
            </w:r>
            <w:r>
              <w:rPr>
                <w:rFonts w:cs="Arial"/>
                <w:color w:val="000000"/>
                <w:sz w:val="22"/>
                <w:szCs w:val="22"/>
                <w:lang w:val="en-US"/>
              </w:rPr>
              <w:instrText>: "(GROVES; DAVIS, 2008)", "previouslyFormattedCitation" : "(GROVES; DAVIS, 2008)" }, "properties" : { "noteIndex" : 0 }, "schema" : "https://github.com/citation-style-language/schema/raw/master/csl-citation.json" }</w:instrText>
            </w:r>
            <w:r>
              <w:rPr>
                <w:rFonts w:cs="Arial"/>
                <w:color w:val="000000"/>
                <w:sz w:val="22"/>
                <w:szCs w:val="22"/>
                <w:lang w:val="en-US"/>
              </w:rPr>
              <w:fldChar w:fldCharType="separate"/>
            </w:r>
            <w:r w:rsidRPr="001A560F">
              <w:rPr>
                <w:rFonts w:cs="Arial"/>
                <w:noProof/>
                <w:color w:val="000000"/>
                <w:sz w:val="22"/>
                <w:szCs w:val="22"/>
                <w:lang w:val="en-US"/>
              </w:rPr>
              <w:t>(GROVES; DAVIS, 2008)</w:t>
            </w:r>
            <w:r>
              <w:rPr>
                <w:rFonts w:cs="Arial"/>
                <w:color w:val="000000"/>
                <w:sz w:val="22"/>
                <w:szCs w:val="22"/>
                <w:lang w:val="en-US"/>
              </w:rPr>
              <w:fldChar w:fldCharType="end"/>
            </w:r>
          </w:p>
        </w:tc>
        <w:tc>
          <w:tcPr>
            <w:tcW w:w="2260" w:type="dxa"/>
            <w:noWrap/>
            <w:hideMark/>
          </w:tcPr>
          <w:p w14:paraId="2A6D7BFF"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Mudanças Climáticas</w:t>
            </w:r>
          </w:p>
        </w:tc>
        <w:tc>
          <w:tcPr>
            <w:tcW w:w="7459" w:type="dxa"/>
            <w:noWrap/>
            <w:hideMark/>
          </w:tcPr>
          <w:p w14:paraId="453AB79C"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Planning for Climate Change in the Inland Empire: Southern California</w:t>
            </w:r>
          </w:p>
        </w:tc>
        <w:tc>
          <w:tcPr>
            <w:tcW w:w="1152" w:type="dxa"/>
            <w:noWrap/>
            <w:hideMark/>
          </w:tcPr>
          <w:p w14:paraId="78A2AA91" w14:textId="77777777"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4</w:t>
            </w:r>
          </w:p>
        </w:tc>
      </w:tr>
      <w:tr w:rsidR="003B3ACB" w:rsidRPr="001A560F" w14:paraId="266A9B7D" w14:textId="77777777" w:rsidTr="002C1103">
        <w:trPr>
          <w:trHeight w:val="300"/>
        </w:trPr>
        <w:tc>
          <w:tcPr>
            <w:tcW w:w="3122" w:type="dxa"/>
            <w:noWrap/>
            <w:hideMark/>
          </w:tcPr>
          <w:p w14:paraId="452B63B1"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"ISBN" : "978-0-8330-4405-1", "abstract" : "This documented briefing reports on the fourth in a series of workshops, which was held on September 17, 2007, at the Chino, California, headquarters of the Inland Empire Utilities Agency (IEUA). It presents the slides from the workshop, along with supporting information. The primary purpose of this fourth workshop was to present follow-up analysis of water-man- agement options for the IEUA service area to accommodate uncertain but potentially signifi- cant climate change and other management uncertainties.", "author" : [ { "dropping-particle" : "", "family" : "Groves", "given" : "David G", "non-dropping-particle" : "", "parse-names" : false, "suffix" : "" }, { "dropping-particle" : "", "family" : "Lempert", "given" : "Robert J.", "non-dropping-particle" : "", "parse-names" : false, "suffix" : "" }, { "dropping-particle" : "", "family" : "Knopman", "given" : "Debra", "non-dropping-particle" : "", "parse-names" : false, "suffix" : "" }, { "dropping-particle" : "", "family" : "Berry", "given" : "Sandra H", "non-dropping-particle" : "", "parse-names" : false, "suffix" : "" } ], "id" : "ITEM-1", "issued" : { "date-parts" : [ [ "2008" ] ] }, "number-of-pages" : "1-100", "title" : "Preparing for an Uncertain Future Climate in the Inland Empire: Identifying Robust Water Management Strategies", "type" : "report" }, "uris" : [ "http://www.mendeley.com/documents/?uuid=62406639-10b7-40fe-8cd2-9fa1b2f95a77" ] } ], "mendeley" : { "formattedCitation" : "(GROVES et al., 2008)", "plainTextFormattedCitation" : "(GROVES et al., 2008)", "previouslyFormattedCitation" : "(GROVES et al., 2008)"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(GROVES et al., 2008)</w:t>
            </w:r>
            <w:r>
              <w:rPr>
                <w:rFonts w:cs="Arial"/>
                <w:color w:val="000000"/>
                <w:sz w:val="22"/>
                <w:szCs w:val="22"/>
                <w:lang w:val="en-US"/>
              </w:rPr>
              <w:fldChar w:fldCharType="end"/>
            </w:r>
          </w:p>
        </w:tc>
        <w:tc>
          <w:tcPr>
            <w:tcW w:w="2260" w:type="dxa"/>
            <w:noWrap/>
            <w:hideMark/>
          </w:tcPr>
          <w:p w14:paraId="2C9C618E"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Recursos Hídricos</w:t>
            </w:r>
          </w:p>
        </w:tc>
        <w:tc>
          <w:tcPr>
            <w:tcW w:w="7459" w:type="dxa"/>
            <w:noWrap/>
            <w:hideMark/>
          </w:tcPr>
          <w:p w14:paraId="06575FC7"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Preparing for an Uncertain Future Climate in the Inland Empire: Identifying Robust Water Management Strategies</w:t>
            </w:r>
          </w:p>
        </w:tc>
        <w:tc>
          <w:tcPr>
            <w:tcW w:w="1152" w:type="dxa"/>
            <w:noWrap/>
            <w:hideMark/>
          </w:tcPr>
          <w:p w14:paraId="61020AF1" w14:textId="77777777"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100</w:t>
            </w:r>
          </w:p>
        </w:tc>
      </w:tr>
      <w:tr w:rsidR="003B3ACB" w:rsidRPr="00014CEB" w14:paraId="47D8B7F7" w14:textId="77777777" w:rsidTr="002C1103">
        <w:trPr>
          <w:trHeight w:val="300"/>
        </w:trPr>
        <w:tc>
          <w:tcPr>
            <w:tcW w:w="3122" w:type="dxa"/>
            <w:noWrap/>
            <w:hideMark/>
          </w:tcPr>
          <w:p w14:paraId="62DBDF61"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"ISBN" : "9780833048868", "abstract" : "Israel's electric-power system needs new capacity to meet the demands of its growing economy. Israel must make major decisions on investing in new base-load generating capacity in the near future. Planners and policymakers need to consider likely future levels of demand, the costs and availability of sources of supply, security of supply, reliability, environmental effects, and land use. Decisions have to be made under conditions of deep uncertainty about what the future may have in store. This monograph discusses the opportunities and risks the government of Israel faces in shifting to a greater reliance on domestic and imported natural gas. The analysis seeks to help the Israeli government engage in managed change by choosing robust strategies that minimize potential consequences of relying more heavily on natural gas. It does so by applying to these assessments newly developed methods for strategic planning and decisionmaking under deep uncertainty. In particular, the study applies an innovative, quantitative robust decisionmaking (RDM) approach to the central question of how large a role natural gas should play in Israel's energy balance. Rather than relying on the typical planning method of trying to develop plans around a small number of \u201cmost likely\u201d scenarios, RDM helps planners discover strategies that are robust \u2014 i.e., strategies that perform well across a large range of plausible futures. Given that we cannot predict the future, we use RDM to examine the available alternatives and ask which would be best to choose.", "author" : [ { "dropping-particle" : "", "family" : "Popper", "given" : "Steven W.", "non-dropping-particle" : "", "parse-names" : false, "suffix" : "" }, { "dropping-particle" : "", "family" : "Berrebi", "given" : "Claude", "non-dropping-particle" : "", "parse-names" : false, "suffix" : "" }, { "dropping-particle" : "", "family" : "Griffin", "given" : "James", "non-dropping-particle" : "", "parse-names" : false, "suffix" : "" }, { "dropping-particle" : "", "family" : "Light", "given" : "Thomas", "non-dropping-particle" : "", "parse-names" : false, "suffix" : "" }, { "dropping-particle" : "", "family" : "Min", "given" : "Endy Y.", "non-dropping-particle" : "", "parse-names" : false, "suffix" : "" }, { "dropping-particle" : "", "family" : "Crane", "given" : "Keith", "non-dropping-particle" : "", "parse-names" : false, "suffix" : "" } ], "id" : "ITEM-1", "issued" : { "date-parts" : [ [ "2009" ] ] }, "number-of-pages" : "1-96", "title" : "Natural Gas and Israel's Energy Future: Near Term Decisions from a Strategic Perspective", "type" : "book" }, "uris" : [ "http://www.mendeley.com/documents/?uuid=bdfedd61-57b4-4734-a2d1-1009a95751c7" ] } ], "mendeley" : { "formattedCitation" : "(POPPER et al., 2009)", "plainTextFormattedCitation" : "(POPPER et al., 2009)", "previouslyFormattedCitation" : "(POPPER et al., 2009)"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(POPPER et al., 2009)</w:t>
            </w:r>
            <w:r>
              <w:rPr>
                <w:rFonts w:cs="Arial"/>
                <w:color w:val="000000"/>
                <w:sz w:val="22"/>
                <w:szCs w:val="22"/>
                <w:lang w:val="en-US"/>
              </w:rPr>
              <w:fldChar w:fldCharType="end"/>
            </w:r>
          </w:p>
        </w:tc>
        <w:tc>
          <w:tcPr>
            <w:tcW w:w="2260" w:type="dxa"/>
            <w:noWrap/>
            <w:hideMark/>
          </w:tcPr>
          <w:p w14:paraId="28156554"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Energia</w:t>
            </w:r>
          </w:p>
        </w:tc>
        <w:tc>
          <w:tcPr>
            <w:tcW w:w="7459" w:type="dxa"/>
            <w:noWrap/>
            <w:hideMark/>
          </w:tcPr>
          <w:p w14:paraId="57DD203B"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Natural Gas and Israel's Energy Future: Near Term Decisions from a Strategic Perspective</w:t>
            </w:r>
          </w:p>
        </w:tc>
        <w:tc>
          <w:tcPr>
            <w:tcW w:w="1152" w:type="dxa"/>
            <w:noWrap/>
            <w:hideMark/>
          </w:tcPr>
          <w:p w14:paraId="592A53AB" w14:textId="77777777"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96</w:t>
            </w:r>
          </w:p>
        </w:tc>
      </w:tr>
      <w:tr w:rsidR="003B3ACB" w:rsidRPr="00014CEB" w14:paraId="26F3DD07" w14:textId="77777777" w:rsidTr="002C1103">
        <w:trPr>
          <w:trHeight w:val="300"/>
        </w:trPr>
        <w:tc>
          <w:tcPr>
            <w:tcW w:w="3122" w:type="dxa"/>
            <w:noWrap/>
            <w:hideMark/>
          </w:tcPr>
          <w:p w14:paraId="60164756"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"DOI" : "10.1016/j.techfore.2010.04.007", "ISBN" : "0040-1625", "ISSN" : "00401625", "abstract" : "Climate change presents a significant planning challenge for water management agencies in the western United States. Changing precipitation and temperature patterns will disrupt their supply and extensive distribution systems over the coming decades, but the precise timing and extent of these impacts remain deeply uncertain, complicating decisions on needed investments in infrastructure and other system improvements. Adaptive strategies represent an obvious solution in principle, but are often difficult to develop and implement in practice. This paper describes work helping the Inland Empire Utilities Agency (IEUA) explicitly develop adaptive policies to respond to climate change and integrating these policies into the organizations' long-range planning processes. The analysis employs Robust Decision Making (RDM), a quantitative decision- analytic approach for supporting decisions under conditions of deep uncertainty. RDM studies use simulation models to assess the performance of agency plans over thousands of plausible futures, use statistical \"scenario discovery\" algorithms to concisely summarize those futures where the plans fail to perform adequately, and use these resulting scenarios to help decisionmakers understand the vulnerabilities of their plans and assess the options for ameliorating these vulnerabilities. This paper demonstrates the particular value of RDM in helping decisionmakers to design and evaluate adaptive strategies. For IEUA, the RDM analysis suggests the agency's current plan could perform poorly and lead to high shortage and water provisioning costs under conditions of: (1) large declines in precipitation, (2) larger-than-expected impacts of climate change on the availability of imported supplies, and (3) reductions in percolation of precipitation into the region's groundwater basin. Including adaptivity in the current plan eliminates 72% of the high-cost outcomes. Accelerating efforts in expanding the size of one of the agency's groundwater banking programs and implementing its recycling program, while monitoring the region's supply and demand balance and making additional investments in efficiency and storm-water capture if shortages are projected provides one promising robust adaptive strategy - it eliminates more than 80% of the initially-identified high-cost outcomes. ?? 2010 Elsevier Inc.", "author" : [ { "dropping-particle" : "", "family" : "Lempert", "given" : "Robert J.", "non-dropping-particle" : "", "parse-names" : false, "suffix" : "" }, { "dropping-particle" : "", "family" : "Groves", "given" : "David G.", "non-dropping-particle" : "", "parse-names" : false, "suffix" : "" } ], "container-title" : "Technological Forecasting and Social Change", "id" : "ITEM-1", "issue" : "6", "issued" : { "date-parts" : [ [ "2010" ] ] }, "page" : "960-974", "publisher" : "Elsevier Inc.", "title" : "Identifying and evaluating robust adaptive policy responses to climate change for water management agencies in the American west", "type" : "article-journal", "volume" : "77" }, "uris" : [ "http://www.mendeley.com/documents/?uuid=260b0c04-03ec-49ea-83f3-cfb09dd94329" ] } ], "mendeley" : { "formattedCitation" : "(LEMPERT; GROVES, 2010)", "plainTextFormattedCitation" : "(LEMPERT; GROVES, 2010)", "previouslyFormattedCitation" : "(LEMPERT; GROVES, 2010)"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(LEMPERT; GROVES, 2010)</w:t>
            </w:r>
            <w:r>
              <w:rPr>
                <w:rFonts w:cs="Arial"/>
                <w:color w:val="000000"/>
                <w:sz w:val="22"/>
                <w:szCs w:val="22"/>
                <w:lang w:val="en-US"/>
              </w:rPr>
              <w:fldChar w:fldCharType="end"/>
            </w:r>
          </w:p>
        </w:tc>
        <w:tc>
          <w:tcPr>
            <w:tcW w:w="2260" w:type="dxa"/>
            <w:noWrap/>
            <w:hideMark/>
          </w:tcPr>
          <w:p w14:paraId="51BB8875"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Recursos Hídricos</w:t>
            </w:r>
          </w:p>
        </w:tc>
        <w:tc>
          <w:tcPr>
            <w:tcW w:w="7459" w:type="dxa"/>
            <w:noWrap/>
            <w:hideMark/>
          </w:tcPr>
          <w:p w14:paraId="226EBEA8"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Identifying and evaluating robust adaptive policy responses to climate change for water management agencies in the American west</w:t>
            </w:r>
          </w:p>
        </w:tc>
        <w:tc>
          <w:tcPr>
            <w:tcW w:w="1152" w:type="dxa"/>
            <w:noWrap/>
            <w:hideMark/>
          </w:tcPr>
          <w:p w14:paraId="0D94F7D2" w14:textId="77777777"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15</w:t>
            </w:r>
          </w:p>
        </w:tc>
      </w:tr>
      <w:tr w:rsidR="003B3ACB" w:rsidRPr="00014CEB" w14:paraId="5233D862" w14:textId="77777777" w:rsidTr="002C1103">
        <w:trPr>
          <w:trHeight w:val="300"/>
        </w:trPr>
        <w:tc>
          <w:tcPr>
            <w:tcW w:w="3122" w:type="dxa"/>
            <w:noWrap/>
            <w:hideMark/>
          </w:tcPr>
          <w:p w14:paraId="74730FAF"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"ISSN" : "04194209", "abstract" : "Over four years after Hurricane Katrina devastated the Gulf Coast, the long-term future of the City of New Orleans remains uncertain. This dissertation addresses one of New Orleans\u2019 most critical challenges: how to make the city more resilient and less vulnerable to future flood damages. Despite recent upgrades to the protection system surrounding the city designed to protect against floods with a 1-in-100 (1%) annual chance of occurrence,NewOrleans remains vulnerable to lower-frequency, high-damage events. In addition, uncertain factors that influence flood risk, including coastal land loss and subsidence, rising sea levels, and population recovery and growth, may lead to increasing risk over time. Current proposals for risk reduction in New Orleans and South Louisiana, however, have not fully accounted for these key uncertain drivers. Rather than focus on additional large-scale structural infrastructure investments, this dissertation con- siders proposals to augment the existing protection system with \u201cnon-structural\" risk mitigation programs. Non-structural risk mitigation includes incentives for elevating existing or new structures, revised build- ing codes, incentives for relocation to lower risk areas, and land use restrictions designed to curtail future growth in the floodplain. This research estimates the risk reduction benefits and implementation costs of non- structural risk mitigation strategies focused on single-family homes in New Orleans. I draw from existing risk models to develop a low-resolution scenario generator, NOLArisk, designed to produce first-order esti- mates of property risk from 2011-2060 across a range of uncertain future scenarios. I then apply exploratory modeling and Robust Decision Making (RDM) methods to a) suggest strategies that balance risk reduction and implementation costs across many or most plausible futures, and b) identify scenarios in which current alternatives yield negative net economic benefits or excessive levels of residual risk. Analysis results reveal that flood risk estimates vary considerably by scenario and across different loca- tions within the city. Non-structural risk mitigation strategies appear to provide cost-effective risk reduction iii in high-risk neighborhoods and help to hedge against futures in which damages from 1% annual recurrence (or more frequent) events are greater than expected. However, substantial residual risk remains from lower frequency (1-in-400 or 1-in-1,000 annual chance) \u2026", "author" : [ { "dropping-particle" : "", "family" : "Fischbach", "given" : "Jordan R.", "non-dropping-particle" : "", "parse-names" : false, "suffix" : "" } ], "id" : "ITEM-1", "issued" : { "date-parts" : [ [ "2010" ] ] }, "number-of-pages" : "1-283", "title" : "Managing New Orleans Flood Risk in an Uncertain Future Using Non-Structural Risk Mitigation", "type" : "thesis" }, "uris" : [ "http://www.mendeley.com/documents/?uuid=ec5749c7-81b4-402a-a846-c1fa6d468c7b" ] } ], "mendeley" : { "formattedCitation" : "(FISCHBACH, 2010)", "plainTextFormattedCitation" : "(FISCHBACH, 2010)", "previouslyFormattedCitation" : "(FISCHBACH, 2010)"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(FISCHBACH, 2010)</w:t>
            </w:r>
            <w:r>
              <w:rPr>
                <w:rFonts w:cs="Arial"/>
                <w:color w:val="000000"/>
                <w:sz w:val="22"/>
                <w:szCs w:val="22"/>
                <w:lang w:val="en-US"/>
              </w:rPr>
              <w:fldChar w:fldCharType="end"/>
            </w:r>
          </w:p>
        </w:tc>
        <w:tc>
          <w:tcPr>
            <w:tcW w:w="2260" w:type="dxa"/>
            <w:noWrap/>
            <w:hideMark/>
          </w:tcPr>
          <w:p w14:paraId="7D2DAAFA"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Infraestrutura e Desastres Naturais</w:t>
            </w:r>
          </w:p>
        </w:tc>
        <w:tc>
          <w:tcPr>
            <w:tcW w:w="7459" w:type="dxa"/>
            <w:noWrap/>
            <w:hideMark/>
          </w:tcPr>
          <w:p w14:paraId="5C052324"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Managing New Orleans Flood Risk in an Uncertain Future Using Non-Structural Risk Mitigation</w:t>
            </w:r>
          </w:p>
        </w:tc>
        <w:tc>
          <w:tcPr>
            <w:tcW w:w="1152" w:type="dxa"/>
            <w:noWrap/>
            <w:hideMark/>
          </w:tcPr>
          <w:p w14:paraId="4C2212B0" w14:textId="77777777"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283</w:t>
            </w:r>
          </w:p>
        </w:tc>
      </w:tr>
      <w:tr w:rsidR="003B3ACB" w:rsidRPr="001A560F" w14:paraId="592A4E82" w14:textId="77777777" w:rsidTr="002C1103">
        <w:trPr>
          <w:trHeight w:val="300"/>
        </w:trPr>
        <w:tc>
          <w:tcPr>
            <w:tcW w:w="3122" w:type="dxa"/>
            <w:noWrap/>
            <w:hideMark/>
          </w:tcPr>
          <w:p w14:paraId="2A00F767"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"ISBN" : "9780833051783", "abstract" : "Geoengineering, the deliberate altering of the earth's climate, represents a risky and, for many, a frightening proposition. But the concept has attracted increasing interest in recent years because of its potential ability to transform the portfolio of options for limiting the magnitude of future climate change. In contrast to most approaches for reducing greenhouse gas emissions, some geoengineering approaches could prove fast acting and inexpensive and could be deployed by one or a few nations without global cooperation. These characteristics present significant challenges for risk management, national security, and international governance that have only just begun to be seriously considered. This report provides an initial examination and comparison of the risks associated with alternative international approaches the United States might pursue to govern solar radiation management geoengineering research and deployment. To handle the extensive, wide-ranging uncertainties, the authors employ a multiscenario vulnerability and response option analysis specifically designed to identify scenarios in which alternative U.S. government policies toward geoengineering governance might fail to meet their goals. In particular, the study used a simple simulation model to conduct the first steps of a robust decisionmaking analysis in order to identify some of the risks of three commonly debated near-term approaches to managing geoengineering: establishing strong norms for research, banning research entirely, or leaving research unregulated.", "author" : [ { "dropping-particle" : "", "family" : "Lempert", "given" : "Robert J.", "non-dropping-particle" : "", "parse-names" : false, "suffix" : "" }, { "dropping-particle" : "", "family" : "Prosnitz", "given" : "Don", "non-dropping-particle" : "", "parse-names" : false, "suffix" : "" } ], "id" : "ITEM-1", "issued" : { "date-parts" : [ [ "2011" ] ] }, "number-of-pages" : "1-95", "title" : "Governing Geoengineering Research: A Political and Technical Vulnerability Analysis of Potential Near-Term Options", "type" : "report" }, "uris" : [ "http://www.mendeley.com/documents/?uuid=789d9673-cf61-404b-bd35-aebdb874cfc6" ] } ], "mendeley" : { "formattedCitation" : "(LEMPERT; PROSNITZ, 2011)", "plainTextFormattedCitation" : "(LEMPERT; PROSNITZ, 2011)", "previouslyFormattedCitation" : "(LEMPERT; PROSNITZ, 2011)"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(LEMPERT; PROSNITZ, 2011)</w:t>
            </w:r>
            <w:r>
              <w:rPr>
                <w:rFonts w:cs="Arial"/>
                <w:color w:val="000000"/>
                <w:sz w:val="22"/>
                <w:szCs w:val="22"/>
                <w:lang w:val="en-US"/>
              </w:rPr>
              <w:fldChar w:fldCharType="end"/>
            </w:r>
          </w:p>
        </w:tc>
        <w:tc>
          <w:tcPr>
            <w:tcW w:w="2260" w:type="dxa"/>
            <w:noWrap/>
            <w:hideMark/>
          </w:tcPr>
          <w:p w14:paraId="021FEF0E"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Investimento em novas Tecnologias</w:t>
            </w:r>
          </w:p>
        </w:tc>
        <w:tc>
          <w:tcPr>
            <w:tcW w:w="7459" w:type="dxa"/>
            <w:noWrap/>
            <w:hideMark/>
          </w:tcPr>
          <w:p w14:paraId="1E22AE40"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Governing Geoengineering Research: A Political and Technical Vulnerability Analysis of Potential Near-Term Options</w:t>
            </w:r>
          </w:p>
        </w:tc>
        <w:tc>
          <w:tcPr>
            <w:tcW w:w="1152" w:type="dxa"/>
            <w:noWrap/>
            <w:hideMark/>
          </w:tcPr>
          <w:p w14:paraId="33838FA4" w14:textId="77777777"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95</w:t>
            </w:r>
          </w:p>
        </w:tc>
      </w:tr>
      <w:tr w:rsidR="003B3ACB" w:rsidRPr="001A560F" w14:paraId="24A7556D" w14:textId="77777777" w:rsidTr="002C1103">
        <w:trPr>
          <w:trHeight w:val="300"/>
        </w:trPr>
        <w:tc>
          <w:tcPr>
            <w:tcW w:w="3122" w:type="dxa"/>
            <w:noWrap/>
            <w:hideMark/>
          </w:tcPr>
          <w:p w14:paraId="4712B974"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"abstract" : "The state of California has set aggressive greenhouse gas emissions targets across all sectors of the economy over the next 40 years. The first of these targets occurs in 2020, when California plans to have reduced statewide greenhouse gas emission from their current levels to 1990 levels. As the largest single contributor to emissions, and the sector with the fastest growing emissions, transportation has been targeted for steep reductions. In particular, the state's policies concentrate on passenger travel, the sector's largest source of emissions. This dissertation applies robust decision methods to evaluate California's policies within a framework that considers multiple views of the future, and identifies strategies that consistently reduce emissions at acceptable costs regardless of future conditions. Rather than preferring policies that are \"optimal\" under a narrow set of assumptions, the methodology identifies strategies which instead perform reasonably well over a wide range of potential future conditions. The study finds that California's current set of policies is vulnerable to high emissions and cost overruns in a large set of plausible scenarios, and suggests adaptive strategies that can be used to improve policy performance when challenging conditions arise. In particular, efforts to control the growth of vehicle miles traveled are a key component of all adaptive strategies, but have been largely absent from the state's plan so far.", "author" : [ { "dropping-particle" : "", "family" : "Keefe", "given" : "Ryan", "non-dropping-particle" : "", "parse-names" : false, "suffix" : "" } ], "id" : "ITEM-1", "issued" : { "date-parts" : [ [ "2011" ] ] }, "number-of-pages" : "1-322", "title" : "Reconsidering California Transport Policies: Reducing Greenhouse Gas Emissions in an Uncertain Future", "type" : "thesis" }, "uris" : [ "http://www.mendeley.com/documents/?uuid=61e4a576-7c6a-4beb-9443-63ad06aee755" ] } ], "mendeley" : { "formattedCitation" : "(KEEFE, 2011)", "plainTextFormattedCitation" : "(KEEFE, 2011)", "previouslyFormattedCitation" : "(KEEFE, 2011)"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(KEEFE, 2011)</w:t>
            </w:r>
            <w:r>
              <w:rPr>
                <w:rFonts w:cs="Arial"/>
                <w:color w:val="000000"/>
                <w:sz w:val="22"/>
                <w:szCs w:val="22"/>
                <w:lang w:val="en-US"/>
              </w:rPr>
              <w:fldChar w:fldCharType="end"/>
            </w:r>
          </w:p>
        </w:tc>
        <w:tc>
          <w:tcPr>
            <w:tcW w:w="2260" w:type="dxa"/>
            <w:noWrap/>
            <w:hideMark/>
          </w:tcPr>
          <w:p w14:paraId="34616405" w14:textId="77777777" w:rsidR="003B3ACB" w:rsidRPr="0030541D" w:rsidRDefault="003B3ACB" w:rsidP="002C1103">
            <w:pPr>
              <w:autoSpaceDE/>
              <w:autoSpaceDN/>
              <w:adjustRightInd/>
              <w:spacing w:line="240" w:lineRule="auto"/>
              <w:ind w:firstLine="0"/>
              <w:jc w:val="left"/>
              <w:rPr>
                <w:rFonts w:cs="Arial"/>
                <w:color w:val="000000"/>
                <w:sz w:val="22"/>
                <w:szCs w:val="22"/>
              </w:rPr>
            </w:pPr>
            <w:r w:rsidRPr="0030541D">
              <w:rPr>
                <w:rFonts w:cs="Arial"/>
                <w:color w:val="000000"/>
                <w:sz w:val="22"/>
                <w:szCs w:val="22"/>
              </w:rPr>
              <w:t>Transporte e Emissões de Poluentes</w:t>
            </w:r>
          </w:p>
        </w:tc>
        <w:tc>
          <w:tcPr>
            <w:tcW w:w="7459" w:type="dxa"/>
            <w:noWrap/>
            <w:hideMark/>
          </w:tcPr>
          <w:p w14:paraId="1746D53B"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Reconsidering California Transport Policies: Reducing Greenhouse Gas Emissions in an Uncertain Future</w:t>
            </w:r>
          </w:p>
        </w:tc>
        <w:tc>
          <w:tcPr>
            <w:tcW w:w="1152" w:type="dxa"/>
            <w:noWrap/>
            <w:hideMark/>
          </w:tcPr>
          <w:p w14:paraId="136F01DE" w14:textId="77777777"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322</w:t>
            </w:r>
          </w:p>
        </w:tc>
      </w:tr>
      <w:tr w:rsidR="003B3ACB" w:rsidRPr="00014CEB" w14:paraId="4C226642" w14:textId="77777777" w:rsidTr="002C1103">
        <w:trPr>
          <w:trHeight w:val="300"/>
        </w:trPr>
        <w:tc>
          <w:tcPr>
            <w:tcW w:w="3122" w:type="dxa"/>
            <w:noWrap/>
            <w:hideMark/>
          </w:tcPr>
          <w:p w14:paraId="4284FDC8"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"abstract" : "Many institutions worldwide are considering how to include expectations about future sea level rise into their investment decisions regarding large capital infrastructures. This paper examines how to characterize deeply uncertain climate change projections to support such decision by examining a question facing the Port of Los Angeles: how to address the potential for presumably low probability but large impact levels of extreme sea level rise in its investment plans? Such extreme events\u2014for instance, increased storm frequency and/or a rapid increase in the rate of sea level rise\u2014can affect investments in infrastructure but have proved difficult to consider in such decisions because of the deep uncertainty surrounding them. This study uses a robust decision making (RDM) analysis to address two questions: (1) under what future conditions would a Port of Los Angeles decision to harden its facilities against extreme sea level rise at the next upgrade pass a cost-benefit test, and (2) does current science and other available information suggest such conditions are sufficiently likely to justify such an investment? A decision to harden at the next upgrade would merit serious consideration for only one of the four Port facilities considered and hardening costs would have to be 5 to 250 times smaller than current estimates to warrant consideration for the other three facilities. This study also compares and contrasts a robust decision making analysis with a full probabilistic analysis. These two analysis frameworks result in similar investment recommendations but provide different information to decision makers and envision different types of engagement with stakeholders. In particular, the full probabilistic analysis begins by aggregating the best scientific information into a single set of joint probability distributions, while the robust decision making analysis identifies scenarios where a decision to invest in near-term response to extreme sea level rise passes a cost-benefit test, and then assembles scientific information of differing levels of confidence to help decision makers judge whether or not these scenarios are sufficiently likely to justify making such investments. Keywords:", "author" : [ { "dropping-particle" : "", "family" : "Lempert", "given" : "Robert J.", "non-dropping-particle" : "", "parse-names" : false, "suffix" : "" }, { "dropping-particle" : "", "family" : "Sriver", "given" : "Ryan", "non-dropping-particle" : "", "parse-names" : false, "suffix" : "" }, { "dropping-particle" : "", "family" : "Keller", "given" : "Klaus", "non-dropping-particle" : "", "parse-names" : false, "suffix" : "" } ], "container-title" : "California Climate Change Center", "id" : "ITEM-1", "issued" : { "date-parts" : [ [ "2012" ] ] }, "page" : "1-44", "title" : "Characterizing Uncertain Sea Level Rise Projections To Support Investment Decisions", "type" : "article-journal" }, "uris" : [ "http://www.mendeley.com/documents/?uuid=ed41a93f-0228-4f43-879f-525e3ea42e09" ] } ], "mendeley" : { "formattedCitation" : "(LEMPERT; SRIVER; KELLER, 2012)", "plainTextFormattedCitation" : "(LEMPERT; SRIVER; KELLER, 2012)", "previouslyFormattedCitation" : "(LEMPERT; SRIVER; KELLER, 2012)"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(LEMPERT; SRIVER; KELLER, 2012)</w:t>
            </w:r>
            <w:r>
              <w:rPr>
                <w:rFonts w:cs="Arial"/>
                <w:color w:val="000000"/>
                <w:sz w:val="22"/>
                <w:szCs w:val="22"/>
                <w:lang w:val="en-US"/>
              </w:rPr>
              <w:fldChar w:fldCharType="end"/>
            </w:r>
          </w:p>
        </w:tc>
        <w:tc>
          <w:tcPr>
            <w:tcW w:w="2260" w:type="dxa"/>
            <w:noWrap/>
            <w:hideMark/>
          </w:tcPr>
          <w:p w14:paraId="0308AA91"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Infraestrutura e Desastres Naturais</w:t>
            </w:r>
          </w:p>
        </w:tc>
        <w:tc>
          <w:tcPr>
            <w:tcW w:w="7459" w:type="dxa"/>
            <w:noWrap/>
            <w:hideMark/>
          </w:tcPr>
          <w:p w14:paraId="7E842608"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Characterizing Uncertain Sea Level Rise Projections To Support Investment Decisions</w:t>
            </w:r>
          </w:p>
        </w:tc>
        <w:tc>
          <w:tcPr>
            <w:tcW w:w="1152" w:type="dxa"/>
            <w:noWrap/>
            <w:hideMark/>
          </w:tcPr>
          <w:p w14:paraId="2EB40B4D" w14:textId="77777777"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44</w:t>
            </w:r>
          </w:p>
        </w:tc>
      </w:tr>
      <w:tr w:rsidR="003B3ACB" w:rsidRPr="00014CEB" w14:paraId="15823557" w14:textId="77777777" w:rsidTr="002C1103">
        <w:trPr>
          <w:trHeight w:val="300"/>
        </w:trPr>
        <w:tc>
          <w:tcPr>
            <w:tcW w:w="3122" w:type="dxa"/>
            <w:noWrap/>
            <w:hideMark/>
          </w:tcPr>
          <w:p w14:paraId="5EB9D149"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"DOI" : "10.1111/j.1539-6924.2012.01802.x", "ISBN" : "1539-6924 (Electronic)\\r0272-4332 (Linking)", "ISSN" : "02724332", "PMID" : "22519664", "abstract" : "This study compares two widely used approaches for robustness analysis of decision problems: the info-gap method originally developed by Ben-Haim and the robust decision making (RDM) approach originally developed by Lempert, Popper, and Bankes. The study uses each approach to evaluate alternative paths for climate-altering greenhouse gas emissions given the potential for nonlinear threshold responses in the climate system, significant uncertainty about such a threshold response and a variety of other key parameters, as well as the ability to learn about any threshold responses over time. Info-gap and RDM share many similarities. Both represent uncertainty as sets of multiple plausible futures, and both seek to identify robust strategies whose performance is insensitive to uncertainties. Yet they also exhibit important differences, as they arrange their analyses in different orders, treat losses and gains in different ways, and take different approaches to imprecise probabilistic information. The study finds that the two approaches reach similar but not identical policy recommendations and that their differing attributes raise important questions about their appropriate roles in decision support applications. The comparison not only improves understanding of these specific methods, it also suggests some broader insights into robustness approaches and a framework for comparing them.", "author" : [ { "dropping-particle" : "", "family" : "Hall", "given" : "Jim W.", "non-dropping-particle" : "", "parse-names" : false, "suffix" : "" }, { "dropping-particle" : "", "family" : "Lempert", "given" : "Robert J.", "non-dropping-particle" : "", "parse-names" : false, "suffix" : "" }, { "dropping-particle" : "", "family" : "Keller", "given" : "Klaus", "non-dropping-particle" : "", "parse-names" : false, "suffix" : "" }, { "dropping-particle" : "", "family" : "Hackbarth", "given" : "Andrew", "non-dropping-particle" : "", "parse-names" : false, "suffix" : "" }, { "dropping-particle" : "", "family" : "Mijere", "given" : "Christophe", "non-dropping-particle" : "", "parse-names" : false, "suffix" : "" }, { "dropping-particle" : "", "family" : "Mcinerney", "given" : "David J.", "non-dropping-particle" : "", "parse-names" : false, "suffix" : "" } ], "container-title" : "Risk Analysis", "id" : "ITEM-1", "issue" : "10", "issued" : { "date-parts" : [ [ "2012" ] ] }, "page" : "1657-1672", "title" : "Robust Climate Policies Under Uncertainty: A Comparison of Robust Decision Making and Info-Gap Methods", "type" : "article-journal", "volume" : "32" }, "uris" : [ "http://www.mendeley.com/documents/?uuid=26d3abd2-e487-4410-ba78-e5d64543f85f" ] } ], "mendeley" : { "formattedCitation" : "(HALL et al., 2012)", "plainTextFormattedCitation" : "(HALL et al., 2012)", "previouslyFormattedCitation" : "(HALL et al., 2012)"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(HALL et al., 2012)</w:t>
            </w:r>
            <w:r>
              <w:rPr>
                <w:rFonts w:cs="Arial"/>
                <w:color w:val="000000"/>
                <w:sz w:val="22"/>
                <w:szCs w:val="22"/>
                <w:lang w:val="en-US"/>
              </w:rPr>
              <w:fldChar w:fldCharType="end"/>
            </w:r>
          </w:p>
        </w:tc>
        <w:tc>
          <w:tcPr>
            <w:tcW w:w="2260" w:type="dxa"/>
            <w:noWrap/>
            <w:hideMark/>
          </w:tcPr>
          <w:p w14:paraId="199EB929" w14:textId="77777777" w:rsidR="003B3ACB" w:rsidRPr="0030541D" w:rsidRDefault="003B3ACB" w:rsidP="002C1103">
            <w:pPr>
              <w:autoSpaceDE/>
              <w:autoSpaceDN/>
              <w:adjustRightInd/>
              <w:spacing w:line="240" w:lineRule="auto"/>
              <w:ind w:firstLine="0"/>
              <w:jc w:val="left"/>
              <w:rPr>
                <w:rFonts w:cs="Arial"/>
                <w:color w:val="000000"/>
                <w:sz w:val="22"/>
                <w:szCs w:val="22"/>
                <w:lang w:val="en-US"/>
              </w:rPr>
            </w:pPr>
            <w:r w:rsidRPr="0030541D">
              <w:rPr>
                <w:rFonts w:cs="Arial"/>
                <w:color w:val="000000"/>
                <w:sz w:val="22"/>
                <w:szCs w:val="22"/>
                <w:lang w:val="en-US"/>
              </w:rPr>
              <w:t>Mudanças Climáticas</w:t>
            </w:r>
          </w:p>
        </w:tc>
        <w:tc>
          <w:tcPr>
            <w:tcW w:w="7459" w:type="dxa"/>
            <w:noWrap/>
            <w:hideMark/>
          </w:tcPr>
          <w:p w14:paraId="793212FD"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Robust Climate Policies Under Uncertainty: A Comparison of Robust Decision Making and Info-Gap Methods</w:t>
            </w:r>
          </w:p>
        </w:tc>
        <w:tc>
          <w:tcPr>
            <w:tcW w:w="1152" w:type="dxa"/>
            <w:noWrap/>
            <w:hideMark/>
          </w:tcPr>
          <w:p w14:paraId="110F5D7D" w14:textId="77777777" w:rsidR="003B3ACB" w:rsidRPr="0030541D" w:rsidRDefault="003B3ACB" w:rsidP="002C1103">
            <w:pPr>
              <w:autoSpaceDE/>
              <w:autoSpaceDN/>
              <w:adjustRightInd/>
              <w:spacing w:line="240" w:lineRule="auto"/>
              <w:ind w:firstLine="0"/>
              <w:jc w:val="right"/>
              <w:rPr>
                <w:rFonts w:cs="Arial"/>
                <w:color w:val="000000"/>
                <w:sz w:val="22"/>
                <w:szCs w:val="22"/>
                <w:lang w:val="en-US"/>
              </w:rPr>
            </w:pPr>
            <w:r w:rsidRPr="0030541D">
              <w:rPr>
                <w:rFonts w:cs="Arial"/>
                <w:color w:val="000000"/>
                <w:sz w:val="22"/>
                <w:szCs w:val="22"/>
                <w:lang w:val="en-US"/>
              </w:rPr>
              <w:t>16</w:t>
            </w:r>
          </w:p>
        </w:tc>
      </w:tr>
      <w:tr w:rsidR="003B3ACB" w:rsidRPr="00014CEB" w14:paraId="69A98356" w14:textId="77777777" w:rsidTr="002C1103">
        <w:trPr>
          <w:trHeight w:val="300"/>
        </w:trPr>
        <w:tc>
          <w:tcPr>
            <w:tcW w:w="3122" w:type="dxa"/>
            <w:noWrap/>
            <w:hideMark/>
          </w:tcPr>
          <w:p w14:paraId="3F451589"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"DOI" : "10.1214/07-EJS057", "ISBN" : "978-0-8330-8179-7", "abstract" : "Criminal activities in cyberspace are increasingly facilitated by burgeoning black markets for both tools (e.g., exploit kits) and take (e.g., credit card information). This report, part of a multiphase study on the future security environment, describes the fundamental characteristics of these markets and how they have grown into their current state to explain how their existence can harm the information security environment. Understanding the current and predicted landscape for these markets lays the groundwork for follow-on exploration of options to minimize the potentially harmful influence these markets impart. Experts agree that the coming years will bring more activity in darknets, more use of crypto-currencies, greater anonymity capabilities in malware, and more attention to encrypting and protecting communications and transactions; that the ability to stage cyberattacks will likely outpace the ability to defend against them; that crime will increasingly have a networked or cyber component, creating a wider range of opportunities for black markets; and that there will be more hacking for hire, as-a-service offerings, and brokers. Experts disagree, however, on who will be most affected by the growth of the black market (e.g., small or large businesses, individuals), what products will be on the rise (e.g., fungible goods, such as data records and credit card information; non-fungible goods, such as intellectual property), or which types of attacks will be most prevalent (e.g., persistent, targeted attacks; opportunistic, mass \"smash-and-grab\" attacks). Key Findings The Hacking Community and Cyber Black Markets Are Growing and Maturing The cyber black market has evolved from a varied landscape of discrete, ad hoc individuals into a network of highly organized groups, often connected with traditional crime groups (e.g., drug cartels, mafias, terrorist cells) and nation-states. The cyber black market does not differ much from a traditional market or other typical criminal enterprises; participants communicate through various channels, place their orders, and get products. Its evolution mirrors the normal evolution of markets with both innovation and growth. For many, the cyber black market can be more profitable than the illegal drug trade. These Cyber Black Markets Respond to Outside Forces As suspicion and \"paranoia\" spike b</w:instrText>
            </w:r>
            <w:r w:rsidRPr="003B3ACB">
              <w:rPr>
                <w:rFonts w:cs="Arial"/>
                <w:color w:val="000000"/>
                <w:sz w:val="22"/>
                <w:szCs w:val="22"/>
                <w:lang w:val="en-US"/>
              </w:rPr>
              <w:instrText>ecause of an increase in recent takedowns, more transactions move to darknets; stronger vetting takes place; and greater encr\u2026", "author" : [ { "dropping-particle" : "", "family" : "Groves", "given" : "David G.", "non-dropping-particle" : "", "parse-names" : false, "suffix" : "" }, { "dropping-particle" : "", "family" : "Fischbach", "given" : "Jordan R.", "non-dropping-particle" : "", "parse-names" : false, "suffix" : "" }, { "dropping-particle" : "", "family" : "Bloom", "given" : "Evan", "non-dropping-particle" : "", "parse-names" : false, "suffix" : "" }, { "dropping-particle" : "", "family" : "Knopman", "given" : "Debra", "non-dropping-particle" : "", "parse-names" : false, "suffix" : "" }, { "dropping-particle" : "", "family" : "Keefe", "given" : "Ryan", "non-dropping-particle" : "", "parse-names" : false, "suffix" : "" } ], "id" : "ITEM-1", "issued" : { "date-parts" : [ [ "2013" ] ] }, "number-of-pages" : "1-102", "title" : "Adapting to a Changing Colorado River Making Future Water Deliveries More Reliable Throught Robust Management Strategies", "type" : "report" }, "uris" : [ "http://www.mendeley.com/documents/?uuid=249d8cd4-2c17-40b0-b81a-a43c8c7bdfac" ] } ], "mendeley" : { "formattedCitation" : "(GROVES et al., 2013a)", "plainTextFormattedCitation" : "(GROVES et al., 2013a)", "previouslyFormattedCitation" : "(GROVES et al., 2013a)" }, "properties" : { "noteIndex" : 0 }, "schema" : "https://github.com/citation-style-language/schema/raw/master/csl-citation.json" }</w:instrText>
            </w:r>
            <w:r>
              <w:rPr>
                <w:rFonts w:cs="Arial"/>
                <w:color w:val="000000"/>
                <w:sz w:val="22"/>
                <w:szCs w:val="22"/>
                <w:lang w:val="en-US"/>
              </w:rPr>
              <w:fldChar w:fldCharType="separate"/>
            </w:r>
            <w:r w:rsidRPr="003B3ACB">
              <w:rPr>
                <w:rFonts w:cs="Arial"/>
                <w:noProof/>
                <w:color w:val="000000"/>
                <w:sz w:val="22"/>
                <w:szCs w:val="22"/>
                <w:lang w:val="en-US"/>
              </w:rPr>
              <w:t>(GROVES et al., 2013a)</w:t>
            </w:r>
            <w:r>
              <w:rPr>
                <w:rFonts w:cs="Arial"/>
                <w:color w:val="000000"/>
                <w:sz w:val="22"/>
                <w:szCs w:val="22"/>
                <w:lang w:val="en-US"/>
              </w:rPr>
              <w:fldChar w:fldCharType="end"/>
            </w:r>
          </w:p>
        </w:tc>
        <w:tc>
          <w:tcPr>
            <w:tcW w:w="2260" w:type="dxa"/>
            <w:noWrap/>
            <w:hideMark/>
          </w:tcPr>
          <w:p w14:paraId="5857F4D2"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Recursos Hídricos</w:t>
            </w:r>
          </w:p>
        </w:tc>
        <w:tc>
          <w:tcPr>
            <w:tcW w:w="7459" w:type="dxa"/>
            <w:noWrap/>
            <w:hideMark/>
          </w:tcPr>
          <w:p w14:paraId="41580424"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Adapting to a Changing Colorado River Making Future Water Deliveries More Reliable Throught Robust Management Strategies</w:t>
            </w:r>
          </w:p>
        </w:tc>
        <w:tc>
          <w:tcPr>
            <w:tcW w:w="1152" w:type="dxa"/>
            <w:noWrap/>
            <w:hideMark/>
          </w:tcPr>
          <w:p w14:paraId="68A3A979" w14:textId="77777777" w:rsidR="003B3ACB" w:rsidRPr="003B3ACB" w:rsidRDefault="003B3ACB" w:rsidP="002C1103">
            <w:pPr>
              <w:autoSpaceDE/>
              <w:autoSpaceDN/>
              <w:adjustRightInd/>
              <w:spacing w:line="240" w:lineRule="auto"/>
              <w:ind w:firstLine="0"/>
              <w:jc w:val="right"/>
              <w:rPr>
                <w:rFonts w:cs="Arial"/>
                <w:color w:val="000000"/>
                <w:sz w:val="22"/>
                <w:szCs w:val="22"/>
                <w:lang w:val="en-US"/>
              </w:rPr>
            </w:pPr>
            <w:r w:rsidRPr="003B3ACB">
              <w:rPr>
                <w:rFonts w:cs="Arial"/>
                <w:color w:val="000000"/>
                <w:sz w:val="22"/>
                <w:szCs w:val="22"/>
                <w:lang w:val="en-US"/>
              </w:rPr>
              <w:t>102</w:t>
            </w:r>
          </w:p>
        </w:tc>
      </w:tr>
      <w:tr w:rsidR="003B3ACB" w:rsidRPr="00014CEB" w14:paraId="090EDDBD" w14:textId="77777777" w:rsidTr="002C1103">
        <w:trPr>
          <w:trHeight w:val="300"/>
        </w:trPr>
        <w:tc>
          <w:tcPr>
            <w:tcW w:w="3122" w:type="dxa"/>
            <w:noWrap/>
            <w:hideMark/>
          </w:tcPr>
          <w:p w14:paraId="2720682A"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sidRPr="003B3ACB">
              <w:rPr>
                <w:rFonts w:cs="Arial"/>
                <w:color w:val="000000"/>
                <w:sz w:val="22"/>
                <w:szCs w:val="22"/>
                <w:lang w:val="en-US"/>
              </w:rPr>
              <w:instrText>ADDIN CSL_CITATION { "citationItems" : [ { "id" : "ITEM-1", "itemData" : { "abstract" : "Water agencies are increasingly seeking to address climate change in their long-term planning. Doing so, however, requires moving beyond traditional planning approaches to ones that can i</w:instrText>
            </w:r>
            <w:r>
              <w:rPr>
                <w:rFonts w:cs="Arial"/>
                <w:color w:val="000000"/>
                <w:sz w:val="22"/>
                <w:szCs w:val="22"/>
                <w:lang w:val="en-US"/>
              </w:rPr>
              <w:instrText>ncorporate information about future hydrologic conditions, demographic changes, and other management conditions that are deeply uncertain or not statistically well characterized. This report describes an approach for planning under deep uncertainty, called Robust Decision Making (RDM), and demonstrates its application in a research study with the El Dorado Irrigation District (EID), a water agency located in the California Sierra Nevada Mountains. Using RDM, the authors, in collaboration with EID, tested the robustness of their current long-term plan across more than 50 futures reflecting different assumptions about future climate, urban growth, and the availability of important new supplies. The analysis finds that, although the system is highly reliable under traditional assumptions of historical climate and successful implementation of its long-term plan, significant vulnerabilities arise under climate change and uncertainty about the availability of new supplies. RDM structures an analysis of additional strategies and shows how additional urban water use efficiency and surface storage could mitigate some of these vulnerabilities. The report concludes by presenting key trade-offs among the strategies and showing how EID's expecta</w:instrText>
            </w:r>
            <w:r w:rsidRPr="003B3ACB">
              <w:rPr>
                <w:rFonts w:cs="Arial"/>
                <w:color w:val="000000"/>
                <w:sz w:val="22"/>
                <w:szCs w:val="22"/>
                <w:lang w:val="en-US"/>
              </w:rPr>
              <w:instrText>tions for future vulnerable conditions can guide decisions to augment its long-term plan", "author" : [ { "dropping-particle" : "", "family" : "Groves", "given" : "David G.", "non-dropping-particle" : "", "parse-names" : false, "suffix" : "" }, { "dropping-particle" : "", "family" : "Bloom", "given" : "Evan", "non-dropping-particle" : "", "parse-names" : false, "suffix" : "" }, { "dropping-particle" : "", "family" : "Johnson", "given" : "David R.", "non-dropping-particle" : "", "parse-names" : false, "suffix" : "" }, { "dropping-particle" : "", "family" : "Yates", "given" : "David", "non-dropping-particle" : "", "parse-names" : false, "suffix" : "" }, { "dropping-particle" : "", "family" : "Mehta", "given" : "Vishal K.", "non-dropping-particle" : "", "parse-names" : false, "suffix" : "" } ], "id" : "ITEM-1", "issued" : { "date-parts" : [ [ "2013" ] ] }, "page" : "1-78", "title" : "Addressing Climate Change in Local Water Agency Plans: Demonstrating a Simplified Robust Decision Making Approach in the California Sierra Foothills. Santa Monica, CA", "type" : "article-journal" }, "uris" : [ "http://www.mendeley.com/documents/?uuid=af9b616b-d559-49f0-96eb-e08aa679d367" ] } ], "mendeley" : { "formattedCitation" : "(GROVES et al., 2013b)", "plainTextFormattedCitation" : "(GROVES et al., 2013b)", "previouslyFormattedCitation" : "(GROVES et al., 2013b)" }, "properties" : { "noteIndex" : 0 }, "schema" : "https://github.com/citation-style-language/schema/raw/master/csl-citation.json" }</w:instrText>
            </w:r>
            <w:r>
              <w:rPr>
                <w:rFonts w:cs="Arial"/>
                <w:color w:val="000000"/>
                <w:sz w:val="22"/>
                <w:szCs w:val="22"/>
                <w:lang w:val="en-US"/>
              </w:rPr>
              <w:fldChar w:fldCharType="separate"/>
            </w:r>
            <w:r w:rsidRPr="003B3ACB">
              <w:rPr>
                <w:rFonts w:cs="Arial"/>
                <w:noProof/>
                <w:color w:val="000000"/>
                <w:sz w:val="22"/>
                <w:szCs w:val="22"/>
                <w:lang w:val="en-US"/>
              </w:rPr>
              <w:t>(GROVES et al., 2013b)</w:t>
            </w:r>
            <w:r>
              <w:rPr>
                <w:rFonts w:cs="Arial"/>
                <w:color w:val="000000"/>
                <w:sz w:val="22"/>
                <w:szCs w:val="22"/>
                <w:lang w:val="en-US"/>
              </w:rPr>
              <w:fldChar w:fldCharType="end"/>
            </w:r>
          </w:p>
        </w:tc>
        <w:tc>
          <w:tcPr>
            <w:tcW w:w="2260" w:type="dxa"/>
            <w:noWrap/>
            <w:hideMark/>
          </w:tcPr>
          <w:p w14:paraId="2148D8A5"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Recursos Hídricos</w:t>
            </w:r>
          </w:p>
        </w:tc>
        <w:tc>
          <w:tcPr>
            <w:tcW w:w="7459" w:type="dxa"/>
            <w:noWrap/>
            <w:hideMark/>
          </w:tcPr>
          <w:p w14:paraId="02ABED10"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Addressing Climate Change in Local Water Agency Plans: Demonstrating a Simplified Robust Decision Making Approach in the California Sierra Foothills. Santa Monica, CA</w:t>
            </w:r>
          </w:p>
        </w:tc>
        <w:tc>
          <w:tcPr>
            <w:tcW w:w="1152" w:type="dxa"/>
            <w:noWrap/>
            <w:hideMark/>
          </w:tcPr>
          <w:p w14:paraId="18B23E5B" w14:textId="77777777" w:rsidR="003B3ACB" w:rsidRPr="003B3ACB" w:rsidRDefault="003B3ACB" w:rsidP="002C1103">
            <w:pPr>
              <w:autoSpaceDE/>
              <w:autoSpaceDN/>
              <w:adjustRightInd/>
              <w:spacing w:line="240" w:lineRule="auto"/>
              <w:ind w:firstLine="0"/>
              <w:jc w:val="right"/>
              <w:rPr>
                <w:rFonts w:cs="Arial"/>
                <w:color w:val="000000"/>
                <w:sz w:val="22"/>
                <w:szCs w:val="22"/>
                <w:lang w:val="en-US"/>
              </w:rPr>
            </w:pPr>
            <w:r w:rsidRPr="003B3ACB">
              <w:rPr>
                <w:rFonts w:cs="Arial"/>
                <w:color w:val="000000"/>
                <w:sz w:val="22"/>
                <w:szCs w:val="22"/>
                <w:lang w:val="en-US"/>
              </w:rPr>
              <w:t>78</w:t>
            </w:r>
          </w:p>
        </w:tc>
      </w:tr>
      <w:tr w:rsidR="003B3ACB" w:rsidRPr="00014CEB" w14:paraId="5177309F" w14:textId="77777777" w:rsidTr="002C1103">
        <w:trPr>
          <w:trHeight w:val="300"/>
        </w:trPr>
        <w:tc>
          <w:tcPr>
            <w:tcW w:w="3122" w:type="dxa"/>
            <w:noWrap/>
            <w:hideMark/>
          </w:tcPr>
          <w:p w14:paraId="1A5D5A61"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rPr>
              <w:fldChar w:fldCharType="begin" w:fldLock="1"/>
            </w:r>
            <w:r w:rsidRPr="003B3ACB">
              <w:rPr>
                <w:rFonts w:cs="Arial"/>
                <w:color w:val="000000"/>
                <w:sz w:val="22"/>
                <w:szCs w:val="22"/>
                <w:lang w:val="en-US"/>
              </w:rPr>
              <w:instrText>ADDIN CSL_CITATION { "citationItems" : [ { "id" : "ITEM-1", "itemData" : { "DOI" : "10.1596/1813-9450-6465", "abstract" : "Ho Chi Minh City faces significant and growing flood risk. Recent risk reduction efforts may be insufficient</w:instrText>
            </w:r>
            <w:r w:rsidRPr="009A2A28">
              <w:rPr>
                <w:rFonts w:cs="Arial"/>
                <w:color w:val="000000"/>
                <w:sz w:val="22"/>
                <w:szCs w:val="22"/>
                <w:lang w:val="en-US"/>
              </w:rPr>
              <w:instrText xml:space="preserve"> as climate and socio-economic conditions diverge from projections made when those efforts were initially planned. Tis study demonstrates how robust decision making can help Ho Chi Minh City develop integrated flood risk management strategies in the face of such deep uncertainty. Robust decision making is an iterative, quantitative, decision support methodology designed to help policy makers identify strategies that are robust, that is, satisfying decision makers\u2019 objectives in many plausible futures, rather than being optimal in any single estimate of the future. Tis project used robust decision making to analyze flood risk management in Ho Chi Minh City\u2019s Nhieu Loc-Ti Nghe canal catchment area. It found that the soon-to-be-completed infrastructure may redu</w:instrText>
            </w:r>
            <w:r w:rsidRPr="0026667F">
              <w:rPr>
                <w:rFonts w:cs="Arial"/>
                <w:color w:val="000000"/>
                <w:sz w:val="22"/>
                <w:szCs w:val="22"/>
                <w:lang w:val="en-US"/>
              </w:rPr>
              <w:instrText xml:space="preserve">ce risk in best estimates of future conditions, but it may not keep risk low in many other plausible futures. Tus, the infrastructure may not be sufficiently robust. Te analysis further suggests that adaptation and retreat measures, particularly when used adaptively, can play </w:instrText>
            </w:r>
            <w:r>
              <w:rPr>
                <w:rFonts w:cs="Arial"/>
                <w:color w:val="000000"/>
                <w:sz w:val="22"/>
                <w:szCs w:val="22"/>
              </w:rPr>
              <w:instrText>an important role in reducing this risk. Te study examines the conditions under which robust decision making concepts and full robust decision making analyses may prove useful in developing countries. It finds that planning efforts in developing countries should at minimum use models and data to evaluate their decisions under a wide range of conditions. Full robust decision making analyses can also augment existing planning efforts in numerous ways.", "author" : [ { "dropping-particle" : "", "family" : "Lempert", "given" : "Robert J.", "non-dropping-particle" : "", "parse-name</w:instrText>
            </w:r>
            <w:r w:rsidRPr="003B3ACB">
              <w:rPr>
                <w:rFonts w:cs="Arial"/>
                <w:color w:val="000000"/>
                <w:sz w:val="22"/>
                <w:szCs w:val="22"/>
                <w:lang w:val="en-US"/>
              </w:rPr>
              <w:instrText>s" : false, "suffix" : "" }, { "dropping-particle" : "", "family" : "Kalra", "given" : "Nidhi", "non-dropping-particle" : "", "parse-names" : false, "suffix" : "" }, { "dropping-particle" : "", "family" : "Peyraud", "given" : "Suzanne", "non-dropping-particle" : "", "parse-names" : false, "suffix" : "" }, { "dropping-particle" : "", "family" : "Mao", "given" : "Zhimin", "non-dropping-particle" : "", "parse-names" : false, "suffix" : "" }, { "dropping-particle" : "", "family" : "Tan", "given" : "Sinh Bach", "non-dropping-particle" : "", "parse-names" : false, "suffix" : "" }, { "dropping-particle" : "", "family" : "Cira", "given" : "Dean", "non-dropping-particle" : "", "parse-names" : false, "suffix" : "" }, { "dropping-particle" : "", "family" : "Lotsch", "given" : "Alexander", "non-dropping-particle" : "", "parse-names" : false, "suffix" : "" } ], "container-title" : "World Bank", "id" : "ITEM-1", "issue" : "May", "issued" : { "date-parts" : [ [ "2013" ] ] }, "page" : "1-63", "title" : "Ensuring Robust Flood Risk Management in Ho Chi Minh City", "type" : "article-journal" }, "uris" : [ "http://www.mendeley.com/documents/?uuid=492418df-3024-4b23-858a-36eb76a91bd5" ] } ], "mendeley" : { "formattedCitation" : "(LEMPERT et al., 2013)", "plainTextFormattedCitation" : "(LEMPERT et al., 2013)", "previouslyFormattedCitation" : "(LEMPERT et al., 2013)" }, "properties" : { "noteIndex" : 0 }, "schema" : "https://github.com/citation-style-language/schema/raw/master/csl-citation.json" }</w:instrText>
            </w:r>
            <w:r>
              <w:rPr>
                <w:rFonts w:cs="Arial"/>
                <w:color w:val="000000"/>
                <w:sz w:val="22"/>
                <w:szCs w:val="22"/>
              </w:rPr>
              <w:fldChar w:fldCharType="separate"/>
            </w:r>
            <w:r w:rsidRPr="003B3ACB">
              <w:rPr>
                <w:rFonts w:cs="Arial"/>
                <w:noProof/>
                <w:color w:val="000000"/>
                <w:sz w:val="22"/>
                <w:szCs w:val="22"/>
                <w:lang w:val="en-US"/>
              </w:rPr>
              <w:t>(LEMPERT et al., 2013)</w:t>
            </w:r>
            <w:r>
              <w:rPr>
                <w:rFonts w:cs="Arial"/>
                <w:color w:val="000000"/>
                <w:sz w:val="22"/>
                <w:szCs w:val="22"/>
              </w:rPr>
              <w:fldChar w:fldCharType="end"/>
            </w:r>
          </w:p>
        </w:tc>
        <w:tc>
          <w:tcPr>
            <w:tcW w:w="2260" w:type="dxa"/>
            <w:noWrap/>
            <w:hideMark/>
          </w:tcPr>
          <w:p w14:paraId="0A60EFFE"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Infraestrutura e Desastres Naturais</w:t>
            </w:r>
          </w:p>
        </w:tc>
        <w:tc>
          <w:tcPr>
            <w:tcW w:w="7459" w:type="dxa"/>
            <w:noWrap/>
            <w:hideMark/>
          </w:tcPr>
          <w:p w14:paraId="43E391F4"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Ensuring Robust Flood Risk Management in Ho Chi Minh City</w:t>
            </w:r>
          </w:p>
        </w:tc>
        <w:tc>
          <w:tcPr>
            <w:tcW w:w="1152" w:type="dxa"/>
            <w:noWrap/>
            <w:hideMark/>
          </w:tcPr>
          <w:p w14:paraId="0C631DB4" w14:textId="77777777" w:rsidR="003B3ACB" w:rsidRPr="003B3ACB" w:rsidRDefault="003B3ACB" w:rsidP="002C1103">
            <w:pPr>
              <w:autoSpaceDE/>
              <w:autoSpaceDN/>
              <w:adjustRightInd/>
              <w:spacing w:line="240" w:lineRule="auto"/>
              <w:ind w:firstLine="0"/>
              <w:jc w:val="right"/>
              <w:rPr>
                <w:rFonts w:cs="Arial"/>
                <w:color w:val="000000"/>
                <w:sz w:val="22"/>
                <w:szCs w:val="22"/>
                <w:lang w:val="en-US"/>
              </w:rPr>
            </w:pPr>
            <w:r w:rsidRPr="003B3ACB">
              <w:rPr>
                <w:rFonts w:cs="Arial"/>
                <w:color w:val="000000"/>
                <w:sz w:val="22"/>
                <w:szCs w:val="22"/>
                <w:lang w:val="en-US"/>
              </w:rPr>
              <w:t>63</w:t>
            </w:r>
          </w:p>
        </w:tc>
      </w:tr>
      <w:tr w:rsidR="003B3ACB" w:rsidRPr="00014CEB" w14:paraId="03359028" w14:textId="77777777" w:rsidTr="002C1103">
        <w:trPr>
          <w:trHeight w:val="300"/>
        </w:trPr>
        <w:tc>
          <w:tcPr>
            <w:tcW w:w="3122" w:type="dxa"/>
            <w:noWrap/>
            <w:hideMark/>
          </w:tcPr>
          <w:p w14:paraId="6491205F"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sidRPr="003B3ACB">
              <w:rPr>
                <w:rFonts w:cs="Arial"/>
                <w:color w:val="000000"/>
                <w:sz w:val="22"/>
                <w:szCs w:val="22"/>
                <w:lang w:val="en-US"/>
              </w:rPr>
              <w:instrText>ADDIN CSL_CITATION { "citationItems" : [ { "id" : "ITEM-1", "itemData" : { "DOI" : "10.2112/SI", "ISBN" : "0749-0208", "ISSN" : "0749-0208", "PMID" : "865336694", "abstract" : "Louisiana is in the midst of a land loss crisis that has claimed more than 4800 km2 since the 1930s. Unless aggressive, large-scale action is tak</w:instrText>
            </w:r>
            <w:r>
              <w:rPr>
                <w:rFonts w:cs="Arial"/>
                <w:color w:val="000000"/>
                <w:sz w:val="22"/>
                <w:szCs w:val="22"/>
                <w:lang w:val="en-US"/>
              </w:rPr>
              <w:instrText>en, Louisiana could lose an additional 4500 km2 in the next 50 years, resulting in a projected increase in annual damages from hurricane storm surge flooding of more than $23 billion. Louisiana\u2019s 2012 Coastal Master Plan is a long-term plan with clear economic, social, and environmental benefits, such as decreasing potential damages from storm surge by $5.3 billion to $18 billion. Implementation of projects in themaster plan should result in no net loss of land after 20 years and an annual net gain of land after 30 years. To develop the plan, the Coastal Protection and Restoration Authority (CPRA) utilized a state-of-the-art systems approach to coastal planning and a science-based decision-making process that resulted in a funding- and resource-constrained plan that makes the greatest progress toward achieving a sustainable coast. A series of integrated, coastwide predictive models were developed to provide data for a new planning tool used to identify the suite of projects that would make the greatest progress toward meeting the master plan objectives while considering uncertainties in future environmental conditions. Recognizing that the su</w:instrText>
            </w:r>
            <w:r w:rsidRPr="003B3ACB">
              <w:rPr>
                <w:rFonts w:cs="Arial"/>
                <w:color w:val="000000"/>
                <w:sz w:val="22"/>
                <w:szCs w:val="22"/>
                <w:lang w:val="en-US"/>
              </w:rPr>
              <w:instrText>ccess of the plan hinges on stakeholder support, as well as science, the CPRA also implemented a comprehensive outreach plan to obtain input and feedback from key stakeholders and the public. The resulting plan recommends a specific list of restoration and protection projects and has achieved widespread support.", "author" : [ { "dropping-particle" : "", "family" : "Johnson", "given" : "David R.", "non-dropping-particle" : "", "parse-names" : false, "suffix" : "" }, { "dropping-particle" : "", "family" : "Fischbach", "given" : "Jordan R.", "non-dropping-particle" : "", "parse-names" : false, "suffix" : "" }, { "dropping-particle" : "", "family" : "Ortiz", "given" : "David S.", "non-dropping-particle" : "", "parse-names" : false, "suffix" : "" } ], "container-title" : "Journal of Coastal Research", "id" : "ITEM-1", "issue" : "10062", "issued" : { "date-parts" : [ [ "2013" ] ] }, "page" : "29-50", "title" : "Estimating Surge-Based Flood Risk with the Coastal Louisiana Risk Assessment Model", "type" : "article-journal", "volume" : "Sp.Issue 6" }, "uris" : [ "http://www.mendeley.com/documents/?uuid=3c7d5462-b6ad-4633-ad26-f5a7d5be0e80" ] } ], "mendeley" : { "formattedCitation" : "(JOHNSON; FISCHBACH; ORTIZ, 2013)", "plainTextFormattedCitation" : "(JOHNSON; FISCHBACH; ORTIZ, 2013)", "previouslyFormattedCitation" : "(JOHNSON; FISCHBACH; ORTIZ, 2013)" }, "properties" : { "noteIndex" : 0 }, "schema" : "https://github.com/citation-style-language/schema/raw/master/csl-citation.json" }</w:instrText>
            </w:r>
            <w:r>
              <w:rPr>
                <w:rFonts w:cs="Arial"/>
                <w:color w:val="000000"/>
                <w:sz w:val="22"/>
                <w:szCs w:val="22"/>
                <w:lang w:val="en-US"/>
              </w:rPr>
              <w:fldChar w:fldCharType="separate"/>
            </w:r>
            <w:r w:rsidRPr="003B3ACB">
              <w:rPr>
                <w:rFonts w:cs="Arial"/>
                <w:noProof/>
                <w:color w:val="000000"/>
                <w:sz w:val="22"/>
                <w:szCs w:val="22"/>
                <w:lang w:val="en-US"/>
              </w:rPr>
              <w:t>(JOHNSON; FISCHBACH; ORTIZ, 2013)</w:t>
            </w:r>
            <w:r>
              <w:rPr>
                <w:rFonts w:cs="Arial"/>
                <w:color w:val="000000"/>
                <w:sz w:val="22"/>
                <w:szCs w:val="22"/>
                <w:lang w:val="en-US"/>
              </w:rPr>
              <w:fldChar w:fldCharType="end"/>
            </w:r>
          </w:p>
        </w:tc>
        <w:tc>
          <w:tcPr>
            <w:tcW w:w="2260" w:type="dxa"/>
            <w:noWrap/>
            <w:hideMark/>
          </w:tcPr>
          <w:p w14:paraId="2E93C9D5"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Infraestrutura e Desastres Naturais</w:t>
            </w:r>
          </w:p>
        </w:tc>
        <w:tc>
          <w:tcPr>
            <w:tcW w:w="7459" w:type="dxa"/>
            <w:noWrap/>
            <w:hideMark/>
          </w:tcPr>
          <w:p w14:paraId="76B2CABD"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Estimating Surge-Based Flood Risk with the Coastal Louisiana Risk Assessment Model</w:t>
            </w:r>
          </w:p>
        </w:tc>
        <w:tc>
          <w:tcPr>
            <w:tcW w:w="1152" w:type="dxa"/>
            <w:noWrap/>
            <w:hideMark/>
          </w:tcPr>
          <w:p w14:paraId="4418B71C" w14:textId="77777777" w:rsidR="003B3ACB" w:rsidRPr="003B3ACB" w:rsidRDefault="003B3ACB" w:rsidP="002C1103">
            <w:pPr>
              <w:autoSpaceDE/>
              <w:autoSpaceDN/>
              <w:adjustRightInd/>
              <w:spacing w:line="240" w:lineRule="auto"/>
              <w:ind w:firstLine="0"/>
              <w:jc w:val="right"/>
              <w:rPr>
                <w:rFonts w:cs="Arial"/>
                <w:color w:val="000000"/>
                <w:sz w:val="22"/>
                <w:szCs w:val="22"/>
                <w:lang w:val="en-US"/>
              </w:rPr>
            </w:pPr>
            <w:r w:rsidRPr="003B3ACB">
              <w:rPr>
                <w:rFonts w:cs="Arial"/>
                <w:color w:val="000000"/>
                <w:sz w:val="22"/>
                <w:szCs w:val="22"/>
                <w:lang w:val="en-US"/>
              </w:rPr>
              <w:t>22</w:t>
            </w:r>
          </w:p>
        </w:tc>
      </w:tr>
      <w:tr w:rsidR="003B3ACB" w:rsidRPr="001A560F" w14:paraId="6B4705CD" w14:textId="77777777" w:rsidTr="002C1103">
        <w:trPr>
          <w:trHeight w:val="300"/>
        </w:trPr>
        <w:tc>
          <w:tcPr>
            <w:tcW w:w="3122" w:type="dxa"/>
            <w:noWrap/>
            <w:hideMark/>
          </w:tcPr>
          <w:p w14:paraId="38E7FFFC"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sidRPr="003B3ACB">
              <w:rPr>
                <w:rFonts w:cs="Arial"/>
                <w:color w:val="000000"/>
                <w:sz w:val="22"/>
                <w:szCs w:val="22"/>
                <w:lang w:val="en-US"/>
              </w:rPr>
              <w:instrText>ADDIN CSL_CITATION { "citationItems" : [ { "id" : "ITEM-1", "itemData" : { "abstract" : "Addressing climate change requires both quantitative analysis and ethical reasoning. But the character of many climate-related decisions \u2013 in particular deep uncertainty, competing values, and</w:instrText>
            </w:r>
            <w:r>
              <w:rPr>
                <w:rFonts w:cs="Arial"/>
                <w:color w:val="000000"/>
                <w:sz w:val="22"/>
                <w:szCs w:val="22"/>
                <w:lang w:val="en-US"/>
              </w:rPr>
              <w:instrText xml:space="preserve"> complex relationships among actions and consequences \u2013 can make it difficult to use the most common types of quantitative analysis to support appropriate ethical reasoning. This essay will describe Robust Decision Making (RDM), one of a new class of methods for quantitative analysis that can help resolve some of these difficulties, and situate RDM in the framework for ethical reasoning and deliberation laid out in Amartya Sen\u2019s Idea of Justice. Two example applications will illustrate these ideas: one examining how greenhouse gas mitigation policies might appropriately address the threat of abrupt climate change and the other addressing management of the Colorado River in the face of climate change and other changing conditions", "author" : [ { "dropping-particle" : "", "family" : "Lempert", "given" : "Robert J.", "non-dropping-particle" : "", "parse-names" : false, "suffix" : "" }, { "dropping-particle" : "", "family" : "Groves", "given" : "David G.", "non-dropping-particle" : "", "parse-names" : false, "suffix" : "" }, { "dropping-particle" : "", "family" : "Fischbach", "given" : "Jordan R.", "non-dropping-particle" : "", "parse-names" : false, "suffix" : "" } ], "id" : "ITEM-1", "issued" : { "date-parts" : [ [ "2013" ] ] }, "page" : "1-26", "title" : "Is it ethical to use a single probability density function ?", "type" : "article-journal" }, "uris" : [ "http://www.mendeley.com/documents/?uuid=84f02bec-e874-4172-b465-06739dab5f62" ] } ], "mendeley" : { "formattedCitation" : "(LEMPERT; GROVES; FISCHBACH, 2013)", "plainTextFormattedCitation" : "(LEMPERT; GROVES; FISCHBACH, 2013)", "previouslyFormattedCitation" : "(LEMPERT; GROVES; FISCHBACH, 2013)"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(LEMPERT; GROVES; FISCHBACH, 2013)</w:t>
            </w:r>
            <w:r>
              <w:rPr>
                <w:rFonts w:cs="Arial"/>
                <w:color w:val="000000"/>
                <w:sz w:val="22"/>
                <w:szCs w:val="22"/>
                <w:lang w:val="en-US"/>
              </w:rPr>
              <w:fldChar w:fldCharType="end"/>
            </w:r>
          </w:p>
        </w:tc>
        <w:tc>
          <w:tcPr>
            <w:tcW w:w="2260" w:type="dxa"/>
            <w:noWrap/>
            <w:hideMark/>
          </w:tcPr>
          <w:p w14:paraId="37543BE5"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Mudanças Climáticas</w:t>
            </w:r>
          </w:p>
        </w:tc>
        <w:tc>
          <w:tcPr>
            <w:tcW w:w="7459" w:type="dxa"/>
            <w:noWrap/>
            <w:hideMark/>
          </w:tcPr>
          <w:p w14:paraId="358A8666"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Is it ethical to use a single probability density function ?</w:t>
            </w:r>
          </w:p>
        </w:tc>
        <w:tc>
          <w:tcPr>
            <w:tcW w:w="1152" w:type="dxa"/>
            <w:noWrap/>
            <w:hideMark/>
          </w:tcPr>
          <w:p w14:paraId="1E52D877"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26</w:t>
            </w:r>
          </w:p>
        </w:tc>
      </w:tr>
      <w:tr w:rsidR="003B3ACB" w:rsidRPr="00014CEB" w14:paraId="0464EE9E" w14:textId="77777777" w:rsidTr="002C1103">
        <w:trPr>
          <w:trHeight w:val="300"/>
        </w:trPr>
        <w:tc>
          <w:tcPr>
            <w:tcW w:w="3122" w:type="dxa"/>
            <w:noWrap/>
            <w:hideMark/>
          </w:tcPr>
          <w:p w14:paraId="1EB668A2"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"DOI" : "10.2112/SI", "ISBN" : "0749-0208", "ISSN" : "0749-0208", "PMID" : "865336694", "abstract" : "Louisiana is in the midst of a land loss crisis that has claimed more than 4800 km2 since the 1930s. Unless aggressive, large-scale action is taken, Louisiana could lose an additional 4500 km2 in the next 50 years, resulting in a projected increase in annual damages from hurricane storm surge flooding of more than $23 billion. Louisiana\u2019s 2012 Coastal Master Plan is a long-term plan with clear economic, social, and environmental benefits, such as decreasing potential damages from storm surge by $5.3 billion to $18 billion. Implementation of projects in themaster plan should result in no net loss of land after 20 years and an annual net gain of land after 30 years. To develop the plan, the Coastal Protection and Restoration Authority (CPRA) utilized a state-of-the-art systems approach to coastal planning and a science-based decision-making process that resulted in a funding- and resource-constrained plan that makes the greatest progress toward achieving a sustainable coast. A series of integrated, coastwide predictive models were developed to provide data for a new planning tool used to identify the suite of projects that would make the greatest progress toward meeting the master plan objectives while considering uncertainties in future environmental conditions. Recognizing that the success of the plan hinges on stakeholder support, as well as science, the CPRA also implemented a comprehensive outreach plan to obtain input and feedback from key stakeholders and the public. The resulting plan recommends a specific list of restoration and protection projects and has achieved widespread support.", "author" : [ { "dropping-particle" : "", "family" : "Peyronnin", "given" : "Natalie", "non-dropping-particle" : "", "parse-names" : false, "suffix" : "" }, { "dropping-particle" : "", "family" : "Green", "given" : "Mandy", "non-dropping-particle" : "", "parse-names" : false, "suffix" : "" }, { "dropping-particle" : "", "family" : "Richards", "given" : "Carol Parsons", "non-dropping-particle" : "", "parse-names" : false, "suffix" : "" }, { "dropping-particle" : "", "family" : "Owens", "given" : "Alaina", "non-dropping-particle" : "", "</w:instrText>
            </w:r>
            <w:r w:rsidRPr="003B3ACB">
              <w:rPr>
                <w:rFonts w:cs="Arial"/>
                <w:color w:val="000000"/>
                <w:sz w:val="22"/>
                <w:szCs w:val="22"/>
                <w:lang w:val="en-US"/>
              </w:rPr>
              <w:instrText>parse-names" : false, "suffix" : "" }, { "dropping-particle" : "", "family" : "Reed", "given" : "Denise", "non-dropping-particle" : "", "parse-names" : false, "suffix" : "" }, { "dropping-particle" : "", "family" : "Chamberlain", "given" : "Joanne", "non-dropping-particle" : "", "parse-names" : false, "suffix" : "" }, { "dropping-particle" : "", "family" : "Groves", "given" : "David G.", "non-dropping-particle" : "", "parse-names" : false, "suffix" : "" }, { "dropping-particle" : "", "family" : "Rhinehart", "given" : "William K.", "non-dropping-particle" : "", "parse-names" : false, "suffix" : "" }, { "dropping-particle" : "", "family" : "Belhadjali", "given" : "Karim", "non-dropping-particle" : "", "parse-names" : false, "suffix" : "" } ], "container-title" : "Journal of Coastal Research", "id" : "ITEM-1", "issue" : "10062", "issued" : { "date-parts" : [ [ "2013" ] ] }, "page" : "29-50", "title" : "Louisiana\u2019s 2012 Coastal Master Plan: Overview of a Science-Based and Publicly Informed Decision-Making Process", "type" : "article-journal", "volume" : "Sp.Issue 6" }, "uris" : [ "http://www.mendeley.com/documents/?uuid=ef9dc5ac-23c8-4b66-b28c-bbb406b61198" ] } ], "mendeley" : { "formattedCitation" : "(PEYRONNIN et al., 2013)", "plainTextFormattedCitation" : "(PEYRONNIN et al., 2013)", "previouslyFormattedCitation" : "(PEYRONNIN et al., 2013)" }, "properties" : { "noteIndex" : 0 }, "schema" : "https://github.com/citation-style-language/schema/raw/master/csl-citation.json" }</w:instrText>
            </w:r>
            <w:r>
              <w:rPr>
                <w:rFonts w:cs="Arial"/>
                <w:color w:val="000000"/>
                <w:sz w:val="22"/>
                <w:szCs w:val="22"/>
                <w:lang w:val="en-US"/>
              </w:rPr>
              <w:fldChar w:fldCharType="separate"/>
            </w:r>
            <w:r w:rsidRPr="003B3ACB">
              <w:rPr>
                <w:rFonts w:cs="Arial"/>
                <w:noProof/>
                <w:color w:val="000000"/>
                <w:sz w:val="22"/>
                <w:szCs w:val="22"/>
                <w:lang w:val="en-US"/>
              </w:rPr>
              <w:t>(PEYRONNIN et al., 2013)</w:t>
            </w:r>
            <w:r>
              <w:rPr>
                <w:rFonts w:cs="Arial"/>
                <w:color w:val="000000"/>
                <w:sz w:val="22"/>
                <w:szCs w:val="22"/>
                <w:lang w:val="en-US"/>
              </w:rPr>
              <w:fldChar w:fldCharType="end"/>
            </w:r>
          </w:p>
        </w:tc>
        <w:tc>
          <w:tcPr>
            <w:tcW w:w="2260" w:type="dxa"/>
            <w:noWrap/>
            <w:hideMark/>
          </w:tcPr>
          <w:p w14:paraId="56D8DCB3"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Infraestrutura e Desastres Naturais</w:t>
            </w:r>
          </w:p>
        </w:tc>
        <w:tc>
          <w:tcPr>
            <w:tcW w:w="7459" w:type="dxa"/>
            <w:noWrap/>
            <w:hideMark/>
          </w:tcPr>
          <w:p w14:paraId="5897B4AA"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Louisiana's 2012 Coastal Master Plan: Overview of a Science-Based and Publicly Informed Decision-Making Process</w:t>
            </w:r>
          </w:p>
        </w:tc>
        <w:tc>
          <w:tcPr>
            <w:tcW w:w="1152" w:type="dxa"/>
            <w:noWrap/>
            <w:hideMark/>
          </w:tcPr>
          <w:p w14:paraId="4EFABE57" w14:textId="77777777" w:rsidR="003B3ACB" w:rsidRPr="003B3ACB" w:rsidRDefault="003B3ACB" w:rsidP="002C1103">
            <w:pPr>
              <w:autoSpaceDE/>
              <w:autoSpaceDN/>
              <w:adjustRightInd/>
              <w:spacing w:line="240" w:lineRule="auto"/>
              <w:ind w:firstLine="0"/>
              <w:jc w:val="right"/>
              <w:rPr>
                <w:rFonts w:cs="Arial"/>
                <w:color w:val="000000"/>
                <w:sz w:val="22"/>
                <w:szCs w:val="22"/>
                <w:lang w:val="en-US"/>
              </w:rPr>
            </w:pPr>
            <w:r w:rsidRPr="003B3ACB">
              <w:rPr>
                <w:rFonts w:cs="Arial"/>
                <w:color w:val="000000"/>
                <w:sz w:val="22"/>
                <w:szCs w:val="22"/>
                <w:lang w:val="en-US"/>
              </w:rPr>
              <w:t>22</w:t>
            </w:r>
          </w:p>
        </w:tc>
      </w:tr>
      <w:tr w:rsidR="003B3ACB" w:rsidRPr="00014CEB" w14:paraId="2B43D417" w14:textId="77777777" w:rsidTr="002C1103">
        <w:trPr>
          <w:trHeight w:val="300"/>
        </w:trPr>
        <w:tc>
          <w:tcPr>
            <w:tcW w:w="3122" w:type="dxa"/>
            <w:noWrap/>
            <w:hideMark/>
          </w:tcPr>
          <w:p w14:paraId="2F22E32A"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sidRPr="003B3ACB">
              <w:rPr>
                <w:rFonts w:cs="Arial"/>
                <w:color w:val="000000"/>
                <w:sz w:val="22"/>
                <w:szCs w:val="22"/>
                <w:lang w:val="en-US"/>
              </w:rPr>
              <w:instrText xml:space="preserve">ADDIN CSL_CITATION { "citationItems" : [ { "id" : "ITEM-1", "itemData" : { "DOI" : "10.1016/j.envsoft.2012.12.007", "ISBN" : "1364-8152", "ISSN" : "13648152", "abstract" : "This paper introduces many objective robust decision making (MORDM). MORDM combines concepts and methods from many objective evolutionary optimization and robust decision making (RDM), along with extensive use of interactive visual analytics, to facilitate the management of complex environmental systems. Many objective evolutionary search is used to generate alternatives for complex planning problems, enabling the discovery of the key tradeoffs among planning objectives. RDM then determines the robustness of planning alternatives to deeply uncertain future conditions and facilitates decision makers' selection of promising candidate solutions. MORDM tests each solution under the ensemble of future extreme states of the world (SOW). Interactive visual analytics are used to explore whether solutions of interest are robust to a wide </w:instrText>
            </w:r>
            <w:r>
              <w:rPr>
                <w:rFonts w:cs="Arial"/>
                <w:color w:val="000000"/>
                <w:sz w:val="22"/>
                <w:szCs w:val="22"/>
                <w:lang w:val="en-US"/>
              </w:rPr>
              <w:instrText>range of plausible future conditions (i.e., assessment of their Pareto satisficing behavior in alternative SOW). Scenario discovery methods that use statistical data mining algorithms are then used to identify what assumptions and system conditions strongly influence the cost-effectiveness, efficiency, and reliability of the robust alternatives. The framework is demonstrated using a case study that examines a single city's water supply in the Lower Rio Grande Valley (LRGV) in Texas, USA. Results suggest that including robustness as a decision criterion can dramatically change the formulation of complex environmental management problems as well as the negotiated selection of candidate alternatives to implement. MORDM also allows decision makers to characterize t</w:instrText>
            </w:r>
            <w:r w:rsidRPr="003B3ACB">
              <w:rPr>
                <w:rFonts w:cs="Arial"/>
                <w:color w:val="000000"/>
                <w:sz w:val="22"/>
                <w:szCs w:val="22"/>
                <w:lang w:val="en-US"/>
              </w:rPr>
              <w:instrText>he most important vulnerabilities for their systems, which should be the focus of ex post monitoring and identification of triggers for adaptive management. \u00a9 2012 Elsevier Ltd.", "author" : [ { "dropping-particle" : "", "family" : "Kasprzyk", "given" : "Joseph R.", "non-dropping-particle" : "", "parse-names" : false, "suffix" : "" }, { "dropping-particle" : "", "family" : "Nataraj", "given" : "Shanthi", "non-dropping-particle" : "", "parse-names" : false, "suffix" : "" }, { "dropping-particle" : "", "family" : "Reed", "given" : "Patrick M.", "non-dropping-particle" : "", "parse-names" : false, "suffix" : "" }, { "dropping-particle" : "", "family" : "Lempert", "given" : "Robert J.", "non-dropping-particle" : "", "parse-names" : false, "suffix" : "" } ], "container-title" : "Environmental Modelling and Software", "id" : "ITEM-1", "issued" : { "date-parts" : [ [ "2013" ] ] }, "page" : "55-71", "publisher" : "Elsevier Ltd", "title" : "Many objective robust decision making for complex environmental systems undergoing change", "type" : "article-journal", "volume" : "42" }, "uris" : [ "http://www.mendeley.com/documents/?uuid=64470563-1ae5-4516-8ad0-fa261f413373" ] } ], "mendeley" : { "formattedCitation" : "(KASPRZYK et al., 2013)", "plainTextFormattedCitation" : "(KASPRZYK et al., 2013)", "previouslyFormattedCitation" : "(KASPRZYK et al., 2013)" }, "properties" : { "noteIndex" : 0 }, "schema" : "https://github.com/citation-style-language/schema/raw/master/csl-citation.json" }</w:instrText>
            </w:r>
            <w:r>
              <w:rPr>
                <w:rFonts w:cs="Arial"/>
                <w:color w:val="000000"/>
                <w:sz w:val="22"/>
                <w:szCs w:val="22"/>
                <w:lang w:val="en-US"/>
              </w:rPr>
              <w:fldChar w:fldCharType="separate"/>
            </w:r>
            <w:r w:rsidRPr="003B3ACB">
              <w:rPr>
                <w:rFonts w:cs="Arial"/>
                <w:noProof/>
                <w:color w:val="000000"/>
                <w:sz w:val="22"/>
                <w:szCs w:val="22"/>
                <w:lang w:val="en-US"/>
              </w:rPr>
              <w:t>(KASPRZYK et al., 2013)</w:t>
            </w:r>
            <w:r>
              <w:rPr>
                <w:rFonts w:cs="Arial"/>
                <w:color w:val="000000"/>
                <w:sz w:val="22"/>
                <w:szCs w:val="22"/>
                <w:lang w:val="en-US"/>
              </w:rPr>
              <w:fldChar w:fldCharType="end"/>
            </w:r>
          </w:p>
        </w:tc>
        <w:tc>
          <w:tcPr>
            <w:tcW w:w="2260" w:type="dxa"/>
            <w:noWrap/>
            <w:hideMark/>
          </w:tcPr>
          <w:p w14:paraId="68718BD6"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Recursos Hídricos</w:t>
            </w:r>
          </w:p>
        </w:tc>
        <w:tc>
          <w:tcPr>
            <w:tcW w:w="7459" w:type="dxa"/>
            <w:noWrap/>
            <w:hideMark/>
          </w:tcPr>
          <w:p w14:paraId="670E78D1"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Many objective robust decision making for complex environmental systems undergoing change*</w:t>
            </w:r>
          </w:p>
        </w:tc>
        <w:tc>
          <w:tcPr>
            <w:tcW w:w="1152" w:type="dxa"/>
            <w:noWrap/>
            <w:hideMark/>
          </w:tcPr>
          <w:p w14:paraId="313DCF3B" w14:textId="77777777" w:rsidR="003B3ACB" w:rsidRPr="003B3ACB" w:rsidRDefault="003B3ACB" w:rsidP="002C1103">
            <w:pPr>
              <w:autoSpaceDE/>
              <w:autoSpaceDN/>
              <w:adjustRightInd/>
              <w:spacing w:line="240" w:lineRule="auto"/>
              <w:ind w:firstLine="0"/>
              <w:jc w:val="right"/>
              <w:rPr>
                <w:rFonts w:cs="Arial"/>
                <w:color w:val="000000"/>
                <w:sz w:val="22"/>
                <w:szCs w:val="22"/>
                <w:lang w:val="en-US"/>
              </w:rPr>
            </w:pPr>
            <w:r w:rsidRPr="003B3ACB">
              <w:rPr>
                <w:rFonts w:cs="Arial"/>
                <w:color w:val="000000"/>
                <w:sz w:val="22"/>
                <w:szCs w:val="22"/>
                <w:lang w:val="en-US"/>
              </w:rPr>
              <w:t>17</w:t>
            </w:r>
          </w:p>
        </w:tc>
      </w:tr>
      <w:tr w:rsidR="003B3ACB" w:rsidRPr="001A560F" w14:paraId="1E253E05" w14:textId="77777777" w:rsidTr="002C1103">
        <w:trPr>
          <w:trHeight w:val="300"/>
        </w:trPr>
        <w:tc>
          <w:tcPr>
            <w:tcW w:w="3122" w:type="dxa"/>
            <w:noWrap/>
            <w:hideMark/>
          </w:tcPr>
          <w:p w14:paraId="642C3F09"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sidRPr="003B3ACB">
              <w:rPr>
                <w:rFonts w:cs="Arial"/>
                <w:color w:val="000000"/>
                <w:sz w:val="22"/>
                <w:szCs w:val="22"/>
                <w:lang w:val="en-US"/>
              </w:rPr>
              <w:instrText>ADDIN CSL_CITATION { "citationItems" : [ { "id" : "ITEM-1", "itemData" : { "DOI" : "http://dx.doi.org/10.2112/SI_67_10", "ISBN" : "0749-0208", "ISSN" : "0749-0208", "PMID" : "865336694", "abstract" : "Louisiana is in the midst of a land loss crisis that has claimed more than 4800 km2 since the 1930s. Unless aggressive, large-scale action is taken, Louisiana could lose an additional 4500 km2 in the next 50 years, resulting in a projected increase in annual damages from hurricane storm surge flooding of more than $23 billion. Louisiana\u2019s 2012 Coastal Master Plan is a long-term plan with clear economic, social, and environmental benefits, such as decreasing potential damages from storm surge by $5.3 billion to $18 billion. Implementation of projects in themaster plan should result in no net loss of land after 20 years and an annual net gain of land after 30 years. To develop the plan, the Coastal Protection and Restoration Authority (CPRA) utilized a state-of-the-art systems approach to coastal planning and a science-based decision-maki</w:instrText>
            </w:r>
            <w:r>
              <w:rPr>
                <w:rFonts w:cs="Arial"/>
                <w:color w:val="000000"/>
                <w:sz w:val="22"/>
                <w:szCs w:val="22"/>
                <w:lang w:val="en-US"/>
              </w:rPr>
              <w:instrText>ng process that resulted in a funding- and resource-constrained plan that makes the greatest progress toward achieving a sustainable coast. A series of integrated, coastwide predictive models were developed to provide data for a new planning tool used to identify the suite of projects that would make the greatest progress toward meeting the master plan objectives while considering uncertainties in future environmental conditions. Recognizing that the success of the plan hinges on stakeholder support, as well as science, the CPRA also implemented a comprehensive outreach plan to obtain input and feedback from key stakeholders and the public. The resulting plan recommends a specific list of restoration and protection projects and has achieved widespread support.", "author" : [ { "dropping-particle" : "", "family" : "Groves", "given" : "David G.", "non-dropping-particle" : "", "parse-names" : false, "suffix" : "" }, { "dropping-particle" : "", "family" : "Sharon", "given" : "Christopher", "non-dropping-particle" : "", "parse-names" : false, "suffix" : "" } ], "container-title" : "Journal of Coastal Research", "id" : "ITEM-1", "issue" : "10062", "issued" : { "date-parts" : [ [ "2013" ] ] }, "page" : "29-50", "title" : "Planning Tool to Support Planning the Future of Coastal Louisiana", "type" : "article-journal", "volume" : "Sp.Issue 6" }, "uris" : [ "http://www.mendeley.com/documents/?uuid=1477c212-a3c8-476e-8ad4-de9b4e594fc8" ] } ], "mendeley" : { "formattedCitation" : "(GROVES; SHARON, 2013)", "plainTextFormattedCitation" : "(GROVES; SHARON, 2013)", "previouslyFormattedCitation" : "(GROVES; SHARON, 2013)"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(GROVES; SHARON, 2013)</w:t>
            </w:r>
            <w:r>
              <w:rPr>
                <w:rFonts w:cs="Arial"/>
                <w:color w:val="000000"/>
                <w:sz w:val="22"/>
                <w:szCs w:val="22"/>
                <w:lang w:val="en-US"/>
              </w:rPr>
              <w:fldChar w:fldCharType="end"/>
            </w:r>
          </w:p>
        </w:tc>
        <w:tc>
          <w:tcPr>
            <w:tcW w:w="2260" w:type="dxa"/>
            <w:noWrap/>
            <w:hideMark/>
          </w:tcPr>
          <w:p w14:paraId="107B1D74"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Infraestrutura e Desastres Naturais</w:t>
            </w:r>
          </w:p>
        </w:tc>
        <w:tc>
          <w:tcPr>
            <w:tcW w:w="7459" w:type="dxa"/>
            <w:noWrap/>
            <w:hideMark/>
          </w:tcPr>
          <w:p w14:paraId="5E25B52B"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Planning Tool to Support Planning the Future of Coastal Louisiana</w:t>
            </w:r>
          </w:p>
        </w:tc>
        <w:tc>
          <w:tcPr>
            <w:tcW w:w="1152" w:type="dxa"/>
            <w:noWrap/>
            <w:hideMark/>
          </w:tcPr>
          <w:p w14:paraId="67A41E24"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22</w:t>
            </w:r>
          </w:p>
        </w:tc>
      </w:tr>
      <w:tr w:rsidR="003B3ACB" w:rsidRPr="001A560F" w14:paraId="0D674439" w14:textId="77777777" w:rsidTr="002C1103">
        <w:trPr>
          <w:trHeight w:val="300"/>
        </w:trPr>
        <w:tc>
          <w:tcPr>
            <w:tcW w:w="3122" w:type="dxa"/>
            <w:noWrap/>
            <w:hideMark/>
          </w:tcPr>
          <w:p w14:paraId="15C911B9" w14:textId="77777777" w:rsidR="003B3ACB" w:rsidRPr="001A560F" w:rsidRDefault="003B3ACB" w:rsidP="002C1103">
            <w:pPr>
              <w:autoSpaceDE/>
              <w:autoSpaceDN/>
              <w:adjustRightInd/>
              <w:spacing w:line="240" w:lineRule="auto"/>
              <w:ind w:firstLine="0"/>
              <w:jc w:val="left"/>
              <w:rPr>
                <w:rFonts w:cs="Arial"/>
                <w:color w:val="000000"/>
                <w:sz w:val="22"/>
                <w:szCs w:val="22"/>
              </w:rPr>
            </w:pPr>
            <w:r>
              <w:rPr>
                <w:rFonts w:cs="Arial"/>
                <w:color w:val="000000"/>
                <w:sz w:val="22"/>
                <w:szCs w:val="22"/>
              </w:rPr>
              <w:fldChar w:fldCharType="begin" w:fldLock="1"/>
            </w:r>
            <w:r>
              <w:rPr>
                <w:rFonts w:cs="Arial"/>
                <w:color w:val="000000"/>
                <w:sz w:val="22"/>
                <w:szCs w:val="22"/>
              </w:rPr>
              <w:instrText>ADDIN CSL_CITATION { "citationItems" : [ { "id" : "ITEM-1", "itemData" : { "abstract" : "California faces significant challenges in ensuring that its water resources successfully meet diverse needs across the state in the coming decades. Increasing needs due to population and economic growth, increasing agricultural irrigation requirements, and growing desires to dedicate more water to the environment will strain a system nearing or exceeding capacity. These challenges are exacerbated by potential declines in available water supply due to natural variability and climatic changes. How these long-term changes will unfold and affect California's water system is highly uncertain. Addressing the future uncertainty and diversity of needs requires a planning approach that is flexible and can support deliberations for different approaches, rather than a single prescription for how to move forward. The California Department of Water Resources' (DWR's) California Water Plan Update 2013 will describe current water management conditions, evaluate future challenges facing the California water sector, and discuss potential solutions. A technical analysis of water management response packages will also be developed. This report describes a proof-of-concept analysis using Robust Decision Making to evaluate water resource management response packages for California's Central Valley (the Sacramento River, San Joaquin River, and Tulare Lake hydrologic regions) under future uncertainty using models developed within the Water Evaluation And Planning environment. This analytic approach will be used to develop a more comprehensive analysis for the California Water Plan Update 2013. The analysis described in this report was presented to DWR's Statewide Water Analysis Network in May 2011.", "author" : [ { "dropping-particle" : "", "family" : "Groves", "given" : "David G.", "non-dropping-particle" : "", "parse-names" : false, "suffix" : "" }, { "dropping-particle" : "", "family" : "Bloom", "given" : "Evan", "non-dropping-particle" : "", "parse-names" : false, "suffix" : "" } ], "id" : "ITEM-1", "issued" : { "date-parts" : [ [ "2013" ] ] }, "page" : "1-72", "title" : "Robust Water-Management Strategies for the California Water Plan Update 2013 Proof-of-Concept Analysis", "type" : "article-journal" }, "uris" : [ "http://www.mendeley.com/documents/?uuid=fa25fbe2-3244-47e5-a6a3-b8f4d1e72115" ] } ], "mendeley" : { "formattedCitation" : "(GROVES; BLOOM, 2013)", "plainTextFormattedCitation" : "(GROVES; BLOOM, 2013)", "previouslyFormattedCitation" : "(GROVES; BLOOM, 2013)" }, "properties" : { "noteIndex" : 0 }, "schema" : "https://github.com/citation-style-language/schema/raw/master/csl-citation.json" }</w:instrText>
            </w:r>
            <w:r>
              <w:rPr>
                <w:rFonts w:cs="Arial"/>
                <w:color w:val="000000"/>
                <w:sz w:val="22"/>
                <w:szCs w:val="22"/>
              </w:rPr>
              <w:fldChar w:fldCharType="separate"/>
            </w:r>
            <w:r w:rsidRPr="0030541D">
              <w:rPr>
                <w:rFonts w:cs="Arial"/>
                <w:noProof/>
                <w:color w:val="000000"/>
                <w:sz w:val="22"/>
                <w:szCs w:val="22"/>
              </w:rPr>
              <w:t>(GROVES; BLOOM, 2013)</w:t>
            </w:r>
            <w:r>
              <w:rPr>
                <w:rFonts w:cs="Arial"/>
                <w:color w:val="000000"/>
                <w:sz w:val="22"/>
                <w:szCs w:val="22"/>
              </w:rPr>
              <w:fldChar w:fldCharType="end"/>
            </w:r>
          </w:p>
        </w:tc>
        <w:tc>
          <w:tcPr>
            <w:tcW w:w="2260" w:type="dxa"/>
            <w:noWrap/>
            <w:hideMark/>
          </w:tcPr>
          <w:p w14:paraId="5DB999C2"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Recursos Hídricos</w:t>
            </w:r>
          </w:p>
        </w:tc>
        <w:tc>
          <w:tcPr>
            <w:tcW w:w="7459" w:type="dxa"/>
            <w:noWrap/>
            <w:hideMark/>
          </w:tcPr>
          <w:p w14:paraId="344C801E"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Robust Water-Management Strategies for the California Water Plan Update 2013 Proof-of-Concept Analysis</w:t>
            </w:r>
          </w:p>
        </w:tc>
        <w:tc>
          <w:tcPr>
            <w:tcW w:w="1152" w:type="dxa"/>
            <w:noWrap/>
            <w:hideMark/>
          </w:tcPr>
          <w:p w14:paraId="75DBD42A"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72</w:t>
            </w:r>
          </w:p>
        </w:tc>
      </w:tr>
      <w:tr w:rsidR="003B3ACB" w:rsidRPr="00014CEB" w14:paraId="3744D0A7" w14:textId="77777777" w:rsidTr="002C1103">
        <w:trPr>
          <w:trHeight w:val="300"/>
        </w:trPr>
        <w:tc>
          <w:tcPr>
            <w:tcW w:w="3122" w:type="dxa"/>
            <w:noWrap/>
            <w:hideMark/>
          </w:tcPr>
          <w:p w14:paraId="4DB10703" w14:textId="77777777" w:rsidR="003B3ACB" w:rsidRPr="009A2A28"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rPr>
              <w:fldChar w:fldCharType="begin" w:fldLock="1"/>
            </w:r>
            <w:r>
              <w:rPr>
                <w:rFonts w:cs="Arial"/>
                <w:color w:val="000000"/>
                <w:sz w:val="22"/>
                <w:szCs w:val="22"/>
              </w:rPr>
              <w:instrText>ADDIN CSL_CITATION { "citationItems" : [ { "id" : "ITEM-1", "itemData" : { "ISBN" : "9780833081483", "abstract" : "Climate change in the American West, including the Colorado River Basin, presents a new policy problem for natural resource planners (Groves, Davis et al. 2008). A wide range of conditions may unfold over an extended time horizon (Brekke, Dettinger et al. 2008) but scientists, stakeholders, and planners have not formed consensus regarding what the future may hold (Deser, Knutti et al. 2012). Increasingly, water agencies recognize that adaptive strategies, designed to evolve in response to new information, may yield better solutions for climate change than strategies not designed to take advantage of learning (National Academy of Sciences 2011). Such strategies can also allow stakeholders to reach consensus by deferring some contentious decisions until later when more is known (Lempert, Popper et al. 2003). However, adaptive strategies are complex. Planners still must make choices among near-term actions, contingencies, and responses to new information (Walker, Rahman et al. 2001). As many choices are deferred until later, these strategies require a framework in which planners can integrate new information into an analytic process that supports on-going deliberations (National Research Council 2009, Swanson, Barg et al. 2010). Effective decision support is thus necessary to support the development of adaptive strategies, as planners consider near-term actions and prepare for future deliberations. In this dissertation, I examine how Robust Decision Making (RDM) [Lempert, Popper et al. 2003] can provide decision support to planners as they create, evaluate, and deliberate about adaptive strategies. I provide a discussion of the structure of adaptive strategies, the choices that planners face when crafting an adaptive strategy, and the role that RDM can play in supporting planner</w:instrText>
            </w:r>
            <w:r w:rsidRPr="009A2A28">
              <w:rPr>
                <w:rFonts w:cs="Arial"/>
                <w:color w:val="000000"/>
                <w:sz w:val="22"/>
                <w:szCs w:val="22"/>
                <w:lang w:val="en-US"/>
              </w:rPr>
              <w:instrText>s' decisionmaking. I present a model describing RDM's application to policy contexts with multiple time-periods for decisionmaking and a mathematical definition of adaptive strategies. I then provide a policy application, extending a recent analysis for the Colorado River Basin Study (U.S. Bureau of Reclamation 2012f, Groves, Fischbach et al. 2013). This analysis first explores choices that planners may make when considering how to respond to new information and tradeoffs between alternative responses. I also generate planning scenarios, identifying the conditions under which specific near-term actions or contingencies are necessary and long-term implementation schedules perform wel\u2026", "author" : [ { "dropping-particle" : "", "family" : "Bloom", "given" : "Evan W.", "non-dropping-particle" : "", "parse-names" : false, "suffix" : "" } ], "id" : "ITEM-1", "issued" : { "date-parts" : [ [ "2014" ] ] }, "page" : "1-273", "title" : "Changing Midstream -Providing Decision Support for Adaptive Strategies using Robust Decision Making: Applications in the Colorado River Basin", "type" : "article-journal" }, "uris" : [ "http://www.mendeley.com/documents/?uuid=444fcd4d-e2db-49cf-9240-e69cf58a242f" ] } ], "mendeley" : { "formattedCitation" : "(BLOOM, 2014)", "plainTextFormattedCitation" : "(BLOOM, 2014)", "previouslyFormattedCitation" : "(BLOOM, 2014)" }, "properties" : { "noteIndex" : 0 }, "schema" : "https://github.com/citation-style-language/schema/raw/master/csl-citation.json" }</w:instrText>
            </w:r>
            <w:r>
              <w:rPr>
                <w:rFonts w:cs="Arial"/>
                <w:color w:val="000000"/>
                <w:sz w:val="22"/>
                <w:szCs w:val="22"/>
              </w:rPr>
              <w:fldChar w:fldCharType="separate"/>
            </w:r>
            <w:r w:rsidRPr="009A2A28">
              <w:rPr>
                <w:rFonts w:cs="Arial"/>
                <w:noProof/>
                <w:color w:val="000000"/>
                <w:sz w:val="22"/>
                <w:szCs w:val="22"/>
                <w:lang w:val="en-US"/>
              </w:rPr>
              <w:t>(BLOOM, 2014)</w:t>
            </w:r>
            <w:r>
              <w:rPr>
                <w:rFonts w:cs="Arial"/>
                <w:color w:val="000000"/>
                <w:sz w:val="22"/>
                <w:szCs w:val="22"/>
              </w:rPr>
              <w:fldChar w:fldCharType="end"/>
            </w:r>
          </w:p>
        </w:tc>
        <w:tc>
          <w:tcPr>
            <w:tcW w:w="2260" w:type="dxa"/>
            <w:noWrap/>
            <w:hideMark/>
          </w:tcPr>
          <w:p w14:paraId="1B66E2CC" w14:textId="77777777" w:rsidR="003B3ACB" w:rsidRPr="009A2A28" w:rsidRDefault="003B3ACB" w:rsidP="002C1103">
            <w:pPr>
              <w:autoSpaceDE/>
              <w:autoSpaceDN/>
              <w:adjustRightInd/>
              <w:spacing w:line="240" w:lineRule="auto"/>
              <w:ind w:firstLine="0"/>
              <w:jc w:val="left"/>
              <w:rPr>
                <w:rFonts w:cs="Arial"/>
                <w:color w:val="000000"/>
                <w:sz w:val="22"/>
                <w:szCs w:val="22"/>
                <w:lang w:val="en-US"/>
              </w:rPr>
            </w:pPr>
            <w:r w:rsidRPr="009A2A28">
              <w:rPr>
                <w:rFonts w:cs="Arial"/>
                <w:color w:val="000000"/>
                <w:sz w:val="22"/>
                <w:szCs w:val="22"/>
                <w:lang w:val="en-US"/>
              </w:rPr>
              <w:t>Recursos Hídricos</w:t>
            </w:r>
          </w:p>
        </w:tc>
        <w:tc>
          <w:tcPr>
            <w:tcW w:w="7459" w:type="dxa"/>
            <w:noWrap/>
            <w:hideMark/>
          </w:tcPr>
          <w:p w14:paraId="55176461"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Changing Midstream -Providing Decision Support for Adaptive Strategies using Robust Decision Making: Applications in the Colorado River Basin</w:t>
            </w:r>
          </w:p>
        </w:tc>
        <w:tc>
          <w:tcPr>
            <w:tcW w:w="1152" w:type="dxa"/>
            <w:noWrap/>
            <w:hideMark/>
          </w:tcPr>
          <w:p w14:paraId="7D72C6E2" w14:textId="77777777" w:rsidR="003B3ACB" w:rsidRPr="009A2A28" w:rsidRDefault="003B3ACB" w:rsidP="002C1103">
            <w:pPr>
              <w:autoSpaceDE/>
              <w:autoSpaceDN/>
              <w:adjustRightInd/>
              <w:spacing w:line="240" w:lineRule="auto"/>
              <w:ind w:firstLine="0"/>
              <w:jc w:val="right"/>
              <w:rPr>
                <w:rFonts w:cs="Arial"/>
                <w:color w:val="000000"/>
                <w:sz w:val="22"/>
                <w:szCs w:val="22"/>
                <w:lang w:val="en-US"/>
              </w:rPr>
            </w:pPr>
            <w:r w:rsidRPr="009A2A28">
              <w:rPr>
                <w:rFonts w:cs="Arial"/>
                <w:color w:val="000000"/>
                <w:sz w:val="22"/>
                <w:szCs w:val="22"/>
                <w:lang w:val="en-US"/>
              </w:rPr>
              <w:t>273</w:t>
            </w:r>
          </w:p>
        </w:tc>
      </w:tr>
      <w:tr w:rsidR="003B3ACB" w:rsidRPr="00014CEB" w14:paraId="26E94108" w14:textId="77777777" w:rsidTr="002C1103">
        <w:trPr>
          <w:trHeight w:val="300"/>
        </w:trPr>
        <w:tc>
          <w:tcPr>
            <w:tcW w:w="3122" w:type="dxa"/>
            <w:noWrap/>
            <w:hideMark/>
          </w:tcPr>
          <w:p w14:paraId="66055694"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"ISBN" : "9781605732107", "abstract" : "The Water Research Foundation (WRF) is a member-supported, international, 501(c)3 nonprofit organization that sponsors research that enables water utilities, public health agencies, and other professionals to provide safe and affordable drinking water to consumers. WRF's mission is to advance the science of water to improve the quality of life. To achieve this mission, WRF sponsors studies on all aspects of drinking water, including resources, treatment, and distribution. Nearly 1,000 water utilities, consulting firms, and manufacturers in North America and abroad contribute subscription payments to support WRF's work. Additional funding comes from collaborative partnerships with other national and international organizations and the U.S. federal government, allowing for resources to be leveraged, expertise to be shared, and broad-based knowledge to be developed and disseminated. From its headquarters in Denver, Colorado, WRF's staff directs and supports the efforts of more than 800 volunteers who serve on the board of trustees and various committees. These volunteers represent many facets of the water industry, and contribute their expertise to select and monitor research studies that benefit the entire drinking water community. Research results are disseminated through a number of channels, including reports, the Website, Webcasts, workshops, and periodicals.", "author" : [ { "dropping-particle" : "", "family" : "Groves", "given" : "David G.", "non-dropping-particle" : "", "parse-names" : false, "suffix" : "" }, { "dropping-particle" : "", "family" : "Fischbach", "given" : "J.", "non-dropping-particle" : "", "parse-names" : false, "suffix" : "" }, { "dropping-particle" : "", "family" : "Kalra", "given" : "N.", "non-dropping-particle" : "", "parse-names" : false, "suffix" : "" }, { "dropping-particle" : "", "family" : "Yates", "given" : "D.", "non-dropping-particle" : "", "parse-names" : false, "suffix" : "" }, { "dropping-particle" : "", "family" : "Wright", "given" : "B.", "non-dropping-particle" : "", "parse-names" : false, "suffix" : "" }, { "dropping-particle" : "", "family" : "Pyke", "given" : "G.", "non-dropping-particle" : "", "parse-names" : false, "suffix" : "" } ], "id" : "ITEM-1", "issued" : { "date-parts" : [ [ "2014" ] ] }, "number-of-pages" : "1-142", "title" : "Developing Robust Strategies for Climate Change and Other Risks: A Water Utility Framework About the Water Research Foundation", "type" : "book" }, "uris" : [ "http://www.mendeley.com/documents/?uuid=7666bead-e88a-4f76-9be7-1078c101cf9d" ] } ], "mendeley" : { "formattedCitation" : "(GROVES et al., 2014)", "plainTextFormattedCitation" : "(GROVES et al., 2014)", "previouslyFormattedCitation" : "(GROVES et al., 2014)"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(GROVES et al., 2014)</w:t>
            </w:r>
            <w:r>
              <w:rPr>
                <w:rFonts w:cs="Arial"/>
                <w:color w:val="000000"/>
                <w:sz w:val="22"/>
                <w:szCs w:val="22"/>
                <w:lang w:val="en-US"/>
              </w:rPr>
              <w:fldChar w:fldCharType="end"/>
            </w:r>
          </w:p>
        </w:tc>
        <w:tc>
          <w:tcPr>
            <w:tcW w:w="2260" w:type="dxa"/>
            <w:noWrap/>
            <w:hideMark/>
          </w:tcPr>
          <w:p w14:paraId="75D769A4" w14:textId="77777777" w:rsidR="003B3ACB" w:rsidRPr="009A2A28" w:rsidRDefault="003B3ACB" w:rsidP="002C1103">
            <w:pPr>
              <w:autoSpaceDE/>
              <w:autoSpaceDN/>
              <w:adjustRightInd/>
              <w:spacing w:line="240" w:lineRule="auto"/>
              <w:ind w:firstLine="0"/>
              <w:jc w:val="left"/>
              <w:rPr>
                <w:rFonts w:cs="Arial"/>
                <w:color w:val="000000"/>
                <w:sz w:val="22"/>
                <w:szCs w:val="22"/>
                <w:lang w:val="en-US"/>
              </w:rPr>
            </w:pPr>
            <w:r w:rsidRPr="009A2A28">
              <w:rPr>
                <w:rFonts w:cs="Arial"/>
                <w:color w:val="000000"/>
                <w:sz w:val="22"/>
                <w:szCs w:val="22"/>
                <w:lang w:val="en-US"/>
              </w:rPr>
              <w:t>Recursos Hídricos</w:t>
            </w:r>
          </w:p>
        </w:tc>
        <w:tc>
          <w:tcPr>
            <w:tcW w:w="7459" w:type="dxa"/>
            <w:noWrap/>
            <w:hideMark/>
          </w:tcPr>
          <w:p w14:paraId="63FCBEC6"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Developing Robust Strategies for Climate Change and Other Risks: A Water Utility Framework About the Water Research Foundation</w:t>
            </w:r>
          </w:p>
        </w:tc>
        <w:tc>
          <w:tcPr>
            <w:tcW w:w="1152" w:type="dxa"/>
            <w:noWrap/>
            <w:hideMark/>
          </w:tcPr>
          <w:p w14:paraId="722F980E" w14:textId="77777777" w:rsidR="003B3ACB" w:rsidRPr="009A2A28" w:rsidRDefault="003B3ACB" w:rsidP="002C1103">
            <w:pPr>
              <w:autoSpaceDE/>
              <w:autoSpaceDN/>
              <w:adjustRightInd/>
              <w:spacing w:line="240" w:lineRule="auto"/>
              <w:ind w:firstLine="0"/>
              <w:jc w:val="right"/>
              <w:rPr>
                <w:rFonts w:cs="Arial"/>
                <w:color w:val="000000"/>
                <w:sz w:val="22"/>
                <w:szCs w:val="22"/>
                <w:lang w:val="en-US"/>
              </w:rPr>
            </w:pPr>
            <w:r w:rsidRPr="009A2A28">
              <w:rPr>
                <w:rFonts w:cs="Arial"/>
                <w:color w:val="000000"/>
                <w:sz w:val="22"/>
                <w:szCs w:val="22"/>
                <w:lang w:val="en-US"/>
              </w:rPr>
              <w:t>142</w:t>
            </w:r>
          </w:p>
        </w:tc>
      </w:tr>
      <w:tr w:rsidR="003B3ACB" w:rsidRPr="001A560F" w14:paraId="73ED868D" w14:textId="77777777" w:rsidTr="002C1103">
        <w:trPr>
          <w:trHeight w:val="300"/>
        </w:trPr>
        <w:tc>
          <w:tcPr>
            <w:tcW w:w="3122" w:type="dxa"/>
            <w:noWrap/>
            <w:hideMark/>
          </w:tcPr>
          <w:p w14:paraId="5D7091C4" w14:textId="77777777" w:rsidR="003B3ACB" w:rsidRPr="001A560F" w:rsidRDefault="003B3ACB" w:rsidP="002C1103">
            <w:pPr>
              <w:autoSpaceDE/>
              <w:autoSpaceDN/>
              <w:adjustRightInd/>
              <w:spacing w:line="240" w:lineRule="auto"/>
              <w:ind w:firstLine="0"/>
              <w:jc w:val="left"/>
              <w:rPr>
                <w:rFonts w:cs="Arial"/>
                <w:color w:val="000000"/>
                <w:sz w:val="22"/>
                <w:szCs w:val="22"/>
              </w:rPr>
            </w:pPr>
            <w:r>
              <w:rPr>
                <w:rFonts w:cs="Arial"/>
                <w:color w:val="000000"/>
                <w:sz w:val="22"/>
                <w:szCs w:val="22"/>
              </w:rPr>
              <w:fldChar w:fldCharType="begin" w:fldLock="1"/>
            </w:r>
            <w:r w:rsidRPr="009A2A28">
              <w:rPr>
                <w:rFonts w:cs="Arial"/>
                <w:color w:val="000000"/>
                <w:sz w:val="22"/>
                <w:szCs w:val="22"/>
                <w:lang w:val="en-US"/>
              </w:rPr>
              <w:instrText>ADDIN CSL_CITATION { "citationItems" : [ { "id" : "ITEM-1", "itemData" : { "ISBN" : "9780833081483", "abstract" : "Sovereign debt portfolios are affected by financial and economic factors that are themselves deeply uncertain. Building on methodological developments for policy making under deep uncertainty, this dissertation examines and demonstrates how the Robust Decision Making (RDM) methodology could be applied to the problem of selecting the government\u2019s debt portfolio. Using a large set of non-probabilistic simulations coupled with data mining tools, the analysis identifies and characterizes bond issuance strategies that appear to perform well across a large set of possible assumptions and scenarios. This approach introduces a new framework for assessing funding strategies based on varying assumptions regarding the government\u2019s liquidity buffer. This proof-of-principle analysis illustrates possible improvements to debt management practices, both in government and in the private sector.", "author" : [ { "dropping-particle" : "", "family" : "Abramzon", "given" : "Shmauel", "non-dropping-particle" : "", "parse-names" : false, "suffix" : "" } ], "id" : "ITEM-1", "issued" : { "date-parts" : [ [ "2014" ] ] }, "page" : "1-83", "title" : "Strategies for Managing Sovereign Debt, A Robust Decision Ma</w:instrText>
            </w:r>
            <w:r>
              <w:rPr>
                <w:rFonts w:cs="Arial"/>
                <w:color w:val="000000"/>
                <w:sz w:val="22"/>
                <w:szCs w:val="22"/>
              </w:rPr>
              <w:instrText>king Approach", "type" : "article-journal" }, "uris" : [ "http://www.mendeley.com/documents/?uuid=22624b39-eea4-4af8-a5a6-bf6fa6ec6b8d" ] } ], "mendeley" : { "formattedCitation" : "(ABRAMZON, 2014)", "plainTextFormattedCitation" : "(ABRAMZON, 2014)", "previouslyFormattedCitation" : "(ABRAMZON, 2014)" }, "properties" : { "noteIndex" : 0 }, "schema" : "https://github.com/citation-style-language/schema/raw/master/csl-citation.json" }</w:instrText>
            </w:r>
            <w:r>
              <w:rPr>
                <w:rFonts w:cs="Arial"/>
                <w:color w:val="000000"/>
                <w:sz w:val="22"/>
                <w:szCs w:val="22"/>
              </w:rPr>
              <w:fldChar w:fldCharType="separate"/>
            </w:r>
            <w:r w:rsidRPr="0030541D">
              <w:rPr>
                <w:rFonts w:cs="Arial"/>
                <w:noProof/>
                <w:color w:val="000000"/>
                <w:sz w:val="22"/>
                <w:szCs w:val="22"/>
              </w:rPr>
              <w:t>(ABRAMZON, 2014)</w:t>
            </w:r>
            <w:r>
              <w:rPr>
                <w:rFonts w:cs="Arial"/>
                <w:color w:val="000000"/>
                <w:sz w:val="22"/>
                <w:szCs w:val="22"/>
              </w:rPr>
              <w:fldChar w:fldCharType="end"/>
            </w:r>
          </w:p>
        </w:tc>
        <w:tc>
          <w:tcPr>
            <w:tcW w:w="2260" w:type="dxa"/>
            <w:noWrap/>
            <w:hideMark/>
          </w:tcPr>
          <w:p w14:paraId="4294FF71"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Política Tributária / Econômica</w:t>
            </w:r>
          </w:p>
        </w:tc>
        <w:tc>
          <w:tcPr>
            <w:tcW w:w="7459" w:type="dxa"/>
            <w:noWrap/>
            <w:hideMark/>
          </w:tcPr>
          <w:p w14:paraId="691879D3"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Strategies for Managing Sovereign Debt, A Robust Decision Making Approach</w:t>
            </w:r>
          </w:p>
        </w:tc>
        <w:tc>
          <w:tcPr>
            <w:tcW w:w="1152" w:type="dxa"/>
            <w:noWrap/>
            <w:hideMark/>
          </w:tcPr>
          <w:p w14:paraId="6B068371"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83</w:t>
            </w:r>
          </w:p>
        </w:tc>
      </w:tr>
      <w:tr w:rsidR="003B3ACB" w:rsidRPr="00014CEB" w14:paraId="79D39844" w14:textId="77777777" w:rsidTr="002C1103">
        <w:trPr>
          <w:trHeight w:val="300"/>
        </w:trPr>
        <w:tc>
          <w:tcPr>
            <w:tcW w:w="3122" w:type="dxa"/>
            <w:noWrap/>
            <w:hideMark/>
          </w:tcPr>
          <w:p w14:paraId="7A4FBCD7"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"ISBN" : "9780833084552", "abstract" : "Like many coastal regions, Louisiana faces significant risks from storms and resulting storm surge and flooding, as well as coastal land loss. Furthermore, these risks are likely to be exac- erbated by continued development and climate change. Louisiana\u2019s Coastal Protection and Restoration Authority (CPRA) took a major step forward to confront these risks in its ground- breaking 2012 report, Louisiana\u2019s Comprehensive Master Plan for a Sustainable Coast, a 50-year, $50 billion coast-wide strategy for reducing flood risk and coastal land loss. RAND researchers supported CPRA\u2019s efforts by developing (1) a structured and analytical approach to support CPRA\u2019s decisionmaking, called the Planning Tool, and (2) a computer simulation model of coastal conditions to estimate property and other damages associated with storm surge and flooding, called the Coastal Louisiana Risk Assessment (CLARA) model. This report highlights RAND\u2019s contributions to CPRA\u2019s Master Plan, with the goal of helping policymakers in other coastal regions understand the value of a solid technical foun- dation to support decisionmaking on strategies to reduce flood risks, rebuild or restore coastal environments, and increase the resilience of developed coastlines. It brings together and makes accessible previously published RAND technical descriptions of both the Planning Tool and the CLARA model. Like Louisiana, other coastal states and their communities are facing the need to rethink and redesign current policy approaches to deal with increasing risk and other coastal planning challenges. And like Louisiana policymakers, many leaders are faced with the task of weigh- ing multiple strategies while faced with substantial uncertainty about how coastal conditions will unfold in the future. This report is intended to serve as a guide to foster new conversations among policymakers, stakeholders, and residents concerned with the well-being of coastal regions across the United States. The planning approach described in this report offers a way to compare many options in a rigorous manner while accounting for a wide range of future uncertainties, including those emerging from a changing climate. This volume was prepared as part of our RAND-Initiated Research program and was funded by the generosity of RAND\u2019s donors and by fees earned on client-funded research. The original research behind this work was sponsored by CPRA and documented in Planning Tool to Support Louisiana\u2019s Decisionmaking on Coasta\u2026", "author" : [ { "dropping-particle" : "", "family" : "Groves", "given" : "DG", "non-dropping-particle" : "", "parse-names" : false, "suffix" : "" }, { "dropping-particle" : "", "family" : "Fischbach", "given" : "JR", "non-dropping-particle" : "", "parse-names" : false, "suffix" : "" }, { "dropping-particle" : "", "family" : "Knopman", "given" : "D", "non-dropping-particle" : "", "parse-names" : false, "suffix" : "" } ], "id" : "ITEM-1", "issued" : { "date-parts" : [ [ "2014" ] ] }, "number-of-pages" : "1-68", "title" : "Strengthening Coastal Planning How Coastal Regions Could Benefit from Louisiana\u2019s Planning and Analysis Framework", "type" : "book" }, "uris" : [ "http://www.mendeley.com/documents/?uuid=acc32f62-d9dc-4678-b007-2ad7efc4b81b" ] } ], "mendeley" : { "formattedCitation" : "(GROVES; FISCHBACH; KNOPMAN, 2014)", "plainTextFormattedCitation" : "(GROVES; FISCHBACH; KNOPMAN, 2014)", "previouslyFormattedCitation" : "(GROVES; FISCHBACH; KNOPMAN, 2014)"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(GROVES; FISCHBACH; KNOPMAN, 2014)</w:t>
            </w:r>
            <w:r>
              <w:rPr>
                <w:rFonts w:cs="Arial"/>
                <w:color w:val="000000"/>
                <w:sz w:val="22"/>
                <w:szCs w:val="22"/>
                <w:lang w:val="en-US"/>
              </w:rPr>
              <w:fldChar w:fldCharType="end"/>
            </w:r>
          </w:p>
        </w:tc>
        <w:tc>
          <w:tcPr>
            <w:tcW w:w="2260" w:type="dxa"/>
            <w:noWrap/>
            <w:hideMark/>
          </w:tcPr>
          <w:p w14:paraId="600C7A6A" w14:textId="77777777" w:rsidR="003B3ACB" w:rsidRPr="009A2A28" w:rsidRDefault="003B3ACB" w:rsidP="002C1103">
            <w:pPr>
              <w:autoSpaceDE/>
              <w:autoSpaceDN/>
              <w:adjustRightInd/>
              <w:spacing w:line="240" w:lineRule="auto"/>
              <w:ind w:firstLine="0"/>
              <w:jc w:val="left"/>
              <w:rPr>
                <w:rFonts w:cs="Arial"/>
                <w:color w:val="000000"/>
                <w:sz w:val="22"/>
                <w:szCs w:val="22"/>
                <w:lang w:val="en-US"/>
              </w:rPr>
            </w:pPr>
            <w:r w:rsidRPr="009A2A28">
              <w:rPr>
                <w:rFonts w:cs="Arial"/>
                <w:color w:val="000000"/>
                <w:sz w:val="22"/>
                <w:szCs w:val="22"/>
                <w:lang w:val="en-US"/>
              </w:rPr>
              <w:t>Infraestrutura e Desastres Naturais</w:t>
            </w:r>
          </w:p>
        </w:tc>
        <w:tc>
          <w:tcPr>
            <w:tcW w:w="7459" w:type="dxa"/>
            <w:noWrap/>
            <w:hideMark/>
          </w:tcPr>
          <w:p w14:paraId="59C12D84"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Strengthening Coastal Planning How Coastal Regions Could Benefit from Louisiana's Planning and Analysis Framework</w:t>
            </w:r>
          </w:p>
        </w:tc>
        <w:tc>
          <w:tcPr>
            <w:tcW w:w="1152" w:type="dxa"/>
            <w:noWrap/>
            <w:hideMark/>
          </w:tcPr>
          <w:p w14:paraId="62FC0834" w14:textId="77777777" w:rsidR="003B3ACB" w:rsidRPr="009A2A28" w:rsidRDefault="003B3ACB" w:rsidP="002C1103">
            <w:pPr>
              <w:autoSpaceDE/>
              <w:autoSpaceDN/>
              <w:adjustRightInd/>
              <w:spacing w:line="240" w:lineRule="auto"/>
              <w:ind w:firstLine="0"/>
              <w:jc w:val="right"/>
              <w:rPr>
                <w:rFonts w:cs="Arial"/>
                <w:color w:val="000000"/>
                <w:sz w:val="22"/>
                <w:szCs w:val="22"/>
                <w:lang w:val="en-US"/>
              </w:rPr>
            </w:pPr>
            <w:r w:rsidRPr="009A2A28">
              <w:rPr>
                <w:rFonts w:cs="Arial"/>
                <w:color w:val="000000"/>
                <w:sz w:val="22"/>
                <w:szCs w:val="22"/>
                <w:lang w:val="en-US"/>
              </w:rPr>
              <w:t>68</w:t>
            </w:r>
          </w:p>
        </w:tc>
      </w:tr>
      <w:tr w:rsidR="003B3ACB" w:rsidRPr="00014CEB" w14:paraId="312CD1B8" w14:textId="77777777" w:rsidTr="002C1103">
        <w:trPr>
          <w:trHeight w:val="300"/>
        </w:trPr>
        <w:tc>
          <w:tcPr>
            <w:tcW w:w="3122" w:type="dxa"/>
            <w:noWrap/>
            <w:hideMark/>
          </w:tcPr>
          <w:p w14:paraId="45855FB0" w14:textId="77777777" w:rsidR="003B3ACB" w:rsidRPr="009A2A28"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rPr>
              <w:fldChar w:fldCharType="begin" w:fldLock="1"/>
            </w:r>
            <w:r w:rsidRPr="009A2A28">
              <w:rPr>
                <w:rFonts w:cs="Arial"/>
                <w:color w:val="000000"/>
                <w:sz w:val="22"/>
                <w:szCs w:val="22"/>
                <w:lang w:val="en-US"/>
              </w:rPr>
              <w:instrText>ADDIN CSL_CITATION { "citationItems" : [ { "id" : "ITEM-1", "itemData" : { "ISBN" : "9780833090669", "abstract" : "The U.S. Environmental Protection Agency (USEPA), together with its state and local partners, develops watershed implementation plans designed to meet total maximum daily load (TMDL) water quality standards. Uncertainty regarding the impacts of climate change, future land use, the effectiveness of best management practices, and other drivers may make it difficult for these implementation plans to meet water quality goals. But the methods and processes used to develop implementation plans typically do not address uncertainty in these key drivers of change. In this study, RAND researchers explored how Robust Decision Making (RDM) methods could help USEPA and its partners develop implementation plans that are more robust to such uncertainty. Through two pilot case studies \u2014 one on the Patuxent River in Maryland and one on the North Farm Creek tributary of the Illinois River \u2014 this study shows how analytic RDM methods can be used to identify future vulnerabilities in TMDL implementation plans and suggest appropriate responses. In both case studies, proposed plans meet their water quality goals under current assumptions, but do not meet water quality goals in many climat</w:instrText>
            </w:r>
            <w:r>
              <w:rPr>
                <w:rFonts w:cs="Arial"/>
                <w:color w:val="000000"/>
                <w:sz w:val="22"/>
                <w:szCs w:val="22"/>
              </w:rPr>
              <w:instrText>e and other futures. The study finds that modified plans and adaptive management approaches can often reduce these vulnerabilities. Moving forward, USEPA and its partners can better manage future uncertainty by employing iterative risk management processes and adopting TMDL implementation plans that are robust and flexible.", "author" : [ { "dropping-particle</w:instrText>
            </w:r>
            <w:r w:rsidRPr="009A2A28">
              <w:rPr>
                <w:rFonts w:cs="Arial"/>
                <w:color w:val="000000"/>
                <w:sz w:val="22"/>
                <w:szCs w:val="22"/>
                <w:lang w:val="en-US"/>
              </w:rPr>
              <w:instrText>" : "", "family" : "Fischbach", "given" : "Jordan R.", "non-dropping-particle" : "", "parse-names" : false, "suffix" : "" }, { "dropping-particle" : "", "family" : "Lempert", "given" : "Robert J.", "non-dropping-particle" : "", "parse-names" : false, "suffix" : "" }, { "dropping-particle" : "", "family" : "Molina-Perez", "given" : "Edmundo", "non-dropping-particle" : "", "parse-names" : false, "suffix" : "" }, { "dropping-particle" : "", "family" : "Tariq", "given" : "Abdul Ahad", "non-dropping-particle" : "", "parse-names" : false, "suffix" : "" }, { "dropping-particle" : "", "family" : "Finucane", "given" : "Melissa L.", "non-dropping-particle" : "", "parse-names" : false, "suffix" : "" }, { "dropping-particle" : "", "family" : "Hoss", "given" : "Frauke", "non-dropping-particle" : "", "parse-names" : false, "suffix" : "" } ], "id" : "ITEM-1", "issued" : { "date-parts" : [ [ "2015" ] ] }, "number-of-pages" : "1-135", "title" : "Managing Water Quality in the Face of Uncertainty: A Robust Decision Making Demonstration for EPA's National Water Program", "type" : "book" }, "uris" : [ "http://www.mendeley.com/documents/?uuid=776d2e52-6a1c-4589-b48b-ecc0585161b8" ] } ], "mendeley" : { "formattedCitation" : "(FISCHBACH et al., 2015)", "plainTextFormattedCitation" : "(FISCHBACH et al., 2015)", "previouslyFormattedCitation" : "(FISCHBACH et al., 2015)" }, "properties" : { "noteIndex" : 0 }, "schema" : "https://github.com/citation-style-language/schema/raw/master/csl-citation.json" }</w:instrText>
            </w:r>
            <w:r>
              <w:rPr>
                <w:rFonts w:cs="Arial"/>
                <w:color w:val="000000"/>
                <w:sz w:val="22"/>
                <w:szCs w:val="22"/>
              </w:rPr>
              <w:fldChar w:fldCharType="separate"/>
            </w:r>
            <w:r w:rsidRPr="009A2A28">
              <w:rPr>
                <w:rFonts w:cs="Arial"/>
                <w:noProof/>
                <w:color w:val="000000"/>
                <w:sz w:val="22"/>
                <w:szCs w:val="22"/>
                <w:lang w:val="en-US"/>
              </w:rPr>
              <w:t>(FISCHBACH et al., 2015)</w:t>
            </w:r>
            <w:r>
              <w:rPr>
                <w:rFonts w:cs="Arial"/>
                <w:color w:val="000000"/>
                <w:sz w:val="22"/>
                <w:szCs w:val="22"/>
              </w:rPr>
              <w:fldChar w:fldCharType="end"/>
            </w:r>
          </w:p>
        </w:tc>
        <w:tc>
          <w:tcPr>
            <w:tcW w:w="2260" w:type="dxa"/>
            <w:noWrap/>
            <w:hideMark/>
          </w:tcPr>
          <w:p w14:paraId="28B4CDDD" w14:textId="77777777" w:rsidR="003B3ACB" w:rsidRPr="009A2A28" w:rsidRDefault="003B3ACB" w:rsidP="002C1103">
            <w:pPr>
              <w:autoSpaceDE/>
              <w:autoSpaceDN/>
              <w:adjustRightInd/>
              <w:spacing w:line="240" w:lineRule="auto"/>
              <w:ind w:firstLine="0"/>
              <w:jc w:val="left"/>
              <w:rPr>
                <w:rFonts w:cs="Arial"/>
                <w:color w:val="000000"/>
                <w:sz w:val="22"/>
                <w:szCs w:val="22"/>
                <w:lang w:val="en-US"/>
              </w:rPr>
            </w:pPr>
            <w:r w:rsidRPr="009A2A28">
              <w:rPr>
                <w:rFonts w:cs="Arial"/>
                <w:color w:val="000000"/>
                <w:sz w:val="22"/>
                <w:szCs w:val="22"/>
                <w:lang w:val="en-US"/>
              </w:rPr>
              <w:t>Recursos Hídricos</w:t>
            </w:r>
          </w:p>
        </w:tc>
        <w:tc>
          <w:tcPr>
            <w:tcW w:w="7459" w:type="dxa"/>
            <w:noWrap/>
            <w:hideMark/>
          </w:tcPr>
          <w:p w14:paraId="3B4A527B"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Managing Water Quality in the Face of Uncertainty: A Robust Decision Making Demonstration for EPA's National Water Program</w:t>
            </w:r>
          </w:p>
        </w:tc>
        <w:tc>
          <w:tcPr>
            <w:tcW w:w="1152" w:type="dxa"/>
            <w:noWrap/>
            <w:hideMark/>
          </w:tcPr>
          <w:p w14:paraId="2D4AFF31" w14:textId="77777777" w:rsidR="003B3ACB" w:rsidRPr="009A2A28" w:rsidRDefault="003B3ACB" w:rsidP="002C1103">
            <w:pPr>
              <w:autoSpaceDE/>
              <w:autoSpaceDN/>
              <w:adjustRightInd/>
              <w:spacing w:line="240" w:lineRule="auto"/>
              <w:ind w:firstLine="0"/>
              <w:jc w:val="right"/>
              <w:rPr>
                <w:rFonts w:cs="Arial"/>
                <w:color w:val="000000"/>
                <w:sz w:val="22"/>
                <w:szCs w:val="22"/>
                <w:lang w:val="en-US"/>
              </w:rPr>
            </w:pPr>
            <w:r w:rsidRPr="009A2A28">
              <w:rPr>
                <w:rFonts w:cs="Arial"/>
                <w:color w:val="000000"/>
                <w:sz w:val="22"/>
                <w:szCs w:val="22"/>
                <w:lang w:val="en-US"/>
              </w:rPr>
              <w:t>162</w:t>
            </w:r>
          </w:p>
        </w:tc>
      </w:tr>
      <w:tr w:rsidR="003B3ACB" w:rsidRPr="001A560F" w14:paraId="73E90F7B" w14:textId="77777777" w:rsidTr="002C1103">
        <w:trPr>
          <w:trHeight w:val="300"/>
        </w:trPr>
        <w:tc>
          <w:tcPr>
            <w:tcW w:w="3122" w:type="dxa"/>
            <w:noWrap/>
            <w:hideMark/>
          </w:tcPr>
          <w:p w14:paraId="1F764E4C" w14:textId="77777777" w:rsidR="003B3ACB" w:rsidRPr="001A560F" w:rsidRDefault="003B3ACB" w:rsidP="002C1103">
            <w:pPr>
              <w:autoSpaceDE/>
              <w:autoSpaceDN/>
              <w:adjustRightInd/>
              <w:spacing w:line="240" w:lineRule="auto"/>
              <w:ind w:firstLine="0"/>
              <w:jc w:val="left"/>
              <w:rPr>
                <w:rFonts w:cs="Arial"/>
                <w:color w:val="000000"/>
                <w:sz w:val="22"/>
                <w:szCs w:val="22"/>
              </w:rPr>
            </w:pPr>
            <w:r>
              <w:rPr>
                <w:rFonts w:cs="Arial"/>
                <w:color w:val="000000"/>
                <w:sz w:val="22"/>
                <w:szCs w:val="22"/>
              </w:rPr>
              <w:fldChar w:fldCharType="begin" w:fldLock="1"/>
            </w:r>
            <w:r w:rsidRPr="009A2A28">
              <w:rPr>
                <w:rFonts w:cs="Arial"/>
                <w:color w:val="000000"/>
                <w:sz w:val="22"/>
                <w:szCs w:val="22"/>
                <w:lang w:val="en-US"/>
              </w:rPr>
              <w:instrText>ADDIN CSL_CITATION { "citationItems" : [ { "id" : "ITEM-1", "itemData" : { "abstract" : "The landmark climate agreement reached at the 2015 Paris Conference of the Parties has signaled an important shift in international mitigation and adaptation efforts. This agreement establishes the foundations of a new institutional arrangement for adaptive cooperation based on flexible participation and common aspirations for substantially reducing greenhouse gas emissions. The Paris climate agreement is by any measure a historical step in climate change negotiations. However, after the initial excitement for the agreement, the international community is beginning to realize that in order to meet its aspirations it will be necessary to direct vast amount of resources towards efforts that can successfully triggered international decarbonization. In this context, climate financing institutions such as the Green Climate Fund have emerged as key enablers of the Paris aspirations. The challenges faced by these institutions are exacerbated by the complex technological and economic environment prevailing today. The rapid rate of improvement of solar and wind energy technologies over the last decade support optimism about the future of renewable energy. Yet, the substantial decline in oil prices and the strong technological c</w:instrText>
            </w:r>
            <w:r>
              <w:rPr>
                <w:rFonts w:cs="Arial"/>
                <w:color w:val="000000"/>
                <w:sz w:val="22"/>
                <w:szCs w:val="22"/>
              </w:rPr>
              <w:instrText>apabilities of the American fracking industry create serious doubts about the feasibility of decarbonization. The research reported here explores how Robust Decision Making (RDM) methods can be integrated with Integrated Assessment Models (IAMs) to systematically study which forms of international technological cooperation are more robust to technological, economic and climate uncertainties. This is an initial attempt at developing the decision support tools and analysis framework that can support the work of climate financing institutions such as the Green Climate Fund. An interactive decision support tool accompanies this dissertation. This tool provides an example of the modeling and analytical tools developed for this research project. The tool is available online at https://public.tableau.com/profile/edmundo.molina#!/", "author" : [ { "dropping-particle" : "", "family" : "Molina-perez", "given" : "Edmundo", "non-dropping-particle" : "", "parse-names" : false, "suffix" : "" } ], "id" : "ITEM-1", "issue" : "February", "issued" : { "date-parts" : [ [ "2016" ] ] }, "page" : "1-193", "title" : "Directed International Technological Change and Climate Policy New Methods for Identifying Robust Policies Under Conditions of Deep Uncertainty", "type" : "article-journal" }, "uris" : [ "http://www.mendeley.com/documents/?uuid=eb7d32e6-f950-4d02-aab1-c0ed37be8ae5" ] } ], "mendeley" : { "formattedCitation" : "(MOLINA-PEREZ, 2016)", "plainTextFormattedCitation" : "(MOLINA-PEREZ, 2016)", "previouslyFormattedCitation" : "(MOLINA-PEREZ, 2016)" }, "properties" : { "noteIndex" : 0 }, "schema" : "https://github.com/citation-style-language/schema/raw/master/csl-citation.json" }</w:instrText>
            </w:r>
            <w:r>
              <w:rPr>
                <w:rFonts w:cs="Arial"/>
                <w:color w:val="000000"/>
                <w:sz w:val="22"/>
                <w:szCs w:val="22"/>
              </w:rPr>
              <w:fldChar w:fldCharType="separate"/>
            </w:r>
            <w:r w:rsidRPr="00B1341B">
              <w:rPr>
                <w:rFonts w:cs="Arial"/>
                <w:noProof/>
                <w:color w:val="000000"/>
                <w:sz w:val="22"/>
                <w:szCs w:val="22"/>
              </w:rPr>
              <w:t>(MOLINA-PEREZ, 2016)</w:t>
            </w:r>
            <w:r>
              <w:rPr>
                <w:rFonts w:cs="Arial"/>
                <w:color w:val="000000"/>
                <w:sz w:val="22"/>
                <w:szCs w:val="22"/>
              </w:rPr>
              <w:fldChar w:fldCharType="end"/>
            </w:r>
          </w:p>
        </w:tc>
        <w:tc>
          <w:tcPr>
            <w:tcW w:w="2260" w:type="dxa"/>
            <w:noWrap/>
            <w:hideMark/>
          </w:tcPr>
          <w:p w14:paraId="18A673E8"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Mudanças Climáticas</w:t>
            </w:r>
          </w:p>
        </w:tc>
        <w:tc>
          <w:tcPr>
            <w:tcW w:w="7459" w:type="dxa"/>
            <w:noWrap/>
            <w:hideMark/>
          </w:tcPr>
          <w:p w14:paraId="44B94AE5" w14:textId="77777777" w:rsidR="003B3ACB" w:rsidRPr="00D16E80" w:rsidRDefault="003B3ACB" w:rsidP="002C1103">
            <w:pPr>
              <w:autoSpaceDE/>
              <w:autoSpaceDN/>
              <w:adjustRightInd/>
              <w:spacing w:line="240" w:lineRule="auto"/>
              <w:ind w:firstLine="0"/>
              <w:jc w:val="left"/>
              <w:rPr>
                <w:rFonts w:cs="Arial"/>
                <w:color w:val="000000"/>
                <w:sz w:val="22"/>
                <w:szCs w:val="22"/>
              </w:rPr>
            </w:pPr>
            <w:r w:rsidRPr="00D16E80">
              <w:rPr>
                <w:rFonts w:cs="Arial"/>
                <w:color w:val="000000"/>
                <w:sz w:val="22"/>
                <w:szCs w:val="22"/>
              </w:rPr>
              <w:t>Directed International Technological Change and Climate Policy New Methods for Identifying Robust Policies Under Conditions of Deep Uncertainty</w:t>
            </w:r>
          </w:p>
        </w:tc>
        <w:tc>
          <w:tcPr>
            <w:tcW w:w="1152" w:type="dxa"/>
            <w:noWrap/>
            <w:hideMark/>
          </w:tcPr>
          <w:p w14:paraId="137B1533"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193</w:t>
            </w:r>
          </w:p>
        </w:tc>
      </w:tr>
    </w:tbl>
    <w:p w14:paraId="4F03C63D" w14:textId="77777777" w:rsidR="003B3ACB" w:rsidRPr="0004189D" w:rsidRDefault="003B3ACB" w:rsidP="003B3ACB">
      <w:pPr>
        <w:autoSpaceDE/>
        <w:autoSpaceDN/>
        <w:adjustRightInd/>
        <w:spacing w:after="160" w:line="259" w:lineRule="auto"/>
        <w:ind w:firstLine="0"/>
      </w:pPr>
      <w:r>
        <w:t>*Aplicação do MORDM, entendida como uma derivação do RDM.</w:t>
      </w:r>
    </w:p>
    <w:p w14:paraId="5ED8E302" w14:textId="77777777" w:rsidR="003B3ACB" w:rsidRPr="001A560F" w:rsidRDefault="003B3ACB" w:rsidP="003B3ACB">
      <w:pPr>
        <w:ind w:firstLine="0"/>
        <w:jc w:val="center"/>
      </w:pPr>
      <w:r>
        <w:t>Fonte: Elaborado pelo Autor.</w:t>
      </w:r>
    </w:p>
    <w:p w14:paraId="41899D31" w14:textId="77777777" w:rsidR="003B3ACB" w:rsidRDefault="003B3ACB" w:rsidP="003B3ACB">
      <w:pPr>
        <w:autoSpaceDE/>
        <w:autoSpaceDN/>
        <w:adjustRightInd/>
        <w:spacing w:after="160" w:line="259" w:lineRule="auto"/>
        <w:ind w:firstLine="0"/>
        <w:jc w:val="left"/>
        <w:rPr>
          <w:b/>
        </w:rPr>
      </w:pPr>
      <w:r>
        <w:br w:type="page"/>
      </w:r>
    </w:p>
    <w:p w14:paraId="576035FE" w14:textId="77777777" w:rsidR="00BB306F" w:rsidRPr="00B31CAE" w:rsidRDefault="00BB306F" w:rsidP="00BB306F">
      <w:pPr>
        <w:pStyle w:val="Ttulo1"/>
        <w:numPr>
          <w:ilvl w:val="0"/>
          <w:numId w:val="0"/>
        </w:numPr>
        <w:ind w:left="737"/>
        <w:jc w:val="center"/>
      </w:pPr>
      <w:bookmarkStart w:id="279" w:name="_Toc479347091"/>
      <w:r w:rsidRPr="00B31CAE">
        <w:t>A</w:t>
      </w:r>
      <w:r w:rsidRPr="00B31CAE">
        <w:rPr>
          <w:rStyle w:val="TtuloApendAnexoChar"/>
          <w:rFonts w:cs="Arial"/>
          <w:kern w:val="32"/>
          <w:szCs w:val="32"/>
        </w:rPr>
        <w:t>PÊNDIC</w:t>
      </w:r>
      <w:r>
        <w:t xml:space="preserve">E </w:t>
      </w:r>
      <w:r w:rsidR="00CF5E28">
        <w:t>E</w:t>
      </w:r>
      <w:r w:rsidRPr="00B31CAE">
        <w:t xml:space="preserve"> </w:t>
      </w:r>
      <w:r>
        <w:t>–</w:t>
      </w:r>
      <w:r w:rsidRPr="00B31CAE">
        <w:t xml:space="preserve"> </w:t>
      </w:r>
      <w:r>
        <w:t>Protocolo da Pesquisa</w:t>
      </w:r>
      <w:bookmarkEnd w:id="279"/>
    </w:p>
    <w:p w14:paraId="21043F45" w14:textId="77777777" w:rsidR="00BB306F" w:rsidRDefault="00BB306F" w:rsidP="00BB306F">
      <w:pPr>
        <w:pStyle w:val="Legenda"/>
      </w:pPr>
      <w:bookmarkStart w:id="280" w:name="_Toc479346819"/>
      <w:r>
        <w:t xml:space="preserve">Quadro </w:t>
      </w:r>
      <w:r w:rsidR="003019C2">
        <w:fldChar w:fldCharType="begin"/>
      </w:r>
      <w:r w:rsidR="003019C2">
        <w:instrText xml:space="preserve"> SEQ Quadro \* ARABIC </w:instrText>
      </w:r>
      <w:r w:rsidR="003019C2">
        <w:fldChar w:fldCharType="separate"/>
      </w:r>
      <w:r w:rsidR="00C25FF3">
        <w:rPr>
          <w:noProof/>
        </w:rPr>
        <w:t>11</w:t>
      </w:r>
      <w:r w:rsidR="003019C2">
        <w:rPr>
          <w:noProof/>
        </w:rPr>
        <w:fldChar w:fldCharType="end"/>
      </w:r>
      <w:r>
        <w:t xml:space="preserve"> – Protocolo da Pesquisa</w:t>
      </w:r>
      <w:bookmarkEnd w:id="280"/>
    </w:p>
    <w:tbl>
      <w:tblPr>
        <w:tblStyle w:val="Tabelacomgrade"/>
        <w:tblW w:w="14170" w:type="dxa"/>
        <w:tblLook w:val="04A0" w:firstRow="1" w:lastRow="0" w:firstColumn="1" w:lastColumn="0" w:noHBand="0" w:noVBand="1"/>
      </w:tblPr>
      <w:tblGrid>
        <w:gridCol w:w="3114"/>
        <w:gridCol w:w="5953"/>
        <w:gridCol w:w="5103"/>
      </w:tblGrid>
      <w:tr w:rsidR="00BB306F" w14:paraId="63367AB5" w14:textId="77777777" w:rsidTr="00432BD8">
        <w:trPr>
          <w:trHeight w:val="424"/>
          <w:tblHeader/>
        </w:trPr>
        <w:tc>
          <w:tcPr>
            <w:tcW w:w="3114" w:type="dxa"/>
            <w:shd w:val="clear" w:color="auto" w:fill="D9D9D9" w:themeFill="background1" w:themeFillShade="D9"/>
            <w:vAlign w:val="center"/>
          </w:tcPr>
          <w:p w14:paraId="3AFC066B" w14:textId="77777777" w:rsidR="00BB306F" w:rsidRPr="00EF3166" w:rsidRDefault="00BB306F" w:rsidP="006D53FE">
            <w:pPr>
              <w:pStyle w:val="ALNEAS"/>
              <w:numPr>
                <w:ilvl w:val="0"/>
                <w:numId w:val="0"/>
              </w:numPr>
              <w:ind w:left="-112"/>
              <w:rPr>
                <w:b/>
                <w:sz w:val="22"/>
              </w:rPr>
            </w:pPr>
            <w:r>
              <w:rPr>
                <w:b/>
                <w:sz w:val="22"/>
              </w:rPr>
              <w:t>Etapa do Método</w:t>
            </w:r>
          </w:p>
        </w:tc>
        <w:tc>
          <w:tcPr>
            <w:tcW w:w="5953" w:type="dxa"/>
            <w:shd w:val="clear" w:color="auto" w:fill="D9D9D9" w:themeFill="background1" w:themeFillShade="D9"/>
            <w:vAlign w:val="center"/>
          </w:tcPr>
          <w:p w14:paraId="718F143B" w14:textId="77777777" w:rsidR="00BB306F" w:rsidRPr="00834CBA" w:rsidRDefault="00BB306F" w:rsidP="006D53FE">
            <w:pPr>
              <w:ind w:firstLine="0"/>
              <w:jc w:val="left"/>
              <w:rPr>
                <w:b/>
                <w:sz w:val="22"/>
                <w:szCs w:val="22"/>
              </w:rPr>
            </w:pPr>
            <w:r>
              <w:rPr>
                <w:b/>
                <w:sz w:val="22"/>
                <w:szCs w:val="22"/>
              </w:rPr>
              <w:t>Decisão a Tomar</w:t>
            </w:r>
          </w:p>
        </w:tc>
        <w:tc>
          <w:tcPr>
            <w:tcW w:w="5103" w:type="dxa"/>
            <w:shd w:val="clear" w:color="auto" w:fill="D9D9D9" w:themeFill="background1" w:themeFillShade="D9"/>
            <w:vAlign w:val="center"/>
          </w:tcPr>
          <w:p w14:paraId="190801B7" w14:textId="77777777" w:rsidR="00BB306F" w:rsidRPr="00834CBA" w:rsidRDefault="00BB306F" w:rsidP="006D53FE">
            <w:pPr>
              <w:ind w:firstLine="0"/>
              <w:jc w:val="left"/>
              <w:rPr>
                <w:b/>
                <w:sz w:val="22"/>
                <w:szCs w:val="22"/>
              </w:rPr>
            </w:pPr>
            <w:r>
              <w:rPr>
                <w:b/>
                <w:sz w:val="22"/>
                <w:szCs w:val="22"/>
              </w:rPr>
              <w:t xml:space="preserve">Resposta e </w:t>
            </w:r>
            <w:r w:rsidRPr="00834CBA">
              <w:rPr>
                <w:b/>
                <w:sz w:val="22"/>
                <w:szCs w:val="22"/>
              </w:rPr>
              <w:t>Justificativa</w:t>
            </w:r>
          </w:p>
        </w:tc>
      </w:tr>
      <w:tr w:rsidR="00BB306F" w:rsidRPr="006A28C2" w14:paraId="565DA8A5" w14:textId="77777777" w:rsidTr="00432BD8">
        <w:tc>
          <w:tcPr>
            <w:tcW w:w="3114" w:type="dxa"/>
          </w:tcPr>
          <w:p w14:paraId="3C0E588E" w14:textId="77777777" w:rsidR="00BB306F" w:rsidRDefault="00BB306F" w:rsidP="00BB306F">
            <w:pPr>
              <w:ind w:firstLine="0"/>
            </w:pPr>
            <w:r>
              <w:t xml:space="preserve">1. Estruturação da Decisão </w:t>
            </w:r>
          </w:p>
        </w:tc>
        <w:tc>
          <w:tcPr>
            <w:tcW w:w="5953" w:type="dxa"/>
          </w:tcPr>
          <w:p w14:paraId="0D682185" w14:textId="77777777" w:rsidR="00BB306F" w:rsidRDefault="00BB306F" w:rsidP="00BB306F">
            <w:pPr>
              <w:ind w:firstLine="0"/>
            </w:pPr>
            <w:r>
              <w:t>X - Quais Incertezas Considerar?</w:t>
            </w:r>
          </w:p>
        </w:tc>
        <w:tc>
          <w:tcPr>
            <w:tcW w:w="5103" w:type="dxa"/>
            <w:vAlign w:val="center"/>
          </w:tcPr>
          <w:p w14:paraId="6EDAAE4D" w14:textId="77777777" w:rsidR="00BB306F" w:rsidRPr="00834CBA" w:rsidRDefault="00BB306F" w:rsidP="00BB306F">
            <w:pPr>
              <w:ind w:firstLine="0"/>
              <w:jc w:val="left"/>
              <w:rPr>
                <w:sz w:val="22"/>
                <w:szCs w:val="22"/>
              </w:rPr>
            </w:pPr>
          </w:p>
        </w:tc>
      </w:tr>
      <w:tr w:rsidR="00BB306F" w14:paraId="115474C7" w14:textId="77777777" w:rsidTr="00432BD8">
        <w:tc>
          <w:tcPr>
            <w:tcW w:w="3114" w:type="dxa"/>
          </w:tcPr>
          <w:p w14:paraId="621BB8B3" w14:textId="77777777" w:rsidR="00BB306F" w:rsidRDefault="00BB306F" w:rsidP="00BB306F">
            <w:pPr>
              <w:ind w:firstLine="0"/>
            </w:pPr>
            <w:r>
              <w:t>1. Estruturação da Decisão</w:t>
            </w:r>
          </w:p>
        </w:tc>
        <w:tc>
          <w:tcPr>
            <w:tcW w:w="5953" w:type="dxa"/>
          </w:tcPr>
          <w:p w14:paraId="5C89A768" w14:textId="77777777" w:rsidR="00BB306F" w:rsidRDefault="00BB306F" w:rsidP="00BB306F">
            <w:pPr>
              <w:ind w:firstLine="0"/>
            </w:pPr>
            <w:r>
              <w:t>L - Quais Estratégias Considerar? Quantos “graus de liberadade”?</w:t>
            </w:r>
          </w:p>
        </w:tc>
        <w:tc>
          <w:tcPr>
            <w:tcW w:w="5103" w:type="dxa"/>
            <w:vAlign w:val="center"/>
          </w:tcPr>
          <w:p w14:paraId="27E82EB4" w14:textId="77777777" w:rsidR="00BB306F" w:rsidRPr="00834CBA" w:rsidRDefault="00BB306F" w:rsidP="00BB306F">
            <w:pPr>
              <w:ind w:firstLine="0"/>
              <w:jc w:val="left"/>
              <w:rPr>
                <w:sz w:val="22"/>
                <w:szCs w:val="22"/>
              </w:rPr>
            </w:pPr>
          </w:p>
        </w:tc>
      </w:tr>
      <w:tr w:rsidR="00BB306F" w14:paraId="04E96922" w14:textId="77777777" w:rsidTr="00432BD8">
        <w:tc>
          <w:tcPr>
            <w:tcW w:w="3114" w:type="dxa"/>
          </w:tcPr>
          <w:p w14:paraId="7010B169" w14:textId="77777777" w:rsidR="00BB306F" w:rsidRDefault="00BB306F" w:rsidP="00BB306F">
            <w:pPr>
              <w:ind w:firstLine="0"/>
            </w:pPr>
            <w:r>
              <w:t>1. Estruturação da Decisão</w:t>
            </w:r>
          </w:p>
        </w:tc>
        <w:tc>
          <w:tcPr>
            <w:tcW w:w="5953" w:type="dxa"/>
          </w:tcPr>
          <w:p w14:paraId="4B72EF0C" w14:textId="77777777" w:rsidR="00BB306F" w:rsidRDefault="00BB306F" w:rsidP="00BB306F">
            <w:pPr>
              <w:ind w:firstLine="0"/>
            </w:pPr>
            <w:r>
              <w:t>R - Quais Relações (Modelo) Considerar?</w:t>
            </w:r>
          </w:p>
        </w:tc>
        <w:tc>
          <w:tcPr>
            <w:tcW w:w="5103" w:type="dxa"/>
            <w:vAlign w:val="center"/>
          </w:tcPr>
          <w:p w14:paraId="13497A66" w14:textId="77777777" w:rsidR="00BB306F" w:rsidRPr="00834CBA" w:rsidRDefault="00BB306F" w:rsidP="00BB306F">
            <w:pPr>
              <w:ind w:firstLine="0"/>
              <w:jc w:val="left"/>
              <w:rPr>
                <w:sz w:val="22"/>
                <w:szCs w:val="22"/>
              </w:rPr>
            </w:pPr>
          </w:p>
        </w:tc>
      </w:tr>
      <w:tr w:rsidR="00BB306F" w14:paraId="0770CBBA" w14:textId="77777777" w:rsidTr="00432BD8">
        <w:tc>
          <w:tcPr>
            <w:tcW w:w="3114" w:type="dxa"/>
          </w:tcPr>
          <w:p w14:paraId="0972FB2C" w14:textId="77777777" w:rsidR="00BB306F" w:rsidRDefault="00BB306F" w:rsidP="00BB306F">
            <w:pPr>
              <w:ind w:firstLine="0"/>
            </w:pPr>
            <w:r>
              <w:t>1. Estruturação da Decisão</w:t>
            </w:r>
          </w:p>
        </w:tc>
        <w:tc>
          <w:tcPr>
            <w:tcW w:w="5953" w:type="dxa"/>
          </w:tcPr>
          <w:p w14:paraId="1B1A74D8" w14:textId="77777777" w:rsidR="00BB306F" w:rsidRDefault="00BB306F" w:rsidP="00BB306F">
            <w:pPr>
              <w:ind w:firstLine="0"/>
            </w:pPr>
            <w:r>
              <w:t>M - Que Medidas de Performance Considerar?</w:t>
            </w:r>
          </w:p>
        </w:tc>
        <w:tc>
          <w:tcPr>
            <w:tcW w:w="5103" w:type="dxa"/>
            <w:vAlign w:val="center"/>
          </w:tcPr>
          <w:p w14:paraId="61013C3D" w14:textId="77777777" w:rsidR="00BB306F" w:rsidRPr="00834CBA" w:rsidRDefault="00BB306F" w:rsidP="00BB306F">
            <w:pPr>
              <w:ind w:firstLine="0"/>
              <w:jc w:val="left"/>
              <w:rPr>
                <w:sz w:val="22"/>
                <w:szCs w:val="22"/>
              </w:rPr>
            </w:pPr>
          </w:p>
        </w:tc>
      </w:tr>
      <w:tr w:rsidR="00BB306F" w14:paraId="6D22922F" w14:textId="77777777" w:rsidTr="00432BD8">
        <w:tc>
          <w:tcPr>
            <w:tcW w:w="3114" w:type="dxa"/>
          </w:tcPr>
          <w:p w14:paraId="0D4450B3" w14:textId="77777777" w:rsidR="00BB306F" w:rsidRDefault="00BB306F" w:rsidP="00BB306F">
            <w:pPr>
              <w:ind w:firstLine="0"/>
            </w:pPr>
            <w:r>
              <w:t>2. Geração de Casos</w:t>
            </w:r>
          </w:p>
        </w:tc>
        <w:tc>
          <w:tcPr>
            <w:tcW w:w="5953" w:type="dxa"/>
          </w:tcPr>
          <w:p w14:paraId="10D8AA5D" w14:textId="77777777" w:rsidR="00BB306F" w:rsidRDefault="00BB306F" w:rsidP="00BB306F">
            <w:pPr>
              <w:ind w:firstLine="0"/>
            </w:pPr>
            <w:r>
              <w:t>Que Estratégia de Amostragem Considerar?</w:t>
            </w:r>
          </w:p>
        </w:tc>
        <w:tc>
          <w:tcPr>
            <w:tcW w:w="5103" w:type="dxa"/>
            <w:vAlign w:val="center"/>
          </w:tcPr>
          <w:p w14:paraId="630C6243" w14:textId="77777777" w:rsidR="00BB306F" w:rsidRPr="00834CBA" w:rsidRDefault="00BB306F" w:rsidP="00BB306F">
            <w:pPr>
              <w:ind w:firstLine="0"/>
              <w:jc w:val="left"/>
              <w:rPr>
                <w:sz w:val="22"/>
                <w:szCs w:val="22"/>
              </w:rPr>
            </w:pPr>
          </w:p>
        </w:tc>
      </w:tr>
      <w:tr w:rsidR="00BB306F" w14:paraId="1F08DDAB" w14:textId="77777777" w:rsidTr="00432BD8">
        <w:tc>
          <w:tcPr>
            <w:tcW w:w="3114" w:type="dxa"/>
          </w:tcPr>
          <w:p w14:paraId="624EF9DA" w14:textId="77777777" w:rsidR="00BB306F" w:rsidRDefault="00BB306F" w:rsidP="00BB306F">
            <w:pPr>
              <w:ind w:firstLine="0"/>
            </w:pPr>
            <w:r>
              <w:t>2. Geração de Casos</w:t>
            </w:r>
          </w:p>
        </w:tc>
        <w:tc>
          <w:tcPr>
            <w:tcW w:w="5953" w:type="dxa"/>
          </w:tcPr>
          <w:p w14:paraId="0AD405E0" w14:textId="77777777" w:rsidR="00BB306F" w:rsidRDefault="00BB306F" w:rsidP="00BB306F">
            <w:pPr>
              <w:ind w:firstLine="0"/>
            </w:pPr>
            <w:r>
              <w:t>Que Ranges de Incerteza Considerar?</w:t>
            </w:r>
          </w:p>
        </w:tc>
        <w:tc>
          <w:tcPr>
            <w:tcW w:w="5103" w:type="dxa"/>
            <w:vAlign w:val="center"/>
          </w:tcPr>
          <w:p w14:paraId="02F22883" w14:textId="77777777" w:rsidR="00BB306F" w:rsidRPr="00834CBA" w:rsidRDefault="00BB306F" w:rsidP="00BB306F">
            <w:pPr>
              <w:ind w:firstLine="0"/>
              <w:jc w:val="left"/>
              <w:rPr>
                <w:sz w:val="22"/>
                <w:szCs w:val="22"/>
              </w:rPr>
            </w:pPr>
          </w:p>
        </w:tc>
      </w:tr>
      <w:tr w:rsidR="00BB306F" w14:paraId="3D9A580A" w14:textId="77777777" w:rsidTr="00432BD8">
        <w:tc>
          <w:tcPr>
            <w:tcW w:w="3114" w:type="dxa"/>
          </w:tcPr>
          <w:p w14:paraId="322CA5D1" w14:textId="77777777" w:rsidR="00BB306F" w:rsidRDefault="00BB306F" w:rsidP="00BB306F">
            <w:pPr>
              <w:ind w:firstLine="0"/>
            </w:pPr>
            <w:r>
              <w:t>2. Geração de Casos</w:t>
            </w:r>
          </w:p>
        </w:tc>
        <w:tc>
          <w:tcPr>
            <w:tcW w:w="5953" w:type="dxa"/>
          </w:tcPr>
          <w:p w14:paraId="75E21259" w14:textId="77777777" w:rsidR="00BB306F" w:rsidRDefault="00BB306F" w:rsidP="00BB306F">
            <w:pPr>
              <w:ind w:firstLine="0"/>
            </w:pPr>
            <w:r>
              <w:t>Quantos Casos Analisar?</w:t>
            </w:r>
          </w:p>
        </w:tc>
        <w:tc>
          <w:tcPr>
            <w:tcW w:w="5103" w:type="dxa"/>
            <w:vAlign w:val="center"/>
          </w:tcPr>
          <w:p w14:paraId="7CE6CED9" w14:textId="77777777" w:rsidR="00BB306F" w:rsidRPr="00834CBA" w:rsidRDefault="00BB306F" w:rsidP="00BB306F">
            <w:pPr>
              <w:ind w:firstLine="0"/>
              <w:jc w:val="left"/>
              <w:rPr>
                <w:sz w:val="22"/>
                <w:szCs w:val="22"/>
              </w:rPr>
            </w:pPr>
          </w:p>
        </w:tc>
      </w:tr>
      <w:tr w:rsidR="00301993" w14:paraId="3DC3E97D" w14:textId="77777777" w:rsidTr="00432BD8">
        <w:tc>
          <w:tcPr>
            <w:tcW w:w="3114" w:type="dxa"/>
          </w:tcPr>
          <w:p w14:paraId="65303F30" w14:textId="77777777" w:rsidR="00301993" w:rsidRDefault="00301993" w:rsidP="00BB306F">
            <w:pPr>
              <w:ind w:firstLine="0"/>
            </w:pPr>
            <w:r>
              <w:t>2. Geração de Casos</w:t>
            </w:r>
          </w:p>
        </w:tc>
        <w:tc>
          <w:tcPr>
            <w:tcW w:w="5953" w:type="dxa"/>
          </w:tcPr>
          <w:p w14:paraId="06F50030" w14:textId="77777777" w:rsidR="00301993" w:rsidRDefault="00301993" w:rsidP="00BB306F">
            <w:pPr>
              <w:ind w:firstLine="0"/>
            </w:pPr>
            <w:r>
              <w:t>Como Avaliar a Qualidade do Gerador de Casos?</w:t>
            </w:r>
          </w:p>
        </w:tc>
        <w:tc>
          <w:tcPr>
            <w:tcW w:w="5103" w:type="dxa"/>
            <w:vAlign w:val="center"/>
          </w:tcPr>
          <w:p w14:paraId="0014EC8F" w14:textId="77777777" w:rsidR="00301993" w:rsidRPr="00834CBA" w:rsidRDefault="00301993" w:rsidP="00BB306F">
            <w:pPr>
              <w:ind w:firstLine="0"/>
              <w:jc w:val="left"/>
              <w:rPr>
                <w:sz w:val="22"/>
                <w:szCs w:val="22"/>
              </w:rPr>
            </w:pPr>
          </w:p>
        </w:tc>
      </w:tr>
      <w:tr w:rsidR="00BB306F" w14:paraId="08A9AA33" w14:textId="77777777" w:rsidTr="00432BD8">
        <w:tc>
          <w:tcPr>
            <w:tcW w:w="3114" w:type="dxa"/>
          </w:tcPr>
          <w:p w14:paraId="1FE13B74" w14:textId="77777777" w:rsidR="00BB306F" w:rsidRDefault="00BB306F" w:rsidP="00BB306F">
            <w:pPr>
              <w:ind w:firstLine="0"/>
            </w:pPr>
            <w:r>
              <w:t>2. Geração de Casos</w:t>
            </w:r>
          </w:p>
        </w:tc>
        <w:tc>
          <w:tcPr>
            <w:tcW w:w="5953" w:type="dxa"/>
          </w:tcPr>
          <w:p w14:paraId="1EB2867E" w14:textId="77777777" w:rsidR="00BB306F" w:rsidRDefault="00BB306F" w:rsidP="00BB306F">
            <w:pPr>
              <w:ind w:firstLine="0"/>
            </w:pPr>
            <w:r>
              <w:t>Como Avaliar a Plausibilidade dos Resultados?</w:t>
            </w:r>
          </w:p>
        </w:tc>
        <w:tc>
          <w:tcPr>
            <w:tcW w:w="5103" w:type="dxa"/>
            <w:vAlign w:val="center"/>
          </w:tcPr>
          <w:p w14:paraId="41DE4FD6" w14:textId="77777777" w:rsidR="00BB306F" w:rsidRPr="00834CBA" w:rsidRDefault="00BB306F" w:rsidP="00BB306F">
            <w:pPr>
              <w:ind w:firstLine="0"/>
              <w:jc w:val="left"/>
              <w:rPr>
                <w:sz w:val="22"/>
                <w:szCs w:val="22"/>
              </w:rPr>
            </w:pPr>
          </w:p>
        </w:tc>
      </w:tr>
      <w:tr w:rsidR="00BB306F" w14:paraId="0A1F1F8A" w14:textId="77777777" w:rsidTr="00432BD8">
        <w:tc>
          <w:tcPr>
            <w:tcW w:w="3114" w:type="dxa"/>
          </w:tcPr>
          <w:p w14:paraId="6FF317C1" w14:textId="77777777" w:rsidR="00BB306F" w:rsidRDefault="00BB306F" w:rsidP="00BB306F">
            <w:pPr>
              <w:ind w:firstLine="0"/>
            </w:pPr>
            <w:r>
              <w:t>3. Descoberta de Cenários</w:t>
            </w:r>
          </w:p>
        </w:tc>
        <w:tc>
          <w:tcPr>
            <w:tcW w:w="5953" w:type="dxa"/>
          </w:tcPr>
          <w:p w14:paraId="5BE32DEA" w14:textId="77777777" w:rsidR="00BB306F" w:rsidRDefault="00BB306F" w:rsidP="00BB306F">
            <w:pPr>
              <w:ind w:firstLine="0"/>
            </w:pPr>
            <w:r>
              <w:t>Que estratégia de ordenação de estratégias candidatas considerar?</w:t>
            </w:r>
          </w:p>
        </w:tc>
        <w:tc>
          <w:tcPr>
            <w:tcW w:w="5103" w:type="dxa"/>
            <w:vAlign w:val="center"/>
          </w:tcPr>
          <w:p w14:paraId="35654BF1" w14:textId="77777777" w:rsidR="00BB306F" w:rsidRPr="00834CBA" w:rsidRDefault="00BB306F" w:rsidP="00BB306F">
            <w:pPr>
              <w:ind w:firstLine="0"/>
              <w:jc w:val="left"/>
              <w:rPr>
                <w:sz w:val="22"/>
                <w:szCs w:val="22"/>
              </w:rPr>
            </w:pPr>
          </w:p>
        </w:tc>
      </w:tr>
      <w:tr w:rsidR="00BB306F" w14:paraId="6B915ADE" w14:textId="77777777" w:rsidTr="00432BD8">
        <w:tc>
          <w:tcPr>
            <w:tcW w:w="3114" w:type="dxa"/>
          </w:tcPr>
          <w:p w14:paraId="6709B371" w14:textId="77777777" w:rsidR="00BB306F" w:rsidRDefault="00BB306F" w:rsidP="00BB306F">
            <w:pPr>
              <w:ind w:firstLine="0"/>
            </w:pPr>
            <w:r>
              <w:t>3. Descoberta de Cenários</w:t>
            </w:r>
          </w:p>
        </w:tc>
        <w:tc>
          <w:tcPr>
            <w:tcW w:w="5953" w:type="dxa"/>
          </w:tcPr>
          <w:p w14:paraId="7A35ECBC" w14:textId="77777777" w:rsidR="00BB306F" w:rsidRDefault="00BB306F" w:rsidP="00BB306F">
            <w:pPr>
              <w:ind w:firstLine="0"/>
            </w:pPr>
            <w:r>
              <w:t>Que estratégias candidatas avaliar?</w:t>
            </w:r>
          </w:p>
        </w:tc>
        <w:tc>
          <w:tcPr>
            <w:tcW w:w="5103" w:type="dxa"/>
            <w:vAlign w:val="center"/>
          </w:tcPr>
          <w:p w14:paraId="01C7DDB7" w14:textId="77777777" w:rsidR="00BB306F" w:rsidRPr="00834CBA" w:rsidRDefault="00BB306F" w:rsidP="00BB306F">
            <w:pPr>
              <w:ind w:firstLine="0"/>
              <w:jc w:val="left"/>
              <w:rPr>
                <w:sz w:val="22"/>
                <w:szCs w:val="22"/>
              </w:rPr>
            </w:pPr>
          </w:p>
        </w:tc>
      </w:tr>
      <w:tr w:rsidR="00BB306F" w14:paraId="52FECEAB" w14:textId="77777777" w:rsidTr="00432BD8">
        <w:tc>
          <w:tcPr>
            <w:tcW w:w="3114" w:type="dxa"/>
          </w:tcPr>
          <w:p w14:paraId="4257E8FE" w14:textId="77777777" w:rsidR="00BB306F" w:rsidRDefault="00BB306F" w:rsidP="00BB306F">
            <w:pPr>
              <w:ind w:firstLine="0"/>
            </w:pPr>
            <w:r>
              <w:t>3. Descoberta de Cenários</w:t>
            </w:r>
          </w:p>
        </w:tc>
        <w:tc>
          <w:tcPr>
            <w:tcW w:w="5953" w:type="dxa"/>
          </w:tcPr>
          <w:p w14:paraId="419229DF" w14:textId="77777777" w:rsidR="00BB306F" w:rsidRDefault="00BB306F" w:rsidP="00BB306F">
            <w:pPr>
              <w:ind w:firstLine="0"/>
            </w:pPr>
            <w:r>
              <w:t>Que ferramentas anal</w:t>
            </w:r>
            <w:r w:rsidR="0057563A">
              <w:t>íticas usar para descobrir o</w:t>
            </w:r>
            <w:r>
              <w:t>s cenários?</w:t>
            </w:r>
            <w:r w:rsidR="00E00B21">
              <w:t xml:space="preserve"> (Algoritmo PRIM, CART)</w:t>
            </w:r>
          </w:p>
        </w:tc>
        <w:tc>
          <w:tcPr>
            <w:tcW w:w="5103" w:type="dxa"/>
            <w:vAlign w:val="center"/>
          </w:tcPr>
          <w:p w14:paraId="1F5D226F" w14:textId="77777777" w:rsidR="00BB306F" w:rsidRPr="00834CBA" w:rsidRDefault="00BB306F" w:rsidP="00BB306F">
            <w:pPr>
              <w:ind w:firstLine="0"/>
              <w:jc w:val="left"/>
              <w:rPr>
                <w:sz w:val="22"/>
                <w:szCs w:val="22"/>
              </w:rPr>
            </w:pPr>
          </w:p>
        </w:tc>
      </w:tr>
      <w:tr w:rsidR="00BB306F" w:rsidRPr="00E90CBD" w14:paraId="1DF7EC17" w14:textId="77777777" w:rsidTr="00432BD8">
        <w:tc>
          <w:tcPr>
            <w:tcW w:w="3114" w:type="dxa"/>
          </w:tcPr>
          <w:p w14:paraId="144B67DD" w14:textId="77777777" w:rsidR="00BB306F" w:rsidRDefault="00BB306F" w:rsidP="00BB306F">
            <w:pPr>
              <w:ind w:firstLine="0"/>
            </w:pPr>
            <w:r>
              <w:t>3. Descoberta de Cenários</w:t>
            </w:r>
          </w:p>
        </w:tc>
        <w:tc>
          <w:tcPr>
            <w:tcW w:w="5953" w:type="dxa"/>
          </w:tcPr>
          <w:p w14:paraId="2BDC58C9" w14:textId="77777777" w:rsidR="00BB306F" w:rsidRDefault="00BB306F" w:rsidP="00BB306F">
            <w:pPr>
              <w:ind w:firstLine="0"/>
            </w:pPr>
            <w:r>
              <w:t>Que critérios de escolha dos cenários serão usados? (densidade, cobertura, etc.)</w:t>
            </w:r>
          </w:p>
        </w:tc>
        <w:tc>
          <w:tcPr>
            <w:tcW w:w="5103" w:type="dxa"/>
            <w:vAlign w:val="center"/>
          </w:tcPr>
          <w:p w14:paraId="3F46E625" w14:textId="77777777" w:rsidR="00BB306F" w:rsidRPr="00834CBA" w:rsidRDefault="00BB306F" w:rsidP="00BB306F">
            <w:pPr>
              <w:ind w:firstLine="0"/>
              <w:jc w:val="left"/>
              <w:rPr>
                <w:sz w:val="22"/>
                <w:szCs w:val="22"/>
              </w:rPr>
            </w:pPr>
          </w:p>
        </w:tc>
      </w:tr>
      <w:tr w:rsidR="00BB306F" w:rsidRPr="00E90CBD" w14:paraId="2B53210F" w14:textId="77777777" w:rsidTr="00432BD8">
        <w:tc>
          <w:tcPr>
            <w:tcW w:w="3114" w:type="dxa"/>
          </w:tcPr>
          <w:p w14:paraId="4B28EF3E" w14:textId="77777777" w:rsidR="00BB306F" w:rsidRDefault="00BB306F" w:rsidP="00BB306F">
            <w:pPr>
              <w:ind w:firstLine="0"/>
            </w:pPr>
            <w:r>
              <w:t>3. Descoberta de Cenários</w:t>
            </w:r>
          </w:p>
        </w:tc>
        <w:tc>
          <w:tcPr>
            <w:tcW w:w="5953" w:type="dxa"/>
          </w:tcPr>
          <w:p w14:paraId="7C6F02E6" w14:textId="77777777" w:rsidR="00BB306F" w:rsidRDefault="00BB306F" w:rsidP="00BB306F">
            <w:pPr>
              <w:ind w:firstLine="0"/>
            </w:pPr>
            <w:r>
              <w:t>Que critérios de avaliação dos cenários serão usados? (densidade, cobertura, etc.)</w:t>
            </w:r>
          </w:p>
        </w:tc>
        <w:tc>
          <w:tcPr>
            <w:tcW w:w="5103" w:type="dxa"/>
            <w:vAlign w:val="center"/>
          </w:tcPr>
          <w:p w14:paraId="49CF288A" w14:textId="77777777" w:rsidR="00BB306F" w:rsidRPr="00834CBA" w:rsidRDefault="00BB306F" w:rsidP="00BB306F">
            <w:pPr>
              <w:ind w:firstLine="0"/>
              <w:jc w:val="left"/>
              <w:rPr>
                <w:sz w:val="22"/>
                <w:szCs w:val="22"/>
              </w:rPr>
            </w:pPr>
          </w:p>
        </w:tc>
      </w:tr>
      <w:tr w:rsidR="00BB306F" w:rsidRPr="00E90CBD" w14:paraId="2571581E" w14:textId="77777777" w:rsidTr="00432BD8">
        <w:tc>
          <w:tcPr>
            <w:tcW w:w="3114" w:type="dxa"/>
          </w:tcPr>
          <w:p w14:paraId="2F27F7A5" w14:textId="77777777" w:rsidR="00BB306F" w:rsidRDefault="00BB306F" w:rsidP="00BB306F">
            <w:pPr>
              <w:ind w:firstLine="0"/>
            </w:pPr>
            <w:r>
              <w:t>3. Descoberta de Cenários</w:t>
            </w:r>
          </w:p>
        </w:tc>
        <w:tc>
          <w:tcPr>
            <w:tcW w:w="5953" w:type="dxa"/>
          </w:tcPr>
          <w:p w14:paraId="2B543B73" w14:textId="77777777" w:rsidR="00BB306F" w:rsidRDefault="00BB306F" w:rsidP="00BB306F">
            <w:pPr>
              <w:ind w:firstLine="0"/>
            </w:pPr>
            <w:r>
              <w:t>Quantos cenários serão considerados?</w:t>
            </w:r>
          </w:p>
        </w:tc>
        <w:tc>
          <w:tcPr>
            <w:tcW w:w="5103" w:type="dxa"/>
            <w:vAlign w:val="center"/>
          </w:tcPr>
          <w:p w14:paraId="597981B1" w14:textId="77777777" w:rsidR="00BB306F" w:rsidRPr="00834CBA" w:rsidRDefault="00BB306F" w:rsidP="00BB306F">
            <w:pPr>
              <w:ind w:firstLine="0"/>
              <w:jc w:val="left"/>
              <w:rPr>
                <w:sz w:val="22"/>
                <w:szCs w:val="22"/>
              </w:rPr>
            </w:pPr>
          </w:p>
        </w:tc>
      </w:tr>
      <w:tr w:rsidR="00BB306F" w:rsidRPr="00E90CBD" w14:paraId="2A0F91EE" w14:textId="77777777" w:rsidTr="00432BD8">
        <w:tc>
          <w:tcPr>
            <w:tcW w:w="3114" w:type="dxa"/>
          </w:tcPr>
          <w:p w14:paraId="084E3132" w14:textId="77777777" w:rsidR="00BB306F" w:rsidRDefault="00BB306F" w:rsidP="00BB306F">
            <w:pPr>
              <w:ind w:firstLine="0"/>
            </w:pPr>
            <w:r>
              <w:t>4. Avaliação de Tradeoffs</w:t>
            </w:r>
          </w:p>
        </w:tc>
        <w:tc>
          <w:tcPr>
            <w:tcW w:w="5953" w:type="dxa"/>
          </w:tcPr>
          <w:p w14:paraId="3AC20AC7" w14:textId="77777777" w:rsidR="00BB306F" w:rsidRDefault="00BB306F" w:rsidP="00BB306F">
            <w:pPr>
              <w:ind w:firstLine="0"/>
            </w:pPr>
            <w:r>
              <w:t>Como encontrar estratégias na “fronteira de eficiência”? Que critério considerar para elencar estratégias que competem entre si?</w:t>
            </w:r>
          </w:p>
        </w:tc>
        <w:tc>
          <w:tcPr>
            <w:tcW w:w="5103" w:type="dxa"/>
            <w:vAlign w:val="center"/>
          </w:tcPr>
          <w:p w14:paraId="4124564D" w14:textId="77777777" w:rsidR="00BB306F" w:rsidRPr="00834CBA" w:rsidRDefault="00BB306F" w:rsidP="00BB306F">
            <w:pPr>
              <w:ind w:firstLine="0"/>
              <w:jc w:val="left"/>
              <w:rPr>
                <w:sz w:val="22"/>
                <w:szCs w:val="22"/>
              </w:rPr>
            </w:pPr>
          </w:p>
        </w:tc>
      </w:tr>
      <w:tr w:rsidR="00BB306F" w:rsidRPr="00E90CBD" w14:paraId="65FFBF48" w14:textId="77777777" w:rsidTr="00432BD8">
        <w:tc>
          <w:tcPr>
            <w:tcW w:w="3114" w:type="dxa"/>
          </w:tcPr>
          <w:p w14:paraId="325E15A7" w14:textId="77777777" w:rsidR="00BB306F" w:rsidRDefault="00BB306F" w:rsidP="00BB306F">
            <w:pPr>
              <w:ind w:firstLine="0"/>
            </w:pPr>
            <w:r>
              <w:t>4. Avaliação de Tradeoffs</w:t>
            </w:r>
          </w:p>
        </w:tc>
        <w:tc>
          <w:tcPr>
            <w:tcW w:w="5953" w:type="dxa"/>
          </w:tcPr>
          <w:p w14:paraId="5E71785D" w14:textId="77777777" w:rsidR="00BB306F" w:rsidRDefault="00BB306F" w:rsidP="00BB306F">
            <w:pPr>
              <w:ind w:firstLine="0"/>
            </w:pPr>
            <w:r>
              <w:t>Que cenários considerar para a Avaliação dos Tradeoffs?</w:t>
            </w:r>
          </w:p>
        </w:tc>
        <w:tc>
          <w:tcPr>
            <w:tcW w:w="5103" w:type="dxa"/>
            <w:vAlign w:val="center"/>
          </w:tcPr>
          <w:p w14:paraId="422379AD" w14:textId="77777777" w:rsidR="00BB306F" w:rsidRPr="00834CBA" w:rsidRDefault="00BB306F" w:rsidP="00BB306F">
            <w:pPr>
              <w:ind w:firstLine="0"/>
              <w:jc w:val="left"/>
              <w:rPr>
                <w:sz w:val="22"/>
                <w:szCs w:val="22"/>
              </w:rPr>
            </w:pPr>
          </w:p>
        </w:tc>
      </w:tr>
    </w:tbl>
    <w:p w14:paraId="1F5A1A67" w14:textId="77777777" w:rsidR="00BB306F" w:rsidRDefault="003B3ACB" w:rsidP="00BB306F">
      <w:pPr>
        <w:jc w:val="center"/>
      </w:pPr>
      <w:r>
        <w:t xml:space="preserve">Fonte: Elaborado pelo autor a partir de </w:t>
      </w:r>
      <w:r>
        <w:fldChar w:fldCharType="begin" w:fldLock="1"/>
      </w:r>
      <w:r w:rsidR="00EC6D2B">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"id" : "ITEM-2",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"ITEM-2", "issued" : { "date-parts" : [ [ "2006" ] ] }, "number-of-pages" : "1-217", "title" : "New Methods for Identifying Robust Long-Term Water Resources Management Strategies for California", "type" : "thesis" }, "uris" : [ "http://www.mendeley.com/documents/?uuid=5b37398b-23b0-4af8-8cfa-bf26dd1a1732" ] }, { "id" : "ITEM-3",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"ITEM-3", "issued" : { "date-parts" : [ [ "2003" ] ] }, "number-of-pages" : "1-208", "title" : "Shaping the Next One Hundred Years: New Methods for Quantitative, Long-Term Policy Analysis", "type" : "book" }, "uris" : [ "http://www.mendeley.com/documents/?uuid=fc7eef92-8664-499e-ab2a-e8053d5b7ae4" ] } ], "mendeley" : { "formattedCitation" : "(GROVES, 2006; LEMPERT et al., 2006; LEMPERT; POPPER; BANKES, 2003)", "plainTextFormattedCitation" : "(GROVES, 2006; LEMPERT et al., 2006; LEMPERT; POPPER; BANKES, 2003)", "previouslyFormattedCitation" : "(GROVES, 2006; LEMPERT et al., 2006; LEMPERT; POPPER; BANKES, 2003)" }, "properties" : { "noteIndex" : 0 }, "schema" : "https://github.com/citation-style-language/schema/raw/master/csl-citation.json" }</w:instrText>
      </w:r>
      <w:r>
        <w:fldChar w:fldCharType="separate"/>
      </w:r>
      <w:r w:rsidRPr="003B3ACB">
        <w:rPr>
          <w:noProof/>
        </w:rPr>
        <w:t>(GROVES, 2006; LEMPERT et al., 2006; LEMPERT; POPPER; BANKES, 2003)</w:t>
      </w:r>
      <w:r>
        <w:fldChar w:fldCharType="end"/>
      </w:r>
      <w:r>
        <w:t>.</w:t>
      </w:r>
    </w:p>
    <w:p w14:paraId="5EB3B4D0" w14:textId="77777777" w:rsidR="00770CFD" w:rsidRDefault="00770CFD">
      <w:pPr>
        <w:autoSpaceDE/>
        <w:autoSpaceDN/>
        <w:adjustRightInd/>
        <w:spacing w:after="160" w:line="259" w:lineRule="auto"/>
        <w:ind w:firstLine="0"/>
        <w:jc w:val="left"/>
        <w:rPr>
          <w:b/>
        </w:rPr>
      </w:pPr>
      <w:r>
        <w:rPr>
          <w:b/>
        </w:rPr>
        <w:br w:type="page"/>
      </w:r>
    </w:p>
    <w:p w14:paraId="2F2C6FC6" w14:textId="77777777" w:rsidR="00770CFD" w:rsidRDefault="0004189D" w:rsidP="0004189D">
      <w:pPr>
        <w:pStyle w:val="Ttulo1"/>
        <w:numPr>
          <w:ilvl w:val="0"/>
          <w:numId w:val="0"/>
        </w:numPr>
        <w:ind w:left="737"/>
        <w:jc w:val="center"/>
      </w:pPr>
      <w:bookmarkStart w:id="281" w:name="_Toc479347092"/>
      <w:r w:rsidRPr="00B31CAE">
        <w:t>A</w:t>
      </w:r>
      <w:r w:rsidRPr="00B31CAE">
        <w:rPr>
          <w:rStyle w:val="TtuloApendAnexoChar"/>
          <w:rFonts w:cs="Arial"/>
          <w:kern w:val="32"/>
          <w:szCs w:val="32"/>
        </w:rPr>
        <w:t>PÊNDIC</w:t>
      </w:r>
      <w:r>
        <w:t xml:space="preserve">E </w:t>
      </w:r>
      <w:r w:rsidR="00CF5E28">
        <w:t>F</w:t>
      </w:r>
      <w:r w:rsidRPr="00B31CAE">
        <w:t xml:space="preserve"> </w:t>
      </w:r>
      <w:r>
        <w:t>–</w:t>
      </w:r>
      <w:r w:rsidRPr="00B31CAE">
        <w:t xml:space="preserve"> </w:t>
      </w:r>
      <w:r>
        <w:t>Equações relacionadas ao RDM e Fontes</w:t>
      </w:r>
      <w:bookmarkEnd w:id="281"/>
    </w:p>
    <w:p w14:paraId="56C8BB19" w14:textId="77777777" w:rsidR="0004189D" w:rsidRDefault="0004189D" w:rsidP="0004189D">
      <w:pPr>
        <w:pStyle w:val="Legenda"/>
      </w:pPr>
      <w:bookmarkStart w:id="282" w:name="_Toc479346820"/>
      <w:r>
        <w:t xml:space="preserve">Quadro </w:t>
      </w:r>
      <w:r w:rsidR="003019C2">
        <w:fldChar w:fldCharType="begin"/>
      </w:r>
      <w:r w:rsidR="003019C2">
        <w:instrText xml:space="preserve"> SEQ Quadro \* ARABIC </w:instrText>
      </w:r>
      <w:r w:rsidR="003019C2">
        <w:fldChar w:fldCharType="separate"/>
      </w:r>
      <w:r w:rsidR="00C25FF3">
        <w:rPr>
          <w:noProof/>
        </w:rPr>
        <w:t>12</w:t>
      </w:r>
      <w:r w:rsidR="003019C2">
        <w:rPr>
          <w:noProof/>
        </w:rPr>
        <w:fldChar w:fldCharType="end"/>
      </w:r>
      <w:r>
        <w:t xml:space="preserve"> – Equações para Aplicação do RDM e Fontes</w:t>
      </w:r>
      <w:bookmarkEnd w:id="282"/>
    </w:p>
    <w:tbl>
      <w:tblPr>
        <w:tblStyle w:val="Tabelacomgrade"/>
        <w:tblW w:w="0" w:type="auto"/>
        <w:tblLook w:val="04A0" w:firstRow="1" w:lastRow="0" w:firstColumn="1" w:lastColumn="0" w:noHBand="0" w:noVBand="1"/>
      </w:tblPr>
      <w:tblGrid>
        <w:gridCol w:w="4390"/>
        <w:gridCol w:w="6804"/>
        <w:gridCol w:w="2693"/>
      </w:tblGrid>
      <w:tr w:rsidR="00770CFD" w14:paraId="7BDA4446" w14:textId="77777777" w:rsidTr="0004189D">
        <w:trPr>
          <w:tblHeader/>
        </w:trPr>
        <w:tc>
          <w:tcPr>
            <w:tcW w:w="4390" w:type="dxa"/>
            <w:shd w:val="clear" w:color="auto" w:fill="D9D9D9" w:themeFill="background1" w:themeFillShade="D9"/>
            <w:vAlign w:val="center"/>
          </w:tcPr>
          <w:p w14:paraId="6DBE8273" w14:textId="77777777" w:rsidR="00770CFD" w:rsidRPr="0004189D" w:rsidRDefault="00770CFD" w:rsidP="00432BD8">
            <w:pPr>
              <w:spacing w:line="240" w:lineRule="auto"/>
              <w:ind w:firstLine="0"/>
              <w:jc w:val="center"/>
              <w:rPr>
                <w:b/>
              </w:rPr>
            </w:pPr>
            <w:r w:rsidRPr="0004189D">
              <w:rPr>
                <w:b/>
              </w:rPr>
              <w:t>Incógnitas e Equações</w:t>
            </w:r>
          </w:p>
        </w:tc>
        <w:tc>
          <w:tcPr>
            <w:tcW w:w="6804" w:type="dxa"/>
            <w:shd w:val="clear" w:color="auto" w:fill="D9D9D9" w:themeFill="background1" w:themeFillShade="D9"/>
            <w:vAlign w:val="center"/>
          </w:tcPr>
          <w:p w14:paraId="409F63D9" w14:textId="77777777" w:rsidR="00770CFD" w:rsidRPr="0004189D" w:rsidRDefault="00770CFD" w:rsidP="00603326">
            <w:pPr>
              <w:spacing w:line="240" w:lineRule="auto"/>
              <w:ind w:firstLine="0"/>
              <w:jc w:val="left"/>
              <w:rPr>
                <w:b/>
              </w:rPr>
            </w:pPr>
            <w:r w:rsidRPr="0004189D">
              <w:rPr>
                <w:b/>
              </w:rPr>
              <w:t>Significado</w:t>
            </w:r>
          </w:p>
        </w:tc>
        <w:tc>
          <w:tcPr>
            <w:tcW w:w="2693" w:type="dxa"/>
            <w:shd w:val="clear" w:color="auto" w:fill="D9D9D9" w:themeFill="background1" w:themeFillShade="D9"/>
          </w:tcPr>
          <w:p w14:paraId="3DC64F3A" w14:textId="77777777" w:rsidR="00770CFD" w:rsidRPr="0004189D" w:rsidRDefault="00770CFD" w:rsidP="00603326">
            <w:pPr>
              <w:spacing w:line="240" w:lineRule="auto"/>
              <w:ind w:firstLine="0"/>
              <w:jc w:val="left"/>
              <w:rPr>
                <w:b/>
              </w:rPr>
            </w:pPr>
            <w:r w:rsidRPr="0004189D">
              <w:rPr>
                <w:b/>
              </w:rPr>
              <w:t>Fonte</w:t>
            </w:r>
          </w:p>
        </w:tc>
      </w:tr>
      <w:tr w:rsidR="00770CFD" w14:paraId="37BA650C" w14:textId="77777777" w:rsidTr="00603326">
        <w:tc>
          <w:tcPr>
            <w:tcW w:w="4390" w:type="dxa"/>
            <w:vAlign w:val="center"/>
          </w:tcPr>
          <w:p w14:paraId="7F7A3A52" w14:textId="77777777" w:rsidR="00770CFD" w:rsidRDefault="00770CFD" w:rsidP="00603326">
            <w:pPr>
              <w:ind w:firstLine="0"/>
              <w:jc w:val="left"/>
            </w:pPr>
            <m:oMathPara>
              <m:oMath>
                <m:r>
                  <w:rPr>
                    <w:rFonts w:ascii="Cambria Math" w:hAnsi="Cambria Math"/>
                  </w:rPr>
                  <m:t xml:space="preserve">s ∈ </m:t>
                </m:r>
                <m:acc>
                  <m:accPr>
                    <m:chr m:val="⃗"/>
                    <m:ctrlPr>
                      <w:rPr>
                        <w:rFonts w:ascii="Cambria Math" w:hAnsi="Cambria Math"/>
                        <w:i/>
                      </w:rPr>
                    </m:ctrlPr>
                  </m:accPr>
                  <m:e>
                    <m:r>
                      <w:rPr>
                        <w:rFonts w:ascii="Cambria Math" w:hAnsi="Cambria Math"/>
                      </w:rPr>
                      <m:t>S</m:t>
                    </m:r>
                  </m:e>
                </m:acc>
              </m:oMath>
            </m:oMathPara>
          </w:p>
        </w:tc>
        <w:tc>
          <w:tcPr>
            <w:tcW w:w="6804" w:type="dxa"/>
            <w:vAlign w:val="center"/>
          </w:tcPr>
          <w:p w14:paraId="0F1C569A" w14:textId="77777777" w:rsidR="00770CFD" w:rsidRPr="00D14BEF" w:rsidRDefault="00770CFD" w:rsidP="00603326">
            <w:pPr>
              <w:spacing w:line="240" w:lineRule="auto"/>
              <w:ind w:firstLine="0"/>
              <w:jc w:val="left"/>
            </w:pPr>
            <w:r>
              <w:t xml:space="preserve">Estratégia </w:t>
            </w:r>
            <m:oMath>
              <m:r>
                <w:rPr>
                  <w:rFonts w:ascii="Cambria Math" w:hAnsi="Cambria Math"/>
                </w:rPr>
                <m:t>s</m:t>
              </m:r>
            </m:oMath>
            <w:r>
              <w:t xml:space="preserve"> pertence ao conjunto de estratégias </w:t>
            </w:r>
            <m:oMath>
              <m:acc>
                <m:accPr>
                  <m:chr m:val="⃗"/>
                  <m:ctrlPr>
                    <w:rPr>
                      <w:rFonts w:ascii="Cambria Math" w:hAnsi="Cambria Math"/>
                      <w:i/>
                    </w:rPr>
                  </m:ctrlPr>
                </m:accPr>
                <m:e>
                  <m:r>
                    <w:rPr>
                      <w:rFonts w:ascii="Cambria Math" w:hAnsi="Cambria Math"/>
                    </w:rPr>
                    <m:t>S</m:t>
                  </m:r>
                </m:e>
              </m:acc>
            </m:oMath>
            <w:r>
              <w:t>.</w:t>
            </w:r>
          </w:p>
        </w:tc>
        <w:tc>
          <w:tcPr>
            <w:tcW w:w="2693" w:type="dxa"/>
          </w:tcPr>
          <w:p w14:paraId="4D32FA55" w14:textId="77777777" w:rsidR="00770CFD" w:rsidRPr="002F15FD" w:rsidRDefault="008B4330" w:rsidP="00603326">
            <w:pPr>
              <w:spacing w:line="240" w:lineRule="auto"/>
              <w:ind w:firstLine="0"/>
              <w:jc w:val="left"/>
              <w:rPr>
                <w:sz w:val="22"/>
              </w:rPr>
            </w:pPr>
            <w:r w:rsidRPr="002F15FD">
              <w:rPr>
                <w:sz w:val="22"/>
              </w:rPr>
              <w:fldChar w:fldCharType="begin" w:fldLock="1"/>
            </w:r>
            <w:r>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"517", "uris" : [ "http://www.mendeley.com/documents/?uuid=4a76305e-bf08-4fcd-b85b-18bd106f7fb5" ] } ], "mendeley" : { "formattedCitation" : "(LEMPERT et al., 2006, p. 517)", "plainTextFormattedCitation" : "(LEMPERT et al., 2006, p. 517)", "previouslyFormattedCitation" : "(LEMPERT et al., 2006, p. 517)" }, "properties" : { "noteIndex" : 0 }, "schema" : "https://github.com/citation-style-language/schema/raw/master/csl-citation.json" }</w:instrText>
            </w:r>
            <w:r w:rsidRPr="002F15FD">
              <w:rPr>
                <w:sz w:val="22"/>
              </w:rPr>
              <w:fldChar w:fldCharType="separate"/>
            </w:r>
            <w:r w:rsidRPr="002F15FD">
              <w:rPr>
                <w:noProof/>
                <w:sz w:val="22"/>
              </w:rPr>
              <w:t>(LEMPERT et al., 2006, p. 517)</w:t>
            </w:r>
            <w:r w:rsidRPr="002F15FD">
              <w:rPr>
                <w:sz w:val="22"/>
              </w:rPr>
              <w:fldChar w:fldCharType="end"/>
            </w:r>
          </w:p>
        </w:tc>
      </w:tr>
      <w:tr w:rsidR="00770CFD" w:rsidRPr="00F93445" w14:paraId="0DDC9BD7" w14:textId="77777777" w:rsidTr="00603326">
        <w:tc>
          <w:tcPr>
            <w:tcW w:w="4390" w:type="dxa"/>
            <w:vAlign w:val="center"/>
          </w:tcPr>
          <w:p w14:paraId="04C352DB" w14:textId="77777777" w:rsidR="00770CFD" w:rsidRDefault="003019C2" w:rsidP="00603326">
            <w:pPr>
              <w:ind w:firstLine="0"/>
              <w:jc w:val="left"/>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m:oMathPara>
          </w:p>
        </w:tc>
        <w:tc>
          <w:tcPr>
            <w:tcW w:w="6804" w:type="dxa"/>
            <w:vAlign w:val="center"/>
          </w:tcPr>
          <w:p w14:paraId="544E58B3" w14:textId="77777777" w:rsidR="00770CFD" w:rsidRPr="00D547CB" w:rsidRDefault="00770CFD" w:rsidP="00603326">
            <w:pPr>
              <w:spacing w:line="240" w:lineRule="auto"/>
              <w:ind w:firstLine="0"/>
              <w:jc w:val="left"/>
              <w:rPr>
                <w:rFonts w:ascii="Cambria Math" w:hAnsi="Cambria Math" w:cs="Arial"/>
                <w:i/>
              </w:rPr>
            </w:pPr>
            <w:r>
              <w:t xml:space="preserve">Espaço de incertezas onde </w:t>
            </w:r>
            <m:oMath>
              <m:bar>
                <m:barPr>
                  <m:pos m:val="top"/>
                  <m:ctrlPr>
                    <w:rPr>
                      <w:rFonts w:ascii="Cambria Math" w:hAnsi="Cambria Math"/>
                      <w:i/>
                    </w:rPr>
                  </m:ctrlPr>
                </m:barPr>
                <m:e>
                  <m:r>
                    <w:rPr>
                      <w:rFonts w:ascii="Cambria Math" w:hAnsi="Cambria Math"/>
                    </w:rPr>
                    <m:t>X</m:t>
                  </m:r>
                </m:e>
              </m:bar>
            </m:oMath>
            <w:r>
              <w:t xml:space="preserve"> é o espaço de parâmetros de incerteza e </w:t>
            </w:r>
            <m:oMath>
              <m:r>
                <w:rPr>
                  <w:rFonts w:ascii="Cambria Math" w:hAnsi="Cambria Math"/>
                </w:rPr>
                <m:t>i</m:t>
              </m:r>
            </m:oMath>
            <w:r>
              <w:t xml:space="preserve"> indexa valores plausíveis destes parâmetros.</w:t>
            </w:r>
          </w:p>
        </w:tc>
        <w:tc>
          <w:tcPr>
            <w:tcW w:w="2693" w:type="dxa"/>
          </w:tcPr>
          <w:p w14:paraId="5CADAD42" w14:textId="77777777" w:rsidR="00770CFD" w:rsidRPr="00D16E80" w:rsidRDefault="00770CFD" w:rsidP="00603326">
            <w:pPr>
              <w:spacing w:line="240" w:lineRule="auto"/>
              <w:ind w:firstLine="0"/>
              <w:jc w:val="left"/>
              <w:rPr>
                <w:sz w:val="22"/>
                <w:rPrChange w:id="283" w:author="Daniel Lacerda" w:date="2017-04-29T12:46:00Z">
                  <w:rPr>
                    <w:sz w:val="22"/>
                    <w:lang w:val="en-US"/>
                  </w:rPr>
                </w:rPrChange>
              </w:rPr>
            </w:pPr>
            <w:r>
              <w:rPr>
                <w:sz w:val="22"/>
              </w:rPr>
              <w:fldChar w:fldCharType="begin" w:fldLock="1"/>
            </w:r>
            <w:r>
              <w:rPr>
                <w:sz w:val="22"/>
              </w:rPr>
              <w:instrText>ADDIN CSL_CITATION { "citationItems" : [ { "id" : "ITEM-1", "itemData" : { "DOI" : "10.1111/j.1539-6924.2012.01802.x", "ISBN" : "1539-6924 (Electronic)\\r0272-4332 (Linking)", "ISSN" : "02724332", "PMID" : "22519664", "abstract" : "This study compares two widely used approaches for robustness analysis of decision problems: the info-gap method originally developed by Ben-Haim and the robust decision making (RDM) approach originally developed by Lempert, Popper, and Bankes. The study uses each approach to evaluate alternative paths for climate-altering greenhouse gas emissions given the potential for nonlinear threshold responses in the climate system, significant uncertainty about such a threshold response and a variety of other key parameters, as well as the ability to learn about any threshold responses over time. Info-gap and RDM share many similarities. Both represent uncertainty as sets of multiple plausible futures, and both seek to identify robust strategies whose performance is insensitive to uncertainties. Yet they also exhibit important differences, as they arrange their analyses in different orders, treat losses and gains in different ways, and take different approaches to imprecise probabilistic information. The study finds that the two approaches reach similar but not identical policy recommendations and that their differing attributes raise important questions about their appropriate roles in decision support applications. The comparison not only improves understanding of these specific methods, it also suggests some broader insights into robustness approaches and a framework for comparing them.", "author" : [ { "dropping-particle" : "", "family" : "Hall", "given" : "Jim W.", "non-dropping-pa</w:instrText>
            </w:r>
            <w:r w:rsidRPr="00D16E80">
              <w:rPr>
                <w:sz w:val="22"/>
                <w:rPrChange w:id="284" w:author="Daniel Lacerda" w:date="2017-04-29T12:46:00Z">
                  <w:rPr>
                    <w:sz w:val="22"/>
                    <w:lang w:val="en-US"/>
                  </w:rPr>
                </w:rPrChange>
              </w:rPr>
              <w:instrText>rticle" : "", "parse-names" : false, "suffix" : "" }, { "dropping-particle" : "", "family" : "Lempert", "given" : "Robert J.", "non-dropping-particle" : "", "parse-names" : false, "suffix" : "" }, { "dropping-particle" : "", "family" : "Keller", "given" : "Klaus", "non-dropping-particle" : "", "parse-names" : false, "suffix" : "" }, { "dropping-particle" : "", "family" : "Hackbarth", "given" : "Andrew", "non-dropping-particle" : "", "parse-names" : false, "suffix" : "" }, { "dropping-particle" : "", "family" : "Mijere", "given" : "Christophe", "non-dropping-particle" : "", "parse-names" : false, "suffix" : "" }, { "dropping-particle" : "", "family" : "Mcinerney", "given" : "David J.", "non-dropping-particle" : "", "parse-names" : false, "suffix" : "" } ], "container-title" : "Risk Analysis", "id" : "ITEM-1", "issue" : "10", "issued" : { "date-parts" : [ [ "2012" ] ] }, "page" : "1657-1672", "title" : "Robust Climate Policies Under Uncertainty: A Comparison of Robust Decision Making and Info-Gap Methods", "type" : "article-journal", "volume" : "32" }, "locator" : "9", "uris" : [ "http://www.mendeley.com/documents/?uuid=26d3abd2-e487-4410-ba78-e5d64543f85f" ] } ], "mendeley" : { "formattedCitation" : "(HALL et al., 2012, p. 9)", "plainTextFormattedCitation" : "(HALL et al., 2012, p. 9)", "previouslyFormattedCitation" : "(HALL et al., 2012, p. 9)" }, "properties" : { "noteIndex" : 0 }, "schema" : "https://github.com/citation-style-language/schema/raw/master/csl-citation.json" }</w:instrText>
            </w:r>
            <w:r>
              <w:rPr>
                <w:sz w:val="22"/>
              </w:rPr>
              <w:fldChar w:fldCharType="separate"/>
            </w:r>
            <w:r w:rsidRPr="00D16E80">
              <w:rPr>
                <w:noProof/>
                <w:sz w:val="22"/>
                <w:rPrChange w:id="285" w:author="Daniel Lacerda" w:date="2017-04-29T12:46:00Z">
                  <w:rPr>
                    <w:noProof/>
                    <w:sz w:val="22"/>
                    <w:lang w:val="en-US"/>
                  </w:rPr>
                </w:rPrChange>
              </w:rPr>
              <w:t>(HALL et al., 2012, p. 9)</w:t>
            </w:r>
            <w:r>
              <w:rPr>
                <w:sz w:val="22"/>
              </w:rPr>
              <w:fldChar w:fldCharType="end"/>
            </w:r>
          </w:p>
        </w:tc>
      </w:tr>
      <w:tr w:rsidR="00770CFD" w:rsidRPr="00462444" w14:paraId="48D1E40D" w14:textId="77777777" w:rsidTr="00603326">
        <w:tc>
          <w:tcPr>
            <w:tcW w:w="4390" w:type="dxa"/>
            <w:vAlign w:val="center"/>
          </w:tcPr>
          <w:p w14:paraId="635338EE" w14:textId="77777777" w:rsidR="00770CFD" w:rsidRPr="00D16E80" w:rsidRDefault="00770CFD" w:rsidP="00603326">
            <w:pPr>
              <w:ind w:firstLine="0"/>
              <w:jc w:val="left"/>
              <w:rPr>
                <w:rPrChange w:id="286" w:author="Daniel Lacerda" w:date="2017-04-29T12:46:00Z">
                  <w:rPr>
                    <w:lang w:val="en-US"/>
                  </w:rPr>
                </w:rPrChange>
              </w:rPr>
            </w:pPr>
            <m:oMathPara>
              <m:oMath>
                <m:r>
                  <w:rPr>
                    <w:rFonts w:ascii="Cambria Math" w:hAnsi="Cambria Math"/>
                    <w:rPrChange w:id="287" w:author="Daniel Lacerda" w:date="2017-04-29T12:46:00Z">
                      <w:rPr>
                        <w:rFonts w:ascii="Cambria Math" w:hAnsi="Cambria Math"/>
                        <w:lang w:val="en-US"/>
                      </w:rPr>
                    </w:rPrChange>
                  </w:rPr>
                  <m:t>{</m:t>
                </m:r>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Change w:id="288" w:author="Daniel Lacerda" w:date="2017-04-29T12:46:00Z">
                      <w:rPr>
                        <w:rFonts w:ascii="Cambria Math" w:hAnsi="Cambria Math"/>
                        <w:lang w:val="en-US"/>
                      </w:rPr>
                    </w:rPrChange>
                  </w:rPr>
                  <m:t xml:space="preserve">, </m:t>
                </m:r>
                <m:bar>
                  <m:barPr>
                    <m:pos m:val="top"/>
                    <m:ctrlPr>
                      <w:rPr>
                        <w:rFonts w:ascii="Cambria Math" w:hAnsi="Cambria Math"/>
                        <w:i/>
                      </w:rPr>
                    </m:ctrlPr>
                  </m:barPr>
                  <m:e>
                    <m:r>
                      <w:rPr>
                        <w:rFonts w:ascii="Cambria Math" w:hAnsi="Cambria Math"/>
                      </w:rPr>
                      <m:t>X</m:t>
                    </m:r>
                  </m:e>
                </m:bar>
                <m:r>
                  <w:rPr>
                    <w:rFonts w:ascii="Cambria Math" w:hAnsi="Cambria Math"/>
                    <w:rPrChange w:id="289" w:author="Daniel Lacerda" w:date="2017-04-29T12:46:00Z">
                      <w:rPr>
                        <w:rFonts w:ascii="Cambria Math" w:hAnsi="Cambria Math"/>
                        <w:lang w:val="en-US"/>
                      </w:rPr>
                    </w:rPrChange>
                  </w:rPr>
                  <m:t>}</m:t>
                </m:r>
              </m:oMath>
            </m:oMathPara>
          </w:p>
        </w:tc>
        <w:tc>
          <w:tcPr>
            <w:tcW w:w="6804" w:type="dxa"/>
            <w:vAlign w:val="center"/>
          </w:tcPr>
          <w:p w14:paraId="0ABBFAA6" w14:textId="77777777" w:rsidR="00770CFD" w:rsidRDefault="00770CFD" w:rsidP="00603326">
            <w:pPr>
              <w:spacing w:line="240" w:lineRule="auto"/>
              <w:ind w:firstLine="0"/>
              <w:jc w:val="left"/>
            </w:pPr>
            <w:r w:rsidRPr="00D16E80">
              <w:t>Espaço de probabilidade on</w:t>
            </w:r>
            <w:r>
              <w:t xml:space="preserve">de </w:t>
            </w:r>
            <m:oMath>
              <m:r>
                <w:rPr>
                  <w:rFonts w:ascii="Cambria Math" w:hAnsi="Cambria Math"/>
                </w:rPr>
                <m:t>i</m:t>
              </m:r>
            </m:oMath>
            <w:r>
              <w:t xml:space="preserve"> indexa pesos de probabilidade alternativos em </w:t>
            </w:r>
            <m:oMath>
              <m:bar>
                <m:barPr>
                  <m:pos m:val="top"/>
                  <m:ctrlPr>
                    <w:rPr>
                      <w:rFonts w:ascii="Cambria Math" w:hAnsi="Cambria Math"/>
                      <w:i/>
                    </w:rPr>
                  </m:ctrlPr>
                </m:barPr>
                <m:e>
                  <m:r>
                    <w:rPr>
                      <w:rFonts w:ascii="Cambria Math" w:hAnsi="Cambria Math"/>
                    </w:rPr>
                    <m:t>X</m:t>
                  </m:r>
                </m:e>
              </m:bar>
            </m:oMath>
          </w:p>
        </w:tc>
        <w:tc>
          <w:tcPr>
            <w:tcW w:w="2693" w:type="dxa"/>
          </w:tcPr>
          <w:p w14:paraId="688B7344" w14:textId="77777777" w:rsidR="00770CFD" w:rsidRPr="00F93445" w:rsidRDefault="00770CFD" w:rsidP="00603326">
            <w:pPr>
              <w:spacing w:line="240" w:lineRule="auto"/>
              <w:ind w:firstLine="0"/>
              <w:jc w:val="left"/>
              <w:rPr>
                <w:sz w:val="22"/>
                <w:rPrChange w:id="290" w:author="Daniel Lacerda" w:date="2017-04-29T12:16:00Z">
                  <w:rPr>
                    <w:sz w:val="22"/>
                    <w:lang w:val="en-US"/>
                  </w:rPr>
                </w:rPrChange>
              </w:rPr>
            </w:pPr>
            <w:r>
              <w:rPr>
                <w:sz w:val="22"/>
              </w:rPr>
              <w:fldChar w:fldCharType="begin" w:fldLock="1"/>
            </w:r>
            <w:r>
              <w:rPr>
                <w:sz w:val="22"/>
              </w:rPr>
              <w:instrText>ADDIN CSL_CITATION { "citationItems" : [ { "id" : "ITEM-1", "itemData" : { "DOI" : "10.1111/j.1539-6924.2012.01802.x", "ISBN" : "1539-6924 (Electronic)\\r0272-4332 (Linking)", "ISSN" : "02724332", "PMID" : "22519664", "abstract" : "This study compares two widely used approaches for robustness analysis of decision problems: the info-gap method originally developed by Ben-Haim and the robust decision making (RDM) approach originally developed by Lempert, Popper, and Bankes. The study uses each approach to evaluate alternative paths for climate-altering greenhouse gas emissions given the potential for nonlinear threshold responses in the climate system, significant uncertainty about such a threshold response and a variety of other key parameters, as well as the ability to learn about any threshold responses over time. Info-gap and RDM share many similarities. Both represent uncertainty as sets of multiple plausible futures, and both seek to identify robust strategies whose performance is insensitive to uncertainties. Yet they also exhibit important differences, as they arrange their analyses in different orders, treat losses and gains in different ways, and take different approaches to imprecise probabilistic information. The study finds that the two approaches reach similar but not identical policy recommendations and that their differing attributes raise important questions about their appropriate roles in decision support applications. The comparison not only improves understanding of these specific methods, it also suggests some broader insights into robustness approaches and a framework for comparing them.", "author" : [ { "dropping-particle" : "", "family" : "Hall", "given" : "Jim W.", "non-dropping-pa</w:instrText>
            </w:r>
            <w:r w:rsidRPr="00F93445">
              <w:rPr>
                <w:sz w:val="22"/>
                <w:rPrChange w:id="291" w:author="Daniel Lacerda" w:date="2017-04-29T12:16:00Z">
                  <w:rPr>
                    <w:sz w:val="22"/>
                    <w:lang w:val="en-US"/>
                  </w:rPr>
                </w:rPrChange>
              </w:rPr>
              <w:instrText>rticle" : "", "parse-names" : false, "suffix" : "" }, { "dropping-particle" : "", "family" : "Lempert", "given" : "Robert J.", "non-dropping-particle" : "", "parse-names" : false, "suffix" : "" }, { "dropping-particle" : "", "family" : "Keller", "given" : "Klaus", "non-dropping-particle" : "", "parse-names" : false, "suffix" : "" }, { "dropping-particle" : "", "family" : "Hackbarth", "given" : "Andrew", "non-dropping-particle" : "", "parse-names" : false, "suffix" : "" }, { "dropping-particle" : "", "family" : "Mijere", "given" : "Christophe", "non-dropping-particle" : "", "parse-names" : false, "suffix" : "" }, { "dropping-particle" : "", "family" : "Mcinerney", "given" : "David J.", "non-dropping-particle" : "", "parse-names" : false, "suffix" : "" } ], "container-title" : "Risk Analysis", "id" : "ITEM-1", "issue" : "10", "issued" : { "date-parts" : [ [ "2012" ] ] }, "page" : "1657-1672", "title" : "Robust Climate Policies Under Uncertainty: A Comparison of Robust Decision Making and Info-Gap Methods", "type" : "article-journal", "volume" : "32" }, "locator" : "9", "uris" : [ "http://www.mendeley.com/documents/?uuid=26d3abd2-e487-4410-ba78-e5d64543f85f" ] } ], "mendeley" : { "formattedCitation" : "(HALL et al., 2012, p. 9)", "plainTextFormattedCitation" : "(HALL et al., 2012, p. 9)", "previouslyFormattedCitation" : "(HALL et al., 2012, p. 9)" }, "properties" : { "noteIndex" : 0 }, "schema" : "https://github.com/citation-style-language/schema/raw/master/csl-citation.json" }</w:instrText>
            </w:r>
            <w:r>
              <w:rPr>
                <w:sz w:val="22"/>
              </w:rPr>
              <w:fldChar w:fldCharType="separate"/>
            </w:r>
            <w:r w:rsidRPr="00F93445">
              <w:rPr>
                <w:noProof/>
                <w:sz w:val="22"/>
                <w:rPrChange w:id="292" w:author="Daniel Lacerda" w:date="2017-04-29T12:16:00Z">
                  <w:rPr>
                    <w:noProof/>
                    <w:sz w:val="22"/>
                    <w:lang w:val="en-US"/>
                  </w:rPr>
                </w:rPrChange>
              </w:rPr>
              <w:t>(HALL et al., 2012, p. 9)</w:t>
            </w:r>
            <w:r>
              <w:rPr>
                <w:sz w:val="22"/>
              </w:rPr>
              <w:fldChar w:fldCharType="end"/>
            </w:r>
          </w:p>
        </w:tc>
      </w:tr>
      <w:tr w:rsidR="00770CFD" w14:paraId="62FF1A52" w14:textId="77777777" w:rsidTr="00603326">
        <w:tc>
          <w:tcPr>
            <w:tcW w:w="4390" w:type="dxa"/>
            <w:vAlign w:val="center"/>
          </w:tcPr>
          <w:p w14:paraId="3726933A" w14:textId="77777777" w:rsidR="00770CFD" w:rsidRPr="00F93445" w:rsidRDefault="00770CFD" w:rsidP="00603326">
            <w:pPr>
              <w:ind w:firstLine="0"/>
              <w:jc w:val="left"/>
              <w:rPr>
                <w:rPrChange w:id="293" w:author="Daniel Lacerda" w:date="2017-04-29T12:16:00Z">
                  <w:rPr>
                    <w:lang w:val="en-US"/>
                  </w:rPr>
                </w:rPrChange>
              </w:rPr>
            </w:pPr>
            <m:oMathPara>
              <m:oMath>
                <m:r>
                  <w:rPr>
                    <w:rFonts w:ascii="Cambria Math" w:hAnsi="Cambria Math"/>
                  </w:rPr>
                  <m:t>x</m:t>
                </m:r>
                <m:r>
                  <w:rPr>
                    <w:rFonts w:ascii="Cambria Math" w:hAnsi="Cambria Math"/>
                    <w:rPrChange w:id="294" w:author="Daniel Lacerda" w:date="2017-04-29T12:16:00Z">
                      <w:rPr>
                        <w:rFonts w:ascii="Cambria Math" w:hAnsi="Cambria Math"/>
                        <w:lang w:val="en-US"/>
                      </w:rPr>
                    </w:rPrChange>
                  </w:rPr>
                  <m:t xml:space="preserve">∈ </m:t>
                </m:r>
                <m:acc>
                  <m:accPr>
                    <m:chr m:val="⃗"/>
                    <m:ctrlPr>
                      <w:rPr>
                        <w:rFonts w:ascii="Cambria Math" w:hAnsi="Cambria Math"/>
                        <w:i/>
                      </w:rPr>
                    </m:ctrlPr>
                  </m:accPr>
                  <m:e>
                    <m:r>
                      <w:rPr>
                        <w:rFonts w:ascii="Cambria Math" w:hAnsi="Cambria Math"/>
                      </w:rPr>
                      <m:t>F</m:t>
                    </m:r>
                  </m:e>
                </m:acc>
              </m:oMath>
            </m:oMathPara>
          </w:p>
        </w:tc>
        <w:tc>
          <w:tcPr>
            <w:tcW w:w="6804" w:type="dxa"/>
            <w:vAlign w:val="center"/>
          </w:tcPr>
          <w:p w14:paraId="5DEADD01" w14:textId="77777777" w:rsidR="00770CFD" w:rsidRPr="00D14BEF" w:rsidRDefault="00770CFD" w:rsidP="00603326">
            <w:pPr>
              <w:spacing w:line="240" w:lineRule="auto"/>
              <w:ind w:firstLine="0"/>
              <w:jc w:val="left"/>
            </w:pPr>
            <w:r w:rsidRPr="00462444">
              <w:t xml:space="preserve">Futuro </w:t>
            </w:r>
            <m:oMath>
              <m:r>
                <w:rPr>
                  <w:rFonts w:ascii="Cambria Math" w:hAnsi="Cambria Math"/>
                </w:rPr>
                <m:t>x</m:t>
              </m:r>
            </m:oMath>
            <w:r w:rsidRPr="00462444">
              <w:t xml:space="preserve"> pertence ao conjunto de </w:t>
            </w:r>
            <w:r>
              <w:t xml:space="preserve">futuros plausíveis </w:t>
            </w:r>
            <m:oMath>
              <m:acc>
                <m:accPr>
                  <m:chr m:val="⃗"/>
                  <m:ctrlPr>
                    <w:rPr>
                      <w:rFonts w:ascii="Cambria Math" w:hAnsi="Cambria Math"/>
                      <w:i/>
                    </w:rPr>
                  </m:ctrlPr>
                </m:accPr>
                <m:e>
                  <m:r>
                    <w:rPr>
                      <w:rFonts w:ascii="Cambria Math" w:hAnsi="Cambria Math"/>
                    </w:rPr>
                    <m:t>F</m:t>
                  </m:r>
                </m:e>
              </m:acc>
            </m:oMath>
            <w:r>
              <w:t>.</w:t>
            </w:r>
          </w:p>
        </w:tc>
        <w:tc>
          <w:tcPr>
            <w:tcW w:w="2693" w:type="dxa"/>
          </w:tcPr>
          <w:p w14:paraId="162D4D67" w14:textId="77777777" w:rsidR="00770CFD" w:rsidRPr="002F15FD" w:rsidRDefault="00770CFD" w:rsidP="00603326">
            <w:pPr>
              <w:spacing w:line="240" w:lineRule="auto"/>
              <w:ind w:firstLine="0"/>
              <w:jc w:val="left"/>
              <w:rPr>
                <w:sz w:val="22"/>
              </w:rPr>
            </w:pPr>
            <w:r w:rsidRPr="002F15FD">
              <w:rPr>
                <w:sz w:val="22"/>
              </w:rPr>
              <w:fldChar w:fldCharType="begin" w:fldLock="1"/>
            </w:r>
            <w:r>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"517", "uris" : [ "http://www.mendeley.com/documents/?uuid=4a76305e-bf08-4fcd-b85b-18bd106f7fb5" ] } ], "mendeley" : { "formattedCitation" : "(LEMPERT et al., 2006, p. 517)", "plainTextFormattedCitation" : "(LEMPERT et al., 2006, p. 517)", "previouslyFormattedCitation" : "(LEMPERT et al., 2006, p. 517)" }, "properties" : { "noteIndex" : 0 }, "schema" : "https://github.com/citation-style-language/schema/raw/master/csl-citation.json" }</w:instrText>
            </w:r>
            <w:r w:rsidRPr="002F15FD">
              <w:rPr>
                <w:sz w:val="22"/>
              </w:rPr>
              <w:fldChar w:fldCharType="separate"/>
            </w:r>
            <w:r w:rsidRPr="002F15FD">
              <w:rPr>
                <w:noProof/>
                <w:sz w:val="22"/>
              </w:rPr>
              <w:t>(LEMPERT et al., 2006, p. 517)</w:t>
            </w:r>
            <w:r w:rsidRPr="002F15FD">
              <w:rPr>
                <w:sz w:val="22"/>
              </w:rPr>
              <w:fldChar w:fldCharType="end"/>
            </w:r>
          </w:p>
        </w:tc>
      </w:tr>
      <w:tr w:rsidR="00770CFD" w14:paraId="72C18CE7" w14:textId="77777777" w:rsidTr="00603326">
        <w:tc>
          <w:tcPr>
            <w:tcW w:w="4390" w:type="dxa"/>
            <w:vAlign w:val="center"/>
          </w:tcPr>
          <w:p w14:paraId="6FA19494" w14:textId="77777777" w:rsidR="00770CFD" w:rsidRDefault="003019C2" w:rsidP="00603326">
            <w:pPr>
              <w:ind w:firstLine="0"/>
              <w:jc w:val="left"/>
            </w:pPr>
            <m:oMathPara>
              <m:oMath>
                <m:acc>
                  <m:accPr>
                    <m:chr m:val="⃗"/>
                    <m:ctrlPr>
                      <w:rPr>
                        <w:rFonts w:ascii="Cambria Math" w:hAnsi="Cambria Math"/>
                        <w:i/>
                      </w:rPr>
                    </m:ctrlPr>
                  </m:accPr>
                  <m:e>
                    <m:r>
                      <w:rPr>
                        <w:rFonts w:ascii="Cambria Math" w:hAnsi="Cambria Math"/>
                      </w:rPr>
                      <m:t>E</m:t>
                    </m:r>
                  </m:e>
                </m:acc>
                <m:r>
                  <w:rPr>
                    <w:rFonts w:ascii="Cambria Math" w:hAnsi="Cambria Math"/>
                  </w:rPr>
                  <m:t xml:space="preserve">= </m:t>
                </m:r>
                <m:acc>
                  <m:accPr>
                    <m:chr m:val="⃗"/>
                    <m:ctrlPr>
                      <w:rPr>
                        <w:rFonts w:ascii="Cambria Math" w:hAnsi="Cambria Math"/>
                        <w:i/>
                      </w:rPr>
                    </m:ctrlPr>
                  </m:accPr>
                  <m:e>
                    <m:r>
                      <w:rPr>
                        <w:rFonts w:ascii="Cambria Math" w:hAnsi="Cambria Math"/>
                      </w:rPr>
                      <m:t>S</m:t>
                    </m:r>
                  </m:e>
                </m:acc>
                <m:r>
                  <w:rPr>
                    <w:rFonts w:ascii="Cambria Math" w:hAnsi="Cambria Math"/>
                  </w:rPr>
                  <m:t xml:space="preserve">× </m:t>
                </m:r>
                <m:acc>
                  <m:accPr>
                    <m:chr m:val="⃗"/>
                    <m:ctrlPr>
                      <w:rPr>
                        <w:rFonts w:ascii="Cambria Math" w:hAnsi="Cambria Math"/>
                        <w:i/>
                      </w:rPr>
                    </m:ctrlPr>
                  </m:accPr>
                  <m:e>
                    <m:r>
                      <w:rPr>
                        <w:rFonts w:ascii="Cambria Math" w:hAnsi="Cambria Math"/>
                      </w:rPr>
                      <m:t>F</m:t>
                    </m:r>
                  </m:e>
                </m:acc>
              </m:oMath>
            </m:oMathPara>
          </w:p>
        </w:tc>
        <w:tc>
          <w:tcPr>
            <w:tcW w:w="6804" w:type="dxa"/>
            <w:vAlign w:val="center"/>
          </w:tcPr>
          <w:p w14:paraId="24CDD4F9" w14:textId="77777777" w:rsidR="00770CFD" w:rsidRPr="002F15FD" w:rsidRDefault="00770CFD" w:rsidP="00603326">
            <w:pPr>
              <w:spacing w:line="240" w:lineRule="auto"/>
              <w:ind w:firstLine="0"/>
              <w:jc w:val="left"/>
            </w:pPr>
            <w:r>
              <w:t>Conjunto de “Casos” (</w:t>
            </w:r>
            <w:r>
              <w:rPr>
                <w:i/>
              </w:rPr>
              <w:t>Ensemble</w:t>
            </w:r>
            <w:r>
              <w:t>) dad</w:t>
            </w:r>
            <w:r w:rsidR="00432BD8">
              <w:t>o</w:t>
            </w:r>
            <w:r>
              <w:t xml:space="preserve"> pela combinação de estratégias e futuros.</w:t>
            </w:r>
          </w:p>
        </w:tc>
        <w:tc>
          <w:tcPr>
            <w:tcW w:w="2693" w:type="dxa"/>
          </w:tcPr>
          <w:p w14:paraId="07701AD2" w14:textId="77777777" w:rsidR="00770CFD" w:rsidRPr="002F15FD" w:rsidRDefault="00770CFD" w:rsidP="00603326">
            <w:pPr>
              <w:spacing w:line="240" w:lineRule="auto"/>
              <w:ind w:firstLine="0"/>
              <w:jc w:val="left"/>
              <w:rPr>
                <w:sz w:val="22"/>
              </w:rPr>
            </w:pPr>
            <w:r w:rsidRPr="002F15FD">
              <w:rPr>
                <w:sz w:val="22"/>
              </w:rPr>
              <w:fldChar w:fldCharType="begin" w:fldLock="1"/>
            </w:r>
            <w:r>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"517", "uris" : [ "http://www.mendeley.com/documents/?uuid=4a76305e-bf08-4fcd-b85b-18bd106f7fb5" ] } ], "mendeley" : { "formattedCitation" : "(LEMPERT et al., 2006, p. 517)", "plainTextFormattedCitation" : "(LEMPERT et al., 2006, p. 517)", "previouslyFormattedCitation" : "(LEMPERT et al., 2006, p. 517)" }, "properties" : { "noteIndex" : 0 }, "schema" : "https://github.com/citation-style-language/schema/raw/master/csl-citation.json" }</w:instrText>
            </w:r>
            <w:r w:rsidRPr="002F15FD">
              <w:rPr>
                <w:sz w:val="22"/>
              </w:rPr>
              <w:fldChar w:fldCharType="separate"/>
            </w:r>
            <w:r w:rsidRPr="002F15FD">
              <w:rPr>
                <w:noProof/>
                <w:sz w:val="22"/>
              </w:rPr>
              <w:t>(LEMPERT et al., 2006, p. 517)</w:t>
            </w:r>
            <w:r w:rsidRPr="002F15FD">
              <w:rPr>
                <w:sz w:val="22"/>
              </w:rPr>
              <w:fldChar w:fldCharType="end"/>
            </w:r>
          </w:p>
        </w:tc>
      </w:tr>
      <w:tr w:rsidR="00770CFD" w14:paraId="4C491794" w14:textId="77777777" w:rsidTr="00603326">
        <w:tc>
          <w:tcPr>
            <w:tcW w:w="4390" w:type="dxa"/>
            <w:vAlign w:val="center"/>
          </w:tcPr>
          <w:p w14:paraId="064776FA" w14:textId="77777777" w:rsidR="00770CFD" w:rsidRDefault="003019C2" w:rsidP="00603326">
            <w:pPr>
              <w:ind w:firstLine="0"/>
              <w:jc w:val="left"/>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(x)</m:t>
                </m:r>
              </m:oMath>
            </m:oMathPara>
          </w:p>
        </w:tc>
        <w:tc>
          <w:tcPr>
            <w:tcW w:w="6804" w:type="dxa"/>
            <w:vAlign w:val="center"/>
          </w:tcPr>
          <w:p w14:paraId="7EAC0E70" w14:textId="77777777" w:rsidR="00770CFD" w:rsidRPr="002723AC" w:rsidRDefault="00770CFD" w:rsidP="00603326">
            <w:pPr>
              <w:spacing w:line="240" w:lineRule="auto"/>
              <w:ind w:firstLine="0"/>
              <w:jc w:val="left"/>
            </w:pPr>
            <w:r>
              <w:t xml:space="preserve">Performance da estratégia </w:t>
            </w:r>
            <m:oMath>
              <m:r>
                <w:rPr>
                  <w:rFonts w:ascii="Cambria Math" w:hAnsi="Cambria Math"/>
                </w:rPr>
                <m:t>s</m:t>
              </m:r>
            </m:oMath>
            <w:r>
              <w:t xml:space="preserve"> no futuro </w:t>
            </w:r>
            <m:oMath>
              <m:r>
                <w:rPr>
                  <w:rFonts w:ascii="Cambria Math" w:hAnsi="Cambria Math"/>
                </w:rPr>
                <m:t>x</m:t>
              </m:r>
            </m:oMath>
            <w:r>
              <w:t xml:space="preserve"> calculada pelo gerador de cenários.</w:t>
            </w:r>
          </w:p>
        </w:tc>
        <w:tc>
          <w:tcPr>
            <w:tcW w:w="2693" w:type="dxa"/>
          </w:tcPr>
          <w:p w14:paraId="29B2D2AE" w14:textId="77777777" w:rsidR="00770CFD" w:rsidRPr="002F15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"55", "uris" : [ "http://www.mendeley.com/documents/?uuid=fc7eef92-8664-499e-ab2a-e8053d5b7ae4" ] } ], "mendeley" : { "formattedCitation" : "(LEMPERT; POPPER; BANKES, 2003, p. 55)", "plainTextFormattedCitation" : "(LEMPERT; POPPER; BANKES, 2003, p. 55)", "previouslyFormattedCitation" : "(LEMPERT; POPPER; BANKES, 2003, p. 55)" }, "properties" : { "noteIndex" : 0 }, "schema" : "https://github.com/citation-style-language/schema/raw/master/csl-citation.json" }</w:instrText>
            </w:r>
            <w:r>
              <w:rPr>
                <w:sz w:val="22"/>
              </w:rPr>
              <w:fldChar w:fldCharType="separate"/>
            </w:r>
            <w:r w:rsidRPr="006E1018">
              <w:rPr>
                <w:noProof/>
                <w:sz w:val="22"/>
              </w:rPr>
              <w:t>(LEMPERT; POPPER; BANKES, 2003, p. 55)</w:t>
            </w:r>
            <w:r>
              <w:rPr>
                <w:sz w:val="22"/>
              </w:rPr>
              <w:fldChar w:fldCharType="end"/>
            </w:r>
          </w:p>
        </w:tc>
      </w:tr>
      <w:tr w:rsidR="00770CFD" w14:paraId="1D7F2456" w14:textId="77777777" w:rsidTr="00603326">
        <w:tc>
          <w:tcPr>
            <w:tcW w:w="4390" w:type="dxa"/>
            <w:vAlign w:val="center"/>
          </w:tcPr>
          <w:p w14:paraId="2B1A75B7" w14:textId="77777777" w:rsidR="00770CFD" w:rsidRPr="001D40FB" w:rsidRDefault="003019C2" w:rsidP="00603326">
            <w:pPr>
              <w:ind w:firstLine="0"/>
              <w:jc w:val="left"/>
            </w:pPr>
            <m:oMathPara>
              <m:oMath>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 xml:space="preserve">(x)∈ </m:t>
                </m:r>
                <m:acc>
                  <m:accPr>
                    <m:chr m:val="⃗"/>
                    <m:ctrlPr>
                      <w:rPr>
                        <w:rFonts w:ascii="Cambria Math" w:hAnsi="Cambria Math"/>
                        <w:i/>
                      </w:rPr>
                    </m:ctrlPr>
                  </m:accPr>
                  <m:e>
                    <m:r>
                      <w:rPr>
                        <w:rFonts w:ascii="Cambria Math" w:hAnsi="Cambria Math"/>
                      </w:rPr>
                      <m:t>D</m:t>
                    </m:r>
                  </m:e>
                </m:acc>
              </m:oMath>
            </m:oMathPara>
          </w:p>
        </w:tc>
        <w:tc>
          <w:tcPr>
            <w:tcW w:w="6804" w:type="dxa"/>
            <w:vAlign w:val="center"/>
          </w:tcPr>
          <w:p w14:paraId="3122A501" w14:textId="77777777" w:rsidR="00770CFD" w:rsidRDefault="00770CFD" w:rsidP="00603326">
            <w:pPr>
              <w:spacing w:line="240" w:lineRule="auto"/>
              <w:ind w:firstLine="0"/>
              <w:jc w:val="left"/>
            </w:pPr>
            <w:r>
              <w:t xml:space="preserve">Conjunto de distribuições de probabilidade </w:t>
            </w:r>
            <m:oMath>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(x)</m:t>
              </m:r>
            </m:oMath>
            <w:r>
              <w:t>.</w:t>
            </w:r>
          </w:p>
        </w:tc>
        <w:tc>
          <w:tcPr>
            <w:tcW w:w="2693" w:type="dxa"/>
          </w:tcPr>
          <w:p w14:paraId="1920E1B2"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"DOI" : "10.1111/j.1539-6924.2007.00940.x", "ISBN" : "02724332", "ISSN" : "02724332", "PMID" : "17958508", "abstract" : "Many commentators have suggested the need for new decision analysis approaches to better manage systems with deeply uncertain, poorly characterized risks. Most notably, policy challenges such as abrupt climate change involve potential nonlinear or threshold responses where both the triggering level and subsequent system response are poorly understood. This study uses a simple computer simulation model to compare several alternative frameworks for decision making under uncertainty -- optimal expected utility, the precautionary principle, and three different approaches to robust decision making -- for addressing the challenge of adding pollution to a lake without triggering unwanted and potentially irreversible eutrophication. The three robust decision approaches -- trading some optimal performance for less sensitivity to assumptions, satisficing over a wide range of futures, and keeping options open -- are found to identify similar strategies as the most robust choice. This study also suggests that these robust decision approaches offer a quantitative, decision analytic framework that captures the spirit of the precautionary principle while addressing some of its shortcomings. Finally, this study finds that robust strategies may be preferable to optimum strategies when the uncertainty is sufficiently deep and the set of alternative policy options is sufficiently rich.", "author" : [ { "dropping-particle" : "", "family" : "Lempert", "given" : "Robert J.", "non-dropping-particle" : "", "parse-names" : false, "suffix" : "" }, { "dropping-particle" : "", "family" : "Collins", "given" : "Myles T.", "non-dropping-particle" : "", "parse-names" : false, "suffix" : "" } ], "container-title" : "Risk Analysis", "id" : "ITEM-1", "issue" : "4", "issued" : { "date-parts" : [ [ "2007" ] ] }, "page" : "1009-1026", "title" : "Managing the risk of uncertain threshold responses: Comparison of robust, optimum, and precautionary approaches", "type" : "article-journal", "volume" : "27" }, "locator" : "1018", "uris" : [ "http://www.mendeley.com/documents/?uuid=8ba7beae-d914-4d85-b1a6-9c8bb86ac4b6" ] } ], "mendeley" : { "formattedCitation" : "(LEMPERT; COLLINS, 2007, p. 1018)", "plainTextFormattedCitation" : "(LEMPERT; COLLINS, 2007, p. 1018)", "previouslyFormattedCitation" : "(LEMPERT; COLLINS, 2007, p. 1018)" }, "properties" : { "noteIndex" : 0 }, "schema" : "https://github.com/citation-style-language/schema/raw/master/csl-citation.json" }</w:instrText>
            </w:r>
            <w:r>
              <w:rPr>
                <w:sz w:val="22"/>
              </w:rPr>
              <w:fldChar w:fldCharType="separate"/>
            </w:r>
            <w:r w:rsidRPr="005B2972">
              <w:rPr>
                <w:noProof/>
                <w:sz w:val="22"/>
              </w:rPr>
              <w:t>(LEMPERT; COLLINS, 2007, p. 1018)</w:t>
            </w:r>
            <w:r>
              <w:rPr>
                <w:sz w:val="22"/>
              </w:rPr>
              <w:fldChar w:fldCharType="end"/>
            </w:r>
          </w:p>
        </w:tc>
      </w:tr>
      <w:tr w:rsidR="00770CFD" w14:paraId="6CA55882" w14:textId="77777777" w:rsidTr="00603326">
        <w:tc>
          <w:tcPr>
            <w:tcW w:w="4390" w:type="dxa"/>
            <w:vAlign w:val="center"/>
          </w:tcPr>
          <w:p w14:paraId="31A1B356" w14:textId="77777777" w:rsidR="00770CFD" w:rsidRPr="00A70523" w:rsidRDefault="003019C2" w:rsidP="00603326">
            <w:pPr>
              <w:ind w:firstLine="0"/>
              <w:jc w:val="left"/>
            </w:pPr>
            <m:oMathPara>
              <m:oMath>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s'</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sSup>
                              <m:sSupPr>
                                <m:ctrlPr>
                                  <w:rPr>
                                    <w:rFonts w:ascii="Cambria Math" w:hAnsi="Cambria Math"/>
                                    <w:i/>
                                  </w:rPr>
                                </m:ctrlPr>
                              </m:sSupPr>
                              <m:e>
                                <m:r>
                                  <w:rPr>
                                    <w:rFonts w:ascii="Cambria Math" w:hAnsi="Cambria Math"/>
                                  </w:rPr>
                                  <m:t>s</m:t>
                                </m:r>
                              </m:e>
                              <m:sup>
                                <m:r>
                                  <w:rPr>
                                    <w:rFonts w:ascii="Cambria Math" w:hAnsi="Cambria Math"/>
                                  </w:rPr>
                                  <m:t>'</m:t>
                                </m:r>
                              </m:sup>
                            </m:sSup>
                          </m:sub>
                        </m:sSub>
                        <m:d>
                          <m:dPr>
                            <m:ctrlPr>
                              <w:rPr>
                                <w:rFonts w:ascii="Cambria Math" w:hAnsi="Cambria Math"/>
                                <w:i/>
                              </w:rPr>
                            </m:ctrlPr>
                          </m:dPr>
                          <m:e>
                            <m:r>
                              <w:rPr>
                                <w:rFonts w:ascii="Cambria Math" w:hAnsi="Cambria Math"/>
                              </w:rPr>
                              <m:t>x</m:t>
                            </m:r>
                          </m:e>
                        </m:d>
                      </m:e>
                    </m:d>
                    <m:r>
                      <w:rPr>
                        <w:rFonts w:ascii="Cambria Math" w:hAnsi="Cambria Math"/>
                      </w:rPr>
                      <m:t xml:space="preserve">- </m:t>
                    </m:r>
                  </m:e>
                </m:func>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(x)</m:t>
                </m:r>
              </m:oMath>
            </m:oMathPara>
          </w:p>
        </w:tc>
        <w:tc>
          <w:tcPr>
            <w:tcW w:w="6804" w:type="dxa"/>
            <w:vAlign w:val="center"/>
          </w:tcPr>
          <w:p w14:paraId="2369B7A5" w14:textId="77777777" w:rsidR="00770CFD" w:rsidRDefault="00770CFD" w:rsidP="00603326">
            <w:pPr>
              <w:spacing w:line="240" w:lineRule="auto"/>
              <w:ind w:firstLine="0"/>
              <w:jc w:val="left"/>
            </w:pPr>
            <w:r>
              <w:t xml:space="preserve">Arrependimento da estratégia </w:t>
            </w:r>
            <m:oMath>
              <m:r>
                <w:rPr>
                  <w:rFonts w:ascii="Cambria Math" w:hAnsi="Cambria Math"/>
                </w:rPr>
                <m:t>s</m:t>
              </m:r>
            </m:oMath>
            <w:r>
              <w:t xml:space="preserve"> em comparação às demais estratégias </w:t>
            </w:r>
            <m:oMath>
              <m:r>
                <w:rPr>
                  <w:rFonts w:ascii="Cambria Math" w:hAnsi="Cambria Math"/>
                </w:rPr>
                <m:t>s'</m:t>
              </m:r>
            </m:oMath>
            <w:r>
              <w:t xml:space="preserve"> analisadas.</w:t>
            </w:r>
          </w:p>
        </w:tc>
        <w:tc>
          <w:tcPr>
            <w:tcW w:w="2693" w:type="dxa"/>
          </w:tcPr>
          <w:p w14:paraId="29B700C5"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"55", "uris" : [ "http://www.mendeley.com/documents/?uuid=fc7eef92-8664-499e-ab2a-e8053d5b7ae4" ] } ], "mendeley" : { "formattedCitation" : "(LEMPERT; POPPER; BANKES, 2003, p. 55)", "plainTextFormattedCitation" : "(LEMPERT; POPPER; BANKES, 2003, p. 55)", "previouslyFormattedCitation" : "(LEMPERT; POPPER; BANKES, 2003, p. 55)" }, "properties" : { "noteIndex" : 0 }, "schema" : "https://github.com/citation-style-language/schema/raw/master/csl-citation.json" }</w:instrText>
            </w:r>
            <w:r>
              <w:rPr>
                <w:sz w:val="22"/>
              </w:rPr>
              <w:fldChar w:fldCharType="separate"/>
            </w:r>
            <w:r w:rsidRPr="006E1018">
              <w:rPr>
                <w:noProof/>
                <w:sz w:val="22"/>
              </w:rPr>
              <w:t>(LEMPERT; POPPER; BANKES, 2003, p. 55)</w:t>
            </w:r>
            <w:r>
              <w:rPr>
                <w:sz w:val="22"/>
              </w:rPr>
              <w:fldChar w:fldCharType="end"/>
            </w:r>
          </w:p>
        </w:tc>
      </w:tr>
      <w:tr w:rsidR="00770CFD" w14:paraId="38797870" w14:textId="77777777" w:rsidTr="00603326">
        <w:tc>
          <w:tcPr>
            <w:tcW w:w="4390" w:type="dxa"/>
            <w:vAlign w:val="center"/>
          </w:tcPr>
          <w:p w14:paraId="1E41765A" w14:textId="77777777" w:rsidR="00770CFD" w:rsidRPr="00EB7A87" w:rsidRDefault="003019C2" w:rsidP="00603326">
            <w:pPr>
              <w:ind w:firstLine="0"/>
              <w:jc w:val="left"/>
            </w:pPr>
            <m:oMathPara>
              <m:oMath>
                <m:sSub>
                  <m:sSubPr>
                    <m:ctrlPr>
                      <w:rPr>
                        <w:rFonts w:ascii="Cambria Math" w:hAnsi="Cambria Math"/>
                        <w:i/>
                      </w:rPr>
                    </m:ctrlPr>
                  </m:sSubPr>
                  <m:e>
                    <m:r>
                      <w:rPr>
                        <w:rFonts w:ascii="Cambria Math" w:hAnsi="Cambria Math"/>
                      </w:rPr>
                      <m:t>RR</m:t>
                    </m:r>
                  </m:e>
                  <m:sub>
                    <m:r>
                      <w:rPr>
                        <w:rFonts w:ascii="Cambria Math" w:hAnsi="Cambria Math"/>
                      </w:rPr>
                      <m:t>s</m:t>
                    </m:r>
                  </m:sub>
                </m:sSub>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s'</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sSup>
                                  <m:sSupPr>
                                    <m:ctrlPr>
                                      <w:rPr>
                                        <w:rFonts w:ascii="Cambria Math" w:hAnsi="Cambria Math"/>
                                        <w:i/>
                                      </w:rPr>
                                    </m:ctrlPr>
                                  </m:sSupPr>
                                  <m:e>
                                    <m:r>
                                      <w:rPr>
                                        <w:rFonts w:ascii="Cambria Math" w:hAnsi="Cambria Math"/>
                                      </w:rPr>
                                      <m:t>s</m:t>
                                    </m:r>
                                  </m:e>
                                  <m:sup>
                                    <m:r>
                                      <w:rPr>
                                        <w:rFonts w:ascii="Cambria Math" w:hAnsi="Cambria Math"/>
                                      </w:rPr>
                                      <m:t>'</m:t>
                                    </m:r>
                                  </m:sup>
                                </m:sSup>
                              </m:sub>
                            </m:sSub>
                            <m:d>
                              <m:dPr>
                                <m:ctrlPr>
                                  <w:rPr>
                                    <w:rFonts w:ascii="Cambria Math" w:hAnsi="Cambria Math"/>
                                    <w:i/>
                                  </w:rPr>
                                </m:ctrlPr>
                              </m:dPr>
                              <m:e>
                                <m:r>
                                  <w:rPr>
                                    <w:rFonts w:ascii="Cambria Math" w:hAnsi="Cambria Math"/>
                                  </w:rPr>
                                  <m:t>x</m:t>
                                </m:r>
                              </m:e>
                            </m:d>
                          </m:e>
                        </m:d>
                        <m:r>
                          <w:rPr>
                            <w:rFonts w:ascii="Cambria Math" w:hAnsi="Cambria Math"/>
                          </w:rPr>
                          <m:t xml:space="preserve">- </m:t>
                        </m:r>
                      </m:e>
                    </m:func>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(x)</m:t>
                    </m:r>
                  </m:num>
                  <m:den>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s'</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sSup>
                                  <m:sSupPr>
                                    <m:ctrlPr>
                                      <w:rPr>
                                        <w:rFonts w:ascii="Cambria Math" w:hAnsi="Cambria Math"/>
                                        <w:i/>
                                      </w:rPr>
                                    </m:ctrlPr>
                                  </m:sSupPr>
                                  <m:e>
                                    <m:r>
                                      <w:rPr>
                                        <w:rFonts w:ascii="Cambria Math" w:hAnsi="Cambria Math"/>
                                      </w:rPr>
                                      <m:t>s</m:t>
                                    </m:r>
                                  </m:e>
                                  <m:sup>
                                    <m:r>
                                      <w:rPr>
                                        <w:rFonts w:ascii="Cambria Math" w:hAnsi="Cambria Math"/>
                                      </w:rPr>
                                      <m:t>'</m:t>
                                    </m:r>
                                  </m:sup>
                                </m:sSup>
                              </m:sub>
                            </m:sSub>
                            <m:d>
                              <m:dPr>
                                <m:ctrlPr>
                                  <w:rPr>
                                    <w:rFonts w:ascii="Cambria Math" w:hAnsi="Cambria Math"/>
                                    <w:i/>
                                  </w:rPr>
                                </m:ctrlPr>
                              </m:dPr>
                              <m:e>
                                <m:r>
                                  <w:rPr>
                                    <w:rFonts w:ascii="Cambria Math" w:hAnsi="Cambria Math"/>
                                  </w:rPr>
                                  <m:t>x</m:t>
                                </m:r>
                              </m:e>
                            </m:d>
                          </m:e>
                        </m:d>
                        <m:r>
                          <w:rPr>
                            <w:rFonts w:ascii="Cambria Math" w:hAnsi="Cambria Math"/>
                          </w:rPr>
                          <m:t xml:space="preserve"> </m:t>
                        </m:r>
                      </m:e>
                    </m:func>
                  </m:den>
                </m:f>
              </m:oMath>
            </m:oMathPara>
          </w:p>
        </w:tc>
        <w:tc>
          <w:tcPr>
            <w:tcW w:w="6804" w:type="dxa"/>
            <w:vAlign w:val="center"/>
          </w:tcPr>
          <w:p w14:paraId="50662FBD" w14:textId="77777777" w:rsidR="00770CFD" w:rsidRDefault="00770CFD" w:rsidP="00603326">
            <w:pPr>
              <w:spacing w:line="240" w:lineRule="auto"/>
              <w:ind w:firstLine="0"/>
              <w:jc w:val="left"/>
            </w:pPr>
            <w:r>
              <w:t xml:space="preserve">Arrependimento relativo da estratégia </w:t>
            </w:r>
            <m:oMath>
              <m:r>
                <w:rPr>
                  <w:rFonts w:ascii="Cambria Math" w:hAnsi="Cambria Math"/>
                </w:rPr>
                <m:t>s</m:t>
              </m:r>
            </m:oMath>
            <w:r>
              <w:t xml:space="preserve">, em comparação às demais estratégias </w:t>
            </w:r>
            <m:oMath>
              <m:r>
                <w:rPr>
                  <w:rFonts w:ascii="Cambria Math" w:hAnsi="Cambria Math"/>
                </w:rPr>
                <m:t>s'</m:t>
              </m:r>
            </m:oMath>
            <w:r>
              <w:t xml:space="preserve"> analisadas.</w:t>
            </w:r>
          </w:p>
        </w:tc>
        <w:tc>
          <w:tcPr>
            <w:tcW w:w="2693" w:type="dxa"/>
          </w:tcPr>
          <w:p w14:paraId="7B4245B7"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"56", "uris" : [ "http://www.mendeley.com/documents/?uuid=fc7eef92-8664-499e-ab2a-e8053d5b7ae4" ] } ], "mendeley" : { "formattedCitation" : "(LEMPERT; POPPER; BANKES, 2003, p. 56)", "plainTextFormattedCitation" : "(LEMPERT; POPPER; BANKES, 2003, p. 56)", "previouslyFormattedCitation" : "(LEMPERT; POPPER; BANKES, 2003, p. 56)" }, "properties" : { "noteIndex" : 0 }, "schema" : "https://github.com/citation-style-language/schema/raw/master/csl-citation.json" }</w:instrText>
            </w:r>
            <w:r>
              <w:rPr>
                <w:sz w:val="22"/>
              </w:rPr>
              <w:fldChar w:fldCharType="separate"/>
            </w:r>
            <w:r w:rsidRPr="006E1018">
              <w:rPr>
                <w:noProof/>
                <w:sz w:val="22"/>
              </w:rPr>
              <w:t>(LEMPERT; POPPER; BANKES, 2003, p. 56)</w:t>
            </w:r>
            <w:r>
              <w:rPr>
                <w:sz w:val="22"/>
              </w:rPr>
              <w:fldChar w:fldCharType="end"/>
            </w:r>
          </w:p>
        </w:tc>
      </w:tr>
      <w:tr w:rsidR="00770CFD" w14:paraId="45C6BFF1" w14:textId="77777777" w:rsidTr="00603326">
        <w:tc>
          <w:tcPr>
            <w:tcW w:w="4390" w:type="dxa"/>
            <w:vAlign w:val="center"/>
          </w:tcPr>
          <w:p w14:paraId="270E3D60" w14:textId="77777777" w:rsidR="00770CFD" w:rsidRPr="00EB7A87" w:rsidRDefault="003019C2" w:rsidP="00603326">
            <w:pPr>
              <w:ind w:firstLine="0"/>
              <w:jc w:val="left"/>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R</m:t>
                        </m:r>
                      </m:e>
                      <m:sub>
                        <m:r>
                          <w:rPr>
                            <w:rFonts w:ascii="Cambria Math" w:hAnsi="Cambria Math"/>
                          </w:rPr>
                          <m:t>s,i</m:t>
                        </m:r>
                      </m:sub>
                    </m:sSub>
                  </m:e>
                </m:bar>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min</m:t>
                        </m:r>
                      </m:sub>
                    </m:sSub>
                  </m:sub>
                  <m:sup>
                    <m:sSub>
                      <m:sSubPr>
                        <m:ctrlPr>
                          <w:rPr>
                            <w:rFonts w:ascii="Cambria Math" w:hAnsi="Cambria Math"/>
                            <w:i/>
                          </w:rPr>
                        </m:ctrlPr>
                      </m:sSubPr>
                      <m:e>
                        <m:r>
                          <w:rPr>
                            <w:rFonts w:ascii="Cambria Math" w:hAnsi="Cambria Math"/>
                          </w:rPr>
                          <m:t>x</m:t>
                        </m:r>
                      </m:e>
                      <m:sub>
                        <m:r>
                          <w:rPr>
                            <w:rFonts w:ascii="Cambria Math" w:hAnsi="Cambria Math"/>
                          </w:rPr>
                          <m:t>max</m:t>
                        </m:r>
                      </m:sub>
                    </m:sSub>
                  </m:sup>
                  <m:e>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(x)</m:t>
                    </m:r>
                    <m:box>
                      <m:boxPr>
                        <m:diff m:val="1"/>
                        <m:ctrlPr>
                          <w:rPr>
                            <w:rFonts w:ascii="Cambria Math" w:hAnsi="Cambria Math"/>
                            <w:i/>
                          </w:rPr>
                        </m:ctrlPr>
                      </m:boxPr>
                      <m:e>
                        <m:r>
                          <w:rPr>
                            <w:rFonts w:ascii="Cambria Math" w:hAnsi="Cambria Math"/>
                          </w:rPr>
                          <m:t>dx</m:t>
                        </m:r>
                      </m:e>
                    </m:box>
                  </m:e>
                </m:nary>
              </m:oMath>
            </m:oMathPara>
          </w:p>
        </w:tc>
        <w:tc>
          <w:tcPr>
            <w:tcW w:w="6804" w:type="dxa"/>
            <w:vAlign w:val="center"/>
          </w:tcPr>
          <w:p w14:paraId="685559CC" w14:textId="77777777" w:rsidR="00770CFD" w:rsidRDefault="00770CFD" w:rsidP="00603326">
            <w:pPr>
              <w:spacing w:line="240" w:lineRule="auto"/>
              <w:ind w:firstLine="0"/>
              <w:jc w:val="left"/>
            </w:pPr>
            <w:r>
              <w:t xml:space="preserve">Arrependimento esperado da estratégia </w:t>
            </w:r>
            <m:oMath>
              <m:r>
                <w:rPr>
                  <w:rFonts w:ascii="Cambria Math" w:hAnsi="Cambria Math"/>
                </w:rPr>
                <m:t>s</m:t>
              </m:r>
            </m:oMath>
            <w:r>
              <w:t xml:space="preserve"> contingente a uma distribuição de probabilidade </w:t>
            </w:r>
            <m:oMath>
              <m:sSub>
                <m:sSubPr>
                  <m:ctrlPr>
                    <w:rPr>
                      <w:rFonts w:ascii="Cambria Math" w:hAnsi="Cambria Math"/>
                      <w:i/>
                    </w:rPr>
                  </m:ctrlPr>
                </m:sSubPr>
                <m:e>
                  <m:r>
                    <w:rPr>
                      <w:rFonts w:ascii="Cambria Math" w:hAnsi="Cambria Math"/>
                    </w:rPr>
                    <m:t>ρ</m:t>
                  </m:r>
                </m:e>
                <m:sub>
                  <m:r>
                    <w:rPr>
                      <w:rFonts w:ascii="Cambria Math" w:hAnsi="Cambria Math"/>
                    </w:rPr>
                    <m:t>i</m:t>
                  </m:r>
                </m:sub>
              </m:sSub>
              <m:d>
                <m:dPr>
                  <m:ctrlPr>
                    <w:rPr>
                      <w:rFonts w:ascii="Cambria Math" w:hAnsi="Cambria Math"/>
                      <w:i/>
                    </w:rPr>
                  </m:ctrlPr>
                </m:dPr>
                <m:e>
                  <m:r>
                    <w:rPr>
                      <w:rFonts w:ascii="Cambria Math" w:hAnsi="Cambria Math"/>
                    </w:rPr>
                    <m:t>x</m:t>
                  </m:r>
                </m:e>
              </m:d>
            </m:oMath>
            <w:r>
              <w:t xml:space="preserve"> e ao futuro </w:t>
            </w:r>
            <m:oMath>
              <m:r>
                <w:rPr>
                  <w:rFonts w:ascii="Cambria Math" w:hAnsi="Cambria Math"/>
                </w:rPr>
                <m:t>x</m:t>
              </m:r>
            </m:oMath>
            <w:r>
              <w:t>.</w:t>
            </w:r>
          </w:p>
        </w:tc>
        <w:tc>
          <w:tcPr>
            <w:tcW w:w="2693" w:type="dxa"/>
          </w:tcPr>
          <w:p w14:paraId="2D62E3B7"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"DOI" : "10.1111/j.1539-6924.2007.00940.x", "ISBN" : "02724332", "ISSN" : "02724332", "PMID" : "17958508", "abstract" : "Many commentators have suggested the need for new decision analysis approaches to better manage systems with deeply uncertain, poorly characterized risks. Most notably, policy challenges such as abrupt climate change involve potential nonlinear or threshold responses where both the triggering level and subsequent system response are poorly understood. This study uses a simple computer simulation model to compare several alternative frameworks for decision making under uncertainty -- optimal expected utility, the precautionary principle, and three different approaches to robust decision making -- for addressing the challenge of adding pollution to a lake without triggering unwanted and potentially irreversible eutrophication. The three robust decision approaches -- trading some optimal performance for less sensitivity to assumptions, satisficing over a wide range of futures, and keeping options open -- are found to identify similar strategies as the most robust choice. This study also suggests that these robust decision approaches offer a quantitative, decision analytic framework that captures the spirit of the precautionary principle while addressing some of its shortcomings. Finally, this study finds that robust strategies may be preferable to optimum strategies when the uncertainty is sufficiently deep and the set of alternative policy options is sufficiently rich.", "author" : [ { "dropping-particle" : "", "family" : "Lempert", "given" : "Robert J.", "non-dropping-particle" : "", "parse-names" : false, "suffix" : "" }, { "dropping-particle" : "", "family" : "Collins", "given" : "Myles T.", "non-dropping-particle" : "", "parse-names" : false, "suffix" : "" } ], "container-title" : "Risk Analysis", "id" : "ITEM-1", "issue" : "4", "issued" : { "date-parts" : [ [ "2007" ] ] }, "page" : "1009-1026", "title" : "Managing the risk of uncertain threshold responses: Comparison of robust, optimum, and precautionary approaches", "type" : "article-journal", "volume" : "27" }, "locator" : "1018", "uris" : [ "http://www.mendeley.com/documents/?uuid=8ba7beae-d914-4d85-b1a6-9c8bb86ac4b6" ] } ], "mendeley" : { "formattedCitation" : "(LEMPERT; COLLINS, 2007, p. 1018)", "plainTextFormattedCitation" : "(LEMPERT; COLLINS, 2007, p. 1018)", "previouslyFormattedCitation" : "(LEMPERT; COLLINS, 2007, p. 1018)" }, "properties" : { "noteIndex" : 0 }, "schema" : "https://github.com/citation-style-language/schema/raw/master/csl-citation.json" }</w:instrText>
            </w:r>
            <w:r>
              <w:rPr>
                <w:sz w:val="22"/>
              </w:rPr>
              <w:fldChar w:fldCharType="separate"/>
            </w:r>
            <w:r w:rsidRPr="00275CB4">
              <w:rPr>
                <w:noProof/>
                <w:sz w:val="22"/>
              </w:rPr>
              <w:t>(LEMPERT; COLLINS, 2007, p. 1018)</w:t>
            </w:r>
            <w:r>
              <w:rPr>
                <w:sz w:val="22"/>
              </w:rPr>
              <w:fldChar w:fldCharType="end"/>
            </w:r>
          </w:p>
        </w:tc>
      </w:tr>
      <w:tr w:rsidR="00770CFD" w14:paraId="78FE4E8E" w14:textId="77777777" w:rsidTr="00603326">
        <w:tc>
          <w:tcPr>
            <w:tcW w:w="4390" w:type="dxa"/>
            <w:vAlign w:val="center"/>
          </w:tcPr>
          <w:p w14:paraId="74BE5FEE" w14:textId="77777777" w:rsidR="00770CFD" w:rsidRPr="00EB7A87" w:rsidRDefault="003019C2" w:rsidP="00603326">
            <w:pPr>
              <w:ind w:firstLine="0"/>
              <w:jc w:val="left"/>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R</m:t>
                        </m:r>
                      </m:e>
                      <m:sub>
                        <m:r>
                          <w:rPr>
                            <w:rFonts w:ascii="Cambria Math" w:hAnsi="Cambria Math"/>
                          </w:rPr>
                          <m:t>s</m:t>
                        </m:r>
                      </m:sub>
                    </m:sSub>
                  </m:e>
                </m:ba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Sucesso</m:t>
                        </m:r>
                      </m:sub>
                    </m:sSub>
                    <m:bar>
                      <m:barPr>
                        <m:pos m:val="top"/>
                        <m:ctrlPr>
                          <w:rPr>
                            <w:rFonts w:ascii="Cambria Math" w:hAnsi="Cambria Math"/>
                            <w:i/>
                          </w:rPr>
                        </m:ctrlPr>
                      </m:barPr>
                      <m:e>
                        <m:sSub>
                          <m:sSubPr>
                            <m:ctrlPr>
                              <w:rPr>
                                <w:rFonts w:ascii="Cambria Math" w:hAnsi="Cambria Math"/>
                                <w:i/>
                              </w:rPr>
                            </m:ctrlPr>
                          </m:sSubPr>
                          <m:e>
                            <m:r>
                              <w:rPr>
                                <w:rFonts w:ascii="Cambria Math" w:hAnsi="Cambria Math"/>
                              </w:rPr>
                              <m:t>R</m:t>
                            </m:r>
                          </m:e>
                          <m:sub>
                            <m:r>
                              <w:rPr>
                                <w:rFonts w:ascii="Cambria Math" w:hAnsi="Cambria Math"/>
                              </w:rPr>
                              <m:t>s,S</m:t>
                            </m:r>
                          </m:sub>
                        </m:sSub>
                      </m:e>
                    </m:bar>
                    <m:r>
                      <w:rPr>
                        <w:rFonts w:ascii="Cambria Math" w:hAnsi="Cambria Math"/>
                      </w:rPr>
                      <m:t>+ϕ</m:t>
                    </m:r>
                    <m:sSub>
                      <m:sSubPr>
                        <m:ctrlPr>
                          <w:rPr>
                            <w:rFonts w:ascii="Cambria Math" w:hAnsi="Cambria Math"/>
                            <w:i/>
                          </w:rPr>
                        </m:ctrlPr>
                      </m:sSubPr>
                      <m:e>
                        <m:r>
                          <w:rPr>
                            <w:rFonts w:ascii="Cambria Math" w:hAnsi="Cambria Math"/>
                          </w:rPr>
                          <m:t>N</m:t>
                        </m:r>
                      </m:e>
                      <m:sub>
                        <m:r>
                          <w:rPr>
                            <w:rFonts w:ascii="Cambria Math" w:hAnsi="Cambria Math"/>
                          </w:rPr>
                          <m:t>Falha</m:t>
                        </m:r>
                      </m:sub>
                    </m:sSub>
                    <m:bar>
                      <m:barPr>
                        <m:pos m:val="top"/>
                        <m:ctrlPr>
                          <w:rPr>
                            <w:rFonts w:ascii="Cambria Math" w:hAnsi="Cambria Math"/>
                            <w:i/>
                          </w:rPr>
                        </m:ctrlPr>
                      </m:barPr>
                      <m:e>
                        <m:sSub>
                          <m:sSubPr>
                            <m:ctrlPr>
                              <w:rPr>
                                <w:rFonts w:ascii="Cambria Math" w:hAnsi="Cambria Math"/>
                                <w:i/>
                              </w:rPr>
                            </m:ctrlPr>
                          </m:sSubPr>
                          <m:e>
                            <m:r>
                              <w:rPr>
                                <w:rFonts w:ascii="Cambria Math" w:hAnsi="Cambria Math"/>
                              </w:rPr>
                              <m:t>R</m:t>
                            </m:r>
                          </m:e>
                          <m:sub>
                            <m:r>
                              <w:rPr>
                                <w:rFonts w:ascii="Cambria Math" w:hAnsi="Cambria Math"/>
                              </w:rPr>
                              <m:t>s,F</m:t>
                            </m:r>
                          </m:sub>
                        </m:sSub>
                      </m:e>
                    </m:bar>
                  </m:num>
                  <m:den>
                    <m:r>
                      <w:rPr>
                        <w:rFonts w:ascii="Cambria Math" w:hAnsi="Cambria Math"/>
                      </w:rPr>
                      <m:t>ϕ</m:t>
                    </m:r>
                    <m:sSub>
                      <m:sSubPr>
                        <m:ctrlPr>
                          <w:rPr>
                            <w:rFonts w:ascii="Cambria Math" w:hAnsi="Cambria Math"/>
                            <w:i/>
                          </w:rPr>
                        </m:ctrlPr>
                      </m:sSubPr>
                      <m:e>
                        <m:r>
                          <w:rPr>
                            <w:rFonts w:ascii="Cambria Math" w:hAnsi="Cambria Math"/>
                          </w:rPr>
                          <m:t>N</m:t>
                        </m:r>
                      </m:e>
                      <m:sub>
                        <m:r>
                          <w:rPr>
                            <w:rFonts w:ascii="Cambria Math" w:hAnsi="Cambria Math"/>
                          </w:rPr>
                          <m:t>Falha</m:t>
                        </m:r>
                      </m:sub>
                    </m:sSub>
                    <m:bar>
                      <m:barPr>
                        <m:pos m:val="top"/>
                        <m:ctrlPr>
                          <w:rPr>
                            <w:rFonts w:ascii="Cambria Math" w:hAnsi="Cambria Math"/>
                            <w:i/>
                          </w:rPr>
                        </m:ctrlPr>
                      </m:barPr>
                      <m:e>
                        <m:sSub>
                          <m:sSubPr>
                            <m:ctrlPr>
                              <w:rPr>
                                <w:rFonts w:ascii="Cambria Math" w:hAnsi="Cambria Math"/>
                                <w:i/>
                              </w:rPr>
                            </m:ctrlPr>
                          </m:sSubPr>
                          <m:e>
                            <m:r>
                              <w:rPr>
                                <w:rFonts w:ascii="Cambria Math" w:hAnsi="Cambria Math"/>
                              </w:rPr>
                              <m:t>R</m:t>
                            </m:r>
                          </m:e>
                          <m:sub>
                            <m:r>
                              <w:rPr>
                                <w:rFonts w:ascii="Cambria Math" w:hAnsi="Cambria Math"/>
                              </w:rPr>
                              <m:t>s,F</m:t>
                            </m:r>
                          </m:sub>
                        </m:sSub>
                      </m:e>
                    </m:bar>
                  </m:den>
                </m:f>
              </m:oMath>
            </m:oMathPara>
          </w:p>
        </w:tc>
        <w:tc>
          <w:tcPr>
            <w:tcW w:w="6804" w:type="dxa"/>
            <w:vAlign w:val="center"/>
          </w:tcPr>
          <w:p w14:paraId="4673366E" w14:textId="77777777" w:rsidR="00770CFD" w:rsidRDefault="00770CFD" w:rsidP="00603326">
            <w:pPr>
              <w:spacing w:line="240" w:lineRule="auto"/>
              <w:ind w:firstLine="0"/>
              <w:jc w:val="left"/>
            </w:pPr>
            <w:r>
              <w:t xml:space="preserve">Arrependimento Esperado da estratégia </w:t>
            </w:r>
            <m:oMath>
              <m:r>
                <w:rPr>
                  <w:rFonts w:ascii="Cambria Math" w:hAnsi="Cambria Math"/>
                </w:rPr>
                <m:t>s</m:t>
              </m:r>
            </m:oMath>
            <w:r>
              <w:t xml:space="preserve"> contingente ao número de casos no qual a estratégia tem sucesso </w:t>
            </w:r>
            <m:oMath>
              <m:sSub>
                <m:sSubPr>
                  <m:ctrlPr>
                    <w:rPr>
                      <w:rFonts w:ascii="Cambria Math" w:hAnsi="Cambria Math"/>
                      <w:i/>
                    </w:rPr>
                  </m:ctrlPr>
                </m:sSubPr>
                <m:e>
                  <m:r>
                    <w:rPr>
                      <w:rFonts w:ascii="Cambria Math" w:hAnsi="Cambria Math"/>
                    </w:rPr>
                    <m:t>N</m:t>
                  </m:r>
                </m:e>
                <m:sub>
                  <m:r>
                    <w:rPr>
                      <w:rFonts w:ascii="Cambria Math" w:hAnsi="Cambria Math"/>
                    </w:rPr>
                    <m:t>Sucesso</m:t>
                  </m:r>
                </m:sub>
              </m:sSub>
            </m:oMath>
            <w:r>
              <w:t xml:space="preserve">, o arrependimento esperado destas estratégias nestes casos </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R</m:t>
                      </m:r>
                    </m:e>
                    <m:sub>
                      <m:r>
                        <w:rPr>
                          <w:rFonts w:ascii="Cambria Math" w:hAnsi="Cambria Math"/>
                        </w:rPr>
                        <m:t>s,S</m:t>
                      </m:r>
                    </m:sub>
                  </m:sSub>
                </m:e>
              </m:bar>
            </m:oMath>
            <w:r>
              <w:t xml:space="preserve">, </w:t>
            </w:r>
          </w:p>
        </w:tc>
        <w:tc>
          <w:tcPr>
            <w:tcW w:w="2693" w:type="dxa"/>
          </w:tcPr>
          <w:p w14:paraId="4CFBF54C"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"119", "uris" : [ "http://www.mendeley.com/documents/?uuid=fc7eef92-8664-499e-ab2a-e8053d5b7ae4" ] } ], "mendeley" : { "formattedCitation" : "(LEMPERT; POPPER; BANKES, 2003, p. 119)", "plainTextFormattedCitation" : "(LEMPERT; POPPER; BANKES, 2003, p. 119)", "previouslyFormattedCitation" : "(LEMPERT; POPPER; BANKES, 2003, p. 119)" }, "properties" : { "noteIndex" : 0 }, "schema" : "https://github.com/citation-style-language/schema/raw/master/csl-citation.json" }</w:instrText>
            </w:r>
            <w:r>
              <w:rPr>
                <w:sz w:val="22"/>
              </w:rPr>
              <w:fldChar w:fldCharType="separate"/>
            </w:r>
            <w:r w:rsidRPr="006E1018">
              <w:rPr>
                <w:noProof/>
                <w:sz w:val="22"/>
              </w:rPr>
              <w:t>(LEMPERT; POPPER; BANKES, 2003, p. 119)</w:t>
            </w:r>
            <w:r>
              <w:rPr>
                <w:sz w:val="22"/>
              </w:rPr>
              <w:fldChar w:fldCharType="end"/>
            </w:r>
          </w:p>
        </w:tc>
      </w:tr>
      <w:tr w:rsidR="00770CFD" w14:paraId="0240D9D0" w14:textId="77777777" w:rsidTr="00603326">
        <w:tc>
          <w:tcPr>
            <w:tcW w:w="4390" w:type="dxa"/>
            <w:vAlign w:val="center"/>
          </w:tcPr>
          <w:p w14:paraId="4F1897A5" w14:textId="77777777" w:rsidR="00770CFD" w:rsidRPr="00EB7A87" w:rsidRDefault="00770CFD" w:rsidP="00603326">
            <w:pPr>
              <w:ind w:firstLine="0"/>
              <w:jc w:val="left"/>
            </w:pPr>
            <m:oMathPara>
              <m:oMath>
                <m:r>
                  <w:rPr>
                    <w:rFonts w:ascii="Cambria Math" w:hAnsi="Cambria Math"/>
                  </w:rPr>
                  <m:t xml:space="preserve">ϕ= </m:t>
                </m:r>
                <m:f>
                  <m:fPr>
                    <m:ctrlPr>
                      <w:rPr>
                        <w:rFonts w:ascii="Cambria Math" w:hAnsi="Cambria Math"/>
                        <w:i/>
                      </w:rPr>
                    </m:ctrlPr>
                  </m:fPr>
                  <m:num>
                    <m:r>
                      <w:rPr>
                        <w:rFonts w:ascii="Cambria Math" w:hAnsi="Cambria Math"/>
                      </w:rPr>
                      <m:t>p</m:t>
                    </m:r>
                  </m:num>
                  <m:den>
                    <m:r>
                      <w:rPr>
                        <w:rFonts w:ascii="Cambria Math" w:hAnsi="Cambria Math"/>
                      </w:rPr>
                      <m:t>1-p</m:t>
                    </m:r>
                  </m:den>
                </m:f>
              </m:oMath>
            </m:oMathPara>
          </w:p>
        </w:tc>
        <w:tc>
          <w:tcPr>
            <w:tcW w:w="6804" w:type="dxa"/>
            <w:vAlign w:val="center"/>
          </w:tcPr>
          <w:p w14:paraId="7D7E6ABB" w14:textId="77777777" w:rsidR="00770CFD" w:rsidRDefault="00770CFD" w:rsidP="00603326">
            <w:pPr>
              <w:spacing w:line="240" w:lineRule="auto"/>
              <w:ind w:firstLine="0"/>
              <w:jc w:val="left"/>
            </w:pPr>
            <w:r>
              <w:t xml:space="preserve">Chances </w:t>
            </w:r>
            <m:oMath>
              <m:r>
                <w:rPr>
                  <w:rFonts w:ascii="Cambria Math" w:hAnsi="Cambria Math"/>
                </w:rPr>
                <m:t>ϕ</m:t>
              </m:r>
            </m:oMath>
            <w:r>
              <w:t xml:space="preserve">  (ex: 1:10) da ocorrência de um cenário assumindo probabilidade </w:t>
            </w:r>
            <m:oMath>
              <m:r>
                <w:rPr>
                  <w:rFonts w:ascii="Cambria Math" w:hAnsi="Cambria Math"/>
                </w:rPr>
                <m:t>p</m:t>
              </m:r>
            </m:oMath>
            <w:r>
              <w:t>.</w:t>
            </w:r>
          </w:p>
        </w:tc>
        <w:tc>
          <w:tcPr>
            <w:tcW w:w="2693" w:type="dxa"/>
          </w:tcPr>
          <w:p w14:paraId="75D1874F" w14:textId="77777777" w:rsidR="00770CFD" w:rsidRDefault="00770CFD" w:rsidP="00603326">
            <w:pPr>
              <w:spacing w:line="240" w:lineRule="auto"/>
              <w:ind w:firstLine="0"/>
              <w:jc w:val="left"/>
              <w:rPr>
                <w:sz w:val="22"/>
              </w:rPr>
            </w:pPr>
          </w:p>
        </w:tc>
      </w:tr>
      <w:tr w:rsidR="00770CFD" w14:paraId="25743DF4" w14:textId="77777777" w:rsidTr="00603326">
        <w:tc>
          <w:tcPr>
            <w:tcW w:w="4390" w:type="dxa"/>
            <w:vAlign w:val="center"/>
          </w:tcPr>
          <w:p w14:paraId="0CF0BAA3" w14:textId="77777777" w:rsidR="00770CFD" w:rsidRDefault="003019C2" w:rsidP="00603326">
            <w:pPr>
              <w:ind w:firstLine="0"/>
              <w:jc w:val="left"/>
            </w:pPr>
            <m:oMathPara>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d>
                  <m:dPr>
                    <m:begChr m:val="{"/>
                    <m:endChr m:val="}"/>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r>
                      <w:rPr>
                        <w:rFonts w:ascii="Cambria Math" w:hAnsi="Cambria Math"/>
                      </w:rPr>
                      <m:t>|f(</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T</m:t>
                        </m:r>
                      </m:sup>
                    </m:sSup>
                  </m:e>
                </m:d>
              </m:oMath>
            </m:oMathPara>
          </w:p>
        </w:tc>
        <w:tc>
          <w:tcPr>
            <w:tcW w:w="6804" w:type="dxa"/>
            <w:vAlign w:val="center"/>
          </w:tcPr>
          <w:p w14:paraId="0A34A9EE" w14:textId="77777777" w:rsidR="00770CFD" w:rsidRPr="00413C85" w:rsidRDefault="00770CFD" w:rsidP="00603326">
            <w:pPr>
              <w:spacing w:line="240" w:lineRule="auto"/>
              <w:ind w:firstLine="0"/>
              <w:jc w:val="left"/>
            </w:pPr>
            <w:r>
              <w:t xml:space="preserve">O Conjunto de Casos relevantes para a decisão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t xml:space="preserve"> corresponde a todos os casos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sidRPr="001F49E4">
              <w:rPr>
                <w:b/>
              </w:rPr>
              <w:t xml:space="preserve"> </w:t>
            </w:r>
            <w:r>
              <w:t xml:space="preserve">cuja performance </w:t>
            </w:r>
            <m:oMath>
              <m:r>
                <w:rPr>
                  <w:rFonts w:ascii="Cambria Math" w:hAnsi="Cambria Math"/>
                </w:rPr>
                <m:t>f(</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r>
                <w:rPr>
                  <w:rFonts w:ascii="Cambria Math" w:hAnsi="Cambria Math"/>
                </w:rPr>
                <m:t>)</m:t>
              </m:r>
            </m:oMath>
            <w:r>
              <w:t xml:space="preserve"> supere um </w:t>
            </w:r>
            <w:r>
              <w:rPr>
                <w:i/>
              </w:rPr>
              <w:t xml:space="preserve">threshold </w:t>
            </w:r>
            <w:r>
              <w:t xml:space="preserve">de aceitação </w:t>
            </w:r>
            <m:oMath>
              <m:sSup>
                <m:sSupPr>
                  <m:ctrlPr>
                    <w:rPr>
                      <w:rFonts w:ascii="Cambria Math" w:hAnsi="Cambria Math"/>
                      <w:i/>
                    </w:rPr>
                  </m:ctrlPr>
                </m:sSupPr>
                <m:e>
                  <m:r>
                    <w:rPr>
                      <w:rFonts w:ascii="Cambria Math" w:hAnsi="Cambria Math"/>
                    </w:rPr>
                    <m:t>Y</m:t>
                  </m:r>
                </m:e>
                <m:sup>
                  <m:r>
                    <w:rPr>
                      <w:rFonts w:ascii="Cambria Math" w:hAnsi="Cambria Math"/>
                    </w:rPr>
                    <m:t>T</m:t>
                  </m:r>
                </m:sup>
              </m:sSup>
            </m:oMath>
            <w:r>
              <w:t>.</w:t>
            </w:r>
          </w:p>
        </w:tc>
        <w:tc>
          <w:tcPr>
            <w:tcW w:w="2693" w:type="dxa"/>
          </w:tcPr>
          <w:p w14:paraId="2167C819"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"abstract" : "While attractive in many ways, traditional scenarios have lacked an appropriate analytic foundation for inclusion in quantitative decision analyses. In previous work, we have proposed to remedy this situation with a systematic, analytic process we call \"scenario discovery\" that has already proved useful in a wide variety of applications. This study aims to evaluate alternative algorithms needed to implement this novel scenario discovery task, in which users identify concise descriptions of the combinations of input parameters to a simulation model that are strongly predictive of specified policy-relevant results. This study offers three measures of merit -- coverage, density, and interpretability - and uses them to evaluate the capabilities of PRIM, a bump-hunting algorithm, and CART, a classification algorithm. The algorithms are first applied to datasets containing clusters of known and easily visualized shapes, then to datasets with unknown shapes generated by a simulation model used previously in a decision analytic application. We find both algorithms can perform the required task, but often imperfectly. The study proposes statistical tests to help evaluate the algorithms' scenarios and suggests simple modifications to the algorithms and their implementing software that might improve their ability to support decision analysis with this scenario discovery task. 1", "author" : [ { "dropping-particle" : "", "family" : "Lempert", "given" : "Robert J.", "non-dropping-particle" : "", "parse-names" : false, "suffix" : "" }, { "dropping-particle" : "", "family" : "Bryant", "given" : "Benjamin P", "non-dropping-particle" : "", "parse-names" : false, "suffix" : "" }, { "dropping-particle" : "", "family" : "Bankes", "given" : "Steven C", "non-dropping-particle" : "", "parse-names" : false, "suffix" : "" } ], "container-title" : "Working Paper", "id" : "ITEM-1", "issued" : { "date-parts" : [ [ "2008" ] ] }, "page" : "1-35", "title" : "Comparing Algorithms for Scenario Discovery", "type" : "article-journal" }, "locator" : "6", "uris" : [ "http://www.mendeley.com/documents/?uuid=edc2e9a6-544c-42c3-acf0-dcd5a3eb2587" ] } ], "mendeley" : { "formattedCitation" : "(LEMPERT; BRYANT; BANKES, 2008, p. 6)", "plainTextFormattedCitation" : "(LEMPERT; BRYANT; BANKES, 2008, p. 6)", "previouslyFormattedCitation" : "(LEMPERT; BRYANT; BANKES, 2008, p. 6)" }, "properties" : { "noteIndex" : 0 }, "schema" : "https://github.com/citation-style-language/schema/raw/master/csl-citation.json" }</w:instrText>
            </w:r>
            <w:r>
              <w:rPr>
                <w:sz w:val="22"/>
              </w:rPr>
              <w:fldChar w:fldCharType="separate"/>
            </w:r>
            <w:r w:rsidRPr="00413C85">
              <w:rPr>
                <w:noProof/>
                <w:sz w:val="22"/>
              </w:rPr>
              <w:t>(LEMPERT; BRYANT; BANKES, 2008, p. 6)</w:t>
            </w:r>
            <w:r>
              <w:rPr>
                <w:sz w:val="22"/>
              </w:rPr>
              <w:fldChar w:fldCharType="end"/>
            </w:r>
          </w:p>
        </w:tc>
      </w:tr>
      <w:tr w:rsidR="00770CFD" w14:paraId="17A07767" w14:textId="77777777" w:rsidTr="00603326">
        <w:tc>
          <w:tcPr>
            <w:tcW w:w="4390" w:type="dxa"/>
            <w:vAlign w:val="center"/>
          </w:tcPr>
          <w:p w14:paraId="77798889" w14:textId="77777777" w:rsidR="00770CFD" w:rsidRDefault="00770CFD" w:rsidP="00603326">
            <w:pPr>
              <w:ind w:firstLine="0"/>
              <w:jc w:val="left"/>
            </w:pPr>
            <m:oMathPara>
              <m:oMath>
                <m:r>
                  <w:rPr>
                    <w:rFonts w:ascii="Cambria Math" w:hAnsi="Cambria Math"/>
                  </w:rPr>
                  <m:t>C</m:t>
                </m:r>
                <m:d>
                  <m:dPr>
                    <m:ctrlPr>
                      <w:rPr>
                        <w:rFonts w:ascii="Cambria Math" w:hAnsi="Cambria Math"/>
                        <w:i/>
                      </w:rPr>
                    </m:ctrlPr>
                  </m:dPr>
                  <m:e>
                    <m:r>
                      <w:rPr>
                        <w:rFonts w:ascii="Cambria Math" w:hAnsi="Cambria Math"/>
                      </w:rPr>
                      <m:t>B;</m:t>
                    </m:r>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d>
                              <m:dPr>
                                <m:endChr m:val="|"/>
                                <m:ctrlPr>
                                  <w:rPr>
                                    <w:rFonts w:ascii="Cambria Math" w:hAnsi="Cambria Math"/>
                                    <w:i/>
                                  </w:rPr>
                                </m:ctrlPr>
                              </m:dPr>
                              <m:e>
                                <m:sSubSup>
                                  <m:sSubSupPr>
                                    <m:ctrlPr>
                                      <w:rPr>
                                        <w:rFonts w:ascii="Cambria Math" w:hAnsi="Cambria Math"/>
                                        <w:b/>
                                        <w:i/>
                                      </w:rPr>
                                    </m:ctrlPr>
                                  </m:sSubSupPr>
                                  <m:e>
                                    <m:r>
                                      <m:rPr>
                                        <m:sty m:val="bi"/>
                                      </m:rPr>
                                      <w:rPr>
                                        <w:rFonts w:ascii="Cambria Math" w:hAnsi="Cambria Math"/>
                                      </w:rPr>
                                      <m:t>x</m:t>
                                    </m:r>
                                  </m:e>
                                  <m:sub>
                                    <m:r>
                                      <m:rPr>
                                        <m:sty m:val="bi"/>
                                      </m:rPr>
                                      <w:rPr>
                                        <w:rFonts w:ascii="Cambria Math" w:hAnsi="Cambria Math"/>
                                      </w:rPr>
                                      <m:t>j</m:t>
                                    </m:r>
                                  </m:sub>
                                  <m:sup>
                                    <m:r>
                                      <m:rPr>
                                        <m:sty m:val="bi"/>
                                      </m:rPr>
                                      <w:rPr>
                                        <w:rFonts w:ascii="Cambria Math" w:hAnsi="Cambria Math"/>
                                      </w:rPr>
                                      <m:t>I</m:t>
                                    </m:r>
                                  </m:sup>
                                </m:sSubSup>
                                <m:ctrlPr>
                                  <w:rPr>
                                    <w:rFonts w:ascii="Cambria Math" w:hAnsi="Cambria Math"/>
                                    <w:b/>
                                    <w:i/>
                                  </w:rPr>
                                </m:ctrlPr>
                              </m:e>
                            </m:d>
                            <m:sSubSup>
                              <m:sSubSupPr>
                                <m:ctrlPr>
                                  <w:rPr>
                                    <w:rFonts w:ascii="Cambria Math" w:hAnsi="Cambria Math"/>
                                    <w:b/>
                                    <w:i/>
                                  </w:rPr>
                                </m:ctrlPr>
                              </m:sSubSupPr>
                              <m:e>
                                <m:r>
                                  <m:rPr>
                                    <m:sty m:val="bi"/>
                                  </m:rPr>
                                  <w:rPr>
                                    <w:rFonts w:ascii="Cambria Math" w:hAnsi="Cambria Math"/>
                                  </w:rPr>
                                  <m:t>x</m:t>
                                </m:r>
                              </m:e>
                              <m:sub>
                                <m:r>
                                  <m:rPr>
                                    <m:sty m:val="bi"/>
                                  </m:rPr>
                                  <w:rPr>
                                    <w:rFonts w:ascii="Cambria Math" w:hAnsi="Cambria Math"/>
                                  </w:rPr>
                                  <m:t>j</m:t>
                                </m:r>
                              </m:sub>
                              <m:sup>
                                <m:r>
                                  <m:rPr>
                                    <m:sty m:val="bi"/>
                                  </m:rPr>
                                  <w:rPr>
                                    <w:rFonts w:ascii="Cambria Math" w:hAnsi="Cambria Math"/>
                                  </w:rPr>
                                  <m:t>I</m:t>
                                </m:r>
                              </m:sup>
                            </m:sSubSup>
                            <m:r>
                              <m:rPr>
                                <m:sty m:val="bi"/>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e>
                    </m:d>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den>
                </m:f>
              </m:oMath>
            </m:oMathPara>
          </w:p>
        </w:tc>
        <w:tc>
          <w:tcPr>
            <w:tcW w:w="6804" w:type="dxa"/>
            <w:vAlign w:val="center"/>
          </w:tcPr>
          <w:p w14:paraId="0C77FA3E" w14:textId="77777777" w:rsidR="00770CFD" w:rsidRPr="004345C8" w:rsidRDefault="00770CFD" w:rsidP="00603326">
            <w:pPr>
              <w:spacing w:line="240" w:lineRule="auto"/>
              <w:ind w:firstLine="0"/>
              <w:jc w:val="left"/>
            </w:pPr>
            <w:r>
              <w:t xml:space="preserve">Cobertura representa a razão de casos relevantes para a decisão </w:t>
            </w:r>
            <m:oMath>
              <m:sSubSup>
                <m:sSubSupPr>
                  <m:ctrlPr>
                    <w:rPr>
                      <w:rFonts w:ascii="Cambria Math" w:hAnsi="Cambria Math"/>
                      <w:b/>
                      <w:i/>
                    </w:rPr>
                  </m:ctrlPr>
                </m:sSubSupPr>
                <m:e>
                  <m:r>
                    <m:rPr>
                      <m:sty m:val="bi"/>
                    </m:rPr>
                    <w:rPr>
                      <w:rFonts w:ascii="Cambria Math" w:hAnsi="Cambria Math"/>
                    </w:rPr>
                    <m:t>x</m:t>
                  </m:r>
                </m:e>
                <m:sub>
                  <m:r>
                    <m:rPr>
                      <m:sty m:val="bi"/>
                    </m:rPr>
                    <w:rPr>
                      <w:rFonts w:ascii="Cambria Math" w:hAnsi="Cambria Math"/>
                    </w:rPr>
                    <m:t>j</m:t>
                  </m:r>
                </m:sub>
                <m:sup>
                  <m:r>
                    <m:rPr>
                      <m:sty m:val="bi"/>
                    </m:rPr>
                    <w:rPr>
                      <w:rFonts w:ascii="Cambria Math" w:hAnsi="Cambria Math"/>
                    </w:rPr>
                    <m:t>I</m:t>
                  </m:r>
                </m:sup>
              </m:sSubSup>
            </m:oMath>
            <w:r>
              <w:rPr>
                <w:b/>
              </w:rPr>
              <w:t xml:space="preserve">, </w:t>
            </w:r>
            <w:r>
              <w:t xml:space="preserve">formada por clusters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em relação ao número casos contidos no conjunto de casos relevantes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t>.</w:t>
            </w:r>
          </w:p>
        </w:tc>
        <w:tc>
          <w:tcPr>
            <w:tcW w:w="2693" w:type="dxa"/>
          </w:tcPr>
          <w:p w14:paraId="71C7C369"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"abstract" : "While attractive in many ways, traditional scenarios have lacked an appropriate analytic foundation for inclusion in quantitative decision analyses. In previous work, we have proposed to remedy this situation with a systematic, analytic process we call \"scenario discovery\" that has already proved useful in a wide variety of applications. This study aims to evaluate alternative algorithms needed to implement this novel scenario discovery task, in which users identify concise descriptions of the combinations of input parameters to a simulation model that are strongly predictive of specified policy-relevant results. This study offers three measures of merit -- coverage, density, and interpretability - and uses them to evaluate the capabilities of PRIM, a bump-hunting algorithm, and CART, a classification algorithm. The algorithms are first applied to datasets containing clusters of known and easily visualized shapes, then to datasets with unknown shapes generated by a simulation model used previously in a decision analytic application. We find both algorithms can perform the required task, but often imperfectly. The study proposes statistical tests to help evaluate the algorithms' scenarios and suggests simple modifications to the algorithms and their implementing software that might improve their ability to support decision analysis with this scenario discovery task. 1", "author" : [ { "dropping-particle" : "", "family" : "Lempert", "given" : "Robert J.", "non-dropping-particle" : "", "parse-names" : false, "suffix" : "" }, { "dropping-particle" : "", "family" : "Bryant", "given" : "Benjamin P", "non-dropping-particle" : "", "parse-names" : false, "suffix" : "" }, { "dropping-particle" : "", "family" : "Bankes", "given" : "Steven C", "non-dropping-particle" : "", "parse-names" : false, "suffix" : "" } ], "container-title" : "Working Paper", "id" : "ITEM-1", "issued" : { "date-parts" : [ [ "2008" ] ] }, "page" : "1-35", "title" : "Comparing Algorithms for Scenario Discovery", "type" : "article-journal" }, "locator" : "7", "uris" : [ "http://www.mendeley.com/documents/?uuid=edc2e9a6-544c-42c3-acf0-dcd5a3eb2587" ] } ], "mendeley" : { "formattedCitation" : "(LEMPERT; BRYANT; BANKES, 2008, p. 7)", "plainTextFormattedCitation" : "(LEMPERT; BRYANT; BANKES, 2008, p. 7)", "previouslyFormattedCitation" : "(LEMPERT; BRYANT; BANKES, 2008, p. 7)" }, "properties" : { "noteIndex" : 0 }, "schema" : "https://github.com/citation-style-language/schema/raw/master/csl-citation.json" }</w:instrText>
            </w:r>
            <w:r>
              <w:rPr>
                <w:sz w:val="22"/>
              </w:rPr>
              <w:fldChar w:fldCharType="separate"/>
            </w:r>
            <w:r w:rsidRPr="00014164">
              <w:rPr>
                <w:noProof/>
                <w:sz w:val="22"/>
              </w:rPr>
              <w:t>(LEMPERT; BRYANT; BANKES, 2008, p. 7)</w:t>
            </w:r>
            <w:r>
              <w:rPr>
                <w:sz w:val="22"/>
              </w:rPr>
              <w:fldChar w:fldCharType="end"/>
            </w:r>
          </w:p>
        </w:tc>
      </w:tr>
      <w:tr w:rsidR="00770CFD" w14:paraId="7C6C6567" w14:textId="77777777" w:rsidTr="00603326">
        <w:tc>
          <w:tcPr>
            <w:tcW w:w="4390" w:type="dxa"/>
            <w:vAlign w:val="center"/>
          </w:tcPr>
          <w:p w14:paraId="02115F65" w14:textId="77777777" w:rsidR="00770CFD" w:rsidRDefault="00770CFD" w:rsidP="00603326">
            <w:pPr>
              <w:ind w:firstLine="0"/>
              <w:jc w:val="left"/>
            </w:pPr>
            <m:oMathPara>
              <m:oMath>
                <m:r>
                  <w:rPr>
                    <w:rFonts w:ascii="Cambria Math" w:hAnsi="Cambria Math"/>
                  </w:rPr>
                  <m:t>D</m:t>
                </m:r>
                <m:d>
                  <m:dPr>
                    <m:ctrlPr>
                      <w:rPr>
                        <w:rFonts w:ascii="Cambria Math" w:hAnsi="Cambria Math"/>
                        <w:i/>
                      </w:rPr>
                    </m:ctrlPr>
                  </m:dPr>
                  <m:e>
                    <m:r>
                      <w:rPr>
                        <w:rFonts w:ascii="Cambria Math" w:hAnsi="Cambria Math"/>
                      </w:rPr>
                      <m:t>B;X;</m:t>
                    </m:r>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d>
                              <m:dPr>
                                <m:endChr m:val="|"/>
                                <m:ctrlPr>
                                  <w:rPr>
                                    <w:rFonts w:ascii="Cambria Math" w:hAnsi="Cambria Math"/>
                                    <w:i/>
                                  </w:rPr>
                                </m:ctrlPr>
                              </m:dPr>
                              <m:e>
                                <m:sSubSup>
                                  <m:sSubSupPr>
                                    <m:ctrlPr>
                                      <w:rPr>
                                        <w:rFonts w:ascii="Cambria Math" w:hAnsi="Cambria Math"/>
                                        <w:b/>
                                        <w:i/>
                                      </w:rPr>
                                    </m:ctrlPr>
                                  </m:sSubSupPr>
                                  <m:e>
                                    <m:r>
                                      <m:rPr>
                                        <m:sty m:val="bi"/>
                                      </m:rPr>
                                      <w:rPr>
                                        <w:rFonts w:ascii="Cambria Math" w:hAnsi="Cambria Math"/>
                                      </w:rPr>
                                      <m:t>x</m:t>
                                    </m:r>
                                  </m:e>
                                  <m:sub>
                                    <m:r>
                                      <m:rPr>
                                        <m:sty m:val="bi"/>
                                      </m:rPr>
                                      <w:rPr>
                                        <w:rFonts w:ascii="Cambria Math" w:hAnsi="Cambria Math"/>
                                      </w:rPr>
                                      <m:t>j</m:t>
                                    </m:r>
                                  </m:sub>
                                  <m:sup>
                                    <m:r>
                                      <m:rPr>
                                        <m:sty m:val="bi"/>
                                      </m:rPr>
                                      <w:rPr>
                                        <w:rFonts w:ascii="Cambria Math" w:hAnsi="Cambria Math"/>
                                      </w:rPr>
                                      <m:t>I</m:t>
                                    </m:r>
                                  </m:sup>
                                </m:sSubSup>
                                <m:r>
                                  <m:rPr>
                                    <m:sty m:val="bi"/>
                                  </m:rPr>
                                  <w:rPr>
                                    <w:rFonts w:ascii="Cambria Math" w:hAnsi="Cambria Math"/>
                                  </w:rPr>
                                  <m:t xml:space="preserve"> </m:t>
                                </m:r>
                                <m:ctrlPr>
                                  <w:rPr>
                                    <w:rFonts w:ascii="Cambria Math" w:hAnsi="Cambria Math"/>
                                    <w:b/>
                                    <w:i/>
                                  </w:rPr>
                                </m:ctrlPr>
                              </m:e>
                            </m:d>
                            <m:r>
                              <m:rPr>
                                <m:sty m:val="bi"/>
                              </m:rPr>
                              <w:rPr>
                                <w:rFonts w:ascii="Cambria Math" w:hAnsi="Cambria Math"/>
                              </w:rPr>
                              <m:t xml:space="preserve"> </m:t>
                            </m:r>
                            <m:sSubSup>
                              <m:sSubSupPr>
                                <m:ctrlPr>
                                  <w:rPr>
                                    <w:rFonts w:ascii="Cambria Math" w:hAnsi="Cambria Math"/>
                                    <w:b/>
                                    <w:i/>
                                  </w:rPr>
                                </m:ctrlPr>
                              </m:sSubSupPr>
                              <m:e>
                                <m:r>
                                  <m:rPr>
                                    <m:sty m:val="bi"/>
                                  </m:rPr>
                                  <w:rPr>
                                    <w:rFonts w:ascii="Cambria Math" w:hAnsi="Cambria Math"/>
                                  </w:rPr>
                                  <m:t>x</m:t>
                                </m:r>
                              </m:e>
                              <m:sub>
                                <m:r>
                                  <m:rPr>
                                    <m:sty m:val="bi"/>
                                  </m:rPr>
                                  <w:rPr>
                                    <w:rFonts w:ascii="Cambria Math" w:hAnsi="Cambria Math"/>
                                  </w:rPr>
                                  <m:t>j</m:t>
                                </m:r>
                              </m:sub>
                              <m:sup>
                                <m:r>
                                  <m:rPr>
                                    <m:sty m:val="bi"/>
                                  </m:rPr>
                                  <w:rPr>
                                    <w:rFonts w:ascii="Cambria Math" w:hAnsi="Cambria Math"/>
                                  </w:rPr>
                                  <m:t>I</m:t>
                                </m:r>
                              </m:sup>
                            </m:sSubSup>
                            <m:r>
                              <m:rPr>
                                <m:sty m:val="bi"/>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e>
                    </m:d>
                  </m:num>
                  <m:den>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d>
                              <m:dPr>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j</m:t>
                                    </m:r>
                                  </m:sub>
                                </m:sSub>
                                <m:r>
                                  <m:rPr>
                                    <m:sty m:val="bi"/>
                                  </m:rPr>
                                  <w:rPr>
                                    <w:rFonts w:ascii="Cambria Math" w:hAnsi="Cambria Math"/>
                                  </w:rPr>
                                  <m:t xml:space="preserve"> </m:t>
                                </m:r>
                                <m:ctrlPr>
                                  <w:rPr>
                                    <w:rFonts w:ascii="Cambria Math" w:hAnsi="Cambria Math"/>
                                    <w:b/>
                                    <w:i/>
                                  </w:rPr>
                                </m:ctrlP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j</m:t>
                                </m:r>
                              </m:sub>
                            </m:sSub>
                            <m:r>
                              <m:rPr>
                                <m:sty m:val="bi"/>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e>
                    </m:d>
                  </m:den>
                </m:f>
              </m:oMath>
            </m:oMathPara>
          </w:p>
        </w:tc>
        <w:tc>
          <w:tcPr>
            <w:tcW w:w="6804" w:type="dxa"/>
            <w:vAlign w:val="center"/>
          </w:tcPr>
          <w:p w14:paraId="6F856946" w14:textId="77777777" w:rsidR="00770CFD" w:rsidRDefault="00770CFD" w:rsidP="00603326">
            <w:pPr>
              <w:spacing w:line="240" w:lineRule="auto"/>
              <w:ind w:firstLine="0"/>
              <w:jc w:val="left"/>
            </w:pPr>
            <w:r>
              <w:t xml:space="preserve">Densidade representa a razão de casos relevantes para a decisão </w:t>
            </w:r>
            <m:oMath>
              <m:sSubSup>
                <m:sSubSupPr>
                  <m:ctrlPr>
                    <w:rPr>
                      <w:rFonts w:ascii="Cambria Math" w:hAnsi="Cambria Math"/>
                      <w:b/>
                      <w:i/>
                    </w:rPr>
                  </m:ctrlPr>
                </m:sSubSupPr>
                <m:e>
                  <m:r>
                    <m:rPr>
                      <m:sty m:val="bi"/>
                    </m:rPr>
                    <w:rPr>
                      <w:rFonts w:ascii="Cambria Math" w:hAnsi="Cambria Math"/>
                    </w:rPr>
                    <m:t>x</m:t>
                  </m:r>
                </m:e>
                <m:sub>
                  <m:r>
                    <m:rPr>
                      <m:sty m:val="bi"/>
                    </m:rPr>
                    <w:rPr>
                      <w:rFonts w:ascii="Cambria Math" w:hAnsi="Cambria Math"/>
                    </w:rPr>
                    <m:t>j</m:t>
                  </m:r>
                </m:sub>
                <m:sup>
                  <m:r>
                    <m:rPr>
                      <m:sty m:val="bi"/>
                    </m:rPr>
                    <w:rPr>
                      <w:rFonts w:ascii="Cambria Math" w:hAnsi="Cambria Math"/>
                    </w:rPr>
                    <m:t>I</m:t>
                  </m:r>
                </m:sup>
              </m:sSubSup>
            </m:oMath>
            <w:r>
              <w:rPr>
                <w:b/>
              </w:rPr>
              <w:t xml:space="preserve">, </w:t>
            </w:r>
            <w:r>
              <w:t xml:space="preserve">formada por clusters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em relação ao número casos contidos no conjunto de clusters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tc>
        <w:tc>
          <w:tcPr>
            <w:tcW w:w="2693" w:type="dxa"/>
          </w:tcPr>
          <w:p w14:paraId="6C249C7D"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"abstract" : "While attractive in many ways, traditional scenarios have lacked an appropriate analytic foundation for inclusion in quantitative decision analyses. In previous work, we have proposed to remedy this situation with a systematic, analytic process we call \"scenario discovery\" that has already proved useful in a wide variety of applications. This study aims to evaluate alternative algorithms needed to implement this novel scenario discovery task, in which users identify concise descriptions of the combinations of input parameters to a simulation model that are strongly predictive of specified policy-relevant results. This study offers three measures of merit -- coverage, density, and interpretability - and uses them to evaluate the capabilities of PRIM, a bump-hunting algorithm, and CART, a classification algorithm. The algorithms are first applied to datasets containing clusters of known and easily visualized shapes, then to datasets with unknown shapes generated by a simulation model used previously in a decision analytic application. We find both algorithms can perform the required task, but often imperfectly. The study proposes statistical tests to help evaluate the algorithms' scenarios and suggests simple modifications to the algorithms and their implementing software that might improve their ability to support decision analysis with this scenario discovery task. 1", "author" : [ { "dropping-particle" : "", "family" : "Lempert", "given" : "Robert J.", "non-dropping-particle" : "", "parse-names" : false, "suffix" : "" }, { "dropping-particle" : "", "family" : "Bryant", "given" : "Benjamin P", "non-dropping-particle" : "", "parse-names" : false, "suffix" : "" }, { "dropping-particle" : "", "family" : "Bankes", "given" : "Steven C", "non-dropping-particle" : "", "parse-names" : false, "suffix" : "" } ], "container-title" : "Working Paper", "id" : "ITEM-1", "issued" : { "date-parts" : [ [ "2008" ] ] }, "page" : "1-35", "title" : "Comparing Algorithms for Scenario Discovery", "type" : "article-journal" }, "locator" : "7", "uris" : [ "http://www.mendeley.com/documents/?uuid=edc2e9a6-544c-42c3-acf0-dcd5a3eb2587" ] } ], "mendeley" : { "formattedCitation" : "(LEMPERT; BRYANT; BANKES, 2008, p. 7)", "plainTextFormattedCitation" : "(LEMPERT; BRYANT; BANKES, 2008, p. 7)", "previouslyFormattedCitation" : "(LEMPERT; BRYANT; BANKES, 2008, p. 7)" }, "properties" : { "noteIndex" : 0 }, "schema" : "https://github.com/citation-style-language/schema/raw/master/csl-citation.json" }</w:instrText>
            </w:r>
            <w:r>
              <w:rPr>
                <w:sz w:val="22"/>
              </w:rPr>
              <w:fldChar w:fldCharType="separate"/>
            </w:r>
            <w:r w:rsidRPr="00014164">
              <w:rPr>
                <w:noProof/>
                <w:sz w:val="22"/>
              </w:rPr>
              <w:t>(LEMPERT; BRYANT; BANKES, 2008, p. 7)</w:t>
            </w:r>
            <w:r>
              <w:rPr>
                <w:sz w:val="22"/>
              </w:rPr>
              <w:fldChar w:fldCharType="end"/>
            </w:r>
          </w:p>
          <w:p w14:paraId="53945421" w14:textId="77777777" w:rsidR="00770CFD" w:rsidRDefault="00770CFD" w:rsidP="00603326">
            <w:pPr>
              <w:spacing w:line="240" w:lineRule="auto"/>
              <w:ind w:firstLine="0"/>
              <w:jc w:val="left"/>
              <w:rPr>
                <w:sz w:val="22"/>
              </w:rPr>
            </w:pPr>
          </w:p>
        </w:tc>
      </w:tr>
      <w:tr w:rsidR="00770CFD" w14:paraId="5EDEE4D4" w14:textId="77777777" w:rsidTr="00603326">
        <w:tc>
          <w:tcPr>
            <w:tcW w:w="4390" w:type="dxa"/>
            <w:vAlign w:val="center"/>
          </w:tcPr>
          <w:p w14:paraId="657B2471" w14:textId="77777777" w:rsidR="00770CFD" w:rsidRDefault="003019C2" w:rsidP="00603326">
            <w:pPr>
              <w:ind w:firstLine="0"/>
              <w:jc w:val="left"/>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s</m:t>
                            </m:r>
                          </m:e>
                          <m:sup>
                            <m:r>
                              <w:rPr>
                                <w:rFonts w:ascii="Cambria Math" w:hAnsi="Cambria Math"/>
                              </w:rPr>
                              <m:t>'</m:t>
                            </m:r>
                          </m:sup>
                        </m:sSup>
                      </m:lim>
                    </m:limLow>
                  </m:fName>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z</m:t>
                            </m:r>
                          </m:sub>
                        </m:sSub>
                      </m:e>
                      <m:e>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r>
                              <w:rPr>
                                <w:rFonts w:ascii="Cambria Math" w:hAnsi="Cambria Math"/>
                              </w:rPr>
                              <m:t>x</m:t>
                            </m:r>
                          </m:e>
                        </m:d>
                        <m:r>
                          <w:rPr>
                            <w:rFonts w:ascii="Cambria Math" w:hAnsi="Cambria Math"/>
                          </w:rPr>
                          <m:t>≥ α</m:t>
                        </m:r>
                      </m:e>
                    </m:d>
                  </m:e>
                </m:func>
              </m:oMath>
            </m:oMathPara>
          </w:p>
        </w:tc>
        <w:tc>
          <w:tcPr>
            <w:tcW w:w="6804" w:type="dxa"/>
            <w:vAlign w:val="center"/>
          </w:tcPr>
          <w:p w14:paraId="4031DEFD" w14:textId="77777777" w:rsidR="00770CFD" w:rsidRDefault="00770CFD" w:rsidP="00603326">
            <w:pPr>
              <w:spacing w:line="240" w:lineRule="auto"/>
              <w:ind w:firstLine="0"/>
              <w:jc w:val="left"/>
            </w:pPr>
            <w:r>
              <w:t xml:space="preserve">Uma maneira é escolher a estratégia </w:t>
            </w:r>
            <m:oMath>
              <m:r>
                <w:rPr>
                  <w:rFonts w:ascii="Cambria Math" w:hAnsi="Cambria Math"/>
                </w:rPr>
                <m:t>s</m:t>
              </m:r>
            </m:oMath>
            <w:r>
              <w:t xml:space="preserve"> que tem performance </w:t>
            </w:r>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r>
                    <w:rPr>
                      <w:rFonts w:ascii="Cambria Math" w:hAnsi="Cambria Math"/>
                    </w:rPr>
                    <m:t>x</m:t>
                  </m:r>
                </m:e>
              </m:d>
            </m:oMath>
            <w:r>
              <w:t xml:space="preserve"> superior à um </w:t>
            </w:r>
            <w:r>
              <w:rPr>
                <w:i/>
              </w:rPr>
              <w:t xml:space="preserve">threshold </w:t>
            </w:r>
            <w:r>
              <w:t xml:space="preserve">de performance </w:t>
            </w:r>
            <m:oMath>
              <m:r>
                <w:rPr>
                  <w:rFonts w:ascii="Cambria Math" w:hAnsi="Cambria Math"/>
                </w:rPr>
                <m:t>α</m:t>
              </m:r>
            </m:oMath>
            <w:r>
              <w:t xml:space="preserve"> no maior número possível de futuros</w:t>
            </w:r>
          </w:p>
        </w:tc>
        <w:tc>
          <w:tcPr>
            <w:tcW w:w="2693" w:type="dxa"/>
          </w:tcPr>
          <w:p w14:paraId="544464E1"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"locator" : "135", "uris" : [ "http://www.mendeley.com/documents/?uuid=5b37398b-23b0-4af8-8cfa-bf26dd1a1732" ] } ], "mendeley" : { "formattedCitation" : "(GROVES, 2006, p. 135)", "plainTextFormattedCitation" : "(GROVES, 2006, p. 135)", "previouslyFormattedCitation" : "(GROVES, 2006, p. 135)" }, "properties" : { "noteIndex" : 0 }, "schema" : "https://github.com/citation-style-language/schema/raw/master/csl-citation.json" }</w:instrText>
            </w:r>
            <w:r>
              <w:rPr>
                <w:sz w:val="22"/>
              </w:rPr>
              <w:fldChar w:fldCharType="separate"/>
            </w:r>
            <w:r w:rsidRPr="00830F00">
              <w:rPr>
                <w:noProof/>
                <w:sz w:val="22"/>
              </w:rPr>
              <w:t>(GROVES, 2006, p. 135)</w:t>
            </w:r>
            <w:r>
              <w:rPr>
                <w:sz w:val="22"/>
              </w:rPr>
              <w:fldChar w:fldCharType="end"/>
            </w:r>
          </w:p>
        </w:tc>
      </w:tr>
      <w:tr w:rsidR="00770CFD" w14:paraId="5CE3DED6" w14:textId="77777777" w:rsidTr="00603326">
        <w:tc>
          <w:tcPr>
            <w:tcW w:w="4390" w:type="dxa"/>
            <w:vAlign w:val="center"/>
          </w:tcPr>
          <w:p w14:paraId="27FD71BC" w14:textId="77777777" w:rsidR="00770CFD" w:rsidRDefault="003019C2" w:rsidP="00603326">
            <w:pPr>
              <w:ind w:firstLine="0"/>
              <w:jc w:val="left"/>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s</m:t>
                            </m:r>
                          </m:e>
                          <m:sup>
                            <m:r>
                              <w:rPr>
                                <w:rFonts w:ascii="Cambria Math" w:hAnsi="Cambria Math"/>
                              </w:rPr>
                              <m:t>'</m:t>
                            </m:r>
                          </m:sup>
                        </m:sSup>
                      </m:lim>
                    </m:limLow>
                  </m:fName>
                  <m:e>
                    <m:r>
                      <w:rPr>
                        <w:rFonts w:ascii="Cambria Math" w:hAnsi="Cambria Math"/>
                      </w:rPr>
                      <m:t xml:space="preserve">Med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r>
                              <w:rPr>
                                <w:rFonts w:ascii="Cambria Math" w:hAnsi="Cambria Math"/>
                              </w:rPr>
                              <m:t>x</m:t>
                            </m:r>
                          </m:e>
                        </m:d>
                      </m:e>
                      <m:e>
                        <m:r>
                          <w:rPr>
                            <w:rFonts w:ascii="Cambria Math" w:hAnsi="Cambria Math"/>
                          </w:rPr>
                          <m:t xml:space="preserve"> x=1,…,X</m:t>
                        </m:r>
                      </m:e>
                    </m:d>
                  </m:e>
                </m:func>
              </m:oMath>
            </m:oMathPara>
          </w:p>
        </w:tc>
        <w:tc>
          <w:tcPr>
            <w:tcW w:w="6804" w:type="dxa"/>
            <w:vAlign w:val="center"/>
          </w:tcPr>
          <w:p w14:paraId="4100EF2C" w14:textId="77777777" w:rsidR="00770CFD" w:rsidRDefault="00770CFD" w:rsidP="00603326">
            <w:pPr>
              <w:spacing w:line="240" w:lineRule="auto"/>
              <w:ind w:firstLine="0"/>
              <w:jc w:val="left"/>
            </w:pPr>
            <w:r>
              <w:t xml:space="preserve">Uma maneira é escolher estratégia </w:t>
            </w:r>
            <m:oMath>
              <m:r>
                <w:rPr>
                  <w:rFonts w:ascii="Cambria Math" w:hAnsi="Cambria Math"/>
                </w:rPr>
                <m:t>s</m:t>
              </m:r>
            </m:oMath>
            <w:r>
              <w:t xml:space="preserve"> que tem performance </w:t>
            </w:r>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r>
                    <w:rPr>
                      <w:rFonts w:ascii="Cambria Math" w:hAnsi="Cambria Math"/>
                    </w:rPr>
                    <m:t>x</m:t>
                  </m:r>
                </m:e>
              </m:d>
            </m:oMath>
            <w:r>
              <w:t xml:space="preserve"> Mediana, ou utilizar algum outro quartil</w:t>
            </w:r>
          </w:p>
        </w:tc>
        <w:tc>
          <w:tcPr>
            <w:tcW w:w="2693" w:type="dxa"/>
          </w:tcPr>
          <w:p w14:paraId="5BE43576"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"locator" : "136", "uris" : [ "http://www.mendeley.com/documents/?uuid=5b37398b-23b0-4af8-8cfa-bf26dd1a1732" ] } ], "mendeley" : { "formattedCitation" : "(GROVES, 2006, p. 136)", "plainTextFormattedCitation" : "(GROVES, 2006, p. 136)", "previouslyFormattedCitation" : "(GROVES, 2006, p. 136)" }, "properties" : { "noteIndex" : 0 }, "schema" : "https://github.com/citation-style-language/schema/raw/master/csl-citation.json" }</w:instrText>
            </w:r>
            <w:r>
              <w:rPr>
                <w:sz w:val="22"/>
              </w:rPr>
              <w:fldChar w:fldCharType="separate"/>
            </w:r>
            <w:r w:rsidRPr="00830F00">
              <w:rPr>
                <w:noProof/>
                <w:sz w:val="22"/>
              </w:rPr>
              <w:t>(GROVES, 2006, p. 136)</w:t>
            </w:r>
            <w:r>
              <w:rPr>
                <w:sz w:val="22"/>
              </w:rPr>
              <w:fldChar w:fldCharType="end"/>
            </w:r>
          </w:p>
        </w:tc>
      </w:tr>
    </w:tbl>
    <w:p w14:paraId="2CE891F5" w14:textId="77777777" w:rsidR="00770CFD" w:rsidRDefault="0004189D" w:rsidP="0004189D">
      <w:pPr>
        <w:autoSpaceDE/>
        <w:autoSpaceDN/>
        <w:adjustRightInd/>
        <w:spacing w:after="160" w:line="259" w:lineRule="auto"/>
        <w:ind w:firstLine="0"/>
        <w:jc w:val="center"/>
      </w:pPr>
      <w:r>
        <w:t>Fonte: Elaborado pelo Autor.</w:t>
      </w:r>
    </w:p>
    <w:p w14:paraId="71343227" w14:textId="77777777" w:rsidR="00350A80" w:rsidRDefault="00350A80">
      <w:pPr>
        <w:autoSpaceDE/>
        <w:autoSpaceDN/>
        <w:adjustRightInd/>
        <w:spacing w:after="160" w:line="259" w:lineRule="auto"/>
        <w:ind w:firstLine="0"/>
        <w:jc w:val="left"/>
      </w:pPr>
      <w:r>
        <w:br w:type="page"/>
      </w:r>
    </w:p>
    <w:p w14:paraId="7A74ED50" w14:textId="77777777" w:rsidR="00350A80" w:rsidRDefault="00350A80" w:rsidP="00350A80">
      <w:pPr>
        <w:pStyle w:val="Ttulo1"/>
        <w:numPr>
          <w:ilvl w:val="0"/>
          <w:numId w:val="0"/>
        </w:numPr>
        <w:ind w:left="737"/>
        <w:jc w:val="center"/>
      </w:pPr>
      <w:bookmarkStart w:id="295" w:name="_Toc479347093"/>
      <w:r w:rsidRPr="00B31CAE">
        <w:t>A</w:t>
      </w:r>
      <w:r w:rsidRPr="00B31CAE">
        <w:rPr>
          <w:rStyle w:val="TtuloApendAnexoChar"/>
          <w:rFonts w:cs="Arial"/>
          <w:kern w:val="32"/>
          <w:szCs w:val="32"/>
        </w:rPr>
        <w:t>PÊNDIC</w:t>
      </w:r>
      <w:r>
        <w:t>E G</w:t>
      </w:r>
      <w:r w:rsidRPr="00B31CAE">
        <w:t xml:space="preserve"> </w:t>
      </w:r>
      <w:r>
        <w:t>–</w:t>
      </w:r>
      <w:r w:rsidRPr="00B31CAE">
        <w:t xml:space="preserve"> </w:t>
      </w:r>
      <w:r>
        <w:t>Quadro Completo de Métodos</w:t>
      </w:r>
      <w:bookmarkEnd w:id="295"/>
    </w:p>
    <w:p w14:paraId="72C10CAC" w14:textId="77777777" w:rsidR="00350A80" w:rsidRDefault="00350A80" w:rsidP="00BF1013">
      <w:pPr>
        <w:pStyle w:val="Legenda"/>
      </w:pPr>
      <w:bookmarkStart w:id="296" w:name="_Toc479346821"/>
      <w:r>
        <w:t xml:space="preserve">Quadro </w:t>
      </w:r>
      <w:r w:rsidR="003019C2">
        <w:fldChar w:fldCharType="begin"/>
      </w:r>
      <w:r w:rsidR="003019C2">
        <w:instrText xml:space="preserve"> SEQ Quadro \* ARABIC </w:instrText>
      </w:r>
      <w:r w:rsidR="003019C2">
        <w:fldChar w:fldCharType="separate"/>
      </w:r>
      <w:r w:rsidR="00C25FF3">
        <w:rPr>
          <w:noProof/>
        </w:rPr>
        <w:t>13</w:t>
      </w:r>
      <w:r w:rsidR="003019C2">
        <w:rPr>
          <w:noProof/>
        </w:rPr>
        <w:fldChar w:fldCharType="end"/>
      </w:r>
      <w:r>
        <w:t xml:space="preserve"> – </w:t>
      </w:r>
      <w:r w:rsidR="00E9709B">
        <w:t>Quadro completo de Métodos Relacionados ao RDM</w:t>
      </w:r>
      <w:bookmarkEnd w:id="296"/>
    </w:p>
    <w:tbl>
      <w:tblPr>
        <w:tblW w:w="14596" w:type="dxa"/>
        <w:tblCellMar>
          <w:left w:w="70" w:type="dxa"/>
          <w:right w:w="70" w:type="dxa"/>
        </w:tblCellMar>
        <w:tblLook w:val="04A0" w:firstRow="1" w:lastRow="0" w:firstColumn="1" w:lastColumn="0" w:noHBand="0" w:noVBand="1"/>
      </w:tblPr>
      <w:tblGrid>
        <w:gridCol w:w="1799"/>
        <w:gridCol w:w="1191"/>
        <w:gridCol w:w="1126"/>
        <w:gridCol w:w="1016"/>
        <w:gridCol w:w="1410"/>
        <w:gridCol w:w="1180"/>
        <w:gridCol w:w="1016"/>
        <w:gridCol w:w="1051"/>
        <w:gridCol w:w="1266"/>
        <w:gridCol w:w="1270"/>
        <w:gridCol w:w="1270"/>
        <w:gridCol w:w="1001"/>
      </w:tblGrid>
      <w:tr w:rsidR="00350A80" w:rsidRPr="00263686" w14:paraId="1202491C" w14:textId="77777777" w:rsidTr="00350A80">
        <w:trPr>
          <w:trHeight w:val="510"/>
          <w:tblHeader/>
        </w:trPr>
        <w:tc>
          <w:tcPr>
            <w:tcW w:w="18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3101100" w14:textId="77777777" w:rsidR="00350A80" w:rsidRPr="0017535D" w:rsidRDefault="00350A80" w:rsidP="00350A80">
            <w:pPr>
              <w:autoSpaceDE/>
              <w:autoSpaceDN/>
              <w:adjustRightInd/>
              <w:spacing w:line="240" w:lineRule="auto"/>
              <w:ind w:firstLine="0"/>
              <w:jc w:val="left"/>
              <w:rPr>
                <w:rFonts w:cs="Arial"/>
                <w:b/>
                <w:bCs/>
                <w:color w:val="000000"/>
                <w:sz w:val="20"/>
                <w:szCs w:val="20"/>
              </w:rPr>
            </w:pPr>
            <w:r w:rsidRPr="0017535D">
              <w:rPr>
                <w:rFonts w:cs="Arial"/>
                <w:b/>
                <w:bCs/>
                <w:color w:val="000000"/>
                <w:sz w:val="20"/>
                <w:szCs w:val="20"/>
              </w:rPr>
              <w:t>Referência</w:t>
            </w:r>
          </w:p>
        </w:tc>
        <w:tc>
          <w:tcPr>
            <w:tcW w:w="1192"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A692A34" w14:textId="77777777" w:rsidR="00350A80" w:rsidRPr="00E9709B" w:rsidRDefault="00350A80" w:rsidP="00350A80">
            <w:pPr>
              <w:autoSpaceDE/>
              <w:autoSpaceDN/>
              <w:adjustRightInd/>
              <w:spacing w:line="240" w:lineRule="auto"/>
              <w:ind w:firstLine="0"/>
              <w:jc w:val="center"/>
              <w:rPr>
                <w:rFonts w:cs="Arial"/>
                <w:b/>
                <w:bCs/>
                <w:color w:val="000000"/>
                <w:sz w:val="18"/>
                <w:szCs w:val="20"/>
              </w:rPr>
            </w:pPr>
            <w:r w:rsidRPr="00E9709B">
              <w:rPr>
                <w:rFonts w:cs="Arial"/>
                <w:b/>
                <w:bCs/>
                <w:color w:val="000000"/>
                <w:sz w:val="18"/>
                <w:szCs w:val="20"/>
              </w:rPr>
              <w:fldChar w:fldCharType="begin" w:fldLock="1"/>
            </w:r>
            <w:r w:rsidRPr="00E9709B">
              <w:rPr>
                <w:rFonts w:cs="Arial"/>
                <w:b/>
                <w:bCs/>
                <w:color w:val="000000"/>
                <w:sz w:val="18"/>
                <w:szCs w:val="20"/>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Pr="00E9709B">
              <w:rPr>
                <w:rFonts w:cs="Arial"/>
                <w:b/>
                <w:bCs/>
                <w:color w:val="000000"/>
                <w:sz w:val="18"/>
                <w:szCs w:val="20"/>
              </w:rPr>
              <w:fldChar w:fldCharType="separate"/>
            </w:r>
            <w:r w:rsidRPr="00E9709B">
              <w:rPr>
                <w:rFonts w:cs="Arial"/>
                <w:b/>
                <w:bCs/>
                <w:noProof/>
                <w:color w:val="000000"/>
                <w:sz w:val="18"/>
                <w:szCs w:val="20"/>
              </w:rPr>
              <w:t>(LEMPERT; POPPER; BANKES, 2003)</w:t>
            </w:r>
            <w:r w:rsidRPr="00E9709B">
              <w:rPr>
                <w:rFonts w:cs="Arial"/>
                <w:b/>
                <w:bCs/>
                <w:color w:val="000000"/>
                <w:sz w:val="18"/>
                <w:szCs w:val="20"/>
              </w:rPr>
              <w:fldChar w:fldCharType="end"/>
            </w:r>
          </w:p>
        </w:tc>
        <w:tc>
          <w:tcPr>
            <w:tcW w:w="1127"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F84FAD0" w14:textId="77777777" w:rsidR="00350A80" w:rsidRPr="00E9709B" w:rsidRDefault="00350A80" w:rsidP="00350A80">
            <w:pPr>
              <w:autoSpaceDE/>
              <w:autoSpaceDN/>
              <w:adjustRightInd/>
              <w:spacing w:line="240" w:lineRule="auto"/>
              <w:ind w:firstLine="0"/>
              <w:jc w:val="center"/>
              <w:rPr>
                <w:rFonts w:cs="Arial"/>
                <w:b/>
                <w:bCs/>
                <w:color w:val="000000"/>
                <w:sz w:val="18"/>
                <w:szCs w:val="20"/>
              </w:rPr>
            </w:pPr>
            <w:r w:rsidRPr="00E9709B">
              <w:rPr>
                <w:rFonts w:cs="Arial"/>
                <w:b/>
                <w:bCs/>
                <w:color w:val="000000"/>
                <w:sz w:val="18"/>
                <w:szCs w:val="20"/>
              </w:rPr>
              <w:fldChar w:fldCharType="begin" w:fldLock="1"/>
            </w:r>
            <w:r w:rsidRPr="00E9709B">
              <w:rPr>
                <w:rFonts w:cs="Arial"/>
                <w:b/>
                <w:bCs/>
                <w:color w:val="000000"/>
                <w:sz w:val="18"/>
                <w:szCs w:val="20"/>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Pr="00E9709B">
              <w:rPr>
                <w:rFonts w:cs="Arial"/>
                <w:b/>
                <w:bCs/>
                <w:color w:val="000000"/>
                <w:sz w:val="18"/>
                <w:szCs w:val="20"/>
              </w:rPr>
              <w:fldChar w:fldCharType="separate"/>
            </w:r>
            <w:r w:rsidRPr="00E9709B">
              <w:rPr>
                <w:rFonts w:cs="Arial"/>
                <w:b/>
                <w:bCs/>
                <w:noProof/>
                <w:color w:val="000000"/>
                <w:sz w:val="18"/>
                <w:szCs w:val="20"/>
              </w:rPr>
              <w:t>(LEMPERT et al., 2006)</w:t>
            </w:r>
            <w:r w:rsidRPr="00E9709B">
              <w:rPr>
                <w:rFonts w:cs="Arial"/>
                <w:b/>
                <w:bCs/>
                <w:color w:val="000000"/>
                <w:sz w:val="18"/>
                <w:szCs w:val="20"/>
              </w:rPr>
              <w:fldChar w:fldCharType="end"/>
            </w:r>
          </w:p>
        </w:tc>
        <w:tc>
          <w:tcPr>
            <w:tcW w:w="1017"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B96C2F2" w14:textId="77777777" w:rsidR="00350A80" w:rsidRPr="00E9709B" w:rsidRDefault="00350A80" w:rsidP="00350A80">
            <w:pPr>
              <w:autoSpaceDE/>
              <w:autoSpaceDN/>
              <w:adjustRightInd/>
              <w:spacing w:line="240" w:lineRule="auto"/>
              <w:ind w:firstLine="0"/>
              <w:jc w:val="center"/>
              <w:rPr>
                <w:rFonts w:cs="Arial"/>
                <w:b/>
                <w:bCs/>
                <w:color w:val="000000"/>
                <w:sz w:val="18"/>
                <w:szCs w:val="20"/>
                <w:lang w:val="en-US"/>
              </w:rPr>
            </w:pPr>
            <w:r w:rsidRPr="00E9709B">
              <w:rPr>
                <w:rFonts w:cs="Arial"/>
                <w:b/>
                <w:bCs/>
                <w:color w:val="000000"/>
                <w:sz w:val="18"/>
                <w:szCs w:val="20"/>
              </w:rPr>
              <w:fldChar w:fldCharType="begin" w:fldLock="1"/>
            </w:r>
            <w:r w:rsidRPr="00E9709B">
              <w:rPr>
                <w:rFonts w:cs="Arial"/>
                <w:b/>
                <w:bCs/>
                <w:color w:val="000000"/>
                <w:sz w:val="18"/>
                <w:szCs w:val="20"/>
              </w:rPr>
              <w:instrText>ADDIN CSL_CITATION { "citationItems" : [ { "id" : "ITEM-1", "itemData" : { "DOI" : "10.1111/j.1539-6924.2012.01802.x", "ISBN" : "1539-6924 (Electronic)\\r0272-4332 (Linking)", "ISSN" : "02724332", "PMID" : "22519664", "abstract" : "This study compares two widely used approaches for robustness analysis of decision problems: the info-gap method originally developed by Ben-Haim and the robust decision making (RDM) approach originally developed by Lempert, Popper, and Bankes. The study uses each approach to evaluate alternative paths for climate-altering greenhouse gas emissions given the potential for nonlinear threshold responses in the climate system, significant uncertainty about such a threshold response and a variety of other key parameters, as well as the ability to learn about any threshold responses over time. Info-gap and RDM share many similarities. Both represent uncertainty as sets of multiple plausible futures, and both seek to identify robust strategies whose performance is insensitive to uncertainties. Yet they also exhibit important differences, as they arrange their analyses in different orders, treat losses and gains in different ways, and take different approaches to imprecise probabilistic information. The study finds that the two approaches reach similar but not identical policy recommendations and that their differing attributes raise important questions about their appropriate roles in decision support applications. The comparison not only improves understanding of these specific methods, it also suggests some broader insights into robustness approaches and a framework for comparing them.", "author" : [ { "dropping-particle" : "", "family" : "Hall", "given" : "Jim W.", "non-dropping-particle" : "", "parse-names" : false, "suffix" : "" }, { "dropping-particle" : "", "family" : "Lempert", "given" : "Robert J.", "non-dropping-particle" : "", "parse-names" : false, "suffix" : "" }, { "dropping-particle" : "", "family" : "Keller", "given" : "Klaus", "non-dropping-particle" : "", "parse-names" : false, "suffix" : "" }, { "dropping-particle" : "", "family" : "Hackbarth", "given" : "Andrew", "non-dropping-particle" : "", "parse-names" : false, "suffix" : "" }, { "dropping-particle" : "", "family" : "Mijere", "given" : "Christophe", "non-dropping-particle" : "", "parse-names" : false, "suffix" : "" }, { "dropping-particle" : "", "family" : "Mcinerney", "given" : "David J.", "non-dropping-particle" : "", "parse-names" : false, "suffix" : "" } ], "container-title" : "Risk Analysis", "id" : "ITEM-1", "issue" : "10", "issued" : { "date-parts" : [ [ "2012" ] ] }, "page" : "1657-1672", "title" : "Robust Climate Policies Under Uncertainty: A Comparison of Robust Decision Making and Info-Gap Methods", "type" : "article-journal", "volume" : "32" }, "uris" : [ "http://www.mendeley.com/documents/?uuid=26d3abd2-e487-4410-ba78-e5d64543f85f" ] } ], "mendeley" : { "formattedCitation" : "(HALL et al., 2012)", "plainTextFormattedCitation" : "(HALL et al., 2012)", "previouslyFormattedCitation" : "(HALL et al., 2012)" }, "properties" : { "noteIndex" : 0 }, "schema" : "https://github.com/citation-style-language/schema/raw/master/csl-citation.json" }</w:instrText>
            </w:r>
            <w:r w:rsidRPr="00E9709B">
              <w:rPr>
                <w:rFonts w:cs="Arial"/>
                <w:b/>
                <w:bCs/>
                <w:color w:val="000000"/>
                <w:sz w:val="18"/>
                <w:szCs w:val="20"/>
              </w:rPr>
              <w:fldChar w:fldCharType="separate"/>
            </w:r>
            <w:r w:rsidRPr="00E9709B">
              <w:rPr>
                <w:rFonts w:cs="Arial"/>
                <w:b/>
                <w:bCs/>
                <w:noProof/>
                <w:color w:val="000000"/>
                <w:sz w:val="18"/>
                <w:szCs w:val="20"/>
                <w:lang w:val="en-US"/>
              </w:rPr>
              <w:t>(HALL et al., 2012)</w:t>
            </w:r>
            <w:r w:rsidRPr="00E9709B">
              <w:rPr>
                <w:rFonts w:cs="Arial"/>
                <w:b/>
                <w:bCs/>
                <w:color w:val="000000"/>
                <w:sz w:val="18"/>
                <w:szCs w:val="20"/>
              </w:rPr>
              <w:fldChar w:fldCharType="end"/>
            </w:r>
          </w:p>
        </w:tc>
        <w:tc>
          <w:tcPr>
            <w:tcW w:w="141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1C19F66" w14:textId="77777777" w:rsidR="00350A80" w:rsidRPr="00E9709B" w:rsidRDefault="00350A80" w:rsidP="00350A80">
            <w:pPr>
              <w:autoSpaceDE/>
              <w:autoSpaceDN/>
              <w:adjustRightInd/>
              <w:spacing w:line="240" w:lineRule="auto"/>
              <w:ind w:firstLine="0"/>
              <w:jc w:val="center"/>
              <w:rPr>
                <w:rFonts w:cs="Arial"/>
                <w:b/>
                <w:bCs/>
                <w:color w:val="000000"/>
                <w:sz w:val="18"/>
                <w:szCs w:val="20"/>
                <w:lang w:val="en-US"/>
              </w:rPr>
            </w:pPr>
            <w:r w:rsidRPr="00E9709B">
              <w:rPr>
                <w:rFonts w:cs="Arial"/>
                <w:b/>
                <w:bCs/>
                <w:color w:val="000000"/>
                <w:sz w:val="18"/>
                <w:szCs w:val="20"/>
                <w:lang w:val="en-US"/>
              </w:rPr>
              <w:fldChar w:fldCharType="begin" w:fldLock="1"/>
            </w:r>
            <w:r w:rsidR="004845FB" w:rsidRPr="00E9709B">
              <w:rPr>
                <w:rFonts w:cs="Arial"/>
                <w:b/>
                <w:bCs/>
                <w:color w:val="000000"/>
                <w:sz w:val="18"/>
                <w:szCs w:val="20"/>
                <w:lang w:val="en-US"/>
              </w:rPr>
              <w:instrText>ADDIN CSL_CITATION { "citationItems" : [ { "id" : "ITEM-1", "itemData" : { "DOI" : "doi:10.1596/1813-9450-6193", "ISBN" : "&lt;null&gt;", "PMID" : "4", "abstract" : "While agreeing on the choice of an optimal investment decision is already difficult for any diverse group of actors, priorities, and world views, the presence of deep uncertainties further challenges the decision-making framework by questioning the robustness of all purportedly optimal solutions. This paper summarizes the additional uncertainty that is created by climate change, and reviews the tools that are available to project climate change (including downscaling techniques) and to assess and quantify the corresponding uncertainty. Assuming that climate change and other deep uncertainties cannot be eliminated over the short term (and probably even over the longer term), it then summarizes existing decision-making methodologies that are able to deal with climate-related uncertainty, namely cost-benefit analysis under uncertainty, cost- benefit analysis with real options, robust decision making, and climate informed decision analysis. It also provides examples of applications of these methodologies, highlighting their pros and cons and their domain of applicability. The paper concludes that it is impossible to define the \u201cbest\u201d solution or to prescribe any particular methodology in general. Instead, a menu of methodologies is required, together with some indications on which strategies are most appropriate in which contexts. This analysis is based on a set of interviews with decision-makers, in particular World Bank project leaders, and on a literature review on decision-making under uncertainty. It aims at helping decision-makers identify which method is more appropriate in a given context, as a function of the project\u2019s lifetime, cost, and vulnerability.", "author" : [ { "dropping-particle" : "", "family" : "Hallegatte", "given" : "St\u00e9phane", "non-dropping-particle" : "", "parse-names" : false, "suffix" : "" }, { "dropping-particle" : "", "family" : "Shah", "given" : "A", "non-dropping-particle" : "", "parse-names" : false, "suffix" : "" }, { "dropping-particle" : "", "family" : "Brown", "given" : "Casey", "non-dropping-particle" : "", "parse-names" : false, "suffix" : "" }, { "dropping-particle" : "", "family" : "Lempert", "given" : "Robert J.", "non-dropping-particle" : "", "parse-names" : false, "suffix" : "" }, { "dropping-particle" : "", "family" : "Gill", "given" : "S", "non-dropping-particle" : "", "parse-names" : false, "suffix" : "" } ], "container-title" : "Policy Research Working Paper", "id" : "ITEM-1", "issue" : "6193", "issued" : { "date-parts" : [ [ "2012" ] ] }, "page" : "1-41", "title" : "Investment Decision Making Under Deep Uncertainty: Application to Climate Change", "type" : "article-journal" }, "uris" : [ "http://www.mendeley.com/documents/?uuid=fb95274c-4103-45cb-a8b5-8c65b85d7a35" ] } ], "mendeley" : { "formattedCitation" : "(HALLEGATTE et al., 2012)", "plainTextFormattedCitation" : "(HALLEGATTE et al., 2012)", "previouslyFormattedCitation" : "(HALLEGATTE et al., 2012)" }, "properties" : { "noteIndex" : 0 }, "schema" : "https://github.com/citation-style-language/schema/raw/master/csl-citation.json" }</w:instrText>
            </w:r>
            <w:r w:rsidRPr="00E9709B">
              <w:rPr>
                <w:rFonts w:cs="Arial"/>
                <w:b/>
                <w:bCs/>
                <w:color w:val="000000"/>
                <w:sz w:val="18"/>
                <w:szCs w:val="20"/>
                <w:lang w:val="en-US"/>
              </w:rPr>
              <w:fldChar w:fldCharType="separate"/>
            </w:r>
            <w:r w:rsidR="003342C9" w:rsidRPr="00E9709B">
              <w:rPr>
                <w:rFonts w:cs="Arial"/>
                <w:b/>
                <w:bCs/>
                <w:noProof/>
                <w:color w:val="000000"/>
                <w:sz w:val="18"/>
                <w:szCs w:val="20"/>
                <w:lang w:val="en-US"/>
              </w:rPr>
              <w:t>(HALLEGATTE et al., 2012)</w:t>
            </w:r>
            <w:r w:rsidRPr="00E9709B">
              <w:rPr>
                <w:rFonts w:cs="Arial"/>
                <w:b/>
                <w:bCs/>
                <w:color w:val="000000"/>
                <w:sz w:val="18"/>
                <w:szCs w:val="20"/>
                <w:lang w:val="en-US"/>
              </w:rPr>
              <w:fldChar w:fldCharType="end"/>
            </w:r>
          </w:p>
        </w:tc>
        <w:tc>
          <w:tcPr>
            <w:tcW w:w="1181"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C0CCBAB" w14:textId="77777777" w:rsidR="00350A80" w:rsidRPr="00E9709B" w:rsidRDefault="00350A80" w:rsidP="00350A80">
            <w:pPr>
              <w:autoSpaceDE/>
              <w:autoSpaceDN/>
              <w:adjustRightInd/>
              <w:spacing w:line="240" w:lineRule="auto"/>
              <w:ind w:firstLine="0"/>
              <w:jc w:val="center"/>
              <w:rPr>
                <w:rFonts w:cs="Arial"/>
                <w:b/>
                <w:bCs/>
                <w:color w:val="000000"/>
                <w:sz w:val="18"/>
                <w:szCs w:val="20"/>
                <w:lang w:val="en-US"/>
              </w:rPr>
            </w:pPr>
            <w:r w:rsidRPr="00E9709B">
              <w:rPr>
                <w:rFonts w:cs="Arial"/>
                <w:b/>
                <w:bCs/>
                <w:color w:val="000000"/>
                <w:sz w:val="18"/>
                <w:szCs w:val="20"/>
                <w:lang w:val="en-US"/>
              </w:rPr>
              <w:fldChar w:fldCharType="begin" w:fldLock="1"/>
            </w:r>
            <w:r w:rsidRPr="00E9709B">
              <w:rPr>
                <w:rFonts w:cs="Arial"/>
                <w:b/>
                <w:bCs/>
                <w:color w:val="000000"/>
                <w:sz w:val="18"/>
                <w:szCs w:val="20"/>
                <w:lang w:val="en-US"/>
              </w:rPr>
              <w:instrText>ADDIN CSL_CITATION { "citationItems" : [ { "id" : "ITEM-1", "itemData" : { "DOI" : "10.1007/s10584-012-0574-6", "ISBN" : "0165-0009", "ISSN" : "01650009", "abstract" : "Scenarios exist so that decision makers and those who provide them with infor- mation can make statements about the future that claim less confidence than do predictions, projections, and forecasts. Despite their prevalence, fundamental questions remain about how scenarios should best be developed and used. This paper proposes a particular concep- tualization of scenarios that aims to address many of the challenges faced when using scenarios to inform contentious policy debates. The concept envisions scenarios as illumi- nating the vulnerabilities of proposed policies, that is, as concise summaries of the future states of the world in which a proposed policy would fail to meet its goals. Such scenarios emerge from a decision support process that begins with a proposed policy, seeks to understand the conditions under which it would fail, and then uses this information to identify and evaluate potential alternative policies that are robust over a wide range of future conditions. Statistical cluster analyses applied to databases of simulation model results can help identify scenarios as part of this process. Drawing on themes from the decision support literature, this paper first reviews difficulties faced when using scenarios to inform climate- related decisions, describes the proposed approach to address these challenges, illustrates the approach with applications for three different types of users, and concludes with some thoughts on implications for the provision of climate information and for future scenario processes.", "author" : [ { "dropping-particle" : "", "family" : "Lempert", "given" : "Robert J.", "non-dropping-particle" : "", "parse-names" : false, "suffix" : "" } ], "container-title" : "Climatic Change", "id" : "ITEM-1", "issue" : "4", "issued" : { "date-parts" : [ [ "2013" ] ] }, "page" : "627-646", "title" : "Scenarios that illuminate vulnerabilities and robust responses", "type" : "article-journal", "volume" : "117" }, "uris" : [ "http://www.mendeley.com/documents/?uuid=d920d252-3562-4c27-a892-9a8c0f36f6ef" ] } ], "mendeley" : { "formattedCitation" : "(LEMPERT, 2013)", "plainTextFormattedCitation" : "(LEMPERT, 2013)", "previouslyFormattedCitation" : "(LEMPERT, 2013)" }, "properties" : { "noteIndex" : 0 }, "schema" : "https://github.com/citation-style-language/schema/raw/master/csl-citation.json" }</w:instrText>
            </w:r>
            <w:r w:rsidRPr="00E9709B">
              <w:rPr>
                <w:rFonts w:cs="Arial"/>
                <w:b/>
                <w:bCs/>
                <w:color w:val="000000"/>
                <w:sz w:val="18"/>
                <w:szCs w:val="20"/>
                <w:lang w:val="en-US"/>
              </w:rPr>
              <w:fldChar w:fldCharType="separate"/>
            </w:r>
            <w:r w:rsidRPr="00E9709B">
              <w:rPr>
                <w:rFonts w:cs="Arial"/>
                <w:b/>
                <w:bCs/>
                <w:noProof/>
                <w:color w:val="000000"/>
                <w:sz w:val="18"/>
                <w:szCs w:val="20"/>
                <w:lang w:val="en-US"/>
              </w:rPr>
              <w:t>(LEMPERT, 2013)</w:t>
            </w:r>
            <w:r w:rsidRPr="00E9709B">
              <w:rPr>
                <w:rFonts w:cs="Arial"/>
                <w:b/>
                <w:bCs/>
                <w:color w:val="000000"/>
                <w:sz w:val="18"/>
                <w:szCs w:val="20"/>
                <w:lang w:val="en-US"/>
              </w:rPr>
              <w:fldChar w:fldCharType="end"/>
            </w:r>
          </w:p>
        </w:tc>
        <w:tc>
          <w:tcPr>
            <w:tcW w:w="1017"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1EE4121" w14:textId="77777777" w:rsidR="00350A80" w:rsidRPr="00E9709B" w:rsidRDefault="00350A80" w:rsidP="00350A80">
            <w:pPr>
              <w:autoSpaceDE/>
              <w:autoSpaceDN/>
              <w:adjustRightInd/>
              <w:spacing w:line="240" w:lineRule="auto"/>
              <w:ind w:firstLine="0"/>
              <w:jc w:val="center"/>
              <w:rPr>
                <w:rFonts w:cs="Arial"/>
                <w:b/>
                <w:bCs/>
                <w:color w:val="000000"/>
                <w:sz w:val="18"/>
                <w:szCs w:val="20"/>
                <w:lang w:val="en-US"/>
              </w:rPr>
            </w:pPr>
            <w:r w:rsidRPr="00E9709B">
              <w:rPr>
                <w:rFonts w:cs="Arial"/>
                <w:b/>
                <w:bCs/>
                <w:color w:val="000000"/>
                <w:sz w:val="18"/>
                <w:szCs w:val="20"/>
                <w:lang w:val="en-US"/>
              </w:rPr>
              <w:fldChar w:fldCharType="begin" w:fldLock="1"/>
            </w:r>
            <w:r w:rsidRPr="00E9709B">
              <w:rPr>
                <w:rFonts w:cs="Arial"/>
                <w:b/>
                <w:bCs/>
                <w:color w:val="000000"/>
                <w:sz w:val="18"/>
                <w:szCs w:val="20"/>
                <w:lang w:val="en-US"/>
              </w:rPr>
              <w:instrText>ADDIN CSL_CITATION { "citationItems" : [ { "id" : "ITEM-1", "itemData" : { "DOI" : "doi:10.1596/1813-9450-6906", "abstract" : "Investment decision making is already difficult for any diverse group of actors with different priorities and views. But the presence of deep uncertainties linked to climate change and other future conditions further challenges decision making by questioning the robustness of all purportedly optimal solutions. While decision makers can continue to use the decision metrics they have used in the past (such as net present value), alternative methodologies can improve decision processes, especially those that lead with analysis and end in agreement on decisions. Such \u201cAgree-on-Decision\u201d methods start by stress-testing options under a wide range of plausible conditions, without requiring us to agree ex ante on which conditions are more or less likely, and against a set of objectives or success metrics, without requiring us to agree ex ante on how to aggregate or weight them. As a result, these methods are easier to apply to contexts of large uncertainty or disagreement on values and objectives. This inverted process promotes consensus around better decisions and can help in managing uncertainty. Analyses performed in this way let decision makers make the decision and inform them on (1) the conditions under which an option or project is vulnerable; (2) the tradeoffs between robustness and cost, or between various objectives; and (3) the flexibility of various options to respond to changes in the future. In doing so, they put decision makers back in the driver\u2019s seat. A growing set of case studies shows that these methods can be applied in real-world contexts and do not need to be more costly or complicated than traditional approaches. Finally, while this paper focuses on climate change, a better treatment of uncertainties and disagreement would in general improve decision making and development outcomes.", "author" : [ { "dropping-particle" : "", "family" : "Kalra", "given" : "Nidhi", "non-dropping-particle" : "", "parse-names" : false, "suffix" : "" }, { "dropping-particle" : "", "family" : "Hallegatte", "given" : "Ste\u0301phane", "non-dropping-particle" : "", "parse-names" : false, "suffix" : "" }, { "dropping-particle" : "", "family" : "Lempert", "given" : "Robert J.", "non-dropping-particle" : "", "parse-names" : false, "suffix" : "" }, { "dropping-particle" : "", "family" : "Brown", "given" : "Casey", "non-dropping-particle" : "", "parse-names" : false, "suffix" : "" }, { "dropping-particle" : "", "family" : "Fozzard", "given" : "Adrian", "non-dropping-particle" : "", "parse-names" : false, "suffix" : "" }, { "dropping-particle" : "", "family" : "Gill", "given" : "Stuart", "non-dropping-particle" : "", "parse-names" : false, "suffix" : "" }, { "dropping-particle" : "", "family" : "Shah", "given" : "Ankur", "non-dropping-particle" : "", "parse-names" : false, "suffix" : "" } ], "container-title" : "World Bank Policy Research Working Paper", "id" : "ITEM-1", "issue" : "June", "issued" : { "date-parts" : [ [ "2014" ] ] }, "title" : "Agreeing on Robust Decisions New Processes for Decision Making Under Deep Uncertainty", "type" : "article-journal", "volume" : "No. 6906" }, "uris" : [ "http://www.mendeley.com/documents/?uuid=210db002-188d-43d6-a19e-ff726a9f8ca3" ] } ], "mendeley" : { "formattedCitation" : "(KALRA et al., 2014)", "plainTextFormattedCitation" : "(KALRA et al., 2014)", "previouslyFormattedCitation" : "(KALRA et al., 2014)" }, "properties" : { "noteIndex" : 0 }, "schema" : "https://github.com/citation-style-language/schema/raw/master/csl-citation.json" }</w:instrText>
            </w:r>
            <w:r w:rsidRPr="00E9709B">
              <w:rPr>
                <w:rFonts w:cs="Arial"/>
                <w:b/>
                <w:bCs/>
                <w:color w:val="000000"/>
                <w:sz w:val="18"/>
                <w:szCs w:val="20"/>
                <w:lang w:val="en-US"/>
              </w:rPr>
              <w:fldChar w:fldCharType="separate"/>
            </w:r>
            <w:r w:rsidRPr="00E9709B">
              <w:rPr>
                <w:rFonts w:cs="Arial"/>
                <w:b/>
                <w:bCs/>
                <w:noProof/>
                <w:color w:val="000000"/>
                <w:sz w:val="18"/>
                <w:szCs w:val="20"/>
                <w:lang w:val="en-US"/>
              </w:rPr>
              <w:t>(KALRA et al., 2014)</w:t>
            </w:r>
            <w:r w:rsidRPr="00E9709B">
              <w:rPr>
                <w:rFonts w:cs="Arial"/>
                <w:b/>
                <w:bCs/>
                <w:color w:val="000000"/>
                <w:sz w:val="18"/>
                <w:szCs w:val="20"/>
                <w:lang w:val="en-US"/>
              </w:rPr>
              <w:fldChar w:fldCharType="end"/>
            </w:r>
          </w:p>
        </w:tc>
        <w:tc>
          <w:tcPr>
            <w:tcW w:w="1052"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C4558F1" w14:textId="77777777" w:rsidR="00350A80" w:rsidRPr="00E9709B" w:rsidRDefault="00350A80" w:rsidP="00350A80">
            <w:pPr>
              <w:autoSpaceDE/>
              <w:autoSpaceDN/>
              <w:adjustRightInd/>
              <w:spacing w:line="240" w:lineRule="auto"/>
              <w:ind w:firstLine="0"/>
              <w:jc w:val="left"/>
              <w:rPr>
                <w:rFonts w:cs="Arial"/>
                <w:b/>
                <w:bCs/>
                <w:color w:val="000000"/>
                <w:sz w:val="18"/>
                <w:szCs w:val="20"/>
                <w:lang w:val="en-US"/>
              </w:rPr>
            </w:pPr>
            <w:r w:rsidRPr="00E9709B">
              <w:rPr>
                <w:rFonts w:cs="Arial"/>
                <w:b/>
                <w:bCs/>
                <w:color w:val="000000"/>
                <w:sz w:val="18"/>
                <w:szCs w:val="20"/>
                <w:lang w:val="en-US"/>
              </w:rPr>
              <w:fldChar w:fldCharType="begin" w:fldLock="1"/>
            </w:r>
            <w:r w:rsidRPr="00E9709B">
              <w:rPr>
                <w:rFonts w:cs="Arial"/>
                <w:b/>
                <w:bCs/>
                <w:color w:val="000000"/>
                <w:sz w:val="18"/>
                <w:szCs w:val="20"/>
                <w:lang w:val="en-US"/>
              </w:rPr>
              <w:instrText>ADDIN CSL_CITATION { "citationItems" : [ { "id" : "ITEM-1", "itemData" : { "DOI" : "10.1061/(ASCE)WR.1943-5452.0000509", "ISBN" : "0733-9496", "ISSN" : "0733-9496", "abstract" : "Water systems planners have long recognized the need for robust solutions capable of withstanding deviations from the conditions for which they were designed. Robustness analyses have shifted from expected utility to exploratory bottom-up approaches which identify vulnerable scenarios prior to assigning likelihoods. Examples include Robust Decision Making (RDM), Decision Scaling, Info-Gap, and Many-Objective Robust Decision Making (MORDM). We propose a taxonomy of robustness frameworks to compare and contrast these approaches based on their methods of (1) alternative generation, (2) sampling of states of the world, (3) quantification of robustness measures, and (4) sensitivity analysis to identify important uncertainties. Building from the proposed taxonomy, we use a regional urban water supply case study in the Research Triangle region of North Carolina to illustrate the decision-relevant consequences that emerge from each of these choices. Results indicate that the methodological choices in the taxonomy lead to the selection of substantially different planning alternatives, underscoring the importance of an informed definition of robustness. Moreover, the results show that some commonly employed methodological choices and definitions of robustness can have undesired consequences when ranking decision alternatives. For the demonstrated test case, recommendations for overcoming these issues include: (1) decision alternatives should be searched rather than prespecified, (2) dominant uncertainties should be discovered through sensitivity analysis rather than assumed, and (3) a carefully elicited multivariate satisficing measure of robustness allows stakeholders to achieve their problem-specific performance requirements. This work emphasizes the importance of an informed problem formulation for systems facing challenging performance tradeoffs and provides a common vocabulary to link the robustness frameworks widely used in the field of water systems planning.", "author" : [ { "dropping-particle" : "", "family" : "Herman", "given" : "J", "non-dropping-particle" : "", "parse-names" : false, "suffix" : "" }, { "dropping-particle" : "", "family" : "Reed", "given" : "P", "non-dropping-particle" : "", "parse-names" : false, "suffix" : "" }, { "dropping-particle" : "", "family" : "Zeff", "given" : "H", "non-dropping-particle" : "", "parse-names" : false, "suffix" : "" }, { "dropping-particle" : "", "family" : "Characklis", "given" : "G", "non-dropping-particle" : "", "parse-names" : false, "suffix" : "" } ], "container-title" : "Journal of Water Resources Planning and Management", "id" : "ITEM-1", "issue" : "10", "issued" : { "date-parts" : [ [ "2015" ] ] }, "page" : "4015012", "title" : "How Should Robustness Be Defined for Water Systems Planning under Change?", "type" : "article-journal", "volume" : "141" }, "uris" : [ "http://www.mendeley.com/documents/?uuid=46bd7297-ecc2-47b4-8956-17b428deb2c2" ] } ], "mendeley" : { "formattedCitation" : "(HERMAN et al., 2015)", "plainTextFormattedCitation" : "(HERMAN et al., 2015)", "previouslyFormattedCitation" : "(HERMAN et al., 2015)" }, "properties" : { "noteIndex" : 0 }, "schema" : "https://github.com/citation-style-language/schema/raw/master/csl-citation.json" }</w:instrText>
            </w:r>
            <w:r w:rsidRPr="00E9709B">
              <w:rPr>
                <w:rFonts w:cs="Arial"/>
                <w:b/>
                <w:bCs/>
                <w:color w:val="000000"/>
                <w:sz w:val="18"/>
                <w:szCs w:val="20"/>
                <w:lang w:val="en-US"/>
              </w:rPr>
              <w:fldChar w:fldCharType="separate"/>
            </w:r>
            <w:r w:rsidRPr="00E9709B">
              <w:rPr>
                <w:rFonts w:cs="Arial"/>
                <w:b/>
                <w:bCs/>
                <w:noProof/>
                <w:color w:val="000000"/>
                <w:sz w:val="18"/>
                <w:szCs w:val="20"/>
                <w:lang w:val="en-US"/>
              </w:rPr>
              <w:t>(HERMAN et al., 2015)</w:t>
            </w:r>
            <w:r w:rsidRPr="00E9709B">
              <w:rPr>
                <w:rFonts w:cs="Arial"/>
                <w:b/>
                <w:bCs/>
                <w:color w:val="000000"/>
                <w:sz w:val="18"/>
                <w:szCs w:val="20"/>
                <w:lang w:val="en-US"/>
              </w:rPr>
              <w:fldChar w:fldCharType="end"/>
            </w:r>
          </w:p>
        </w:tc>
        <w:tc>
          <w:tcPr>
            <w:tcW w:w="1267"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B71FA1B" w14:textId="77777777" w:rsidR="00350A80" w:rsidRPr="00E9709B" w:rsidRDefault="00350A80" w:rsidP="00350A80">
            <w:pPr>
              <w:autoSpaceDE/>
              <w:autoSpaceDN/>
              <w:adjustRightInd/>
              <w:spacing w:line="240" w:lineRule="auto"/>
              <w:ind w:firstLine="0"/>
              <w:jc w:val="left"/>
              <w:rPr>
                <w:rFonts w:cs="Arial"/>
                <w:b/>
                <w:bCs/>
                <w:color w:val="000000"/>
                <w:sz w:val="18"/>
                <w:szCs w:val="20"/>
                <w:lang w:val="en-US"/>
              </w:rPr>
            </w:pPr>
            <w:r w:rsidRPr="00E9709B">
              <w:rPr>
                <w:rFonts w:cs="Arial"/>
                <w:b/>
                <w:bCs/>
                <w:color w:val="000000"/>
                <w:sz w:val="18"/>
                <w:szCs w:val="20"/>
                <w:lang w:val="en-US"/>
              </w:rPr>
              <w:fldChar w:fldCharType="begin" w:fldLock="1"/>
            </w:r>
            <w:r w:rsidRPr="00E9709B">
              <w:rPr>
                <w:rFonts w:cs="Arial"/>
                <w:b/>
                <w:bCs/>
                <w:color w:val="000000"/>
                <w:sz w:val="18"/>
                <w:szCs w:val="20"/>
                <w:lang w:val="en-US"/>
              </w:rPr>
              <w:instrText>ADDIN CSL_CITATION { "citationItems" : [ { "id" : "ITEM-1", "itemData" : { "DOI" : "10.1016/j.envsoft.2012.12.007", "ISBN" : "1364-8152", "ISSN" : "13648152", "abstract" : "This paper introduces many objective robust decision making (MORDM). MORDM combines concepts and methods from many objective evolutionary optimization and robust decision making (RDM), along with extensive use of interactive visual analytics, to facilitate the management of complex environmental systems. Many objective evolutionary search is used to generate alternatives for complex planning problems, enabling the discovery of the key tradeoffs among planning objectives. RDM then determines the robustness of planning alternatives to deeply uncertain future conditions and facilitates decision makers' selection of promising candidate solutions. MORDM tests each solution under the ensemble of future extreme states of the world (SOW). Interactive visual analytics are used to explore whether solutions of interest are robust to a wide range of plausible future conditions (i.e., assessment of their Pareto satisficing behavior in alternative SOW). Scenario discovery methods that use statistical data mining algorithms are then used to identify what assumptions and system conditions strongly influence the cost-effectiveness, efficiency, and reliability of the robust alternatives. The framework is demonstrated using a case study that examines a single city's water supply in the Lower Rio Grande Valley (LRGV) in Texas, USA. Results suggest that including robustness as a decision criterion can dramatically change the formulation of complex environmental management problems as well as the negotiated selection of candidate alternatives to implement. MORDM also allows decision makers to characterize the most important vulnerabilities for their systems, which should be the focus of ex post monitoring and identification of triggers for adaptive management. \u00a9 2012 Elsevier Ltd.", "author" : [ { "dropping-particle" : "", "family" : "Kasprzyk", "given" : "Joseph R.", "non-dropping-particle" : "", "parse-names" : false, "suffix" : "" }, { "dropping-particle" : "", "family" : "Nataraj", "given" : "Shanthi", "non-dropping-particle" : "", "parse-names" : false, "suffix" : "" }, { "dropping-particle" : "", "family" : "Reed", "given" : "Patrick M.", "non-dropping-particle" : "", "parse-names" : false, "suffix" : "" }, { "dropping-particle" : "", "family" : "Lempert", "given" : "Robert J.", "non-dropping-particle" : "", "parse-names" : false, "suffix" : "" } ], "container-title" : "Environmental Modelling and Software", "id" : "ITEM-1", "issued" : { "date-parts" : [ [ "2013" ] ] }, "page" : "55-71", "publisher" : "Elsevier Ltd", "title" : "Many objective robust decision making for complex environmental systems undergoing change", "type" : "article-journal", "volume" : "42" }, "uris" : [ "http://www.mendeley.com/documents/?uuid=64470563-1ae5-4516-8ad0-fa261f413373" ] } ], "mendeley" : { "formattedCitation" : "(KASPRZYK et al., 2013)", "plainTextFormattedCitation" : "(KASPRZYK et al., 2013)", "previouslyFormattedCitation" : "(KASPRZYK et al., 2013)" }, "properties" : { "noteIndex" : 0 }, "schema" : "https://github.com/citation-style-language/schema/raw/master/csl-citation.json" }</w:instrText>
            </w:r>
            <w:r w:rsidRPr="00E9709B">
              <w:rPr>
                <w:rFonts w:cs="Arial"/>
                <w:b/>
                <w:bCs/>
                <w:color w:val="000000"/>
                <w:sz w:val="18"/>
                <w:szCs w:val="20"/>
                <w:lang w:val="en-US"/>
              </w:rPr>
              <w:fldChar w:fldCharType="separate"/>
            </w:r>
            <w:r w:rsidRPr="00E9709B">
              <w:rPr>
                <w:rFonts w:cs="Arial"/>
                <w:b/>
                <w:bCs/>
                <w:noProof/>
                <w:color w:val="000000"/>
                <w:sz w:val="18"/>
                <w:szCs w:val="20"/>
                <w:lang w:val="en-US"/>
              </w:rPr>
              <w:t>(KASPRZYK et al., 2013)</w:t>
            </w:r>
            <w:r w:rsidRPr="00E9709B">
              <w:rPr>
                <w:rFonts w:cs="Arial"/>
                <w:b/>
                <w:bCs/>
                <w:color w:val="000000"/>
                <w:sz w:val="18"/>
                <w:szCs w:val="20"/>
                <w:lang w:val="en-US"/>
              </w:rPr>
              <w:fldChar w:fldCharType="end"/>
            </w:r>
          </w:p>
        </w:tc>
        <w:tc>
          <w:tcPr>
            <w:tcW w:w="127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E94AE81" w14:textId="77777777" w:rsidR="00350A80" w:rsidRPr="00E9709B" w:rsidRDefault="00350A80" w:rsidP="00350A80">
            <w:pPr>
              <w:autoSpaceDE/>
              <w:autoSpaceDN/>
              <w:adjustRightInd/>
              <w:spacing w:line="240" w:lineRule="auto"/>
              <w:ind w:firstLine="0"/>
              <w:jc w:val="left"/>
              <w:rPr>
                <w:rFonts w:cs="Arial"/>
                <w:b/>
                <w:bCs/>
                <w:color w:val="000000"/>
                <w:sz w:val="18"/>
                <w:szCs w:val="20"/>
                <w:lang w:val="en-US"/>
              </w:rPr>
            </w:pPr>
            <w:r w:rsidRPr="00E9709B">
              <w:rPr>
                <w:rFonts w:cs="Arial"/>
                <w:b/>
                <w:bCs/>
                <w:color w:val="000000"/>
                <w:sz w:val="18"/>
                <w:szCs w:val="20"/>
                <w:lang w:val="en-US"/>
              </w:rPr>
              <w:fldChar w:fldCharType="begin" w:fldLock="1"/>
            </w:r>
            <w:r w:rsidRPr="00E9709B">
              <w:rPr>
                <w:rFonts w:cs="Arial"/>
                <w:b/>
                <w:bCs/>
                <w:color w:val="000000"/>
                <w:sz w:val="18"/>
                <w:szCs w:val="20"/>
                <w:lang w:val="en-US"/>
              </w:rP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"uris" : [ "http://www.mendeley.com/documents/?uuid=46af7d69-c758-4107-ae0d-2242fa22a40c" ] } ], "mendeley" : { "formattedCitation" : "(COURTNEY; KIRKLAND; VIGUERIE, 1997)", "plainTextFormattedCitation" : "(COURTNEY; KIRKLAND; VIGUERIE, 1997)", "previouslyFormattedCitation" : "(COURTNEY; KIRKLAND; VIGUERIE, 1997)" }, "properties" : { "noteIndex" : 0 }, "schema" : "https://github.com/citation-style-language/schema/raw/master/csl-citation.json" }</w:instrText>
            </w:r>
            <w:r w:rsidRPr="00E9709B">
              <w:rPr>
                <w:rFonts w:cs="Arial"/>
                <w:b/>
                <w:bCs/>
                <w:color w:val="000000"/>
                <w:sz w:val="18"/>
                <w:szCs w:val="20"/>
                <w:lang w:val="en-US"/>
              </w:rPr>
              <w:fldChar w:fldCharType="separate"/>
            </w:r>
            <w:r w:rsidRPr="00E9709B">
              <w:rPr>
                <w:rFonts w:cs="Arial"/>
                <w:b/>
                <w:bCs/>
                <w:noProof/>
                <w:color w:val="000000"/>
                <w:sz w:val="18"/>
                <w:szCs w:val="20"/>
                <w:lang w:val="en-US"/>
              </w:rPr>
              <w:t>(COURTNEY; KIRKLAND; VIGUERIE, 1997)</w:t>
            </w:r>
            <w:r w:rsidRPr="00E9709B">
              <w:rPr>
                <w:rFonts w:cs="Arial"/>
                <w:b/>
                <w:bCs/>
                <w:color w:val="000000"/>
                <w:sz w:val="18"/>
                <w:szCs w:val="20"/>
                <w:lang w:val="en-US"/>
              </w:rPr>
              <w:fldChar w:fldCharType="end"/>
            </w:r>
          </w:p>
        </w:tc>
        <w:tc>
          <w:tcPr>
            <w:tcW w:w="126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8F77CC2" w14:textId="77777777" w:rsidR="00350A80" w:rsidRPr="00C2290D" w:rsidRDefault="00350A80" w:rsidP="00350A80">
            <w:pPr>
              <w:autoSpaceDE/>
              <w:autoSpaceDN/>
              <w:adjustRightInd/>
              <w:spacing w:line="240" w:lineRule="auto"/>
              <w:ind w:firstLine="0"/>
              <w:jc w:val="left"/>
              <w:rPr>
                <w:rFonts w:cs="Arial"/>
                <w:b/>
                <w:bCs/>
                <w:color w:val="000000"/>
                <w:sz w:val="18"/>
                <w:szCs w:val="20"/>
                <w:lang w:val="en-US"/>
              </w:rPr>
            </w:pPr>
            <w:r w:rsidRPr="00C2290D">
              <w:rPr>
                <w:rFonts w:cs="Arial"/>
                <w:b/>
                <w:bCs/>
                <w:color w:val="000000"/>
                <w:sz w:val="18"/>
                <w:szCs w:val="20"/>
                <w:lang w:val="en-US"/>
              </w:rPr>
              <w:fldChar w:fldCharType="begin" w:fldLock="1"/>
            </w:r>
            <w:r w:rsidRPr="00C2290D">
              <w:rPr>
                <w:rFonts w:cs="Arial"/>
                <w:b/>
                <w:bCs/>
                <w:color w:val="000000"/>
                <w:sz w:val="18"/>
                <w:szCs w:val="20"/>
                <w:lang w:val="en-US"/>
              </w:rP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"uris" : [ "http://www.mendeley.com/documents/?uuid=1f5de6ec-e5e0-4fa0-af78-fcd71754d5ed" ] } ], "mendeley" : { "formattedCitation" : "(COURTNEY; LOVALLO; CLARKE, 2013)", "plainTextFormattedCitation" : "(COURTNEY; LOVALLO; CLARKE, 2013)", "previouslyFormattedCitation" : "(COURTNEY; LOVALLO; CLARKE, 2013)" }, "properties" : { "noteIndex" : 0 }, "schema" : "https://github.com/citation-style-language/schema/raw/master/csl-citation.json" }</w:instrText>
            </w:r>
            <w:r w:rsidRPr="00C2290D">
              <w:rPr>
                <w:rFonts w:cs="Arial"/>
                <w:b/>
                <w:bCs/>
                <w:color w:val="000000"/>
                <w:sz w:val="18"/>
                <w:szCs w:val="20"/>
                <w:lang w:val="en-US"/>
              </w:rPr>
              <w:fldChar w:fldCharType="separate"/>
            </w:r>
            <w:r w:rsidRPr="00C2290D">
              <w:rPr>
                <w:rFonts w:cs="Arial"/>
                <w:b/>
                <w:bCs/>
                <w:noProof/>
                <w:color w:val="000000"/>
                <w:sz w:val="18"/>
                <w:szCs w:val="20"/>
                <w:lang w:val="en-US"/>
              </w:rPr>
              <w:t>(COURTNEY; LOVALLO; CLARKE, 2013)</w:t>
            </w:r>
            <w:r w:rsidRPr="00C2290D">
              <w:rPr>
                <w:rFonts w:cs="Arial"/>
                <w:b/>
                <w:bCs/>
                <w:color w:val="000000"/>
                <w:sz w:val="18"/>
                <w:szCs w:val="20"/>
                <w:lang w:val="en-US"/>
              </w:rPr>
              <w:fldChar w:fldCharType="end"/>
            </w:r>
          </w:p>
        </w:tc>
        <w:tc>
          <w:tcPr>
            <w:tcW w:w="1001"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979D58D" w14:textId="77777777" w:rsidR="00350A80" w:rsidRPr="0017535D" w:rsidRDefault="00350A80" w:rsidP="00350A80">
            <w:pPr>
              <w:autoSpaceDE/>
              <w:autoSpaceDN/>
              <w:adjustRightInd/>
              <w:spacing w:line="240" w:lineRule="auto"/>
              <w:ind w:firstLine="0"/>
              <w:jc w:val="left"/>
              <w:rPr>
                <w:rFonts w:cs="Arial"/>
                <w:b/>
                <w:bCs/>
                <w:color w:val="000000"/>
                <w:sz w:val="18"/>
                <w:szCs w:val="20"/>
                <w:lang w:val="en-US"/>
              </w:rPr>
            </w:pPr>
            <w:r w:rsidRPr="0017535D">
              <w:rPr>
                <w:rFonts w:cs="Arial"/>
                <w:b/>
                <w:bCs/>
                <w:color w:val="000000"/>
                <w:sz w:val="18"/>
                <w:szCs w:val="20"/>
                <w:lang w:val="en-US"/>
              </w:rPr>
              <w:fldChar w:fldCharType="begin" w:fldLock="1"/>
            </w:r>
            <w:r>
              <w:rPr>
                <w:rFonts w:cs="Arial"/>
                <w:b/>
                <w:bCs/>
                <w:color w:val="000000"/>
                <w:sz w:val="18"/>
                <w:szCs w:val="20"/>
                <w:lang w:val="en-US"/>
              </w:rPr>
              <w:instrText>ADDIN CSL_CITATION { "citationItems" : [ { "id" : "ITEM-1", "itemData" : { "DOI" : "10.1057/jors.2011.2", "ISBN" : "0160-5682\\r1476-9360", "ISSN" : "0160-5682", "abstract" : "This paper reports the results of an online survey conducted with practitioner members of the UK Operational Research (OR) Society. The purpose of the survey was to explore the current practice of supporting the strategy process in terms of activities supported and tools used. The results of the survey are compared to those of previous surveys to explore developments in, inter alia, the use of management/strategy tools and \u2018soft\u2019 Operational Research/Management Science (OR/MS) tools. The survey results demonstrate that OR practitioners actively support the strategy process within their organisations. While a wide variety of tools, drawn from the OR/MS and management/strategy fields, are used to support the strategy process within organisations, the findings suggest that soft OR/MS tools are not regularly used. The findings also demonstrate that tools are combined to support the strategy process from both within and across the OR/MS and management/strategy fields. The paper ends by identifying a number of areas for further research.", "author" : [ { "dropping-particle" : "", "family" : "O'Brien", "given" : "F.", "non-dropping-particle" : "", "parse-names" : false, "suffix" : "" } ], "container-title" : "Journal of the Operational Research Society", "id" : "ITEM-1", "issue" : "5", "issued" : { "date-parts" : [ [ "2011" ] ] }, "page" : "900-920", "title" : "Supporting the strategy process: a survey of UK OR/MS practitioners", "type" : "article-journal", "volume" : "62" }, "uris" : [ "http://www.mendeley.com/documents/?uuid=9ceb8116-91e1-46dc-9f0b-29e7784e86bc" ] } ], "mendeley" : { "formattedCitation" : "(O\u2019BRIEN, 2011)", "plainTextFormattedCitation" : "(O\u2019BRIEN, 2011)", "previouslyFormattedCitation" : "(O\u2019BRIEN, 2011)" }, "properties" : { "noteIndex" : 0 }, "schema" : "https://github.com/citation-style-language/schema/raw/master/csl-citation.json" }</w:instrText>
            </w:r>
            <w:r w:rsidRPr="0017535D">
              <w:rPr>
                <w:rFonts w:cs="Arial"/>
                <w:b/>
                <w:bCs/>
                <w:color w:val="000000"/>
                <w:sz w:val="18"/>
                <w:szCs w:val="20"/>
                <w:lang w:val="en-US"/>
              </w:rPr>
              <w:fldChar w:fldCharType="separate"/>
            </w:r>
            <w:r w:rsidRPr="0017535D">
              <w:rPr>
                <w:rFonts w:cs="Arial"/>
                <w:b/>
                <w:bCs/>
                <w:noProof/>
                <w:color w:val="000000"/>
                <w:sz w:val="18"/>
                <w:szCs w:val="20"/>
                <w:lang w:val="en-US"/>
              </w:rPr>
              <w:t>(O’BRIEN, 2011)</w:t>
            </w:r>
            <w:r w:rsidRPr="0017535D">
              <w:rPr>
                <w:rFonts w:cs="Arial"/>
                <w:b/>
                <w:bCs/>
                <w:color w:val="000000"/>
                <w:sz w:val="18"/>
                <w:szCs w:val="20"/>
                <w:lang w:val="en-US"/>
              </w:rPr>
              <w:fldChar w:fldCharType="end"/>
            </w:r>
          </w:p>
        </w:tc>
      </w:tr>
      <w:tr w:rsidR="00350A80" w:rsidRPr="00263686" w14:paraId="0464CD42" w14:textId="77777777" w:rsidTr="00350A80">
        <w:trPr>
          <w:trHeight w:val="255"/>
          <w:tblHeader/>
        </w:trPr>
        <w:tc>
          <w:tcPr>
            <w:tcW w:w="1802"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7CBB6433" w14:textId="77777777" w:rsidR="00350A80" w:rsidRPr="0017535D" w:rsidRDefault="00350A80" w:rsidP="00350A80">
            <w:pPr>
              <w:autoSpaceDE/>
              <w:autoSpaceDN/>
              <w:adjustRightInd/>
              <w:spacing w:line="240" w:lineRule="auto"/>
              <w:ind w:firstLine="0"/>
              <w:jc w:val="left"/>
              <w:rPr>
                <w:rFonts w:cs="Arial"/>
                <w:b/>
                <w:bCs/>
                <w:color w:val="000000"/>
                <w:sz w:val="20"/>
                <w:szCs w:val="20"/>
              </w:rPr>
            </w:pPr>
            <w:r>
              <w:rPr>
                <w:rFonts w:cs="Arial"/>
                <w:b/>
                <w:bCs/>
                <w:color w:val="000000"/>
                <w:sz w:val="20"/>
                <w:szCs w:val="20"/>
              </w:rPr>
              <w:t>Contexto</w:t>
            </w:r>
          </w:p>
        </w:tc>
        <w:tc>
          <w:tcPr>
            <w:tcW w:w="1192" w:type="dxa"/>
            <w:tcBorders>
              <w:top w:val="nil"/>
              <w:left w:val="nil"/>
              <w:bottom w:val="single" w:sz="4" w:space="0" w:color="auto"/>
              <w:right w:val="single" w:sz="4" w:space="0" w:color="auto"/>
            </w:tcBorders>
            <w:shd w:val="clear" w:color="auto" w:fill="D9D9D9" w:themeFill="background1" w:themeFillShade="D9"/>
            <w:vAlign w:val="center"/>
          </w:tcPr>
          <w:p w14:paraId="3BFFFF19" w14:textId="77777777" w:rsidR="00350A80" w:rsidRPr="0024281B" w:rsidRDefault="00350A80" w:rsidP="00350A80">
            <w:pPr>
              <w:autoSpaceDE/>
              <w:autoSpaceDN/>
              <w:adjustRightInd/>
              <w:spacing w:line="240" w:lineRule="auto"/>
              <w:ind w:firstLine="0"/>
              <w:jc w:val="center"/>
              <w:rPr>
                <w:rFonts w:cs="Arial"/>
                <w:color w:val="000000"/>
                <w:sz w:val="16"/>
                <w:szCs w:val="20"/>
              </w:rPr>
            </w:pPr>
            <w:r w:rsidRPr="0024281B">
              <w:rPr>
                <w:rFonts w:cs="Arial"/>
                <w:color w:val="000000"/>
                <w:sz w:val="16"/>
                <w:szCs w:val="20"/>
              </w:rPr>
              <w:t>Long Term Policy Analysis</w:t>
            </w:r>
          </w:p>
        </w:tc>
        <w:tc>
          <w:tcPr>
            <w:tcW w:w="1127" w:type="dxa"/>
            <w:tcBorders>
              <w:top w:val="nil"/>
              <w:left w:val="nil"/>
              <w:bottom w:val="single" w:sz="4" w:space="0" w:color="auto"/>
              <w:right w:val="single" w:sz="4" w:space="0" w:color="auto"/>
            </w:tcBorders>
            <w:shd w:val="clear" w:color="auto" w:fill="D9D9D9" w:themeFill="background1" w:themeFillShade="D9"/>
            <w:vAlign w:val="center"/>
          </w:tcPr>
          <w:p w14:paraId="66EA449C" w14:textId="77777777" w:rsidR="00350A80" w:rsidRPr="0024281B" w:rsidRDefault="00350A80" w:rsidP="00350A80">
            <w:pPr>
              <w:spacing w:line="240" w:lineRule="auto"/>
              <w:ind w:firstLine="0"/>
              <w:rPr>
                <w:rFonts w:cs="Arial"/>
                <w:color w:val="000000"/>
                <w:sz w:val="16"/>
                <w:szCs w:val="20"/>
                <w:lang w:val="en-US"/>
              </w:rPr>
            </w:pPr>
            <w:r w:rsidRPr="0024281B">
              <w:rPr>
                <w:rFonts w:cs="Arial"/>
                <w:color w:val="000000"/>
                <w:sz w:val="16"/>
                <w:szCs w:val="20"/>
                <w:lang w:val="en-US"/>
              </w:rPr>
              <w:t>Decision Making Under Deep Uncertainty</w:t>
            </w:r>
          </w:p>
        </w:tc>
        <w:tc>
          <w:tcPr>
            <w:tcW w:w="1017" w:type="dxa"/>
            <w:tcBorders>
              <w:top w:val="nil"/>
              <w:left w:val="nil"/>
              <w:bottom w:val="single" w:sz="4" w:space="0" w:color="auto"/>
              <w:right w:val="single" w:sz="4" w:space="0" w:color="auto"/>
            </w:tcBorders>
            <w:shd w:val="clear" w:color="auto" w:fill="D9D9D9" w:themeFill="background1" w:themeFillShade="D9"/>
            <w:vAlign w:val="center"/>
          </w:tcPr>
          <w:p w14:paraId="44570F68" w14:textId="77777777" w:rsidR="00350A80" w:rsidRPr="0024281B" w:rsidRDefault="00350A80" w:rsidP="00350A80">
            <w:pPr>
              <w:spacing w:line="240" w:lineRule="auto"/>
              <w:ind w:firstLine="0"/>
              <w:rPr>
                <w:rFonts w:cs="Arial"/>
                <w:color w:val="000000"/>
                <w:sz w:val="16"/>
                <w:szCs w:val="20"/>
              </w:rPr>
            </w:pPr>
            <w:r w:rsidRPr="0024281B">
              <w:rPr>
                <w:rFonts w:cs="Arial"/>
                <w:color w:val="000000"/>
                <w:sz w:val="16"/>
                <w:szCs w:val="20"/>
              </w:rPr>
              <w:t>Climate Policies Under Uncertainty</w:t>
            </w:r>
          </w:p>
        </w:tc>
        <w:tc>
          <w:tcPr>
            <w:tcW w:w="1410" w:type="dxa"/>
            <w:tcBorders>
              <w:top w:val="nil"/>
              <w:left w:val="nil"/>
              <w:bottom w:val="single" w:sz="4" w:space="0" w:color="auto"/>
              <w:right w:val="single" w:sz="4" w:space="0" w:color="auto"/>
            </w:tcBorders>
            <w:shd w:val="clear" w:color="auto" w:fill="D9D9D9" w:themeFill="background1" w:themeFillShade="D9"/>
            <w:vAlign w:val="center"/>
          </w:tcPr>
          <w:p w14:paraId="5AF6D07C" w14:textId="77777777" w:rsidR="00350A80" w:rsidRPr="0024281B" w:rsidRDefault="00350A80" w:rsidP="00350A80">
            <w:pPr>
              <w:spacing w:line="240" w:lineRule="auto"/>
              <w:ind w:firstLine="0"/>
              <w:rPr>
                <w:rFonts w:cs="Arial"/>
                <w:color w:val="000000"/>
                <w:sz w:val="16"/>
                <w:szCs w:val="20"/>
                <w:lang w:val="en-US"/>
              </w:rPr>
            </w:pPr>
            <w:r w:rsidRPr="0024281B">
              <w:rPr>
                <w:rFonts w:cs="Arial"/>
                <w:color w:val="000000"/>
                <w:sz w:val="16"/>
                <w:szCs w:val="20"/>
                <w:lang w:val="en-US"/>
              </w:rPr>
              <w:t>Investment Decision Making Under Climate Uncertainty</w:t>
            </w:r>
          </w:p>
        </w:tc>
        <w:tc>
          <w:tcPr>
            <w:tcW w:w="1181" w:type="dxa"/>
            <w:tcBorders>
              <w:top w:val="nil"/>
              <w:left w:val="nil"/>
              <w:bottom w:val="single" w:sz="4" w:space="0" w:color="auto"/>
              <w:right w:val="single" w:sz="4" w:space="0" w:color="auto"/>
            </w:tcBorders>
            <w:shd w:val="clear" w:color="auto" w:fill="D9D9D9" w:themeFill="background1" w:themeFillShade="D9"/>
            <w:vAlign w:val="center"/>
          </w:tcPr>
          <w:p w14:paraId="49A91EBB" w14:textId="77777777" w:rsidR="00350A80" w:rsidRPr="0024281B" w:rsidRDefault="00350A80" w:rsidP="00350A80">
            <w:pPr>
              <w:spacing w:line="240" w:lineRule="auto"/>
              <w:ind w:firstLine="0"/>
              <w:rPr>
                <w:rFonts w:cs="Arial"/>
                <w:color w:val="000000"/>
                <w:sz w:val="16"/>
                <w:szCs w:val="20"/>
              </w:rPr>
            </w:pPr>
            <w:r w:rsidRPr="0024281B">
              <w:rPr>
                <w:rFonts w:cs="Arial"/>
                <w:color w:val="000000"/>
                <w:sz w:val="16"/>
                <w:szCs w:val="20"/>
              </w:rPr>
              <w:t>Climate-Related Decisions</w:t>
            </w:r>
          </w:p>
        </w:tc>
        <w:tc>
          <w:tcPr>
            <w:tcW w:w="1017" w:type="dxa"/>
            <w:tcBorders>
              <w:top w:val="nil"/>
              <w:left w:val="nil"/>
              <w:bottom w:val="single" w:sz="4" w:space="0" w:color="auto"/>
              <w:right w:val="single" w:sz="4" w:space="0" w:color="auto"/>
            </w:tcBorders>
            <w:shd w:val="clear" w:color="auto" w:fill="D9D9D9" w:themeFill="background1" w:themeFillShade="D9"/>
            <w:vAlign w:val="center"/>
          </w:tcPr>
          <w:p w14:paraId="780CC52C" w14:textId="77777777" w:rsidR="00350A80" w:rsidRPr="0024281B" w:rsidRDefault="00350A80" w:rsidP="00350A80">
            <w:pPr>
              <w:spacing w:line="240" w:lineRule="auto"/>
              <w:ind w:firstLine="0"/>
              <w:rPr>
                <w:rFonts w:cs="Arial"/>
                <w:color w:val="000000"/>
                <w:sz w:val="16"/>
                <w:szCs w:val="20"/>
                <w:lang w:val="en-US"/>
              </w:rPr>
            </w:pPr>
            <w:r w:rsidRPr="0024281B">
              <w:rPr>
                <w:rFonts w:cs="Arial"/>
                <w:color w:val="000000"/>
                <w:sz w:val="16"/>
                <w:szCs w:val="20"/>
                <w:lang w:val="en-US"/>
              </w:rPr>
              <w:t>Decision Making Under Deep Uncertainty</w:t>
            </w:r>
          </w:p>
        </w:tc>
        <w:tc>
          <w:tcPr>
            <w:tcW w:w="1052" w:type="dxa"/>
            <w:tcBorders>
              <w:top w:val="nil"/>
              <w:left w:val="nil"/>
              <w:bottom w:val="single" w:sz="4" w:space="0" w:color="auto"/>
              <w:right w:val="single" w:sz="4" w:space="0" w:color="auto"/>
            </w:tcBorders>
            <w:shd w:val="clear" w:color="auto" w:fill="D9D9D9" w:themeFill="background1" w:themeFillShade="D9"/>
            <w:vAlign w:val="center"/>
          </w:tcPr>
          <w:p w14:paraId="1CF50FA3" w14:textId="77777777" w:rsidR="00350A80" w:rsidRPr="0024281B" w:rsidRDefault="00350A80" w:rsidP="00350A80">
            <w:pPr>
              <w:spacing w:line="240" w:lineRule="auto"/>
              <w:ind w:firstLine="0"/>
              <w:jc w:val="left"/>
              <w:rPr>
                <w:rFonts w:cs="Arial"/>
                <w:color w:val="000000"/>
                <w:sz w:val="16"/>
                <w:szCs w:val="20"/>
                <w:lang w:val="en-US"/>
              </w:rPr>
            </w:pPr>
            <w:r w:rsidRPr="0024281B">
              <w:rPr>
                <w:rFonts w:cs="Arial"/>
                <w:color w:val="000000"/>
                <w:sz w:val="16"/>
                <w:szCs w:val="20"/>
                <w:lang w:val="en-US"/>
              </w:rPr>
              <w:t>Water Systems Planning under Change</w:t>
            </w:r>
          </w:p>
        </w:tc>
        <w:tc>
          <w:tcPr>
            <w:tcW w:w="1267" w:type="dxa"/>
            <w:tcBorders>
              <w:top w:val="nil"/>
              <w:left w:val="nil"/>
              <w:bottom w:val="single" w:sz="4" w:space="0" w:color="auto"/>
              <w:right w:val="single" w:sz="4" w:space="0" w:color="auto"/>
            </w:tcBorders>
            <w:shd w:val="clear" w:color="auto" w:fill="D9D9D9" w:themeFill="background1" w:themeFillShade="D9"/>
            <w:vAlign w:val="center"/>
          </w:tcPr>
          <w:p w14:paraId="0065B45D" w14:textId="77777777" w:rsidR="00350A80" w:rsidRPr="0024281B" w:rsidRDefault="00350A80" w:rsidP="00350A80">
            <w:pPr>
              <w:spacing w:line="240" w:lineRule="auto"/>
              <w:ind w:firstLine="0"/>
              <w:rPr>
                <w:rFonts w:cs="Arial"/>
                <w:color w:val="000000"/>
                <w:sz w:val="16"/>
                <w:szCs w:val="20"/>
                <w:lang w:val="en-US"/>
              </w:rPr>
            </w:pPr>
            <w:r w:rsidRPr="0024281B">
              <w:rPr>
                <w:rFonts w:cs="Arial"/>
                <w:color w:val="000000"/>
                <w:sz w:val="16"/>
                <w:szCs w:val="20"/>
                <w:lang w:val="en-US"/>
              </w:rPr>
              <w:t>Complex Envinromental Systems Undergoing Change</w:t>
            </w:r>
          </w:p>
        </w:tc>
        <w:tc>
          <w:tcPr>
            <w:tcW w:w="1270" w:type="dxa"/>
            <w:tcBorders>
              <w:top w:val="nil"/>
              <w:left w:val="nil"/>
              <w:bottom w:val="single" w:sz="4" w:space="0" w:color="auto"/>
              <w:right w:val="single" w:sz="4" w:space="0" w:color="auto"/>
            </w:tcBorders>
            <w:shd w:val="clear" w:color="auto" w:fill="D9D9D9" w:themeFill="background1" w:themeFillShade="D9"/>
            <w:vAlign w:val="center"/>
          </w:tcPr>
          <w:p w14:paraId="58C50696" w14:textId="77777777" w:rsidR="00350A80" w:rsidRPr="0024281B" w:rsidRDefault="00350A80" w:rsidP="00350A80">
            <w:pPr>
              <w:spacing w:line="240" w:lineRule="auto"/>
              <w:ind w:firstLine="0"/>
              <w:rPr>
                <w:rFonts w:cs="Arial"/>
                <w:color w:val="000000"/>
                <w:sz w:val="16"/>
                <w:szCs w:val="20"/>
              </w:rPr>
            </w:pPr>
            <w:r w:rsidRPr="0024281B">
              <w:rPr>
                <w:rFonts w:cs="Arial"/>
                <w:color w:val="000000"/>
                <w:sz w:val="16"/>
                <w:szCs w:val="20"/>
              </w:rPr>
              <w:t>Business Strategy Under Uncertainty</w:t>
            </w:r>
          </w:p>
        </w:tc>
        <w:tc>
          <w:tcPr>
            <w:tcW w:w="1260" w:type="dxa"/>
            <w:tcBorders>
              <w:top w:val="nil"/>
              <w:left w:val="nil"/>
              <w:bottom w:val="single" w:sz="4" w:space="0" w:color="auto"/>
              <w:right w:val="single" w:sz="4" w:space="0" w:color="auto"/>
            </w:tcBorders>
            <w:shd w:val="clear" w:color="auto" w:fill="D9D9D9" w:themeFill="background1" w:themeFillShade="D9"/>
            <w:vAlign w:val="center"/>
          </w:tcPr>
          <w:p w14:paraId="199A882E" w14:textId="77777777" w:rsidR="00350A80" w:rsidRPr="0024281B" w:rsidRDefault="00350A80" w:rsidP="00350A80">
            <w:pPr>
              <w:spacing w:line="240" w:lineRule="auto"/>
              <w:ind w:firstLine="0"/>
              <w:rPr>
                <w:rFonts w:cs="Arial"/>
                <w:color w:val="000000"/>
                <w:sz w:val="16"/>
                <w:szCs w:val="20"/>
              </w:rPr>
            </w:pPr>
            <w:r w:rsidRPr="0024281B">
              <w:rPr>
                <w:rFonts w:cs="Arial"/>
                <w:color w:val="000000"/>
                <w:sz w:val="16"/>
                <w:szCs w:val="20"/>
              </w:rPr>
              <w:t>Business Strategy Under Uncertainty</w:t>
            </w:r>
          </w:p>
        </w:tc>
        <w:tc>
          <w:tcPr>
            <w:tcW w:w="1001" w:type="dxa"/>
            <w:tcBorders>
              <w:top w:val="nil"/>
              <w:left w:val="nil"/>
              <w:bottom w:val="single" w:sz="4" w:space="0" w:color="auto"/>
              <w:right w:val="single" w:sz="4" w:space="0" w:color="auto"/>
            </w:tcBorders>
            <w:shd w:val="clear" w:color="auto" w:fill="D9D9D9" w:themeFill="background1" w:themeFillShade="D9"/>
            <w:vAlign w:val="center"/>
          </w:tcPr>
          <w:p w14:paraId="58670CD9" w14:textId="77777777" w:rsidR="00350A80" w:rsidRPr="0024281B" w:rsidRDefault="00350A80" w:rsidP="00350A80">
            <w:pPr>
              <w:spacing w:line="240" w:lineRule="auto"/>
              <w:ind w:firstLine="0"/>
              <w:rPr>
                <w:rFonts w:cs="Arial"/>
                <w:color w:val="000000"/>
                <w:sz w:val="16"/>
                <w:szCs w:val="20"/>
              </w:rPr>
            </w:pPr>
            <w:r w:rsidRPr="0024281B">
              <w:rPr>
                <w:rFonts w:cs="Arial"/>
                <w:color w:val="000000"/>
                <w:sz w:val="16"/>
                <w:szCs w:val="20"/>
              </w:rPr>
              <w:t>Supporting the Strategy Process**</w:t>
            </w:r>
          </w:p>
        </w:tc>
      </w:tr>
      <w:tr w:rsidR="00350A80" w:rsidRPr="00263686" w14:paraId="4C32F604"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2A230A16"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Planejamento por Cenários</w:t>
            </w:r>
          </w:p>
        </w:tc>
        <w:tc>
          <w:tcPr>
            <w:tcW w:w="1192" w:type="dxa"/>
            <w:tcBorders>
              <w:top w:val="nil"/>
              <w:left w:val="nil"/>
              <w:bottom w:val="single" w:sz="4" w:space="0" w:color="auto"/>
              <w:right w:val="single" w:sz="4" w:space="0" w:color="auto"/>
            </w:tcBorders>
            <w:shd w:val="clear" w:color="auto" w:fill="auto"/>
            <w:vAlign w:val="center"/>
            <w:hideMark/>
          </w:tcPr>
          <w:p w14:paraId="1D46AEC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27" w:type="dxa"/>
            <w:tcBorders>
              <w:top w:val="nil"/>
              <w:left w:val="nil"/>
              <w:bottom w:val="single" w:sz="4" w:space="0" w:color="auto"/>
              <w:right w:val="single" w:sz="4" w:space="0" w:color="auto"/>
            </w:tcBorders>
            <w:shd w:val="clear" w:color="auto" w:fill="auto"/>
            <w:vAlign w:val="center"/>
            <w:hideMark/>
          </w:tcPr>
          <w:p w14:paraId="3BACF33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17" w:type="dxa"/>
            <w:tcBorders>
              <w:top w:val="nil"/>
              <w:left w:val="nil"/>
              <w:bottom w:val="single" w:sz="4" w:space="0" w:color="auto"/>
              <w:right w:val="single" w:sz="4" w:space="0" w:color="auto"/>
            </w:tcBorders>
            <w:shd w:val="clear" w:color="auto" w:fill="auto"/>
            <w:vAlign w:val="center"/>
            <w:hideMark/>
          </w:tcPr>
          <w:p w14:paraId="74FC8CA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17ABE70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38CB298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17" w:type="dxa"/>
            <w:tcBorders>
              <w:top w:val="nil"/>
              <w:left w:val="nil"/>
              <w:bottom w:val="single" w:sz="4" w:space="0" w:color="auto"/>
              <w:right w:val="single" w:sz="4" w:space="0" w:color="auto"/>
            </w:tcBorders>
            <w:shd w:val="clear" w:color="auto" w:fill="auto"/>
            <w:vAlign w:val="center"/>
            <w:hideMark/>
          </w:tcPr>
          <w:p w14:paraId="6503D62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5F3CBC3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380E50F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184507A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14:paraId="2B431EB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14:paraId="48FDD07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20BB3E1F"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5A14C54D"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Delphi</w:t>
            </w:r>
          </w:p>
        </w:tc>
        <w:tc>
          <w:tcPr>
            <w:tcW w:w="1192" w:type="dxa"/>
            <w:tcBorders>
              <w:top w:val="nil"/>
              <w:left w:val="nil"/>
              <w:bottom w:val="single" w:sz="4" w:space="0" w:color="auto"/>
              <w:right w:val="single" w:sz="4" w:space="0" w:color="auto"/>
            </w:tcBorders>
            <w:shd w:val="clear" w:color="auto" w:fill="auto"/>
            <w:vAlign w:val="center"/>
            <w:hideMark/>
          </w:tcPr>
          <w:p w14:paraId="69E2109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27" w:type="dxa"/>
            <w:tcBorders>
              <w:top w:val="nil"/>
              <w:left w:val="nil"/>
              <w:bottom w:val="single" w:sz="4" w:space="0" w:color="auto"/>
              <w:right w:val="single" w:sz="4" w:space="0" w:color="auto"/>
            </w:tcBorders>
            <w:shd w:val="clear" w:color="auto" w:fill="auto"/>
            <w:vAlign w:val="center"/>
            <w:hideMark/>
          </w:tcPr>
          <w:p w14:paraId="20A4114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5136C99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3DE1BEE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1864FA6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74E74FD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68EF69D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43BD0CF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46A6423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7347B29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14:paraId="209C216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3D83EF98"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4A4AF7D7"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Foresight</w:t>
            </w:r>
          </w:p>
        </w:tc>
        <w:tc>
          <w:tcPr>
            <w:tcW w:w="1192" w:type="dxa"/>
            <w:tcBorders>
              <w:top w:val="nil"/>
              <w:left w:val="nil"/>
              <w:bottom w:val="single" w:sz="4" w:space="0" w:color="auto"/>
              <w:right w:val="single" w:sz="4" w:space="0" w:color="auto"/>
            </w:tcBorders>
            <w:shd w:val="clear" w:color="auto" w:fill="auto"/>
            <w:vAlign w:val="center"/>
            <w:hideMark/>
          </w:tcPr>
          <w:p w14:paraId="3912BF0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27" w:type="dxa"/>
            <w:tcBorders>
              <w:top w:val="nil"/>
              <w:left w:val="nil"/>
              <w:bottom w:val="single" w:sz="4" w:space="0" w:color="auto"/>
              <w:right w:val="single" w:sz="4" w:space="0" w:color="auto"/>
            </w:tcBorders>
            <w:shd w:val="clear" w:color="auto" w:fill="auto"/>
            <w:vAlign w:val="center"/>
            <w:hideMark/>
          </w:tcPr>
          <w:p w14:paraId="1F3689A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0A4B313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01AC069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3F8683A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2674CC7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69D4262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0AC87FD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48DDDEA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02B3B4A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4326AB3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617FEFF1"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098B800D"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Decision Analysis</w:t>
            </w:r>
          </w:p>
        </w:tc>
        <w:tc>
          <w:tcPr>
            <w:tcW w:w="1192" w:type="dxa"/>
            <w:tcBorders>
              <w:top w:val="nil"/>
              <w:left w:val="nil"/>
              <w:bottom w:val="single" w:sz="4" w:space="0" w:color="auto"/>
              <w:right w:val="single" w:sz="4" w:space="0" w:color="auto"/>
            </w:tcBorders>
            <w:shd w:val="clear" w:color="auto" w:fill="auto"/>
            <w:vAlign w:val="center"/>
            <w:hideMark/>
          </w:tcPr>
          <w:p w14:paraId="47BC206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27" w:type="dxa"/>
            <w:tcBorders>
              <w:top w:val="nil"/>
              <w:left w:val="nil"/>
              <w:bottom w:val="single" w:sz="4" w:space="0" w:color="auto"/>
              <w:right w:val="single" w:sz="4" w:space="0" w:color="auto"/>
            </w:tcBorders>
            <w:shd w:val="clear" w:color="auto" w:fill="auto"/>
            <w:vAlign w:val="center"/>
            <w:hideMark/>
          </w:tcPr>
          <w:p w14:paraId="1734EE2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17" w:type="dxa"/>
            <w:tcBorders>
              <w:top w:val="nil"/>
              <w:left w:val="nil"/>
              <w:bottom w:val="single" w:sz="4" w:space="0" w:color="auto"/>
              <w:right w:val="single" w:sz="4" w:space="0" w:color="auto"/>
            </w:tcBorders>
            <w:shd w:val="clear" w:color="auto" w:fill="auto"/>
            <w:vAlign w:val="center"/>
            <w:hideMark/>
          </w:tcPr>
          <w:p w14:paraId="64A1585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1CC6B2F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0DCD3BE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1580A66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037D675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7CF2098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6C63B41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14:paraId="47FFC31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39ED591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08AC612D"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0424E4EB"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Simulação Computacional</w:t>
            </w:r>
          </w:p>
        </w:tc>
        <w:tc>
          <w:tcPr>
            <w:tcW w:w="1192" w:type="dxa"/>
            <w:tcBorders>
              <w:top w:val="nil"/>
              <w:left w:val="nil"/>
              <w:bottom w:val="single" w:sz="4" w:space="0" w:color="auto"/>
              <w:right w:val="single" w:sz="4" w:space="0" w:color="auto"/>
            </w:tcBorders>
            <w:shd w:val="clear" w:color="auto" w:fill="auto"/>
            <w:vAlign w:val="center"/>
            <w:hideMark/>
          </w:tcPr>
          <w:p w14:paraId="166EC23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27" w:type="dxa"/>
            <w:tcBorders>
              <w:top w:val="nil"/>
              <w:left w:val="nil"/>
              <w:bottom w:val="single" w:sz="4" w:space="0" w:color="auto"/>
              <w:right w:val="single" w:sz="4" w:space="0" w:color="auto"/>
            </w:tcBorders>
            <w:shd w:val="clear" w:color="auto" w:fill="auto"/>
            <w:vAlign w:val="center"/>
            <w:hideMark/>
          </w:tcPr>
          <w:p w14:paraId="321DB6A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38F6375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58B596F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496D487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0081C2B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0D16C26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3D2C31B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637D534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59F18A2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w:t>
            </w:r>
          </w:p>
        </w:tc>
        <w:tc>
          <w:tcPr>
            <w:tcW w:w="1001" w:type="dxa"/>
            <w:tcBorders>
              <w:top w:val="nil"/>
              <w:left w:val="nil"/>
              <w:bottom w:val="single" w:sz="4" w:space="0" w:color="auto"/>
              <w:right w:val="single" w:sz="4" w:space="0" w:color="auto"/>
            </w:tcBorders>
            <w:shd w:val="clear" w:color="auto" w:fill="auto"/>
            <w:vAlign w:val="center"/>
            <w:hideMark/>
          </w:tcPr>
          <w:p w14:paraId="224D406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50C5E72C" w14:textId="77777777" w:rsidTr="00350A80">
        <w:trPr>
          <w:trHeight w:val="255"/>
        </w:trPr>
        <w:tc>
          <w:tcPr>
            <w:tcW w:w="1802" w:type="dxa"/>
            <w:tcBorders>
              <w:top w:val="nil"/>
              <w:left w:val="single" w:sz="4" w:space="0" w:color="auto"/>
              <w:bottom w:val="single" w:sz="4" w:space="0" w:color="auto"/>
              <w:right w:val="single" w:sz="4" w:space="0" w:color="auto"/>
            </w:tcBorders>
            <w:shd w:val="clear" w:color="000000" w:fill="F2F2F2"/>
            <w:vAlign w:val="bottom"/>
            <w:hideMark/>
          </w:tcPr>
          <w:p w14:paraId="58189FD6"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Robust Decision Making</w:t>
            </w:r>
          </w:p>
        </w:tc>
        <w:tc>
          <w:tcPr>
            <w:tcW w:w="1192" w:type="dxa"/>
            <w:tcBorders>
              <w:top w:val="nil"/>
              <w:left w:val="nil"/>
              <w:bottom w:val="single" w:sz="4" w:space="0" w:color="auto"/>
              <w:right w:val="single" w:sz="4" w:space="0" w:color="auto"/>
            </w:tcBorders>
            <w:shd w:val="clear" w:color="000000" w:fill="F2F2F2"/>
            <w:vAlign w:val="center"/>
            <w:hideMark/>
          </w:tcPr>
          <w:p w14:paraId="43B8C03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27" w:type="dxa"/>
            <w:tcBorders>
              <w:top w:val="nil"/>
              <w:left w:val="nil"/>
              <w:bottom w:val="single" w:sz="4" w:space="0" w:color="auto"/>
              <w:right w:val="single" w:sz="4" w:space="0" w:color="auto"/>
            </w:tcBorders>
            <w:shd w:val="clear" w:color="000000" w:fill="F2F2F2"/>
            <w:vAlign w:val="center"/>
            <w:hideMark/>
          </w:tcPr>
          <w:p w14:paraId="21B1DD6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17" w:type="dxa"/>
            <w:tcBorders>
              <w:top w:val="nil"/>
              <w:left w:val="nil"/>
              <w:bottom w:val="single" w:sz="4" w:space="0" w:color="auto"/>
              <w:right w:val="single" w:sz="4" w:space="0" w:color="auto"/>
            </w:tcBorders>
            <w:shd w:val="clear" w:color="000000" w:fill="F2F2F2"/>
            <w:vAlign w:val="center"/>
            <w:hideMark/>
          </w:tcPr>
          <w:p w14:paraId="3F87D52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410" w:type="dxa"/>
            <w:tcBorders>
              <w:top w:val="nil"/>
              <w:left w:val="nil"/>
              <w:bottom w:val="single" w:sz="4" w:space="0" w:color="auto"/>
              <w:right w:val="single" w:sz="4" w:space="0" w:color="auto"/>
            </w:tcBorders>
            <w:shd w:val="clear" w:color="000000" w:fill="F2F2F2"/>
            <w:vAlign w:val="center"/>
            <w:hideMark/>
          </w:tcPr>
          <w:p w14:paraId="5909AC2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81" w:type="dxa"/>
            <w:tcBorders>
              <w:top w:val="nil"/>
              <w:left w:val="nil"/>
              <w:bottom w:val="single" w:sz="4" w:space="0" w:color="auto"/>
              <w:right w:val="single" w:sz="4" w:space="0" w:color="auto"/>
            </w:tcBorders>
            <w:shd w:val="clear" w:color="000000" w:fill="F2F2F2"/>
            <w:vAlign w:val="center"/>
            <w:hideMark/>
          </w:tcPr>
          <w:p w14:paraId="631E7D0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17" w:type="dxa"/>
            <w:tcBorders>
              <w:top w:val="nil"/>
              <w:left w:val="nil"/>
              <w:bottom w:val="single" w:sz="4" w:space="0" w:color="auto"/>
              <w:right w:val="single" w:sz="4" w:space="0" w:color="auto"/>
            </w:tcBorders>
            <w:shd w:val="clear" w:color="000000" w:fill="F2F2F2"/>
            <w:vAlign w:val="center"/>
            <w:hideMark/>
          </w:tcPr>
          <w:p w14:paraId="23B06BF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52" w:type="dxa"/>
            <w:tcBorders>
              <w:top w:val="nil"/>
              <w:left w:val="nil"/>
              <w:bottom w:val="single" w:sz="4" w:space="0" w:color="auto"/>
              <w:right w:val="single" w:sz="4" w:space="0" w:color="auto"/>
            </w:tcBorders>
            <w:shd w:val="clear" w:color="000000" w:fill="F2F2F2"/>
            <w:vAlign w:val="center"/>
            <w:hideMark/>
          </w:tcPr>
          <w:p w14:paraId="422A891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7" w:type="dxa"/>
            <w:tcBorders>
              <w:top w:val="nil"/>
              <w:left w:val="nil"/>
              <w:bottom w:val="single" w:sz="4" w:space="0" w:color="auto"/>
              <w:right w:val="single" w:sz="4" w:space="0" w:color="auto"/>
            </w:tcBorders>
            <w:shd w:val="clear" w:color="000000" w:fill="F2F2F2"/>
            <w:vAlign w:val="center"/>
            <w:hideMark/>
          </w:tcPr>
          <w:p w14:paraId="74DA378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70" w:type="dxa"/>
            <w:tcBorders>
              <w:top w:val="nil"/>
              <w:left w:val="nil"/>
              <w:bottom w:val="single" w:sz="4" w:space="0" w:color="auto"/>
              <w:right w:val="single" w:sz="4" w:space="0" w:color="auto"/>
            </w:tcBorders>
            <w:shd w:val="clear" w:color="000000" w:fill="F2F2F2"/>
            <w:vAlign w:val="center"/>
            <w:hideMark/>
          </w:tcPr>
          <w:p w14:paraId="72923A9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000000" w:fill="F2F2F2"/>
            <w:vAlign w:val="center"/>
            <w:hideMark/>
          </w:tcPr>
          <w:p w14:paraId="6EDFBF4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000000" w:fill="F2F2F2"/>
            <w:vAlign w:val="center"/>
            <w:hideMark/>
          </w:tcPr>
          <w:p w14:paraId="18BAC93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47BDBB87"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5342528F"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Risk Analysis</w:t>
            </w:r>
          </w:p>
        </w:tc>
        <w:tc>
          <w:tcPr>
            <w:tcW w:w="1192" w:type="dxa"/>
            <w:tcBorders>
              <w:top w:val="nil"/>
              <w:left w:val="nil"/>
              <w:bottom w:val="single" w:sz="4" w:space="0" w:color="auto"/>
              <w:right w:val="single" w:sz="4" w:space="0" w:color="auto"/>
            </w:tcBorders>
            <w:shd w:val="clear" w:color="auto" w:fill="auto"/>
            <w:vAlign w:val="center"/>
            <w:hideMark/>
          </w:tcPr>
          <w:p w14:paraId="32660E0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10358A8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17" w:type="dxa"/>
            <w:tcBorders>
              <w:top w:val="nil"/>
              <w:left w:val="nil"/>
              <w:bottom w:val="single" w:sz="4" w:space="0" w:color="auto"/>
              <w:right w:val="single" w:sz="4" w:space="0" w:color="auto"/>
            </w:tcBorders>
            <w:shd w:val="clear" w:color="auto" w:fill="auto"/>
            <w:vAlign w:val="center"/>
            <w:hideMark/>
          </w:tcPr>
          <w:p w14:paraId="710FF7F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0CA7BA6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19A70A5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3843736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0EB0310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1855D33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2F95315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09918A5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2F7572B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5DF8F76C"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54D011F8"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Info-Gap</w:t>
            </w:r>
          </w:p>
        </w:tc>
        <w:tc>
          <w:tcPr>
            <w:tcW w:w="1192" w:type="dxa"/>
            <w:tcBorders>
              <w:top w:val="nil"/>
              <w:left w:val="nil"/>
              <w:bottom w:val="single" w:sz="4" w:space="0" w:color="auto"/>
              <w:right w:val="single" w:sz="4" w:space="0" w:color="auto"/>
            </w:tcBorders>
            <w:shd w:val="clear" w:color="auto" w:fill="auto"/>
            <w:vAlign w:val="center"/>
            <w:hideMark/>
          </w:tcPr>
          <w:p w14:paraId="4D4E2E7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4B5936C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3896C52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410" w:type="dxa"/>
            <w:tcBorders>
              <w:top w:val="nil"/>
              <w:left w:val="nil"/>
              <w:bottom w:val="single" w:sz="4" w:space="0" w:color="auto"/>
              <w:right w:val="single" w:sz="4" w:space="0" w:color="auto"/>
            </w:tcBorders>
            <w:shd w:val="clear" w:color="auto" w:fill="auto"/>
            <w:vAlign w:val="center"/>
            <w:hideMark/>
          </w:tcPr>
          <w:p w14:paraId="0B15919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557EA7A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76F2265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42B63A7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7" w:type="dxa"/>
            <w:tcBorders>
              <w:top w:val="nil"/>
              <w:left w:val="nil"/>
              <w:bottom w:val="single" w:sz="4" w:space="0" w:color="auto"/>
              <w:right w:val="single" w:sz="4" w:space="0" w:color="auto"/>
            </w:tcBorders>
            <w:shd w:val="clear" w:color="auto" w:fill="auto"/>
            <w:vAlign w:val="center"/>
            <w:hideMark/>
          </w:tcPr>
          <w:p w14:paraId="63EEA78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559E936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3F89C5B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2371C0A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25FD6082"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3338D6E2"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Cost Benefit Analysis</w:t>
            </w:r>
          </w:p>
        </w:tc>
        <w:tc>
          <w:tcPr>
            <w:tcW w:w="1192" w:type="dxa"/>
            <w:tcBorders>
              <w:top w:val="nil"/>
              <w:left w:val="nil"/>
              <w:bottom w:val="single" w:sz="4" w:space="0" w:color="auto"/>
              <w:right w:val="single" w:sz="4" w:space="0" w:color="auto"/>
            </w:tcBorders>
            <w:shd w:val="clear" w:color="auto" w:fill="auto"/>
            <w:vAlign w:val="center"/>
            <w:hideMark/>
          </w:tcPr>
          <w:p w14:paraId="26985E1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3E5F595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6AF38AD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1C2330D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81" w:type="dxa"/>
            <w:tcBorders>
              <w:top w:val="nil"/>
              <w:left w:val="nil"/>
              <w:bottom w:val="single" w:sz="4" w:space="0" w:color="auto"/>
              <w:right w:val="single" w:sz="4" w:space="0" w:color="auto"/>
            </w:tcBorders>
            <w:shd w:val="clear" w:color="auto" w:fill="auto"/>
            <w:vAlign w:val="center"/>
            <w:hideMark/>
          </w:tcPr>
          <w:p w14:paraId="0D15084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7AEAC49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52" w:type="dxa"/>
            <w:tcBorders>
              <w:top w:val="nil"/>
              <w:left w:val="nil"/>
              <w:bottom w:val="single" w:sz="4" w:space="0" w:color="auto"/>
              <w:right w:val="single" w:sz="4" w:space="0" w:color="auto"/>
            </w:tcBorders>
            <w:shd w:val="clear" w:color="auto" w:fill="auto"/>
            <w:vAlign w:val="center"/>
            <w:hideMark/>
          </w:tcPr>
          <w:p w14:paraId="1B857F7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6B770C1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70" w:type="dxa"/>
            <w:tcBorders>
              <w:top w:val="nil"/>
              <w:left w:val="nil"/>
              <w:bottom w:val="single" w:sz="4" w:space="0" w:color="auto"/>
              <w:right w:val="single" w:sz="4" w:space="0" w:color="auto"/>
            </w:tcBorders>
            <w:shd w:val="clear" w:color="auto" w:fill="auto"/>
            <w:vAlign w:val="center"/>
            <w:hideMark/>
          </w:tcPr>
          <w:p w14:paraId="511863E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2FBCF3E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7EE4AE3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090425A5" w14:textId="77777777" w:rsidTr="00350A80">
        <w:trPr>
          <w:trHeight w:val="510"/>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046C28EE"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Cost Benefit Analysis Under Uncertainty</w:t>
            </w:r>
          </w:p>
        </w:tc>
        <w:tc>
          <w:tcPr>
            <w:tcW w:w="1192" w:type="dxa"/>
            <w:tcBorders>
              <w:top w:val="nil"/>
              <w:left w:val="nil"/>
              <w:bottom w:val="single" w:sz="4" w:space="0" w:color="auto"/>
              <w:right w:val="single" w:sz="4" w:space="0" w:color="auto"/>
            </w:tcBorders>
            <w:shd w:val="clear" w:color="auto" w:fill="auto"/>
            <w:vAlign w:val="center"/>
            <w:hideMark/>
          </w:tcPr>
          <w:p w14:paraId="446AF3C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5617C1E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6877CC1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56DD2EC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81" w:type="dxa"/>
            <w:tcBorders>
              <w:top w:val="nil"/>
              <w:left w:val="nil"/>
              <w:bottom w:val="single" w:sz="4" w:space="0" w:color="auto"/>
              <w:right w:val="single" w:sz="4" w:space="0" w:color="auto"/>
            </w:tcBorders>
            <w:shd w:val="clear" w:color="auto" w:fill="auto"/>
            <w:vAlign w:val="center"/>
            <w:hideMark/>
          </w:tcPr>
          <w:p w14:paraId="7E593AE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40356DE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52" w:type="dxa"/>
            <w:tcBorders>
              <w:top w:val="nil"/>
              <w:left w:val="nil"/>
              <w:bottom w:val="single" w:sz="4" w:space="0" w:color="auto"/>
              <w:right w:val="single" w:sz="4" w:space="0" w:color="auto"/>
            </w:tcBorders>
            <w:shd w:val="clear" w:color="auto" w:fill="auto"/>
            <w:vAlign w:val="center"/>
            <w:hideMark/>
          </w:tcPr>
          <w:p w14:paraId="5CC5595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1A00F0B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70" w:type="dxa"/>
            <w:tcBorders>
              <w:top w:val="nil"/>
              <w:left w:val="nil"/>
              <w:bottom w:val="single" w:sz="4" w:space="0" w:color="auto"/>
              <w:right w:val="single" w:sz="4" w:space="0" w:color="auto"/>
            </w:tcBorders>
            <w:shd w:val="clear" w:color="auto" w:fill="auto"/>
            <w:vAlign w:val="center"/>
            <w:hideMark/>
          </w:tcPr>
          <w:p w14:paraId="31205AD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414A2F0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55FA93C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0242092E"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7F24D114"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Real Options</w:t>
            </w:r>
          </w:p>
        </w:tc>
        <w:tc>
          <w:tcPr>
            <w:tcW w:w="1192" w:type="dxa"/>
            <w:tcBorders>
              <w:top w:val="nil"/>
              <w:left w:val="nil"/>
              <w:bottom w:val="single" w:sz="4" w:space="0" w:color="auto"/>
              <w:right w:val="single" w:sz="4" w:space="0" w:color="auto"/>
            </w:tcBorders>
            <w:shd w:val="clear" w:color="auto" w:fill="auto"/>
            <w:vAlign w:val="center"/>
            <w:hideMark/>
          </w:tcPr>
          <w:p w14:paraId="4275D79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3DDB8D5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2ACA679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31F5316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81" w:type="dxa"/>
            <w:tcBorders>
              <w:top w:val="nil"/>
              <w:left w:val="nil"/>
              <w:bottom w:val="single" w:sz="4" w:space="0" w:color="auto"/>
              <w:right w:val="single" w:sz="4" w:space="0" w:color="auto"/>
            </w:tcBorders>
            <w:shd w:val="clear" w:color="auto" w:fill="auto"/>
            <w:vAlign w:val="center"/>
            <w:hideMark/>
          </w:tcPr>
          <w:p w14:paraId="2673ECB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484D153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52" w:type="dxa"/>
            <w:tcBorders>
              <w:top w:val="nil"/>
              <w:left w:val="nil"/>
              <w:bottom w:val="single" w:sz="4" w:space="0" w:color="auto"/>
              <w:right w:val="single" w:sz="4" w:space="0" w:color="auto"/>
            </w:tcBorders>
            <w:shd w:val="clear" w:color="auto" w:fill="auto"/>
            <w:vAlign w:val="center"/>
            <w:hideMark/>
          </w:tcPr>
          <w:p w14:paraId="503334D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578025B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6A334A4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14:paraId="4CB632A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14:paraId="04C12F5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1E9F4614"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3A66E4C1"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Climate Informed Decision Analysis</w:t>
            </w:r>
          </w:p>
        </w:tc>
        <w:tc>
          <w:tcPr>
            <w:tcW w:w="1192" w:type="dxa"/>
            <w:tcBorders>
              <w:top w:val="nil"/>
              <w:left w:val="nil"/>
              <w:bottom w:val="single" w:sz="4" w:space="0" w:color="auto"/>
              <w:right w:val="single" w:sz="4" w:space="0" w:color="auto"/>
            </w:tcBorders>
            <w:shd w:val="clear" w:color="auto" w:fill="auto"/>
            <w:vAlign w:val="center"/>
            <w:hideMark/>
          </w:tcPr>
          <w:p w14:paraId="18629F0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1A7C858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361B2A5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4B33279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81" w:type="dxa"/>
            <w:tcBorders>
              <w:top w:val="nil"/>
              <w:left w:val="nil"/>
              <w:bottom w:val="single" w:sz="4" w:space="0" w:color="auto"/>
              <w:right w:val="single" w:sz="4" w:space="0" w:color="auto"/>
            </w:tcBorders>
            <w:shd w:val="clear" w:color="auto" w:fill="auto"/>
            <w:vAlign w:val="center"/>
            <w:hideMark/>
          </w:tcPr>
          <w:p w14:paraId="04828E3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1F97B7D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1A7397D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5F95789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0440E08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47F2451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3450E64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178607DC" w14:textId="77777777" w:rsidTr="00350A80">
        <w:trPr>
          <w:trHeight w:val="510"/>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5F5032A6"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Many Objective Robust Decision Making</w:t>
            </w:r>
          </w:p>
        </w:tc>
        <w:tc>
          <w:tcPr>
            <w:tcW w:w="1192" w:type="dxa"/>
            <w:tcBorders>
              <w:top w:val="nil"/>
              <w:left w:val="nil"/>
              <w:bottom w:val="single" w:sz="4" w:space="0" w:color="auto"/>
              <w:right w:val="single" w:sz="4" w:space="0" w:color="auto"/>
            </w:tcBorders>
            <w:shd w:val="clear" w:color="auto" w:fill="auto"/>
            <w:vAlign w:val="center"/>
            <w:hideMark/>
          </w:tcPr>
          <w:p w14:paraId="22B3EBC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6B6963E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452B2FC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24D48D1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0935236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569C699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498C3FD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7" w:type="dxa"/>
            <w:tcBorders>
              <w:top w:val="nil"/>
              <w:left w:val="nil"/>
              <w:bottom w:val="single" w:sz="4" w:space="0" w:color="auto"/>
              <w:right w:val="single" w:sz="4" w:space="0" w:color="auto"/>
            </w:tcBorders>
            <w:shd w:val="clear" w:color="auto" w:fill="auto"/>
            <w:vAlign w:val="center"/>
            <w:hideMark/>
          </w:tcPr>
          <w:p w14:paraId="24790CF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70" w:type="dxa"/>
            <w:tcBorders>
              <w:top w:val="nil"/>
              <w:left w:val="nil"/>
              <w:bottom w:val="single" w:sz="4" w:space="0" w:color="auto"/>
              <w:right w:val="single" w:sz="4" w:space="0" w:color="auto"/>
            </w:tcBorders>
            <w:shd w:val="clear" w:color="auto" w:fill="auto"/>
            <w:vAlign w:val="center"/>
            <w:hideMark/>
          </w:tcPr>
          <w:p w14:paraId="52F349F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5A69EB6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2C78209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5553B060"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0BE84AB5"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Decision Scaling</w:t>
            </w:r>
          </w:p>
        </w:tc>
        <w:tc>
          <w:tcPr>
            <w:tcW w:w="1192" w:type="dxa"/>
            <w:tcBorders>
              <w:top w:val="nil"/>
              <w:left w:val="nil"/>
              <w:bottom w:val="single" w:sz="4" w:space="0" w:color="auto"/>
              <w:right w:val="single" w:sz="4" w:space="0" w:color="auto"/>
            </w:tcBorders>
            <w:shd w:val="clear" w:color="auto" w:fill="auto"/>
            <w:vAlign w:val="center"/>
            <w:hideMark/>
          </w:tcPr>
          <w:p w14:paraId="6986B5A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6FF4A95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1810E28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5ACFBF0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6EE0ECF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45EF0BF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7EAA7C3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7" w:type="dxa"/>
            <w:tcBorders>
              <w:top w:val="nil"/>
              <w:left w:val="nil"/>
              <w:bottom w:val="single" w:sz="4" w:space="0" w:color="auto"/>
              <w:right w:val="single" w:sz="4" w:space="0" w:color="auto"/>
            </w:tcBorders>
            <w:shd w:val="clear" w:color="auto" w:fill="auto"/>
            <w:vAlign w:val="center"/>
            <w:hideMark/>
          </w:tcPr>
          <w:p w14:paraId="6D6C050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6409961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5ED0B5C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07DA1B3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0EB7B46F"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06A23C14"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Robust Optimization</w:t>
            </w:r>
          </w:p>
        </w:tc>
        <w:tc>
          <w:tcPr>
            <w:tcW w:w="1192" w:type="dxa"/>
            <w:tcBorders>
              <w:top w:val="nil"/>
              <w:left w:val="nil"/>
              <w:bottom w:val="single" w:sz="4" w:space="0" w:color="auto"/>
              <w:right w:val="single" w:sz="4" w:space="0" w:color="auto"/>
            </w:tcBorders>
            <w:shd w:val="clear" w:color="auto" w:fill="auto"/>
            <w:vAlign w:val="center"/>
            <w:hideMark/>
          </w:tcPr>
          <w:p w14:paraId="18E77FA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04188F2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3D384CB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33E4E7B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6F9B523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34AEF5C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3717CAC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7" w:type="dxa"/>
            <w:tcBorders>
              <w:top w:val="nil"/>
              <w:left w:val="nil"/>
              <w:bottom w:val="single" w:sz="4" w:space="0" w:color="auto"/>
              <w:right w:val="single" w:sz="4" w:space="0" w:color="auto"/>
            </w:tcBorders>
            <w:shd w:val="clear" w:color="auto" w:fill="auto"/>
            <w:vAlign w:val="center"/>
            <w:hideMark/>
          </w:tcPr>
          <w:p w14:paraId="26CC0FD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7D87634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4DF83D8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475E7B9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w:t>
            </w:r>
          </w:p>
        </w:tc>
      </w:tr>
      <w:tr w:rsidR="00350A80" w:rsidRPr="00263686" w14:paraId="5DB2BCB4"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3891CDBB"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"Traditional Strategy Toolkit"</w:t>
            </w:r>
          </w:p>
        </w:tc>
        <w:tc>
          <w:tcPr>
            <w:tcW w:w="1192" w:type="dxa"/>
            <w:tcBorders>
              <w:top w:val="nil"/>
              <w:left w:val="nil"/>
              <w:bottom w:val="single" w:sz="4" w:space="0" w:color="auto"/>
              <w:right w:val="single" w:sz="4" w:space="0" w:color="auto"/>
            </w:tcBorders>
            <w:shd w:val="clear" w:color="auto" w:fill="auto"/>
            <w:vAlign w:val="center"/>
            <w:hideMark/>
          </w:tcPr>
          <w:p w14:paraId="4C8E5CB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0C88CEC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77705A8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2C4E423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514F08F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6018463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1E4AC5A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358DACC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172A139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443ED57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398FD38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w:t>
            </w:r>
          </w:p>
        </w:tc>
      </w:tr>
      <w:tr w:rsidR="00350A80" w:rsidRPr="00263686" w14:paraId="34C257AA"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2CFE3D5A"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Game Theory</w:t>
            </w:r>
          </w:p>
        </w:tc>
        <w:tc>
          <w:tcPr>
            <w:tcW w:w="1192" w:type="dxa"/>
            <w:tcBorders>
              <w:top w:val="nil"/>
              <w:left w:val="nil"/>
              <w:bottom w:val="single" w:sz="4" w:space="0" w:color="auto"/>
              <w:right w:val="single" w:sz="4" w:space="0" w:color="auto"/>
            </w:tcBorders>
            <w:shd w:val="clear" w:color="auto" w:fill="auto"/>
            <w:vAlign w:val="center"/>
            <w:hideMark/>
          </w:tcPr>
          <w:p w14:paraId="3084781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6500E93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6F00E14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0FCEBD3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093D431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0E43A2F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53CFE73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69E65B7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454F8AF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14:paraId="1793226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029BF99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30B33870"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1EA9F7BE"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Technology Forecasting</w:t>
            </w:r>
          </w:p>
        </w:tc>
        <w:tc>
          <w:tcPr>
            <w:tcW w:w="1192" w:type="dxa"/>
            <w:tcBorders>
              <w:top w:val="nil"/>
              <w:left w:val="nil"/>
              <w:bottom w:val="single" w:sz="4" w:space="0" w:color="auto"/>
              <w:right w:val="single" w:sz="4" w:space="0" w:color="auto"/>
            </w:tcBorders>
            <w:shd w:val="clear" w:color="auto" w:fill="auto"/>
            <w:vAlign w:val="center"/>
            <w:hideMark/>
          </w:tcPr>
          <w:p w14:paraId="7991FC7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708FC6F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56D0A1E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1CE039B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6112112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0D297E9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0BEACDF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49EB2A8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5DCC768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14:paraId="07EC1D4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082C909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4531FD6F"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6688DCC7"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System Dynamics Modeling</w:t>
            </w:r>
          </w:p>
        </w:tc>
        <w:tc>
          <w:tcPr>
            <w:tcW w:w="1192" w:type="dxa"/>
            <w:tcBorders>
              <w:top w:val="nil"/>
              <w:left w:val="nil"/>
              <w:bottom w:val="single" w:sz="4" w:space="0" w:color="auto"/>
              <w:right w:val="single" w:sz="4" w:space="0" w:color="auto"/>
            </w:tcBorders>
            <w:shd w:val="clear" w:color="auto" w:fill="auto"/>
            <w:vAlign w:val="center"/>
            <w:hideMark/>
          </w:tcPr>
          <w:p w14:paraId="2B8AB20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02DDB54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0E8037B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67E72A6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2A535D2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5B28AA6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421E357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1BF50BD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22D3FE2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14:paraId="39C9660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7E5CB25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5B69DC66"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29D458BA"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Agent-Based Modeling</w:t>
            </w:r>
          </w:p>
        </w:tc>
        <w:tc>
          <w:tcPr>
            <w:tcW w:w="1192" w:type="dxa"/>
            <w:tcBorders>
              <w:top w:val="nil"/>
              <w:left w:val="nil"/>
              <w:bottom w:val="single" w:sz="4" w:space="0" w:color="auto"/>
              <w:right w:val="single" w:sz="4" w:space="0" w:color="auto"/>
            </w:tcBorders>
            <w:shd w:val="clear" w:color="auto" w:fill="auto"/>
            <w:vAlign w:val="center"/>
            <w:hideMark/>
          </w:tcPr>
          <w:p w14:paraId="525CA36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46F5530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4C7E03C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196324B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0B85126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0B206FB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766A4E9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6756D16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08AC135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14:paraId="4C6ECFE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522B1FA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10C5846D"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07391EA2"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Latent-demand Research</w:t>
            </w:r>
          </w:p>
        </w:tc>
        <w:tc>
          <w:tcPr>
            <w:tcW w:w="1192" w:type="dxa"/>
            <w:tcBorders>
              <w:top w:val="nil"/>
              <w:left w:val="nil"/>
              <w:bottom w:val="single" w:sz="4" w:space="0" w:color="auto"/>
              <w:right w:val="single" w:sz="4" w:space="0" w:color="auto"/>
            </w:tcBorders>
            <w:shd w:val="clear" w:color="auto" w:fill="auto"/>
            <w:vAlign w:val="center"/>
            <w:hideMark/>
          </w:tcPr>
          <w:p w14:paraId="3558DDB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2D3E2CB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454638A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31F8462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1CA7CD5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6C7E2D0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3F92EB0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024FDC2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4CBD0E1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14:paraId="0BD19CD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037A957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05ABFE73" w14:textId="77777777" w:rsidTr="00350A80">
        <w:trPr>
          <w:trHeight w:val="510"/>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0475FCED"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Conventional Capital-Budgeting Tools</w:t>
            </w:r>
          </w:p>
        </w:tc>
        <w:tc>
          <w:tcPr>
            <w:tcW w:w="1192" w:type="dxa"/>
            <w:tcBorders>
              <w:top w:val="nil"/>
              <w:left w:val="nil"/>
              <w:bottom w:val="single" w:sz="4" w:space="0" w:color="auto"/>
              <w:right w:val="single" w:sz="4" w:space="0" w:color="auto"/>
            </w:tcBorders>
            <w:shd w:val="clear" w:color="auto" w:fill="auto"/>
            <w:vAlign w:val="center"/>
            <w:hideMark/>
          </w:tcPr>
          <w:p w14:paraId="3D74D3D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45EF740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0E42649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2418E17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698EADC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21ADAEC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1F17731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61A829C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0B57960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3A226E9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14:paraId="55FA7D7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w:t>
            </w:r>
          </w:p>
        </w:tc>
      </w:tr>
      <w:tr w:rsidR="00350A80" w:rsidRPr="00263686" w14:paraId="69AB3DB2"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324D2871"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Monte Carlo Methods</w:t>
            </w:r>
          </w:p>
        </w:tc>
        <w:tc>
          <w:tcPr>
            <w:tcW w:w="1192" w:type="dxa"/>
            <w:tcBorders>
              <w:top w:val="nil"/>
              <w:left w:val="nil"/>
              <w:bottom w:val="single" w:sz="4" w:space="0" w:color="auto"/>
              <w:right w:val="single" w:sz="4" w:space="0" w:color="auto"/>
            </w:tcBorders>
            <w:shd w:val="clear" w:color="auto" w:fill="auto"/>
            <w:vAlign w:val="center"/>
            <w:hideMark/>
          </w:tcPr>
          <w:p w14:paraId="5515466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2C3A9E9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5FE37B3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34FA13A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78D14D2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108AB12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33BC190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52195A9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31B62BE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34BF01D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14:paraId="1EB6E63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w:t>
            </w:r>
          </w:p>
        </w:tc>
      </w:tr>
      <w:tr w:rsidR="00350A80" w:rsidRPr="00263686" w14:paraId="1A27FB57"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696AD4D1"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Case-based Decision Analysis</w:t>
            </w:r>
          </w:p>
        </w:tc>
        <w:tc>
          <w:tcPr>
            <w:tcW w:w="1192" w:type="dxa"/>
            <w:tcBorders>
              <w:top w:val="nil"/>
              <w:left w:val="nil"/>
              <w:bottom w:val="single" w:sz="4" w:space="0" w:color="auto"/>
              <w:right w:val="single" w:sz="4" w:space="0" w:color="auto"/>
            </w:tcBorders>
            <w:shd w:val="clear" w:color="auto" w:fill="auto"/>
            <w:vAlign w:val="center"/>
            <w:hideMark/>
          </w:tcPr>
          <w:p w14:paraId="4273392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596393B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5C26761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4A8D73C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2F9F52D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0E39C8C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59D7C5B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45C803D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2549636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14:paraId="0B77DEC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14:paraId="10AB640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20344BCC"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0AE1F9F2"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Prediction Markets</w:t>
            </w:r>
          </w:p>
        </w:tc>
        <w:tc>
          <w:tcPr>
            <w:tcW w:w="1192" w:type="dxa"/>
            <w:tcBorders>
              <w:top w:val="nil"/>
              <w:left w:val="nil"/>
              <w:bottom w:val="single" w:sz="4" w:space="0" w:color="auto"/>
              <w:right w:val="single" w:sz="4" w:space="0" w:color="auto"/>
            </w:tcBorders>
            <w:shd w:val="clear" w:color="auto" w:fill="auto"/>
            <w:vAlign w:val="center"/>
            <w:hideMark/>
          </w:tcPr>
          <w:p w14:paraId="1A3E7B6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6A0FF02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007C358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381E221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770F4A2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209C0E5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1DDEC93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06D92F6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54FB2FC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4365683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14:paraId="245D092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3A0AA8A3"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114CA0E9"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Incentivized Estimate Approaches</w:t>
            </w:r>
          </w:p>
        </w:tc>
        <w:tc>
          <w:tcPr>
            <w:tcW w:w="1192" w:type="dxa"/>
            <w:tcBorders>
              <w:top w:val="nil"/>
              <w:left w:val="nil"/>
              <w:bottom w:val="single" w:sz="4" w:space="0" w:color="auto"/>
              <w:right w:val="single" w:sz="4" w:space="0" w:color="auto"/>
            </w:tcBorders>
            <w:shd w:val="clear" w:color="auto" w:fill="auto"/>
            <w:vAlign w:val="center"/>
            <w:hideMark/>
          </w:tcPr>
          <w:p w14:paraId="43C5CF4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16ADBF5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22916F2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4062E8A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2D83A68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2E97954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0846ACA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1A5A065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0AB20DA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6BC17AA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14:paraId="788C50F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bl>
    <w:p w14:paraId="45F442C4" w14:textId="77777777" w:rsidR="007D594F" w:rsidRPr="007D594F" w:rsidRDefault="00350A80" w:rsidP="001D2EBF">
      <w:pPr>
        <w:ind w:firstLine="0"/>
        <w:jc w:val="center"/>
      </w:pPr>
      <w:r>
        <w:rPr>
          <w:lang w:val="en-US"/>
        </w:rPr>
        <w:t xml:space="preserve">Fonte: </w:t>
      </w:r>
      <w:r w:rsidR="001D2EBF">
        <w:rPr>
          <w:lang w:val="en-US"/>
        </w:rPr>
        <w:t>Elaborado pelo Auto</w:t>
      </w:r>
    </w:p>
    <w:sectPr w:rsidR="007D594F" w:rsidRPr="007D594F" w:rsidSect="001D2EBF">
      <w:footnotePr>
        <w:numRestart w:val="eachSect"/>
      </w:footnotePr>
      <w:pgSz w:w="16838" w:h="11906" w:orient="landscape" w:code="9"/>
      <w:pgMar w:top="1701" w:right="1701" w:bottom="1134" w:left="1134" w:header="1134"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1" w:author="Daniel Lacerda" w:date="2017-04-29T13:23:00Z" w:initials="DL">
    <w:p w14:paraId="3B52DBCE" w14:textId="27E9CAB2" w:rsidR="00DA0EA8" w:rsidRDefault="00DA0EA8">
      <w:pPr>
        <w:pStyle w:val="Textodecomentrio"/>
      </w:pPr>
      <w:r>
        <w:rPr>
          <w:rStyle w:val="Refdecomentrio"/>
        </w:rPr>
        <w:annotationRef/>
      </w:r>
      <w:r>
        <w:t>Complementar com algumas referências adicionais e mais recentes. Como está suscita que estamos trazendo para 2017 uma discussão do século passado.</w:t>
      </w:r>
    </w:p>
  </w:comment>
  <w:comment w:id="53" w:author="Daniel Lacerda" w:date="2017-04-29T12:48:00Z" w:initials="DL">
    <w:p w14:paraId="6444DC2D" w14:textId="50F14735" w:rsidR="00D16E80" w:rsidRDefault="00D16E80">
      <w:pPr>
        <w:pStyle w:val="Textodecomentrio"/>
      </w:pPr>
      <w:r>
        <w:rPr>
          <w:rStyle w:val="Refdecomentrio"/>
        </w:rPr>
        <w:annotationRef/>
      </w:r>
      <w:r w:rsidR="00807021">
        <w:t>Fonte?</w:t>
      </w:r>
    </w:p>
  </w:comment>
  <w:comment w:id="58" w:author="Daniel Lacerda" w:date="2017-04-29T13:22:00Z" w:initials="DL">
    <w:p w14:paraId="5B1F26A8" w14:textId="199815B6" w:rsidR="00807021" w:rsidRDefault="00807021">
      <w:pPr>
        <w:pStyle w:val="Textodecomentrio"/>
      </w:pPr>
      <w:r>
        <w:rPr>
          <w:rStyle w:val="Refdecomentrio"/>
        </w:rPr>
        <w:annotationRef/>
      </w:r>
      <w:r>
        <w:t>Pedro,</w:t>
      </w:r>
    </w:p>
    <w:p w14:paraId="6DAABE46" w14:textId="39750C8C" w:rsidR="00807021" w:rsidRDefault="00807021">
      <w:pPr>
        <w:pStyle w:val="Textodecomentrio"/>
      </w:pPr>
      <w:r>
        <w:t>Podes colocar no referencial teórico. Na introdução temos que ser mais concisos.</w:t>
      </w:r>
    </w:p>
  </w:comment>
  <w:comment w:id="90" w:author="Pedro Lima" w:date="2017-04-28T14:28:00Z" w:initials="PL">
    <w:p w14:paraId="0AEDEA10" w14:textId="77777777" w:rsidR="00D16E80" w:rsidRDefault="00D16E80">
      <w:pPr>
        <w:pStyle w:val="Textodecomentrio"/>
      </w:pPr>
      <w:r>
        <w:rPr>
          <w:rStyle w:val="Refdecomentrio"/>
        </w:rPr>
        <w:annotationRef/>
      </w:r>
      <w:r>
        <w:t>Poderia colocar uma concessão aqui, possivelmente:</w:t>
      </w:r>
    </w:p>
    <w:p w14:paraId="567497D0" w14:textId="77777777" w:rsidR="00D16E80" w:rsidRDefault="00D16E80">
      <w:pPr>
        <w:pStyle w:val="Textodecomentrio"/>
      </w:pPr>
    </w:p>
    <w:p w14:paraId="2E05C17C" w14:textId="77777777" w:rsidR="00D16E80" w:rsidRDefault="00D16E80" w:rsidP="000F706A">
      <w:r>
        <w:t>Se previsões geram problemas para as decisões estratégicas, basear as decisões em tentativa e erro também não é uma alternativa adequada. Como indicado anteriormente, a irreversibilidade (ao menos parcial) dos custos de decisão estratégicas poderá ser impeditiva. Ou seja, a decisão estratégica pecará pela falta de uma visão de longo prazo.</w:t>
      </w:r>
    </w:p>
    <w:p w14:paraId="2519BA26" w14:textId="4612B347" w:rsidR="00D16E80" w:rsidRDefault="00D16E80">
      <w:pPr>
        <w:pStyle w:val="Textodecomentrio"/>
      </w:pPr>
    </w:p>
  </w:comment>
  <w:comment w:id="91" w:author="Daniel Lacerda" w:date="2017-04-29T13:31:00Z" w:initials="DL">
    <w:p w14:paraId="33E10A14" w14:textId="0E62399B" w:rsidR="00DA0EA8" w:rsidRDefault="00DA0EA8">
      <w:pPr>
        <w:pStyle w:val="Textodecomentrio"/>
      </w:pPr>
      <w:r>
        <w:rPr>
          <w:rStyle w:val="Refdecomentrio"/>
        </w:rPr>
        <w:annotationRef/>
      </w:r>
      <w:r>
        <w:t>Ok. Podes colocar.</w:t>
      </w:r>
    </w:p>
  </w:comment>
  <w:comment w:id="96" w:author="Daniel Lacerda" w:date="2017-04-29T13:32:00Z" w:initials="DL">
    <w:p w14:paraId="4FD56FC8" w14:textId="77777777" w:rsidR="00DA0EA8" w:rsidRDefault="00DA0EA8">
      <w:pPr>
        <w:pStyle w:val="Textodecomentrio"/>
      </w:pPr>
      <w:r>
        <w:rPr>
          <w:rStyle w:val="Refdecomentrio"/>
        </w:rPr>
        <w:annotationRef/>
      </w:r>
      <w:r>
        <w:t>Fonte diferente do texto.</w:t>
      </w:r>
      <w:r w:rsidR="00750BF4">
        <w:t xml:space="preserve"> Particularmente, deixaria o ambiente interno e externo permeando (por trás) até o projeto. A palavra projeto me parece, para esse contexto, uma tradução ruim para a palavra Design. Colocaria a incerteza, permeando a seleção, com uma breve interseção com as duas anteriores.</w:t>
      </w:r>
    </w:p>
    <w:p w14:paraId="7C5AFCF1" w14:textId="77777777" w:rsidR="00750BF4" w:rsidRDefault="00750BF4">
      <w:pPr>
        <w:pStyle w:val="Textodecomentrio"/>
      </w:pPr>
    </w:p>
    <w:p w14:paraId="4D165452" w14:textId="6713F569" w:rsidR="00750BF4" w:rsidRDefault="00750BF4">
      <w:pPr>
        <w:pStyle w:val="Textodecomentrio"/>
      </w:pPr>
      <w:r>
        <w:t>Mas temos uma boa base de Desenho de Pesquisa.</w:t>
      </w:r>
    </w:p>
  </w:comment>
  <w:comment w:id="103" w:author="Daniel Lacerda" w:date="2017-04-29T13:39:00Z" w:initials="DL">
    <w:p w14:paraId="78E85D02" w14:textId="77777777" w:rsidR="00750BF4" w:rsidRDefault="00750BF4">
      <w:pPr>
        <w:pStyle w:val="Textodecomentrio"/>
      </w:pPr>
      <w:r>
        <w:rPr>
          <w:rStyle w:val="Refdecomentrio"/>
        </w:rPr>
        <w:annotationRef/>
      </w:r>
      <w:r>
        <w:t>Pedro,</w:t>
      </w:r>
    </w:p>
    <w:p w14:paraId="090AE160" w14:textId="77777777" w:rsidR="00750BF4" w:rsidRDefault="00750BF4">
      <w:pPr>
        <w:pStyle w:val="Textodecomentrio"/>
      </w:pPr>
      <w:r>
        <w:t xml:space="preserve">Particularmente, considero esse o melhor desenho de pesquisa. Bastaria, realocar nossa questão para um ponto antes da Estratégia Pretendida. Contudo, o trabalho é seu. Essa é minha sugestão. Veja que os aspectos que estás colocando, ficam menos ricos e significativos no desenho que escolhestes. </w:t>
      </w:r>
    </w:p>
    <w:p w14:paraId="77C4926E" w14:textId="77777777" w:rsidR="00750BF4" w:rsidRDefault="00750BF4">
      <w:pPr>
        <w:pStyle w:val="Textodecomentrio"/>
      </w:pPr>
    </w:p>
    <w:p w14:paraId="55B484CD" w14:textId="7717A050" w:rsidR="00750BF4" w:rsidRDefault="00750BF4">
      <w:pPr>
        <w:pStyle w:val="Textodecomentrio"/>
      </w:pPr>
      <w:r>
        <w:t>Enfim, o que escrevestes é suficiente, mas acredito que está reduzindo as contribuições do teu trabalho. No entanto, não considero esse aspecto mandatório, apenas uma questão de ponto de vista técnico distinto.</w:t>
      </w:r>
      <w:r w:rsidR="005A486B">
        <w:t xml:space="preserve"> A decisão é sua.</w:t>
      </w:r>
    </w:p>
  </w:comment>
  <w:comment w:id="115" w:author="Daniel Lacerda" w:date="2017-04-29T13:45:00Z" w:initials="DL">
    <w:p w14:paraId="62B46CF6" w14:textId="77777777" w:rsidR="005A486B" w:rsidRDefault="005A486B">
      <w:pPr>
        <w:pStyle w:val="Textodecomentrio"/>
      </w:pPr>
      <w:r>
        <w:rPr>
          <w:rStyle w:val="Refdecomentrio"/>
        </w:rPr>
        <w:annotationRef/>
      </w:r>
      <w:r>
        <w:t>Pedro,</w:t>
      </w:r>
    </w:p>
    <w:p w14:paraId="536F81CA" w14:textId="77777777" w:rsidR="005A486B" w:rsidRDefault="005A486B">
      <w:pPr>
        <w:pStyle w:val="Textodecomentrio"/>
      </w:pPr>
      <w:r>
        <w:t xml:space="preserve">Se deixar assim para a qualificação está bem, se for possível tenta pensar em três contribuições colaterais (adicionais) do teu trabalho. </w:t>
      </w:r>
    </w:p>
    <w:p w14:paraId="61BC370E" w14:textId="77777777" w:rsidR="005A486B" w:rsidRDefault="005A486B">
      <w:pPr>
        <w:pStyle w:val="Textodecomentrio"/>
      </w:pPr>
    </w:p>
    <w:p w14:paraId="6BEE093B" w14:textId="77777777" w:rsidR="005A486B" w:rsidRDefault="005A486B">
      <w:pPr>
        <w:pStyle w:val="Textodecomentrio"/>
      </w:pPr>
      <w:r>
        <w:t>Pense que tudo o que tiver que fazer para completar o teu trabalho não é objetivo específico, são passos necessários para a conclusão do trabalho (método de trabalho).</w:t>
      </w:r>
    </w:p>
    <w:p w14:paraId="57C5619B" w14:textId="77777777" w:rsidR="005A486B" w:rsidRDefault="005A486B">
      <w:pPr>
        <w:pStyle w:val="Textodecomentrio"/>
      </w:pPr>
    </w:p>
    <w:p w14:paraId="39E0B9E1" w14:textId="1EAC6C59" w:rsidR="005A486B" w:rsidRDefault="005A486B">
      <w:pPr>
        <w:pStyle w:val="Textodecomentrio"/>
      </w:pPr>
    </w:p>
  </w:comment>
  <w:comment w:id="117" w:author="Daniel Lacerda" w:date="2017-04-29T13:47:00Z" w:initials="DL">
    <w:p w14:paraId="6C469124" w14:textId="77777777" w:rsidR="005A486B" w:rsidRDefault="005A486B">
      <w:pPr>
        <w:pStyle w:val="Textodecomentrio"/>
      </w:pPr>
      <w:r>
        <w:rPr>
          <w:rStyle w:val="Refdecomentrio"/>
        </w:rPr>
        <w:annotationRef/>
      </w:r>
      <w:r>
        <w:t>Pedro,</w:t>
      </w:r>
    </w:p>
    <w:p w14:paraId="1AC48038" w14:textId="53C7FCC5" w:rsidR="005A486B" w:rsidRDefault="005A486B">
      <w:pPr>
        <w:pStyle w:val="Textodecomentrio"/>
      </w:pPr>
      <w:r>
        <w:t>Aqui tu te entregou. Se tu começa a justificativa assim, não estas preocupado em contribuir para o campo de estratégia, mas sim para a RDM. Esse pode ser um objetivo específico teu. A tua introdução deveria ser totalmente outra para isso justificar o teu trabalho. Dessa forma, te sugiro manter isso, mas após debater as razões para o teu trabalho a partir da estratégia.</w:t>
      </w:r>
    </w:p>
  </w:comment>
  <w:comment w:id="118" w:author="Daniel Lacerda" w:date="2017-04-29T13:49:00Z" w:initials="DL">
    <w:p w14:paraId="01373E81" w14:textId="52B825D9" w:rsidR="005A486B" w:rsidRDefault="005A486B">
      <w:pPr>
        <w:pStyle w:val="Textodecomentrio"/>
      </w:pPr>
      <w:r>
        <w:rPr>
          <w:rStyle w:val="Refdecomentrio"/>
        </w:rPr>
        <w:annotationRef/>
      </w:r>
      <w:r>
        <w:t>Todas essas não interessam para justificar a tua pesquisa. Podem ser úteis para você entender sobre RDM. A única que interessa é a última.</w:t>
      </w:r>
    </w:p>
  </w:comment>
  <w:comment w:id="121" w:author="Daniel Lacerda" w:date="2017-04-29T13:54:00Z" w:initials="DL">
    <w:p w14:paraId="40B3F8E0" w14:textId="6CF941F6" w:rsidR="003A2B03" w:rsidRDefault="003A2B03" w:rsidP="003A2B03">
      <w:pPr>
        <w:pStyle w:val="Textodecomentrio"/>
        <w:ind w:firstLine="0"/>
      </w:pPr>
      <w:r>
        <w:rPr>
          <w:rStyle w:val="Refdecomentrio"/>
        </w:rPr>
        <w:annotationRef/>
      </w:r>
      <w:r>
        <w:t xml:space="preserve">Errado. No máximo, uma contribuição adicional. </w:t>
      </w:r>
    </w:p>
  </w:comment>
  <w:comment w:id="125" w:author="Daniel Lacerda" w:date="2017-04-29T13:56:00Z" w:initials="DL">
    <w:p w14:paraId="3475D9CC" w14:textId="5B98AEF6" w:rsidR="003A2B03" w:rsidRDefault="003A2B03">
      <w:pPr>
        <w:pStyle w:val="Textodecomentrio"/>
      </w:pPr>
      <w:r>
        <w:rPr>
          <w:rStyle w:val="Refdecomentrio"/>
        </w:rPr>
        <w:annotationRef/>
      </w:r>
      <w:r>
        <w:t>Não entendi essa coluna.</w:t>
      </w:r>
    </w:p>
  </w:comment>
  <w:comment w:id="126" w:author="Daniel Lacerda" w:date="2017-04-29T13:56:00Z" w:initials="DL">
    <w:p w14:paraId="525376F7" w14:textId="24115E44" w:rsidR="003A2B03" w:rsidRDefault="003A2B03">
      <w:pPr>
        <w:pStyle w:val="Textodecomentrio"/>
      </w:pPr>
      <w:r>
        <w:rPr>
          <w:rStyle w:val="Refdecomentrio"/>
        </w:rPr>
        <w:annotationRef/>
      </w:r>
      <w:r>
        <w:t>E o Ebsco e suas bases? Pq o Scopus?</w:t>
      </w:r>
    </w:p>
  </w:comment>
  <w:comment w:id="127" w:author="Daniel Lacerda" w:date="2017-04-29T13:55:00Z" w:initials="DL">
    <w:p w14:paraId="706C63C5" w14:textId="02579711" w:rsidR="003A2B03" w:rsidRDefault="003A2B03">
      <w:pPr>
        <w:pStyle w:val="Textodecomentrio"/>
      </w:pPr>
      <w:r>
        <w:rPr>
          <w:rStyle w:val="Refdecomentrio"/>
        </w:rPr>
        <w:annotationRef/>
      </w:r>
      <w:r>
        <w:t>Colocar “-“</w:t>
      </w:r>
    </w:p>
  </w:comment>
  <w:comment w:id="128" w:author="Daniel Lacerda" w:date="2017-04-29T13:59:00Z" w:initials="DL">
    <w:p w14:paraId="1CB644AE" w14:textId="55BA2F1F" w:rsidR="003A2B03" w:rsidRDefault="003A2B03">
      <w:pPr>
        <w:pStyle w:val="Textodecomentrio"/>
      </w:pPr>
      <w:r>
        <w:rPr>
          <w:rStyle w:val="Refdecomentrio"/>
        </w:rPr>
        <w:annotationRef/>
      </w:r>
      <w:r>
        <w:t xml:space="preserve">Nada disso é justificativa. Isso é referencial teórico. Pode tirar tudo isso da tua justificativa. Sobre o que é o teu trabalho? É sobre RDM? </w:t>
      </w:r>
    </w:p>
    <w:p w14:paraId="62AE9E3D" w14:textId="0ADF0B19" w:rsidR="003A2B03" w:rsidRDefault="003A2B03">
      <w:pPr>
        <w:pStyle w:val="Textodecomentrio"/>
      </w:pPr>
    </w:p>
    <w:p w14:paraId="29B980B2" w14:textId="190F15BB" w:rsidR="003A2B03" w:rsidRDefault="003A2B03">
      <w:pPr>
        <w:pStyle w:val="Textodecomentrio"/>
      </w:pPr>
      <w:r>
        <w:t xml:space="preserve">Pedro, </w:t>
      </w:r>
    </w:p>
    <w:p w14:paraId="72C15FE0" w14:textId="6B56F1EB" w:rsidR="003A2B03" w:rsidRDefault="003A2B03">
      <w:pPr>
        <w:pStyle w:val="Textodecomentrio"/>
      </w:pPr>
    </w:p>
    <w:p w14:paraId="13B4B52D" w14:textId="6961FDA0" w:rsidR="003A2B03" w:rsidRDefault="003A2B03" w:rsidP="003A2B03">
      <w:pPr>
        <w:pStyle w:val="Textodecomentrio"/>
      </w:pPr>
      <w:r>
        <w:t>Estou começando e me incomodar em repetir a mesma coisa pra você. Estou há, no mínimo, dois meses repetindo que teu trabalho não é sobre RDM. Teu trabalho usa RDM. RDM é meio! Tenta, por gentileza entender isso pra otimizar o tempo de todos.</w:t>
      </w:r>
    </w:p>
  </w:comment>
  <w:comment w:id="139" w:author="Daniel Lacerda" w:date="2017-04-29T14:03:00Z" w:initials="DL">
    <w:p w14:paraId="506334BD" w14:textId="76D39F28" w:rsidR="003A2B03" w:rsidRDefault="003A2B03">
      <w:pPr>
        <w:pStyle w:val="Textodecomentrio"/>
      </w:pPr>
      <w:r>
        <w:rPr>
          <w:rStyle w:val="Refdecomentrio"/>
        </w:rPr>
        <w:annotationRef/>
      </w:r>
      <w:r>
        <w:t>Pedro,</w:t>
      </w:r>
    </w:p>
    <w:p w14:paraId="2F8DA902" w14:textId="31934930" w:rsidR="003A2B03" w:rsidRDefault="003A2B03">
      <w:pPr>
        <w:pStyle w:val="Textodecomentrio"/>
      </w:pPr>
      <w:r>
        <w:t xml:space="preserve">Aqui há um ensaio de justificativa. Contudo, você está mais problematizando do que justificando. Você poderia, inclusive, colocar isso na justificativa. Eu não estou vendo nada em relação a tua pesquisa. Estou vendo a defesa da aplicabilidade de uma técnica nesse contexto. Mas onde está a tua pesquisa? Onde estão as tuas contribuições ao fazer esse movimento. </w:t>
      </w:r>
    </w:p>
  </w:comment>
  <w:comment w:id="156" w:author="Daniel Lacerda" w:date="2017-04-29T14:04:00Z" w:initials="DL">
    <w:p w14:paraId="64ACDCB4" w14:textId="438BA2DB" w:rsidR="001C70DE" w:rsidRDefault="001C70DE">
      <w:pPr>
        <w:pStyle w:val="Textodecomentrio"/>
      </w:pPr>
      <w:r>
        <w:rPr>
          <w:rStyle w:val="Refdecomentrio"/>
        </w:rPr>
        <w:annotationRef/>
      </w:r>
      <w:r>
        <w:t>Esse quadro é excelente. Mas pode ser utilizado no referencial ou para a formação das classes de problemas. Não precisamos dele na justificativa. Na justificativa precisamos justificar. Parece óbvio, mas é só isso que não está sendo feito.</w:t>
      </w:r>
    </w:p>
  </w:comment>
  <w:comment w:id="157" w:author="Daniel Lacerda" w:date="2017-04-29T14:05:00Z" w:initials="DL">
    <w:p w14:paraId="485249C7" w14:textId="1496D57F" w:rsidR="001C70DE" w:rsidRDefault="001C70DE">
      <w:pPr>
        <w:pStyle w:val="Textodecomentrio"/>
      </w:pPr>
      <w:r>
        <w:rPr>
          <w:rStyle w:val="Refdecomentrio"/>
        </w:rPr>
        <w:annotationRef/>
      </w:r>
      <w:r>
        <w:t>Onde está a justificativa. Referencial.</w:t>
      </w:r>
    </w:p>
  </w:comment>
  <w:comment w:id="164" w:author="Daniel Lacerda" w:date="2017-04-29T14:05:00Z" w:initials="DL">
    <w:p w14:paraId="2B3831A5" w14:textId="7703F0FC" w:rsidR="001C70DE" w:rsidRDefault="001C70DE">
      <w:pPr>
        <w:pStyle w:val="Textodecomentrio"/>
      </w:pPr>
      <w:r>
        <w:rPr>
          <w:rStyle w:val="Refdecomentrio"/>
        </w:rPr>
        <w:annotationRef/>
      </w:r>
      <w:r>
        <w:t>Tá brincando comigo? Pode tirar isso do texto e da cabeça! “em dia”. Isso é pra eu parar de ler o texto agora. CHULO ao extremo!</w:t>
      </w:r>
    </w:p>
  </w:comment>
  <w:comment w:id="165" w:author="Daniel Lacerda" w:date="2017-04-29T14:07:00Z" w:initials="DL">
    <w:p w14:paraId="73FB79EA" w14:textId="046CD41C" w:rsidR="001C70DE" w:rsidRDefault="001C70DE">
      <w:pPr>
        <w:pStyle w:val="Textodecomentrio"/>
      </w:pPr>
      <w:r>
        <w:rPr>
          <w:rStyle w:val="Refdecomentrio"/>
        </w:rPr>
        <w:annotationRef/>
      </w:r>
      <w:r>
        <w:t xml:space="preserve">Dane-se o RDM! Tem que justificar o teu trabalho. </w:t>
      </w:r>
    </w:p>
  </w:comment>
  <w:comment w:id="166" w:author="Daniel Lacerda" w:date="2017-04-29T14:07:00Z" w:initials="DL">
    <w:p w14:paraId="3F0E71D8" w14:textId="2EF8942A" w:rsidR="001C70DE" w:rsidRDefault="001C70DE">
      <w:pPr>
        <w:pStyle w:val="Textodecomentrio"/>
      </w:pPr>
      <w:r>
        <w:rPr>
          <w:rStyle w:val="Refdecomentrio"/>
        </w:rPr>
        <w:annotationRef/>
      </w:r>
      <w:r>
        <w:t>Aqui tem um embrião de justificativa.</w:t>
      </w:r>
    </w:p>
  </w:comment>
  <w:comment w:id="167" w:author="Daniel Lacerda" w:date="2017-04-29T14:07:00Z" w:initials="DL">
    <w:p w14:paraId="4A5DA9D8" w14:textId="4BE2656A" w:rsidR="001C70DE" w:rsidRDefault="001C70DE">
      <w:pPr>
        <w:pStyle w:val="Textodecomentrio"/>
      </w:pPr>
      <w:r>
        <w:rPr>
          <w:rStyle w:val="Refdecomentrio"/>
        </w:rPr>
        <w:annotationRef/>
      </w:r>
      <w:r>
        <w:t>Temos que ter mais disso, conectando com a seção do problema.</w:t>
      </w:r>
    </w:p>
  </w:comment>
  <w:comment w:id="168" w:author="Daniel Lacerda" w:date="2017-04-29T14:08:00Z" w:initials="DL">
    <w:p w14:paraId="2D4E5B68" w14:textId="1C81F505" w:rsidR="001C70DE" w:rsidRDefault="001C70DE">
      <w:pPr>
        <w:pStyle w:val="Textodecomentrio"/>
      </w:pPr>
      <w:r>
        <w:rPr>
          <w:rStyle w:val="Refdecomentrio"/>
        </w:rPr>
        <w:annotationRef/>
      </w:r>
      <w:r>
        <w:t>Você não tem que incluir parte da literatura. Você tem que justificar. Você pode justificar que existem vários métodos, técnicas e ferramentas para suporta as decisões estratégicas, contudo a ferramenta que estás propondo, no âmbito da tua pesquisa, pode contribuir em relação ao estado-da-arte.</w:t>
      </w:r>
    </w:p>
    <w:p w14:paraId="40A18F1E" w14:textId="501F3D9F" w:rsidR="001C70DE" w:rsidRDefault="001C70DE">
      <w:pPr>
        <w:pStyle w:val="Textodecomentrio"/>
      </w:pPr>
    </w:p>
    <w:p w14:paraId="598BCA03" w14:textId="6ED123A5" w:rsidR="001C70DE" w:rsidRDefault="001C70DE">
      <w:pPr>
        <w:pStyle w:val="Textodecomentrio"/>
      </w:pPr>
      <w:r>
        <w:t>Essa justificativa está um grande referencial teórico.</w:t>
      </w:r>
    </w:p>
  </w:comment>
  <w:comment w:id="171" w:author="Daniel Lacerda" w:date="2017-04-29T14:09:00Z" w:initials="DL">
    <w:p w14:paraId="66BDC15D" w14:textId="5EDF6A5B" w:rsidR="001C70DE" w:rsidRDefault="001C70DE">
      <w:pPr>
        <w:pStyle w:val="Textodecomentrio"/>
      </w:pPr>
      <w:r>
        <w:rPr>
          <w:rStyle w:val="Refdecomentrio"/>
        </w:rPr>
        <w:annotationRef/>
      </w:r>
      <w:r>
        <w:t>Traduzir e colocar no referencial teórico. Isso não é justificativa.</w:t>
      </w:r>
    </w:p>
  </w:comment>
  <w:comment w:id="172" w:author="Daniel Lacerda" w:date="2017-04-29T14:10:00Z" w:initials="DL">
    <w:p w14:paraId="2EA52AAE" w14:textId="7F2816FB" w:rsidR="001C70DE" w:rsidRDefault="001C70DE">
      <w:pPr>
        <w:pStyle w:val="Textodecomentrio"/>
      </w:pPr>
      <w:r>
        <w:rPr>
          <w:rStyle w:val="Refdecomentrio"/>
        </w:rPr>
        <w:annotationRef/>
      </w:r>
      <w:r>
        <w:t>Que restrições? Impreciso.</w:t>
      </w:r>
    </w:p>
  </w:comment>
  <w:comment w:id="173" w:author="Daniel Lacerda" w:date="2017-04-29T14:10:00Z" w:initials="DL">
    <w:p w14:paraId="57D9F88D" w14:textId="6AE25531" w:rsidR="001C70DE" w:rsidRDefault="001C70DE">
      <w:pPr>
        <w:pStyle w:val="Textodecomentrio"/>
      </w:pPr>
      <w:r>
        <w:rPr>
          <w:rStyle w:val="Refdecomentrio"/>
        </w:rPr>
        <w:annotationRef/>
      </w:r>
      <w:r>
        <w:t>E aí? Cadê os argumentos e fundamentos? Onde está a justificativa?</w:t>
      </w:r>
    </w:p>
  </w:comment>
  <w:comment w:id="174" w:author="Daniel Lacerda" w:date="2017-04-29T14:11:00Z" w:initials="DL">
    <w:p w14:paraId="228577F9" w14:textId="3649465C" w:rsidR="001C70DE" w:rsidRDefault="001C70DE">
      <w:pPr>
        <w:pStyle w:val="Textodecomentrio"/>
      </w:pPr>
      <w:r>
        <w:rPr>
          <w:rStyle w:val="Refdecomentrio"/>
        </w:rPr>
        <w:annotationRef/>
      </w:r>
      <w:r>
        <w:t>Podes falar em termos mais amplos.</w:t>
      </w:r>
    </w:p>
  </w:comment>
  <w:comment w:id="175" w:author="Daniel Lacerda" w:date="2017-04-29T14:11:00Z" w:initials="DL">
    <w:p w14:paraId="343F958E" w14:textId="49FD2B6A" w:rsidR="001C70DE" w:rsidRDefault="001C70DE">
      <w:pPr>
        <w:pStyle w:val="Textodecomentrio"/>
      </w:pPr>
      <w:r>
        <w:rPr>
          <w:rStyle w:val="Refdecomentrio"/>
        </w:rPr>
        <w:annotationRef/>
      </w:r>
      <w:r>
        <w:t>Estás dizendo o que irás fazer e não justificando o trabalho.</w:t>
      </w:r>
    </w:p>
  </w:comment>
  <w:comment w:id="176" w:author="Daniel Lacerda" w:date="2017-04-29T14:12:00Z" w:initials="DL">
    <w:p w14:paraId="592EA6B9" w14:textId="5244CA18" w:rsidR="001C70DE" w:rsidRDefault="001C70DE">
      <w:pPr>
        <w:pStyle w:val="Textodecomentrio"/>
      </w:pPr>
      <w:r>
        <w:rPr>
          <w:rStyle w:val="Refdecomentrio"/>
        </w:rPr>
        <w:annotationRef/>
      </w:r>
      <w:r>
        <w:t>Por que?</w:t>
      </w:r>
    </w:p>
  </w:comment>
  <w:comment w:id="177" w:author="Daniel Lacerda" w:date="2017-04-29T14:12:00Z" w:initials="DL">
    <w:p w14:paraId="75FC2638" w14:textId="13626A4C" w:rsidR="001C70DE" w:rsidRDefault="001C70DE">
      <w:pPr>
        <w:pStyle w:val="Textodecomentrio"/>
      </w:pPr>
      <w:r>
        <w:rPr>
          <w:rStyle w:val="Refdecomentrio"/>
        </w:rPr>
        <w:annotationRef/>
      </w:r>
      <w:r>
        <w:t>Como isso ajuda os gestores?</w:t>
      </w:r>
    </w:p>
  </w:comment>
  <w:comment w:id="179" w:author="Daniel Lacerda" w:date="2017-04-29T14:12:00Z" w:initials="DL">
    <w:p w14:paraId="781974A4" w14:textId="19C61110" w:rsidR="001C70DE" w:rsidRDefault="001C70DE">
      <w:pPr>
        <w:pStyle w:val="Textodecomentrio"/>
      </w:pPr>
      <w:r>
        <w:rPr>
          <w:rStyle w:val="Refdecomentrio"/>
        </w:rPr>
        <w:annotationRef/>
      </w:r>
      <w:r>
        <w:t>Detalhar. Colocar as implicações de adotar a tua pesquisa, benefícios esperados.</w:t>
      </w:r>
    </w:p>
  </w:comment>
  <w:comment w:id="272" w:author="Daniel Lacerda" w:date="2017-04-29T13:57:00Z" w:initials="DL">
    <w:p w14:paraId="1F4DF11E" w14:textId="5DDFED34" w:rsidR="003A2B03" w:rsidRDefault="003A2B03">
      <w:pPr>
        <w:pStyle w:val="Textodecomentrio"/>
      </w:pPr>
      <w:r>
        <w:rPr>
          <w:rStyle w:val="Refdecomentrio"/>
        </w:rPr>
        <w:annotationRef/>
      </w:r>
      <w:r>
        <w:t>E o Ebsco e o Web of Science?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B52DBCE" w15:done="0"/>
  <w15:commentEx w15:paraId="6444DC2D" w15:done="0"/>
  <w15:commentEx w15:paraId="6DAABE46" w15:done="0"/>
  <w15:commentEx w15:paraId="2519BA26" w15:done="0"/>
  <w15:commentEx w15:paraId="33E10A14" w15:paraIdParent="2519BA26" w15:done="0"/>
  <w15:commentEx w15:paraId="4D165452" w15:done="0"/>
  <w15:commentEx w15:paraId="55B484CD" w15:done="0"/>
  <w15:commentEx w15:paraId="39E0B9E1" w15:done="0"/>
  <w15:commentEx w15:paraId="1AC48038" w15:done="0"/>
  <w15:commentEx w15:paraId="01373E81" w15:done="0"/>
  <w15:commentEx w15:paraId="40B3F8E0" w15:done="0"/>
  <w15:commentEx w15:paraId="3475D9CC" w15:done="0"/>
  <w15:commentEx w15:paraId="525376F7" w15:done="0"/>
  <w15:commentEx w15:paraId="706C63C5" w15:done="0"/>
  <w15:commentEx w15:paraId="13B4B52D" w15:done="0"/>
  <w15:commentEx w15:paraId="2F8DA902" w15:done="0"/>
  <w15:commentEx w15:paraId="64ACDCB4" w15:done="0"/>
  <w15:commentEx w15:paraId="485249C7" w15:done="0"/>
  <w15:commentEx w15:paraId="2B3831A5" w15:done="0"/>
  <w15:commentEx w15:paraId="73FB79EA" w15:done="0"/>
  <w15:commentEx w15:paraId="3F0E71D8" w15:done="0"/>
  <w15:commentEx w15:paraId="4A5DA9D8" w15:done="0"/>
  <w15:commentEx w15:paraId="598BCA03" w15:done="0"/>
  <w15:commentEx w15:paraId="66BDC15D" w15:done="0"/>
  <w15:commentEx w15:paraId="2EA52AAE" w15:done="0"/>
  <w15:commentEx w15:paraId="57D9F88D" w15:done="0"/>
  <w15:commentEx w15:paraId="228577F9" w15:done="0"/>
  <w15:commentEx w15:paraId="343F958E" w15:done="0"/>
  <w15:commentEx w15:paraId="592EA6B9" w15:done="0"/>
  <w15:commentEx w15:paraId="75FC2638" w15:done="0"/>
  <w15:commentEx w15:paraId="781974A4" w15:done="0"/>
  <w15:commentEx w15:paraId="1F4DF11E"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B9C7E6" w14:textId="77777777" w:rsidR="003019C2" w:rsidRDefault="003019C2">
      <w:pPr>
        <w:spacing w:line="240" w:lineRule="auto"/>
      </w:pPr>
      <w:r>
        <w:separator/>
      </w:r>
    </w:p>
  </w:endnote>
  <w:endnote w:type="continuationSeparator" w:id="0">
    <w:p w14:paraId="5CCC8166" w14:textId="77777777" w:rsidR="003019C2" w:rsidRDefault="003019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egrito">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99F0B" w14:textId="77777777" w:rsidR="00D16E80" w:rsidRPr="00EF5707" w:rsidRDefault="00D16E80" w:rsidP="001F56FA">
    <w:pPr>
      <w:ind w:right="360" w:firstLine="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B596A7" w14:textId="77777777" w:rsidR="003019C2" w:rsidRDefault="003019C2">
      <w:pPr>
        <w:spacing w:line="240" w:lineRule="auto"/>
      </w:pPr>
      <w:r>
        <w:separator/>
      </w:r>
    </w:p>
  </w:footnote>
  <w:footnote w:type="continuationSeparator" w:id="0">
    <w:p w14:paraId="28F9B346" w14:textId="77777777" w:rsidR="003019C2" w:rsidRDefault="003019C2">
      <w:pPr>
        <w:spacing w:line="240" w:lineRule="auto"/>
      </w:pPr>
      <w:r>
        <w:continuationSeparator/>
      </w:r>
    </w:p>
  </w:footnote>
  <w:footnote w:id="1">
    <w:p w14:paraId="624E33DA" w14:textId="77777777" w:rsidR="00D16E80" w:rsidRDefault="00D16E80" w:rsidP="00A12F3B">
      <w:pPr>
        <w:pStyle w:val="Textodenotaderodap"/>
      </w:pPr>
      <w:r>
        <w:rPr>
          <w:rStyle w:val="Refdenotaderodap"/>
        </w:rPr>
        <w:footnoteRef/>
      </w:r>
      <w:r>
        <w:t xml:space="preserve"> Uma lista continuamente atualizada de publicações relacionadas ao RDM pode ser encontrada em </w:t>
      </w:r>
      <w:r w:rsidRPr="001F3141">
        <w:rPr>
          <w:u w:val="single"/>
        </w:rPr>
        <w:t>http://www.rand.org/methods/rdmlab.html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D56BD8" w14:textId="77777777" w:rsidR="00D16E80" w:rsidRDefault="00D16E80" w:rsidP="001F56FA">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296F7B1" w14:textId="77777777" w:rsidR="00D16E80" w:rsidRPr="002F7EB0" w:rsidRDefault="00D16E80" w:rsidP="001F56FA">
    <w:pPr>
      <w:ind w:right="360"/>
      <w:jc w:val="right"/>
      <w:rPr>
        <w:lang w:val="en-US"/>
      </w:rPr>
    </w:pPr>
    <w:r>
      <w:rPr>
        <w:lang w:val="en-US"/>
      </w:rPr>
      <w:t>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C197B" w14:textId="77777777" w:rsidR="00D16E80" w:rsidRPr="002621FB" w:rsidRDefault="00D16E80" w:rsidP="001F56FA">
    <w:pPr>
      <w:pStyle w:val="Cabealho"/>
      <w:ind w:firstLine="0"/>
      <w:rPr>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ABDC7" w14:textId="77777777" w:rsidR="00D16E80" w:rsidRPr="001D3DB6" w:rsidRDefault="00D16E80">
    <w:pPr>
      <w:pStyle w:val="Cabealho"/>
      <w:jc w:val="right"/>
      <w:rPr>
        <w:sz w:val="22"/>
        <w:szCs w:val="22"/>
      </w:rPr>
    </w:pPr>
    <w:r w:rsidRPr="001D3DB6">
      <w:rPr>
        <w:sz w:val="22"/>
        <w:szCs w:val="22"/>
      </w:rPr>
      <w:fldChar w:fldCharType="begin"/>
    </w:r>
    <w:r w:rsidRPr="001D3DB6">
      <w:rPr>
        <w:sz w:val="22"/>
        <w:szCs w:val="22"/>
      </w:rPr>
      <w:instrText>PAGE   \* MERGEFORMAT</w:instrText>
    </w:r>
    <w:r w:rsidRPr="001D3DB6">
      <w:rPr>
        <w:sz w:val="22"/>
        <w:szCs w:val="22"/>
      </w:rPr>
      <w:fldChar w:fldCharType="separate"/>
    </w:r>
    <w:r>
      <w:rPr>
        <w:noProof/>
        <w:sz w:val="22"/>
        <w:szCs w:val="22"/>
      </w:rPr>
      <w:t>2</w:t>
    </w:r>
    <w:r w:rsidRPr="001D3DB6">
      <w:rPr>
        <w:sz w:val="22"/>
        <w:szCs w:val="22"/>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F4694" w14:textId="6BA4D0E5" w:rsidR="00D16E80" w:rsidRPr="001D3DB6" w:rsidRDefault="00D16E80" w:rsidP="001F56FA">
    <w:pPr>
      <w:pStyle w:val="Cabealho"/>
      <w:ind w:firstLine="0"/>
      <w:jc w:val="right"/>
      <w:rPr>
        <w:sz w:val="22"/>
        <w:szCs w:val="22"/>
      </w:rPr>
    </w:pPr>
    <w:r w:rsidRPr="001D3DB6">
      <w:rPr>
        <w:sz w:val="22"/>
        <w:szCs w:val="22"/>
      </w:rPr>
      <w:fldChar w:fldCharType="begin"/>
    </w:r>
    <w:r w:rsidRPr="001D3DB6">
      <w:rPr>
        <w:sz w:val="22"/>
        <w:szCs w:val="22"/>
      </w:rPr>
      <w:instrText>PAGE   \* MERGEFORMAT</w:instrText>
    </w:r>
    <w:r w:rsidRPr="001D3DB6">
      <w:rPr>
        <w:sz w:val="22"/>
        <w:szCs w:val="22"/>
      </w:rPr>
      <w:fldChar w:fldCharType="separate"/>
    </w:r>
    <w:r w:rsidR="001375A1">
      <w:rPr>
        <w:noProof/>
        <w:sz w:val="22"/>
        <w:szCs w:val="22"/>
      </w:rPr>
      <w:t>69</w:t>
    </w:r>
    <w:r w:rsidRPr="001D3DB6">
      <w:rPr>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D"/>
    <w:multiLevelType w:val="singleLevel"/>
    <w:tmpl w:val="2DB84ABC"/>
    <w:lvl w:ilvl="0">
      <w:start w:val="1"/>
      <w:numFmt w:val="decimal"/>
      <w:pStyle w:val="Commarcadores2"/>
      <w:lvlText w:val="%1."/>
      <w:lvlJc w:val="left"/>
      <w:pPr>
        <w:tabs>
          <w:tab w:val="num" w:pos="1209"/>
        </w:tabs>
        <w:ind w:left="1209" w:hanging="360"/>
      </w:pPr>
      <w:rPr>
        <w:rFonts w:cs="Times New Roman"/>
      </w:rPr>
    </w:lvl>
  </w:abstractNum>
  <w:abstractNum w:abstractNumId="1" w15:restartNumberingAfterBreak="0">
    <w:nsid w:val="0AF916E3"/>
    <w:multiLevelType w:val="hybridMultilevel"/>
    <w:tmpl w:val="06B8237C"/>
    <w:lvl w:ilvl="0" w:tplc="04160001">
      <w:start w:val="1"/>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F155471"/>
    <w:multiLevelType w:val="multilevel"/>
    <w:tmpl w:val="35DE13C8"/>
    <w:lvl w:ilvl="0">
      <w:start w:val="1"/>
      <w:numFmt w:val="decimal"/>
      <w:pStyle w:val="Ttulo1"/>
      <w:lvlText w:val="%1."/>
      <w:lvlJc w:val="left"/>
      <w:pPr>
        <w:ind w:left="737" w:hanging="737"/>
      </w:pPr>
      <w:rPr>
        <w:rFonts w:hint="default"/>
      </w:rPr>
    </w:lvl>
    <w:lvl w:ilvl="1">
      <w:start w:val="1"/>
      <w:numFmt w:val="decimal"/>
      <w:pStyle w:val="Ttulo2"/>
      <w:lvlText w:val="%1.%2"/>
      <w:lvlJc w:val="left"/>
      <w:pPr>
        <w:ind w:left="737" w:hanging="737"/>
      </w:pPr>
      <w:rPr>
        <w:rFonts w:hint="default"/>
      </w:rPr>
    </w:lvl>
    <w:lvl w:ilvl="2">
      <w:start w:val="1"/>
      <w:numFmt w:val="decimal"/>
      <w:pStyle w:val="Ttulo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239E14A0"/>
    <w:multiLevelType w:val="hybridMultilevel"/>
    <w:tmpl w:val="08BA05C2"/>
    <w:lvl w:ilvl="0" w:tplc="6038A9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343218DD"/>
    <w:multiLevelType w:val="hybridMultilevel"/>
    <w:tmpl w:val="D5CEBF28"/>
    <w:lvl w:ilvl="0" w:tplc="E79E4450">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4957D4B"/>
    <w:multiLevelType w:val="hybridMultilevel"/>
    <w:tmpl w:val="F5124FD0"/>
    <w:lvl w:ilvl="0" w:tplc="DE945100">
      <w:start w:val="1"/>
      <w:numFmt w:val="lowerLetter"/>
      <w:lvlText w:val="%1)"/>
      <w:lvlJc w:val="left"/>
      <w:pPr>
        <w:tabs>
          <w:tab w:val="num" w:pos="1021"/>
        </w:tabs>
        <w:ind w:left="1021" w:hanging="312"/>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6989011A"/>
    <w:multiLevelType w:val="multilevel"/>
    <w:tmpl w:val="9CB2BE6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F1D776E"/>
    <w:multiLevelType w:val="hybridMultilevel"/>
    <w:tmpl w:val="4CE426B0"/>
    <w:lvl w:ilvl="0" w:tplc="555C306E">
      <w:start w:val="1"/>
      <w:numFmt w:val="lowerLetter"/>
      <w:pStyle w:val="ALNEAS"/>
      <w:lvlText w:val="%1)"/>
      <w:lvlJc w:val="left"/>
      <w:pPr>
        <w:tabs>
          <w:tab w:val="num" w:pos="1021"/>
        </w:tabs>
        <w:ind w:left="1021" w:hanging="312"/>
      </w:pPr>
      <w:rPr>
        <w:rFonts w:ascii="Arial" w:hAnsi="Arial" w:cs="Times New Roman" w:hint="default"/>
        <w:b w:val="0"/>
        <w:i w:val="0"/>
        <w:caps w:val="0"/>
        <w:vanish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760C79D7"/>
    <w:multiLevelType w:val="hybridMultilevel"/>
    <w:tmpl w:val="9168BDC0"/>
    <w:lvl w:ilvl="0" w:tplc="B522643A">
      <w:start w:val="1"/>
      <w:numFmt w:val="lowerLetter"/>
      <w:lvlText w:val="%1)"/>
      <w:lvlJc w:val="left"/>
      <w:pPr>
        <w:tabs>
          <w:tab w:val="num" w:pos="1021"/>
        </w:tabs>
        <w:ind w:left="1021" w:hanging="312"/>
      </w:pPr>
      <w:rPr>
        <w:rFonts w:ascii="Arial" w:hAnsi="Arial" w:cs="Times New Roman" w:hint="default"/>
        <w:b w:val="0"/>
        <w:i w:val="0"/>
        <w:sz w:val="24"/>
      </w:rPr>
    </w:lvl>
    <w:lvl w:ilvl="1" w:tplc="04160019">
      <w:start w:val="1"/>
      <w:numFmt w:val="lowerLetter"/>
      <w:lvlText w:val="%2."/>
      <w:lvlJc w:val="left"/>
      <w:pPr>
        <w:ind w:left="2149" w:hanging="360"/>
      </w:pPr>
    </w:lvl>
    <w:lvl w:ilvl="2" w:tplc="0416001B">
      <w:start w:val="1"/>
      <w:numFmt w:val="lowerRoman"/>
      <w:lvlText w:val="%3."/>
      <w:lvlJc w:val="right"/>
      <w:pPr>
        <w:ind w:left="2869" w:hanging="180"/>
      </w:pPr>
    </w:lvl>
    <w:lvl w:ilvl="3" w:tplc="0416000F">
      <w:start w:val="1"/>
      <w:numFmt w:val="decimal"/>
      <w:lvlText w:val="%4."/>
      <w:lvlJc w:val="left"/>
      <w:pPr>
        <w:ind w:left="3589" w:hanging="360"/>
      </w:pPr>
    </w:lvl>
    <w:lvl w:ilvl="4" w:tplc="04160019">
      <w:start w:val="1"/>
      <w:numFmt w:val="lowerLetter"/>
      <w:lvlText w:val="%5."/>
      <w:lvlJc w:val="left"/>
      <w:pPr>
        <w:ind w:left="4309" w:hanging="360"/>
      </w:pPr>
    </w:lvl>
    <w:lvl w:ilvl="5" w:tplc="0416001B">
      <w:start w:val="1"/>
      <w:numFmt w:val="lowerRoman"/>
      <w:lvlText w:val="%6."/>
      <w:lvlJc w:val="right"/>
      <w:pPr>
        <w:ind w:left="5029" w:hanging="180"/>
      </w:pPr>
    </w:lvl>
    <w:lvl w:ilvl="6" w:tplc="0416000F">
      <w:start w:val="1"/>
      <w:numFmt w:val="decimal"/>
      <w:lvlText w:val="%7."/>
      <w:lvlJc w:val="left"/>
      <w:pPr>
        <w:ind w:left="5749" w:hanging="360"/>
      </w:pPr>
    </w:lvl>
    <w:lvl w:ilvl="7" w:tplc="04160019">
      <w:start w:val="1"/>
      <w:numFmt w:val="lowerLetter"/>
      <w:lvlText w:val="%8."/>
      <w:lvlJc w:val="left"/>
      <w:pPr>
        <w:ind w:left="6469" w:hanging="360"/>
      </w:pPr>
    </w:lvl>
    <w:lvl w:ilvl="8" w:tplc="0416001B">
      <w:start w:val="1"/>
      <w:numFmt w:val="lowerRoman"/>
      <w:lvlText w:val="%9."/>
      <w:lvlJc w:val="right"/>
      <w:pPr>
        <w:ind w:left="7189" w:hanging="180"/>
      </w:pPr>
    </w:lvl>
  </w:abstractNum>
  <w:abstractNum w:abstractNumId="9" w15:restartNumberingAfterBreak="0">
    <w:nsid w:val="77664C04"/>
    <w:multiLevelType w:val="hybridMultilevel"/>
    <w:tmpl w:val="8F36B196"/>
    <w:lvl w:ilvl="0" w:tplc="504CC5B6">
      <w:start w:val="1"/>
      <w:numFmt w:val="lowerLetter"/>
      <w:pStyle w:val="ALINEA"/>
      <w:lvlText w:val="%1)"/>
      <w:lvlJc w:val="left"/>
      <w:pPr>
        <w:ind w:left="1021" w:hanging="312"/>
      </w:pPr>
      <w:rPr>
        <w:rFonts w:ascii="Arial" w:hAnsi="Arial" w:cs="Arial" w:hint="default"/>
        <w:b w:val="0"/>
        <w:i w:val="0"/>
        <w:sz w:val="24"/>
      </w:rPr>
    </w:lvl>
    <w:lvl w:ilvl="1" w:tplc="04160003" w:tentative="1">
      <w:start w:val="1"/>
      <w:numFmt w:val="bullet"/>
      <w:lvlText w:val="o"/>
      <w:lvlJc w:val="left"/>
      <w:pPr>
        <w:ind w:left="2574" w:hanging="360"/>
      </w:pPr>
      <w:rPr>
        <w:rFonts w:ascii="Courier New" w:hAnsi="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hint="default"/>
      </w:rPr>
    </w:lvl>
    <w:lvl w:ilvl="8" w:tplc="04160005" w:tentative="1">
      <w:start w:val="1"/>
      <w:numFmt w:val="bullet"/>
      <w:lvlText w:val=""/>
      <w:lvlJc w:val="left"/>
      <w:pPr>
        <w:ind w:left="7614" w:hanging="360"/>
      </w:pPr>
      <w:rPr>
        <w:rFonts w:ascii="Wingdings" w:hAnsi="Wingdings" w:hint="default"/>
      </w:rPr>
    </w:lvl>
  </w:abstractNum>
  <w:num w:numId="1">
    <w:abstractNumId w:val="9"/>
  </w:num>
  <w:num w:numId="2">
    <w:abstractNumId w:val="7"/>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6"/>
  </w:num>
  <w:num w:numId="6">
    <w:abstractNumId w:val="4"/>
  </w:num>
  <w:num w:numId="7">
    <w:abstractNumId w:val="0"/>
  </w:num>
  <w:num w:numId="8">
    <w:abstractNumId w:val="7"/>
    <w:lvlOverride w:ilvl="0">
      <w:startOverride w:val="1"/>
    </w:lvlOverride>
  </w:num>
  <w:num w:numId="9">
    <w:abstractNumId w:val="2"/>
  </w:num>
  <w:num w:numId="10">
    <w:abstractNumId w:val="7"/>
    <w:lvlOverride w:ilvl="0">
      <w:startOverride w:val="1"/>
    </w:lvlOverride>
  </w:num>
  <w:num w:numId="11">
    <w:abstractNumId w:val="3"/>
  </w:num>
  <w:num w:numId="12">
    <w:abstractNumId w:val="1"/>
  </w:num>
  <w:num w:numId="1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niel Lacerda">
    <w15:presenceInfo w15:providerId="Windows Live" w15:userId="ff9d5c8f3b1fdbd5"/>
  </w15:person>
  <w15:person w15:author="Pedro Lima">
    <w15:presenceInfo w15:providerId="Windows Live" w15:userId="b8b92fbc56d75f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rEwMrY0sDQ3MTG0MLRQ0lEKTi0uzszPAykwM6oFAIW8XRctAAAA"/>
  </w:docVars>
  <w:rsids>
    <w:rsidRoot w:val="00A24367"/>
    <w:rsid w:val="000007CE"/>
    <w:rsid w:val="00001B08"/>
    <w:rsid w:val="0000410C"/>
    <w:rsid w:val="00004727"/>
    <w:rsid w:val="00006573"/>
    <w:rsid w:val="00006CFB"/>
    <w:rsid w:val="00011DC2"/>
    <w:rsid w:val="000131A1"/>
    <w:rsid w:val="00014164"/>
    <w:rsid w:val="00014CEB"/>
    <w:rsid w:val="000163A0"/>
    <w:rsid w:val="00020AED"/>
    <w:rsid w:val="00022440"/>
    <w:rsid w:val="000230DB"/>
    <w:rsid w:val="000231F4"/>
    <w:rsid w:val="00024159"/>
    <w:rsid w:val="000248A7"/>
    <w:rsid w:val="00025F71"/>
    <w:rsid w:val="00026721"/>
    <w:rsid w:val="00026C41"/>
    <w:rsid w:val="00030C09"/>
    <w:rsid w:val="000318F2"/>
    <w:rsid w:val="0003259C"/>
    <w:rsid w:val="00032EB0"/>
    <w:rsid w:val="00032EEC"/>
    <w:rsid w:val="00033429"/>
    <w:rsid w:val="0003524F"/>
    <w:rsid w:val="00036DE5"/>
    <w:rsid w:val="0004084E"/>
    <w:rsid w:val="00040D76"/>
    <w:rsid w:val="0004189D"/>
    <w:rsid w:val="00041A1F"/>
    <w:rsid w:val="00041B70"/>
    <w:rsid w:val="0004214B"/>
    <w:rsid w:val="000421B3"/>
    <w:rsid w:val="000423D4"/>
    <w:rsid w:val="00042EA7"/>
    <w:rsid w:val="00047359"/>
    <w:rsid w:val="000479B0"/>
    <w:rsid w:val="0005253D"/>
    <w:rsid w:val="00054C85"/>
    <w:rsid w:val="000552A8"/>
    <w:rsid w:val="00055991"/>
    <w:rsid w:val="00060271"/>
    <w:rsid w:val="0006062C"/>
    <w:rsid w:val="00060E57"/>
    <w:rsid w:val="00063098"/>
    <w:rsid w:val="000642A6"/>
    <w:rsid w:val="0006463A"/>
    <w:rsid w:val="000648E0"/>
    <w:rsid w:val="00065A61"/>
    <w:rsid w:val="000670BC"/>
    <w:rsid w:val="000715D1"/>
    <w:rsid w:val="00073961"/>
    <w:rsid w:val="0007535A"/>
    <w:rsid w:val="00075EC7"/>
    <w:rsid w:val="00076525"/>
    <w:rsid w:val="0008145D"/>
    <w:rsid w:val="0008158C"/>
    <w:rsid w:val="000831A0"/>
    <w:rsid w:val="0008434F"/>
    <w:rsid w:val="000854D5"/>
    <w:rsid w:val="0008580E"/>
    <w:rsid w:val="000859EE"/>
    <w:rsid w:val="000873FD"/>
    <w:rsid w:val="00087A6F"/>
    <w:rsid w:val="00087EB2"/>
    <w:rsid w:val="000900EE"/>
    <w:rsid w:val="00090C35"/>
    <w:rsid w:val="00091B1A"/>
    <w:rsid w:val="00092020"/>
    <w:rsid w:val="00096BA8"/>
    <w:rsid w:val="00096C52"/>
    <w:rsid w:val="00097626"/>
    <w:rsid w:val="00097BC2"/>
    <w:rsid w:val="000A0076"/>
    <w:rsid w:val="000A27FB"/>
    <w:rsid w:val="000A2824"/>
    <w:rsid w:val="000A3535"/>
    <w:rsid w:val="000A4215"/>
    <w:rsid w:val="000A4671"/>
    <w:rsid w:val="000A5373"/>
    <w:rsid w:val="000A546E"/>
    <w:rsid w:val="000A6676"/>
    <w:rsid w:val="000A76DE"/>
    <w:rsid w:val="000B0546"/>
    <w:rsid w:val="000B3B80"/>
    <w:rsid w:val="000B533E"/>
    <w:rsid w:val="000B55EA"/>
    <w:rsid w:val="000B6AA1"/>
    <w:rsid w:val="000B7244"/>
    <w:rsid w:val="000C0846"/>
    <w:rsid w:val="000C1C52"/>
    <w:rsid w:val="000C2938"/>
    <w:rsid w:val="000C2A01"/>
    <w:rsid w:val="000C59A2"/>
    <w:rsid w:val="000C69C1"/>
    <w:rsid w:val="000D1341"/>
    <w:rsid w:val="000D14B8"/>
    <w:rsid w:val="000D2599"/>
    <w:rsid w:val="000D4C9C"/>
    <w:rsid w:val="000D6163"/>
    <w:rsid w:val="000E07A5"/>
    <w:rsid w:val="000E0FD9"/>
    <w:rsid w:val="000E15B4"/>
    <w:rsid w:val="000E404D"/>
    <w:rsid w:val="000E4642"/>
    <w:rsid w:val="000E464D"/>
    <w:rsid w:val="000E4803"/>
    <w:rsid w:val="000E5896"/>
    <w:rsid w:val="000E777C"/>
    <w:rsid w:val="000F0185"/>
    <w:rsid w:val="000F0D75"/>
    <w:rsid w:val="000F1477"/>
    <w:rsid w:val="000F22C9"/>
    <w:rsid w:val="000F23CF"/>
    <w:rsid w:val="000F2673"/>
    <w:rsid w:val="000F293C"/>
    <w:rsid w:val="000F2B08"/>
    <w:rsid w:val="000F2B16"/>
    <w:rsid w:val="000F47EB"/>
    <w:rsid w:val="000F49A7"/>
    <w:rsid w:val="000F5773"/>
    <w:rsid w:val="000F706A"/>
    <w:rsid w:val="00102893"/>
    <w:rsid w:val="00103DA2"/>
    <w:rsid w:val="00104DE6"/>
    <w:rsid w:val="00104DE8"/>
    <w:rsid w:val="00105E84"/>
    <w:rsid w:val="00107092"/>
    <w:rsid w:val="00107341"/>
    <w:rsid w:val="00107498"/>
    <w:rsid w:val="001130E6"/>
    <w:rsid w:val="00113718"/>
    <w:rsid w:val="00114E3C"/>
    <w:rsid w:val="001163AD"/>
    <w:rsid w:val="00116BB3"/>
    <w:rsid w:val="00116FC4"/>
    <w:rsid w:val="00117053"/>
    <w:rsid w:val="00117CF1"/>
    <w:rsid w:val="0012046F"/>
    <w:rsid w:val="00120769"/>
    <w:rsid w:val="001207E8"/>
    <w:rsid w:val="00121A89"/>
    <w:rsid w:val="001221DB"/>
    <w:rsid w:val="0012467A"/>
    <w:rsid w:val="00124B37"/>
    <w:rsid w:val="00124C83"/>
    <w:rsid w:val="00130B76"/>
    <w:rsid w:val="001317E6"/>
    <w:rsid w:val="00133399"/>
    <w:rsid w:val="00133777"/>
    <w:rsid w:val="00133C7A"/>
    <w:rsid w:val="00135D81"/>
    <w:rsid w:val="00135E32"/>
    <w:rsid w:val="0013681D"/>
    <w:rsid w:val="001375A1"/>
    <w:rsid w:val="001378F6"/>
    <w:rsid w:val="0014023B"/>
    <w:rsid w:val="00142309"/>
    <w:rsid w:val="001432C7"/>
    <w:rsid w:val="001435D1"/>
    <w:rsid w:val="00144353"/>
    <w:rsid w:val="00146030"/>
    <w:rsid w:val="001467B8"/>
    <w:rsid w:val="00147E03"/>
    <w:rsid w:val="001510B1"/>
    <w:rsid w:val="00152CD5"/>
    <w:rsid w:val="00153189"/>
    <w:rsid w:val="00154EC7"/>
    <w:rsid w:val="001550EB"/>
    <w:rsid w:val="00155C2C"/>
    <w:rsid w:val="00155F80"/>
    <w:rsid w:val="00156697"/>
    <w:rsid w:val="00164347"/>
    <w:rsid w:val="0016488E"/>
    <w:rsid w:val="001648B7"/>
    <w:rsid w:val="001652A6"/>
    <w:rsid w:val="00165609"/>
    <w:rsid w:val="00165A54"/>
    <w:rsid w:val="00172F85"/>
    <w:rsid w:val="001738D6"/>
    <w:rsid w:val="00175175"/>
    <w:rsid w:val="0017535D"/>
    <w:rsid w:val="00175DCB"/>
    <w:rsid w:val="00176353"/>
    <w:rsid w:val="00176AE9"/>
    <w:rsid w:val="00176DAB"/>
    <w:rsid w:val="00177C28"/>
    <w:rsid w:val="001810DE"/>
    <w:rsid w:val="0018155D"/>
    <w:rsid w:val="00181CD1"/>
    <w:rsid w:val="00182A12"/>
    <w:rsid w:val="00182A20"/>
    <w:rsid w:val="00186A0A"/>
    <w:rsid w:val="00187D60"/>
    <w:rsid w:val="001903CD"/>
    <w:rsid w:val="00191752"/>
    <w:rsid w:val="00195C39"/>
    <w:rsid w:val="001A560F"/>
    <w:rsid w:val="001A7DB7"/>
    <w:rsid w:val="001B03AC"/>
    <w:rsid w:val="001B09AB"/>
    <w:rsid w:val="001B20D8"/>
    <w:rsid w:val="001B24B1"/>
    <w:rsid w:val="001B4ED6"/>
    <w:rsid w:val="001B683D"/>
    <w:rsid w:val="001B7375"/>
    <w:rsid w:val="001C0320"/>
    <w:rsid w:val="001C1383"/>
    <w:rsid w:val="001C1A6D"/>
    <w:rsid w:val="001C2E74"/>
    <w:rsid w:val="001C3BE2"/>
    <w:rsid w:val="001C5FDA"/>
    <w:rsid w:val="001C660D"/>
    <w:rsid w:val="001C70DE"/>
    <w:rsid w:val="001C719B"/>
    <w:rsid w:val="001D2EBF"/>
    <w:rsid w:val="001D316F"/>
    <w:rsid w:val="001D4693"/>
    <w:rsid w:val="001D4ADE"/>
    <w:rsid w:val="001D5699"/>
    <w:rsid w:val="001D585F"/>
    <w:rsid w:val="001D7236"/>
    <w:rsid w:val="001E07CB"/>
    <w:rsid w:val="001E1023"/>
    <w:rsid w:val="001E13BB"/>
    <w:rsid w:val="001E3842"/>
    <w:rsid w:val="001E38FA"/>
    <w:rsid w:val="001E41D1"/>
    <w:rsid w:val="001E43F8"/>
    <w:rsid w:val="001E7025"/>
    <w:rsid w:val="001F0BE9"/>
    <w:rsid w:val="001F3141"/>
    <w:rsid w:val="001F3D54"/>
    <w:rsid w:val="001F49E4"/>
    <w:rsid w:val="001F56FA"/>
    <w:rsid w:val="001F5A0D"/>
    <w:rsid w:val="0020000B"/>
    <w:rsid w:val="00201AA4"/>
    <w:rsid w:val="00202605"/>
    <w:rsid w:val="002033B7"/>
    <w:rsid w:val="00203F10"/>
    <w:rsid w:val="0020419B"/>
    <w:rsid w:val="00204994"/>
    <w:rsid w:val="00205966"/>
    <w:rsid w:val="00206E94"/>
    <w:rsid w:val="0021006A"/>
    <w:rsid w:val="00211D67"/>
    <w:rsid w:val="002126EA"/>
    <w:rsid w:val="002128E5"/>
    <w:rsid w:val="0021360A"/>
    <w:rsid w:val="00214686"/>
    <w:rsid w:val="0021546C"/>
    <w:rsid w:val="00215F1D"/>
    <w:rsid w:val="00216E7A"/>
    <w:rsid w:val="00223F55"/>
    <w:rsid w:val="00224F9B"/>
    <w:rsid w:val="00226300"/>
    <w:rsid w:val="00227B36"/>
    <w:rsid w:val="002316DC"/>
    <w:rsid w:val="002345F3"/>
    <w:rsid w:val="00234766"/>
    <w:rsid w:val="00234DB5"/>
    <w:rsid w:val="00237066"/>
    <w:rsid w:val="002375AF"/>
    <w:rsid w:val="0023790F"/>
    <w:rsid w:val="00240035"/>
    <w:rsid w:val="00241694"/>
    <w:rsid w:val="00241BD5"/>
    <w:rsid w:val="0024281B"/>
    <w:rsid w:val="00243527"/>
    <w:rsid w:val="002466A1"/>
    <w:rsid w:val="00250585"/>
    <w:rsid w:val="00251DBE"/>
    <w:rsid w:val="0025262B"/>
    <w:rsid w:val="00252630"/>
    <w:rsid w:val="002546BB"/>
    <w:rsid w:val="00254F63"/>
    <w:rsid w:val="00255284"/>
    <w:rsid w:val="0025570F"/>
    <w:rsid w:val="002560E0"/>
    <w:rsid w:val="00256303"/>
    <w:rsid w:val="00256578"/>
    <w:rsid w:val="00256D39"/>
    <w:rsid w:val="00256D9B"/>
    <w:rsid w:val="0026022B"/>
    <w:rsid w:val="00263686"/>
    <w:rsid w:val="00263A92"/>
    <w:rsid w:val="0026476F"/>
    <w:rsid w:val="0026578A"/>
    <w:rsid w:val="00265B7D"/>
    <w:rsid w:val="002664FF"/>
    <w:rsid w:val="0026667F"/>
    <w:rsid w:val="00266A8B"/>
    <w:rsid w:val="00267A7B"/>
    <w:rsid w:val="00270212"/>
    <w:rsid w:val="0027117A"/>
    <w:rsid w:val="00271205"/>
    <w:rsid w:val="00271E7A"/>
    <w:rsid w:val="002723AC"/>
    <w:rsid w:val="00273C2A"/>
    <w:rsid w:val="0027401C"/>
    <w:rsid w:val="00275C18"/>
    <w:rsid w:val="00275CB4"/>
    <w:rsid w:val="002769B5"/>
    <w:rsid w:val="002769FF"/>
    <w:rsid w:val="002827E3"/>
    <w:rsid w:val="0028408C"/>
    <w:rsid w:val="00284724"/>
    <w:rsid w:val="00285767"/>
    <w:rsid w:val="0028603A"/>
    <w:rsid w:val="00287997"/>
    <w:rsid w:val="00290AF1"/>
    <w:rsid w:val="002914BB"/>
    <w:rsid w:val="002953C9"/>
    <w:rsid w:val="00295FAB"/>
    <w:rsid w:val="00297351"/>
    <w:rsid w:val="002973F3"/>
    <w:rsid w:val="002979B8"/>
    <w:rsid w:val="002A228E"/>
    <w:rsid w:val="002A24F4"/>
    <w:rsid w:val="002A38C4"/>
    <w:rsid w:val="002A58D4"/>
    <w:rsid w:val="002A59B4"/>
    <w:rsid w:val="002A5C09"/>
    <w:rsid w:val="002A632B"/>
    <w:rsid w:val="002A708A"/>
    <w:rsid w:val="002B2C5D"/>
    <w:rsid w:val="002B546E"/>
    <w:rsid w:val="002B6C0E"/>
    <w:rsid w:val="002B6DAD"/>
    <w:rsid w:val="002C0FF1"/>
    <w:rsid w:val="002C1103"/>
    <w:rsid w:val="002C2830"/>
    <w:rsid w:val="002C28DA"/>
    <w:rsid w:val="002C4141"/>
    <w:rsid w:val="002C50B5"/>
    <w:rsid w:val="002C5772"/>
    <w:rsid w:val="002C5FF1"/>
    <w:rsid w:val="002C6982"/>
    <w:rsid w:val="002C6C50"/>
    <w:rsid w:val="002D194F"/>
    <w:rsid w:val="002D2A1D"/>
    <w:rsid w:val="002D448F"/>
    <w:rsid w:val="002D4D82"/>
    <w:rsid w:val="002D59BA"/>
    <w:rsid w:val="002D5CD3"/>
    <w:rsid w:val="002D6478"/>
    <w:rsid w:val="002D7CD3"/>
    <w:rsid w:val="002E4C73"/>
    <w:rsid w:val="002E5C4E"/>
    <w:rsid w:val="002E66C4"/>
    <w:rsid w:val="002E6B99"/>
    <w:rsid w:val="002E6BF5"/>
    <w:rsid w:val="002E6D62"/>
    <w:rsid w:val="002E71B5"/>
    <w:rsid w:val="002E7DD5"/>
    <w:rsid w:val="002F07C6"/>
    <w:rsid w:val="002F1450"/>
    <w:rsid w:val="002F15FD"/>
    <w:rsid w:val="002F2EA9"/>
    <w:rsid w:val="002F4399"/>
    <w:rsid w:val="002F44BD"/>
    <w:rsid w:val="002F4AE5"/>
    <w:rsid w:val="002F4DD5"/>
    <w:rsid w:val="002F663A"/>
    <w:rsid w:val="002F67F5"/>
    <w:rsid w:val="00301167"/>
    <w:rsid w:val="00301993"/>
    <w:rsid w:val="003019C2"/>
    <w:rsid w:val="003048B8"/>
    <w:rsid w:val="00304F55"/>
    <w:rsid w:val="0030541D"/>
    <w:rsid w:val="003059A5"/>
    <w:rsid w:val="00305A71"/>
    <w:rsid w:val="00313A41"/>
    <w:rsid w:val="00313A4A"/>
    <w:rsid w:val="00314AF8"/>
    <w:rsid w:val="00317280"/>
    <w:rsid w:val="0031781A"/>
    <w:rsid w:val="003227AE"/>
    <w:rsid w:val="003227C0"/>
    <w:rsid w:val="0032351B"/>
    <w:rsid w:val="00323C32"/>
    <w:rsid w:val="003248A3"/>
    <w:rsid w:val="00325D4E"/>
    <w:rsid w:val="00326154"/>
    <w:rsid w:val="00326F89"/>
    <w:rsid w:val="003308BB"/>
    <w:rsid w:val="003311AE"/>
    <w:rsid w:val="00331415"/>
    <w:rsid w:val="003342C9"/>
    <w:rsid w:val="003355AE"/>
    <w:rsid w:val="00335A68"/>
    <w:rsid w:val="003368F4"/>
    <w:rsid w:val="00336E00"/>
    <w:rsid w:val="00337300"/>
    <w:rsid w:val="003404A8"/>
    <w:rsid w:val="0034097C"/>
    <w:rsid w:val="003411F1"/>
    <w:rsid w:val="003424E7"/>
    <w:rsid w:val="003432AA"/>
    <w:rsid w:val="00343449"/>
    <w:rsid w:val="00343A11"/>
    <w:rsid w:val="00343B9A"/>
    <w:rsid w:val="00343DE8"/>
    <w:rsid w:val="0034454D"/>
    <w:rsid w:val="00347B82"/>
    <w:rsid w:val="00350644"/>
    <w:rsid w:val="003507B5"/>
    <w:rsid w:val="00350A18"/>
    <w:rsid w:val="00350A80"/>
    <w:rsid w:val="00351325"/>
    <w:rsid w:val="0035219F"/>
    <w:rsid w:val="00352D73"/>
    <w:rsid w:val="00353C01"/>
    <w:rsid w:val="00356ADA"/>
    <w:rsid w:val="00356DA1"/>
    <w:rsid w:val="00356DD8"/>
    <w:rsid w:val="00361103"/>
    <w:rsid w:val="0036311F"/>
    <w:rsid w:val="003656A2"/>
    <w:rsid w:val="00365FE5"/>
    <w:rsid w:val="00366067"/>
    <w:rsid w:val="003668F5"/>
    <w:rsid w:val="003700C8"/>
    <w:rsid w:val="0037122D"/>
    <w:rsid w:val="003712D3"/>
    <w:rsid w:val="003728F6"/>
    <w:rsid w:val="003736D1"/>
    <w:rsid w:val="00373A6B"/>
    <w:rsid w:val="00374353"/>
    <w:rsid w:val="00375FF0"/>
    <w:rsid w:val="00376454"/>
    <w:rsid w:val="00376CEB"/>
    <w:rsid w:val="0037717B"/>
    <w:rsid w:val="0038008F"/>
    <w:rsid w:val="003802C8"/>
    <w:rsid w:val="003814A2"/>
    <w:rsid w:val="00382FB6"/>
    <w:rsid w:val="0038341B"/>
    <w:rsid w:val="0038378F"/>
    <w:rsid w:val="00383E83"/>
    <w:rsid w:val="00384AF5"/>
    <w:rsid w:val="00384EAF"/>
    <w:rsid w:val="00386E6B"/>
    <w:rsid w:val="00386FF0"/>
    <w:rsid w:val="00387A94"/>
    <w:rsid w:val="0039075D"/>
    <w:rsid w:val="003910F5"/>
    <w:rsid w:val="00392717"/>
    <w:rsid w:val="003936B0"/>
    <w:rsid w:val="003943EF"/>
    <w:rsid w:val="00395754"/>
    <w:rsid w:val="00396909"/>
    <w:rsid w:val="00396F8D"/>
    <w:rsid w:val="003A165F"/>
    <w:rsid w:val="003A2B03"/>
    <w:rsid w:val="003A2B82"/>
    <w:rsid w:val="003A3616"/>
    <w:rsid w:val="003A3A70"/>
    <w:rsid w:val="003A446F"/>
    <w:rsid w:val="003A4F93"/>
    <w:rsid w:val="003A5BCD"/>
    <w:rsid w:val="003A68E2"/>
    <w:rsid w:val="003A6C91"/>
    <w:rsid w:val="003A6E16"/>
    <w:rsid w:val="003A7D12"/>
    <w:rsid w:val="003B00FE"/>
    <w:rsid w:val="003B173B"/>
    <w:rsid w:val="003B1D6F"/>
    <w:rsid w:val="003B2A03"/>
    <w:rsid w:val="003B390E"/>
    <w:rsid w:val="003B3ACB"/>
    <w:rsid w:val="003B46D6"/>
    <w:rsid w:val="003B6919"/>
    <w:rsid w:val="003B6AF8"/>
    <w:rsid w:val="003B6F79"/>
    <w:rsid w:val="003B7F90"/>
    <w:rsid w:val="003C0F05"/>
    <w:rsid w:val="003C20BF"/>
    <w:rsid w:val="003C22CA"/>
    <w:rsid w:val="003C25AA"/>
    <w:rsid w:val="003C29EB"/>
    <w:rsid w:val="003C2D46"/>
    <w:rsid w:val="003C30F0"/>
    <w:rsid w:val="003C4BE2"/>
    <w:rsid w:val="003C4D4B"/>
    <w:rsid w:val="003C69E7"/>
    <w:rsid w:val="003C6F02"/>
    <w:rsid w:val="003C70A8"/>
    <w:rsid w:val="003C7FEF"/>
    <w:rsid w:val="003D0181"/>
    <w:rsid w:val="003D0969"/>
    <w:rsid w:val="003D0B38"/>
    <w:rsid w:val="003D45AE"/>
    <w:rsid w:val="003D4947"/>
    <w:rsid w:val="003D5B33"/>
    <w:rsid w:val="003D693E"/>
    <w:rsid w:val="003E0174"/>
    <w:rsid w:val="003E208A"/>
    <w:rsid w:val="003E22B3"/>
    <w:rsid w:val="003E4CF5"/>
    <w:rsid w:val="003E6067"/>
    <w:rsid w:val="003E6A08"/>
    <w:rsid w:val="003E7F67"/>
    <w:rsid w:val="003F0C5B"/>
    <w:rsid w:val="003F0D3E"/>
    <w:rsid w:val="003F2BB2"/>
    <w:rsid w:val="003F2E8E"/>
    <w:rsid w:val="003F42D5"/>
    <w:rsid w:val="003F5BF4"/>
    <w:rsid w:val="003F612E"/>
    <w:rsid w:val="003F7129"/>
    <w:rsid w:val="003F73C9"/>
    <w:rsid w:val="003F761D"/>
    <w:rsid w:val="003F7A8F"/>
    <w:rsid w:val="00400B02"/>
    <w:rsid w:val="00401862"/>
    <w:rsid w:val="00401C4B"/>
    <w:rsid w:val="00403294"/>
    <w:rsid w:val="00403C74"/>
    <w:rsid w:val="00404083"/>
    <w:rsid w:val="00404315"/>
    <w:rsid w:val="00404B32"/>
    <w:rsid w:val="00404BCE"/>
    <w:rsid w:val="00406823"/>
    <w:rsid w:val="00407341"/>
    <w:rsid w:val="00407C4A"/>
    <w:rsid w:val="00411212"/>
    <w:rsid w:val="00411793"/>
    <w:rsid w:val="0041189C"/>
    <w:rsid w:val="00412294"/>
    <w:rsid w:val="0041297E"/>
    <w:rsid w:val="00412C32"/>
    <w:rsid w:val="00413C85"/>
    <w:rsid w:val="00415BE4"/>
    <w:rsid w:val="00415F4E"/>
    <w:rsid w:val="00416453"/>
    <w:rsid w:val="00416A51"/>
    <w:rsid w:val="00416AB9"/>
    <w:rsid w:val="00417381"/>
    <w:rsid w:val="004212B1"/>
    <w:rsid w:val="00422E0A"/>
    <w:rsid w:val="0042358D"/>
    <w:rsid w:val="00423745"/>
    <w:rsid w:val="00423C4C"/>
    <w:rsid w:val="00423EA1"/>
    <w:rsid w:val="00424860"/>
    <w:rsid w:val="00426E78"/>
    <w:rsid w:val="0043063D"/>
    <w:rsid w:val="00431147"/>
    <w:rsid w:val="00432BD8"/>
    <w:rsid w:val="00433FE1"/>
    <w:rsid w:val="004345C8"/>
    <w:rsid w:val="00434BE0"/>
    <w:rsid w:val="00434CA1"/>
    <w:rsid w:val="00435142"/>
    <w:rsid w:val="0043521C"/>
    <w:rsid w:val="0043665C"/>
    <w:rsid w:val="00436879"/>
    <w:rsid w:val="004377EC"/>
    <w:rsid w:val="00443051"/>
    <w:rsid w:val="00443334"/>
    <w:rsid w:val="00443348"/>
    <w:rsid w:val="0044338F"/>
    <w:rsid w:val="004451F6"/>
    <w:rsid w:val="00447E13"/>
    <w:rsid w:val="00450BAB"/>
    <w:rsid w:val="00450EEE"/>
    <w:rsid w:val="004523D3"/>
    <w:rsid w:val="004523F8"/>
    <w:rsid w:val="00452DF8"/>
    <w:rsid w:val="00455ABA"/>
    <w:rsid w:val="00455AE5"/>
    <w:rsid w:val="00461B8D"/>
    <w:rsid w:val="00462444"/>
    <w:rsid w:val="0046553F"/>
    <w:rsid w:val="00465C3A"/>
    <w:rsid w:val="00466828"/>
    <w:rsid w:val="0046695B"/>
    <w:rsid w:val="004675D8"/>
    <w:rsid w:val="00467EA2"/>
    <w:rsid w:val="00467FA5"/>
    <w:rsid w:val="0047003C"/>
    <w:rsid w:val="004704F8"/>
    <w:rsid w:val="00472875"/>
    <w:rsid w:val="00472CD3"/>
    <w:rsid w:val="00474015"/>
    <w:rsid w:val="0048068B"/>
    <w:rsid w:val="004807EC"/>
    <w:rsid w:val="004808E3"/>
    <w:rsid w:val="00480B3D"/>
    <w:rsid w:val="00481F07"/>
    <w:rsid w:val="004824AA"/>
    <w:rsid w:val="0048265B"/>
    <w:rsid w:val="00483349"/>
    <w:rsid w:val="00483734"/>
    <w:rsid w:val="004845FB"/>
    <w:rsid w:val="00484D1D"/>
    <w:rsid w:val="00485AE6"/>
    <w:rsid w:val="0048613B"/>
    <w:rsid w:val="00486A84"/>
    <w:rsid w:val="0048734A"/>
    <w:rsid w:val="00487431"/>
    <w:rsid w:val="00491586"/>
    <w:rsid w:val="00491D2B"/>
    <w:rsid w:val="004933A4"/>
    <w:rsid w:val="004949BB"/>
    <w:rsid w:val="00496030"/>
    <w:rsid w:val="004A2DF0"/>
    <w:rsid w:val="004A35F3"/>
    <w:rsid w:val="004A75B2"/>
    <w:rsid w:val="004A7876"/>
    <w:rsid w:val="004A7C81"/>
    <w:rsid w:val="004B0057"/>
    <w:rsid w:val="004B175F"/>
    <w:rsid w:val="004B312E"/>
    <w:rsid w:val="004B352A"/>
    <w:rsid w:val="004B50DC"/>
    <w:rsid w:val="004B5D39"/>
    <w:rsid w:val="004B674C"/>
    <w:rsid w:val="004B6EE2"/>
    <w:rsid w:val="004C05DD"/>
    <w:rsid w:val="004C1DC4"/>
    <w:rsid w:val="004C4104"/>
    <w:rsid w:val="004C53A3"/>
    <w:rsid w:val="004C6E0E"/>
    <w:rsid w:val="004C7776"/>
    <w:rsid w:val="004D0046"/>
    <w:rsid w:val="004D05B5"/>
    <w:rsid w:val="004D1619"/>
    <w:rsid w:val="004D4611"/>
    <w:rsid w:val="004D52B9"/>
    <w:rsid w:val="004D545A"/>
    <w:rsid w:val="004D5551"/>
    <w:rsid w:val="004D5688"/>
    <w:rsid w:val="004D5876"/>
    <w:rsid w:val="004D67F8"/>
    <w:rsid w:val="004D7369"/>
    <w:rsid w:val="004E0510"/>
    <w:rsid w:val="004E12E5"/>
    <w:rsid w:val="004E53FD"/>
    <w:rsid w:val="004E546A"/>
    <w:rsid w:val="004E5502"/>
    <w:rsid w:val="004E6C72"/>
    <w:rsid w:val="004E7AE5"/>
    <w:rsid w:val="004E7BF9"/>
    <w:rsid w:val="004F1A08"/>
    <w:rsid w:val="004F1FEA"/>
    <w:rsid w:val="004F2D35"/>
    <w:rsid w:val="004F2FF9"/>
    <w:rsid w:val="004F44DE"/>
    <w:rsid w:val="004F4B63"/>
    <w:rsid w:val="004F5578"/>
    <w:rsid w:val="004F6ED9"/>
    <w:rsid w:val="004F73F2"/>
    <w:rsid w:val="004F778A"/>
    <w:rsid w:val="00500FCC"/>
    <w:rsid w:val="0050339B"/>
    <w:rsid w:val="005042AA"/>
    <w:rsid w:val="005075BB"/>
    <w:rsid w:val="0051043E"/>
    <w:rsid w:val="0051054D"/>
    <w:rsid w:val="0051329F"/>
    <w:rsid w:val="00515BBA"/>
    <w:rsid w:val="0052061B"/>
    <w:rsid w:val="00520788"/>
    <w:rsid w:val="00520C09"/>
    <w:rsid w:val="0052127B"/>
    <w:rsid w:val="00521321"/>
    <w:rsid w:val="005224F2"/>
    <w:rsid w:val="00522E68"/>
    <w:rsid w:val="005230B5"/>
    <w:rsid w:val="005242F5"/>
    <w:rsid w:val="005245FD"/>
    <w:rsid w:val="00525204"/>
    <w:rsid w:val="00526190"/>
    <w:rsid w:val="0052732E"/>
    <w:rsid w:val="0052756F"/>
    <w:rsid w:val="0053318A"/>
    <w:rsid w:val="0053374C"/>
    <w:rsid w:val="0053387B"/>
    <w:rsid w:val="00533DA8"/>
    <w:rsid w:val="0053638F"/>
    <w:rsid w:val="00536DB2"/>
    <w:rsid w:val="0054041D"/>
    <w:rsid w:val="00544D76"/>
    <w:rsid w:val="00545B9E"/>
    <w:rsid w:val="00547A60"/>
    <w:rsid w:val="0055007C"/>
    <w:rsid w:val="005513CF"/>
    <w:rsid w:val="00553A9A"/>
    <w:rsid w:val="005545E9"/>
    <w:rsid w:val="00554BB4"/>
    <w:rsid w:val="0055587E"/>
    <w:rsid w:val="00557D76"/>
    <w:rsid w:val="00560927"/>
    <w:rsid w:val="00560991"/>
    <w:rsid w:val="0056263A"/>
    <w:rsid w:val="00562DE8"/>
    <w:rsid w:val="00562E54"/>
    <w:rsid w:val="005654A4"/>
    <w:rsid w:val="00565BCF"/>
    <w:rsid w:val="00565F06"/>
    <w:rsid w:val="005664BC"/>
    <w:rsid w:val="00570172"/>
    <w:rsid w:val="00571557"/>
    <w:rsid w:val="00571AC9"/>
    <w:rsid w:val="0057388D"/>
    <w:rsid w:val="00573AAD"/>
    <w:rsid w:val="00574E8C"/>
    <w:rsid w:val="0057563A"/>
    <w:rsid w:val="005778D5"/>
    <w:rsid w:val="00580278"/>
    <w:rsid w:val="00580D7E"/>
    <w:rsid w:val="00582BCC"/>
    <w:rsid w:val="0058399E"/>
    <w:rsid w:val="00584119"/>
    <w:rsid w:val="00584444"/>
    <w:rsid w:val="0058478E"/>
    <w:rsid w:val="0058541F"/>
    <w:rsid w:val="00585ABC"/>
    <w:rsid w:val="00586808"/>
    <w:rsid w:val="005874CE"/>
    <w:rsid w:val="00587C45"/>
    <w:rsid w:val="00587FFE"/>
    <w:rsid w:val="00590953"/>
    <w:rsid w:val="00591FE4"/>
    <w:rsid w:val="005922DD"/>
    <w:rsid w:val="005926AE"/>
    <w:rsid w:val="00592C7B"/>
    <w:rsid w:val="00593DB5"/>
    <w:rsid w:val="00595733"/>
    <w:rsid w:val="00596DA4"/>
    <w:rsid w:val="00597408"/>
    <w:rsid w:val="005A07B5"/>
    <w:rsid w:val="005A1C94"/>
    <w:rsid w:val="005A2B16"/>
    <w:rsid w:val="005A3ABD"/>
    <w:rsid w:val="005A486B"/>
    <w:rsid w:val="005A4F39"/>
    <w:rsid w:val="005A55D4"/>
    <w:rsid w:val="005A5A44"/>
    <w:rsid w:val="005A7C6C"/>
    <w:rsid w:val="005B1633"/>
    <w:rsid w:val="005B18F7"/>
    <w:rsid w:val="005B193E"/>
    <w:rsid w:val="005B1D31"/>
    <w:rsid w:val="005B2947"/>
    <w:rsid w:val="005B2972"/>
    <w:rsid w:val="005B50E8"/>
    <w:rsid w:val="005B652F"/>
    <w:rsid w:val="005B7703"/>
    <w:rsid w:val="005B775C"/>
    <w:rsid w:val="005C0831"/>
    <w:rsid w:val="005C1714"/>
    <w:rsid w:val="005C793F"/>
    <w:rsid w:val="005D11E9"/>
    <w:rsid w:val="005D4518"/>
    <w:rsid w:val="005D4772"/>
    <w:rsid w:val="005D5466"/>
    <w:rsid w:val="005D5DE0"/>
    <w:rsid w:val="005D7F77"/>
    <w:rsid w:val="005E4229"/>
    <w:rsid w:val="005E45EB"/>
    <w:rsid w:val="005E4D4B"/>
    <w:rsid w:val="005E575B"/>
    <w:rsid w:val="005E5BBD"/>
    <w:rsid w:val="005E610A"/>
    <w:rsid w:val="005E72CA"/>
    <w:rsid w:val="005E75FA"/>
    <w:rsid w:val="005F09F7"/>
    <w:rsid w:val="005F1791"/>
    <w:rsid w:val="005F2A88"/>
    <w:rsid w:val="005F3C09"/>
    <w:rsid w:val="005F72FE"/>
    <w:rsid w:val="0060023D"/>
    <w:rsid w:val="00600BD2"/>
    <w:rsid w:val="00603286"/>
    <w:rsid w:val="00603326"/>
    <w:rsid w:val="006060C8"/>
    <w:rsid w:val="00606360"/>
    <w:rsid w:val="0060639F"/>
    <w:rsid w:val="00610EEA"/>
    <w:rsid w:val="006116C3"/>
    <w:rsid w:val="00611A53"/>
    <w:rsid w:val="00612000"/>
    <w:rsid w:val="0061359C"/>
    <w:rsid w:val="00614E7B"/>
    <w:rsid w:val="006151A5"/>
    <w:rsid w:val="00615FE4"/>
    <w:rsid w:val="00616C17"/>
    <w:rsid w:val="00617D2B"/>
    <w:rsid w:val="00622708"/>
    <w:rsid w:val="00625F64"/>
    <w:rsid w:val="006264D3"/>
    <w:rsid w:val="0062663B"/>
    <w:rsid w:val="0063034F"/>
    <w:rsid w:val="006319BB"/>
    <w:rsid w:val="00631A78"/>
    <w:rsid w:val="0063237B"/>
    <w:rsid w:val="00632BE6"/>
    <w:rsid w:val="006337DC"/>
    <w:rsid w:val="00634969"/>
    <w:rsid w:val="00635C42"/>
    <w:rsid w:val="00636052"/>
    <w:rsid w:val="00636E90"/>
    <w:rsid w:val="00636F90"/>
    <w:rsid w:val="00637C89"/>
    <w:rsid w:val="00637F1B"/>
    <w:rsid w:val="006403DE"/>
    <w:rsid w:val="00645776"/>
    <w:rsid w:val="00647A3E"/>
    <w:rsid w:val="006509B7"/>
    <w:rsid w:val="00650CDD"/>
    <w:rsid w:val="00651FAA"/>
    <w:rsid w:val="0065212A"/>
    <w:rsid w:val="00652E7E"/>
    <w:rsid w:val="00653A37"/>
    <w:rsid w:val="006561C1"/>
    <w:rsid w:val="00657761"/>
    <w:rsid w:val="00661DF1"/>
    <w:rsid w:val="006623CE"/>
    <w:rsid w:val="006631FE"/>
    <w:rsid w:val="006649CE"/>
    <w:rsid w:val="00664E7C"/>
    <w:rsid w:val="00665635"/>
    <w:rsid w:val="00665825"/>
    <w:rsid w:val="00666AF2"/>
    <w:rsid w:val="00667622"/>
    <w:rsid w:val="00670B02"/>
    <w:rsid w:val="006714F1"/>
    <w:rsid w:val="006720F6"/>
    <w:rsid w:val="00673C8E"/>
    <w:rsid w:val="006747E0"/>
    <w:rsid w:val="0067767C"/>
    <w:rsid w:val="006807FE"/>
    <w:rsid w:val="00680F4C"/>
    <w:rsid w:val="00682E17"/>
    <w:rsid w:val="0068322E"/>
    <w:rsid w:val="00683DDD"/>
    <w:rsid w:val="0068619F"/>
    <w:rsid w:val="00686251"/>
    <w:rsid w:val="00686A62"/>
    <w:rsid w:val="006917D3"/>
    <w:rsid w:val="00691F0A"/>
    <w:rsid w:val="00691F17"/>
    <w:rsid w:val="00692161"/>
    <w:rsid w:val="00696249"/>
    <w:rsid w:val="00696A34"/>
    <w:rsid w:val="00697AAE"/>
    <w:rsid w:val="006A002E"/>
    <w:rsid w:val="006A00BA"/>
    <w:rsid w:val="006A0381"/>
    <w:rsid w:val="006A0C84"/>
    <w:rsid w:val="006A1861"/>
    <w:rsid w:val="006A2182"/>
    <w:rsid w:val="006A2F1E"/>
    <w:rsid w:val="006A335F"/>
    <w:rsid w:val="006A373B"/>
    <w:rsid w:val="006A3D9D"/>
    <w:rsid w:val="006A3FCC"/>
    <w:rsid w:val="006A426F"/>
    <w:rsid w:val="006A4B6B"/>
    <w:rsid w:val="006A6195"/>
    <w:rsid w:val="006A67AC"/>
    <w:rsid w:val="006A6C77"/>
    <w:rsid w:val="006A7793"/>
    <w:rsid w:val="006B2FD8"/>
    <w:rsid w:val="006B3537"/>
    <w:rsid w:val="006B35FD"/>
    <w:rsid w:val="006B3C07"/>
    <w:rsid w:val="006B6EEB"/>
    <w:rsid w:val="006C0542"/>
    <w:rsid w:val="006C2CEC"/>
    <w:rsid w:val="006C54A3"/>
    <w:rsid w:val="006C5E41"/>
    <w:rsid w:val="006C707B"/>
    <w:rsid w:val="006C707F"/>
    <w:rsid w:val="006C7459"/>
    <w:rsid w:val="006D237A"/>
    <w:rsid w:val="006D24F8"/>
    <w:rsid w:val="006D339D"/>
    <w:rsid w:val="006D3767"/>
    <w:rsid w:val="006D4CF5"/>
    <w:rsid w:val="006D53FE"/>
    <w:rsid w:val="006D6674"/>
    <w:rsid w:val="006D6B07"/>
    <w:rsid w:val="006E1018"/>
    <w:rsid w:val="006E1761"/>
    <w:rsid w:val="006E28AE"/>
    <w:rsid w:val="006E30E5"/>
    <w:rsid w:val="006E3A33"/>
    <w:rsid w:val="006E3D67"/>
    <w:rsid w:val="006E5474"/>
    <w:rsid w:val="006E5BE7"/>
    <w:rsid w:val="006E6B20"/>
    <w:rsid w:val="006F06ED"/>
    <w:rsid w:val="006F1A8E"/>
    <w:rsid w:val="006F4BC9"/>
    <w:rsid w:val="006F70F7"/>
    <w:rsid w:val="00700FDD"/>
    <w:rsid w:val="00705637"/>
    <w:rsid w:val="00705C32"/>
    <w:rsid w:val="007101EC"/>
    <w:rsid w:val="00710C04"/>
    <w:rsid w:val="007113A9"/>
    <w:rsid w:val="00711822"/>
    <w:rsid w:val="00712EB3"/>
    <w:rsid w:val="00713241"/>
    <w:rsid w:val="00713B86"/>
    <w:rsid w:val="00713BFC"/>
    <w:rsid w:val="00715468"/>
    <w:rsid w:val="00715D11"/>
    <w:rsid w:val="00716943"/>
    <w:rsid w:val="00716C70"/>
    <w:rsid w:val="007171CB"/>
    <w:rsid w:val="00721110"/>
    <w:rsid w:val="00721416"/>
    <w:rsid w:val="007216B9"/>
    <w:rsid w:val="00722582"/>
    <w:rsid w:val="0072270E"/>
    <w:rsid w:val="007263E8"/>
    <w:rsid w:val="0072659F"/>
    <w:rsid w:val="00726BAE"/>
    <w:rsid w:val="0073112C"/>
    <w:rsid w:val="00731751"/>
    <w:rsid w:val="00731E0C"/>
    <w:rsid w:val="00732DBB"/>
    <w:rsid w:val="007332B7"/>
    <w:rsid w:val="00733A61"/>
    <w:rsid w:val="00734720"/>
    <w:rsid w:val="00735749"/>
    <w:rsid w:val="00736E13"/>
    <w:rsid w:val="007371B5"/>
    <w:rsid w:val="007427D1"/>
    <w:rsid w:val="007451C3"/>
    <w:rsid w:val="007451F3"/>
    <w:rsid w:val="007460C9"/>
    <w:rsid w:val="00746234"/>
    <w:rsid w:val="00747E83"/>
    <w:rsid w:val="00750BF4"/>
    <w:rsid w:val="00751837"/>
    <w:rsid w:val="00751E70"/>
    <w:rsid w:val="00752EC7"/>
    <w:rsid w:val="0075341A"/>
    <w:rsid w:val="0075435E"/>
    <w:rsid w:val="00754EDB"/>
    <w:rsid w:val="00756E55"/>
    <w:rsid w:val="00757053"/>
    <w:rsid w:val="007576A3"/>
    <w:rsid w:val="00760F7F"/>
    <w:rsid w:val="00761D22"/>
    <w:rsid w:val="00763D4D"/>
    <w:rsid w:val="007640CA"/>
    <w:rsid w:val="00764477"/>
    <w:rsid w:val="00764B97"/>
    <w:rsid w:val="00764BD7"/>
    <w:rsid w:val="00765619"/>
    <w:rsid w:val="0076740A"/>
    <w:rsid w:val="00767C0E"/>
    <w:rsid w:val="00770CFD"/>
    <w:rsid w:val="00770E39"/>
    <w:rsid w:val="0077146D"/>
    <w:rsid w:val="007717EB"/>
    <w:rsid w:val="007723B0"/>
    <w:rsid w:val="0077277F"/>
    <w:rsid w:val="00772DFE"/>
    <w:rsid w:val="007755A5"/>
    <w:rsid w:val="0077678A"/>
    <w:rsid w:val="007768CC"/>
    <w:rsid w:val="00776C14"/>
    <w:rsid w:val="007802E8"/>
    <w:rsid w:val="00780B85"/>
    <w:rsid w:val="0078256A"/>
    <w:rsid w:val="00782708"/>
    <w:rsid w:val="00784373"/>
    <w:rsid w:val="007848C2"/>
    <w:rsid w:val="007872AE"/>
    <w:rsid w:val="007877CA"/>
    <w:rsid w:val="0079069C"/>
    <w:rsid w:val="007907EB"/>
    <w:rsid w:val="00791615"/>
    <w:rsid w:val="00791E08"/>
    <w:rsid w:val="0079302A"/>
    <w:rsid w:val="00794125"/>
    <w:rsid w:val="00794AC1"/>
    <w:rsid w:val="007A2E8C"/>
    <w:rsid w:val="007A41E3"/>
    <w:rsid w:val="007A47DE"/>
    <w:rsid w:val="007A702E"/>
    <w:rsid w:val="007B175C"/>
    <w:rsid w:val="007B1782"/>
    <w:rsid w:val="007B1FAD"/>
    <w:rsid w:val="007B40A4"/>
    <w:rsid w:val="007B469F"/>
    <w:rsid w:val="007B4A9D"/>
    <w:rsid w:val="007B564A"/>
    <w:rsid w:val="007B5BC2"/>
    <w:rsid w:val="007B68A9"/>
    <w:rsid w:val="007B7B3F"/>
    <w:rsid w:val="007C119F"/>
    <w:rsid w:val="007C2C33"/>
    <w:rsid w:val="007C38F0"/>
    <w:rsid w:val="007C6D5D"/>
    <w:rsid w:val="007C7F7D"/>
    <w:rsid w:val="007D1732"/>
    <w:rsid w:val="007D1ED1"/>
    <w:rsid w:val="007D2350"/>
    <w:rsid w:val="007D32A5"/>
    <w:rsid w:val="007D3E07"/>
    <w:rsid w:val="007D54DE"/>
    <w:rsid w:val="007D594F"/>
    <w:rsid w:val="007D6E90"/>
    <w:rsid w:val="007D777B"/>
    <w:rsid w:val="007D7920"/>
    <w:rsid w:val="007D7DFC"/>
    <w:rsid w:val="007E02CB"/>
    <w:rsid w:val="007E1127"/>
    <w:rsid w:val="007E12A0"/>
    <w:rsid w:val="007E372A"/>
    <w:rsid w:val="007E3A3F"/>
    <w:rsid w:val="007E4C72"/>
    <w:rsid w:val="007E505F"/>
    <w:rsid w:val="007E535A"/>
    <w:rsid w:val="007E65A5"/>
    <w:rsid w:val="007E7570"/>
    <w:rsid w:val="007F0EA0"/>
    <w:rsid w:val="007F13B5"/>
    <w:rsid w:val="007F260C"/>
    <w:rsid w:val="007F30B4"/>
    <w:rsid w:val="007F47D9"/>
    <w:rsid w:val="007F4FC5"/>
    <w:rsid w:val="007F62DC"/>
    <w:rsid w:val="007F6A04"/>
    <w:rsid w:val="007F7FE1"/>
    <w:rsid w:val="00800799"/>
    <w:rsid w:val="00800C2E"/>
    <w:rsid w:val="00800DDB"/>
    <w:rsid w:val="0080115F"/>
    <w:rsid w:val="008025D7"/>
    <w:rsid w:val="008029FB"/>
    <w:rsid w:val="00802C8F"/>
    <w:rsid w:val="00804852"/>
    <w:rsid w:val="00805A22"/>
    <w:rsid w:val="00806A69"/>
    <w:rsid w:val="00807021"/>
    <w:rsid w:val="008116B5"/>
    <w:rsid w:val="00813226"/>
    <w:rsid w:val="0081393B"/>
    <w:rsid w:val="0081420D"/>
    <w:rsid w:val="00814E5F"/>
    <w:rsid w:val="00815295"/>
    <w:rsid w:val="00815E05"/>
    <w:rsid w:val="00816EA8"/>
    <w:rsid w:val="0081722D"/>
    <w:rsid w:val="008175BA"/>
    <w:rsid w:val="00821ECE"/>
    <w:rsid w:val="00821F09"/>
    <w:rsid w:val="00822852"/>
    <w:rsid w:val="008236DF"/>
    <w:rsid w:val="008237BB"/>
    <w:rsid w:val="00824244"/>
    <w:rsid w:val="00825C64"/>
    <w:rsid w:val="008274F3"/>
    <w:rsid w:val="00827770"/>
    <w:rsid w:val="00830F00"/>
    <w:rsid w:val="008321BC"/>
    <w:rsid w:val="008322BB"/>
    <w:rsid w:val="0083301D"/>
    <w:rsid w:val="008336B4"/>
    <w:rsid w:val="0083554C"/>
    <w:rsid w:val="00835F75"/>
    <w:rsid w:val="00841033"/>
    <w:rsid w:val="00842A39"/>
    <w:rsid w:val="008431F8"/>
    <w:rsid w:val="00844652"/>
    <w:rsid w:val="0084524B"/>
    <w:rsid w:val="008452C6"/>
    <w:rsid w:val="00845BD7"/>
    <w:rsid w:val="00846A37"/>
    <w:rsid w:val="00846DEC"/>
    <w:rsid w:val="008476CC"/>
    <w:rsid w:val="0084787C"/>
    <w:rsid w:val="008501AB"/>
    <w:rsid w:val="0085038D"/>
    <w:rsid w:val="008507BF"/>
    <w:rsid w:val="008515D8"/>
    <w:rsid w:val="00851F41"/>
    <w:rsid w:val="008537FE"/>
    <w:rsid w:val="00853C3C"/>
    <w:rsid w:val="00860140"/>
    <w:rsid w:val="00860BCA"/>
    <w:rsid w:val="008613BE"/>
    <w:rsid w:val="008625C4"/>
    <w:rsid w:val="00862D77"/>
    <w:rsid w:val="0086339F"/>
    <w:rsid w:val="00866D26"/>
    <w:rsid w:val="00867E66"/>
    <w:rsid w:val="00867FB7"/>
    <w:rsid w:val="00872612"/>
    <w:rsid w:val="0087395D"/>
    <w:rsid w:val="00876796"/>
    <w:rsid w:val="0087697B"/>
    <w:rsid w:val="00876E7A"/>
    <w:rsid w:val="00876F5A"/>
    <w:rsid w:val="008814DC"/>
    <w:rsid w:val="00881730"/>
    <w:rsid w:val="008833B2"/>
    <w:rsid w:val="008845E3"/>
    <w:rsid w:val="0088706E"/>
    <w:rsid w:val="00887508"/>
    <w:rsid w:val="00887AB3"/>
    <w:rsid w:val="00887CAB"/>
    <w:rsid w:val="00890BC6"/>
    <w:rsid w:val="00891AA3"/>
    <w:rsid w:val="0089273B"/>
    <w:rsid w:val="008936CC"/>
    <w:rsid w:val="008939BA"/>
    <w:rsid w:val="0089460B"/>
    <w:rsid w:val="00894B81"/>
    <w:rsid w:val="008950D6"/>
    <w:rsid w:val="008950E4"/>
    <w:rsid w:val="00895D7D"/>
    <w:rsid w:val="00895E13"/>
    <w:rsid w:val="00896BA6"/>
    <w:rsid w:val="008A0DD3"/>
    <w:rsid w:val="008A0F13"/>
    <w:rsid w:val="008A1F9F"/>
    <w:rsid w:val="008A3C64"/>
    <w:rsid w:val="008A4D34"/>
    <w:rsid w:val="008A62AF"/>
    <w:rsid w:val="008B02D5"/>
    <w:rsid w:val="008B0F4A"/>
    <w:rsid w:val="008B31D5"/>
    <w:rsid w:val="008B4330"/>
    <w:rsid w:val="008B488E"/>
    <w:rsid w:val="008B7F5D"/>
    <w:rsid w:val="008C29A7"/>
    <w:rsid w:val="008C33F7"/>
    <w:rsid w:val="008C4072"/>
    <w:rsid w:val="008C665D"/>
    <w:rsid w:val="008C7322"/>
    <w:rsid w:val="008D0B54"/>
    <w:rsid w:val="008D2F6A"/>
    <w:rsid w:val="008D521F"/>
    <w:rsid w:val="008D5233"/>
    <w:rsid w:val="008D5CD4"/>
    <w:rsid w:val="008E02A8"/>
    <w:rsid w:val="008E246E"/>
    <w:rsid w:val="008E29C7"/>
    <w:rsid w:val="008E3CC2"/>
    <w:rsid w:val="008E59A4"/>
    <w:rsid w:val="008E64D6"/>
    <w:rsid w:val="008E6F45"/>
    <w:rsid w:val="008E7BE9"/>
    <w:rsid w:val="008F03C1"/>
    <w:rsid w:val="008F0EB3"/>
    <w:rsid w:val="008F28D5"/>
    <w:rsid w:val="008F2FD4"/>
    <w:rsid w:val="008F32CD"/>
    <w:rsid w:val="008F65E4"/>
    <w:rsid w:val="008F7EBC"/>
    <w:rsid w:val="00900696"/>
    <w:rsid w:val="009014DE"/>
    <w:rsid w:val="009024E5"/>
    <w:rsid w:val="009038D9"/>
    <w:rsid w:val="00905674"/>
    <w:rsid w:val="00907EC8"/>
    <w:rsid w:val="009100FD"/>
    <w:rsid w:val="00912512"/>
    <w:rsid w:val="009136D7"/>
    <w:rsid w:val="00914766"/>
    <w:rsid w:val="009156EA"/>
    <w:rsid w:val="0091593C"/>
    <w:rsid w:val="00915A6E"/>
    <w:rsid w:val="009176DB"/>
    <w:rsid w:val="00917E78"/>
    <w:rsid w:val="009200E9"/>
    <w:rsid w:val="00922C1E"/>
    <w:rsid w:val="00923A48"/>
    <w:rsid w:val="00924C74"/>
    <w:rsid w:val="00925015"/>
    <w:rsid w:val="00925D1F"/>
    <w:rsid w:val="00926868"/>
    <w:rsid w:val="00927FE7"/>
    <w:rsid w:val="0093046A"/>
    <w:rsid w:val="0093147B"/>
    <w:rsid w:val="00934B4B"/>
    <w:rsid w:val="0093529F"/>
    <w:rsid w:val="00935B0B"/>
    <w:rsid w:val="00936877"/>
    <w:rsid w:val="00937337"/>
    <w:rsid w:val="009415D3"/>
    <w:rsid w:val="00941BB0"/>
    <w:rsid w:val="00944005"/>
    <w:rsid w:val="00944084"/>
    <w:rsid w:val="0094430E"/>
    <w:rsid w:val="00946005"/>
    <w:rsid w:val="0094690E"/>
    <w:rsid w:val="009469C0"/>
    <w:rsid w:val="009509CB"/>
    <w:rsid w:val="00951DAD"/>
    <w:rsid w:val="00952EA4"/>
    <w:rsid w:val="00953B5C"/>
    <w:rsid w:val="00953E95"/>
    <w:rsid w:val="00954222"/>
    <w:rsid w:val="009548B6"/>
    <w:rsid w:val="0095521D"/>
    <w:rsid w:val="009609FA"/>
    <w:rsid w:val="00960FC0"/>
    <w:rsid w:val="00961A8F"/>
    <w:rsid w:val="00961E66"/>
    <w:rsid w:val="0096361B"/>
    <w:rsid w:val="00963695"/>
    <w:rsid w:val="00966A3D"/>
    <w:rsid w:val="009670F9"/>
    <w:rsid w:val="00971829"/>
    <w:rsid w:val="009723F9"/>
    <w:rsid w:val="0097320C"/>
    <w:rsid w:val="0097424C"/>
    <w:rsid w:val="0097446F"/>
    <w:rsid w:val="009751AC"/>
    <w:rsid w:val="00975CFF"/>
    <w:rsid w:val="00982151"/>
    <w:rsid w:val="009828CF"/>
    <w:rsid w:val="00983767"/>
    <w:rsid w:val="009837E2"/>
    <w:rsid w:val="00983AE3"/>
    <w:rsid w:val="00983DAD"/>
    <w:rsid w:val="0098632D"/>
    <w:rsid w:val="009875ED"/>
    <w:rsid w:val="009876FD"/>
    <w:rsid w:val="00987A1E"/>
    <w:rsid w:val="0099272B"/>
    <w:rsid w:val="0099442B"/>
    <w:rsid w:val="009A2021"/>
    <w:rsid w:val="009A2A28"/>
    <w:rsid w:val="009A4257"/>
    <w:rsid w:val="009A6A50"/>
    <w:rsid w:val="009B0BB9"/>
    <w:rsid w:val="009B141E"/>
    <w:rsid w:val="009B3171"/>
    <w:rsid w:val="009B382F"/>
    <w:rsid w:val="009B401C"/>
    <w:rsid w:val="009B5572"/>
    <w:rsid w:val="009C0478"/>
    <w:rsid w:val="009C05F2"/>
    <w:rsid w:val="009C1E7E"/>
    <w:rsid w:val="009C2A7F"/>
    <w:rsid w:val="009C2E45"/>
    <w:rsid w:val="009C4C6E"/>
    <w:rsid w:val="009C527B"/>
    <w:rsid w:val="009C559C"/>
    <w:rsid w:val="009C67B4"/>
    <w:rsid w:val="009C7299"/>
    <w:rsid w:val="009D094B"/>
    <w:rsid w:val="009D0FE0"/>
    <w:rsid w:val="009D2828"/>
    <w:rsid w:val="009D5615"/>
    <w:rsid w:val="009D5C28"/>
    <w:rsid w:val="009E1076"/>
    <w:rsid w:val="009E12E9"/>
    <w:rsid w:val="009E2D4C"/>
    <w:rsid w:val="009E388E"/>
    <w:rsid w:val="009E3F93"/>
    <w:rsid w:val="009E554E"/>
    <w:rsid w:val="009E5C7E"/>
    <w:rsid w:val="009E5CE7"/>
    <w:rsid w:val="009E6035"/>
    <w:rsid w:val="009E6C50"/>
    <w:rsid w:val="009E7F24"/>
    <w:rsid w:val="009F097F"/>
    <w:rsid w:val="009F23E9"/>
    <w:rsid w:val="009F3516"/>
    <w:rsid w:val="009F3A45"/>
    <w:rsid w:val="009F43C3"/>
    <w:rsid w:val="009F44C8"/>
    <w:rsid w:val="00A00096"/>
    <w:rsid w:val="00A01BF5"/>
    <w:rsid w:val="00A02539"/>
    <w:rsid w:val="00A02F84"/>
    <w:rsid w:val="00A039F9"/>
    <w:rsid w:val="00A045A0"/>
    <w:rsid w:val="00A067C7"/>
    <w:rsid w:val="00A06EB1"/>
    <w:rsid w:val="00A07936"/>
    <w:rsid w:val="00A10A24"/>
    <w:rsid w:val="00A112BC"/>
    <w:rsid w:val="00A11506"/>
    <w:rsid w:val="00A12864"/>
    <w:rsid w:val="00A128B2"/>
    <w:rsid w:val="00A12F3B"/>
    <w:rsid w:val="00A13581"/>
    <w:rsid w:val="00A14310"/>
    <w:rsid w:val="00A14455"/>
    <w:rsid w:val="00A17E51"/>
    <w:rsid w:val="00A2336D"/>
    <w:rsid w:val="00A24367"/>
    <w:rsid w:val="00A24F4B"/>
    <w:rsid w:val="00A262BA"/>
    <w:rsid w:val="00A26438"/>
    <w:rsid w:val="00A266DC"/>
    <w:rsid w:val="00A2758B"/>
    <w:rsid w:val="00A3088D"/>
    <w:rsid w:val="00A32971"/>
    <w:rsid w:val="00A336EC"/>
    <w:rsid w:val="00A34AAA"/>
    <w:rsid w:val="00A35025"/>
    <w:rsid w:val="00A35379"/>
    <w:rsid w:val="00A3643B"/>
    <w:rsid w:val="00A37492"/>
    <w:rsid w:val="00A404DE"/>
    <w:rsid w:val="00A41786"/>
    <w:rsid w:val="00A41B36"/>
    <w:rsid w:val="00A41D1A"/>
    <w:rsid w:val="00A43A17"/>
    <w:rsid w:val="00A4400D"/>
    <w:rsid w:val="00A44961"/>
    <w:rsid w:val="00A45845"/>
    <w:rsid w:val="00A45E04"/>
    <w:rsid w:val="00A47427"/>
    <w:rsid w:val="00A518C8"/>
    <w:rsid w:val="00A519D0"/>
    <w:rsid w:val="00A51AE4"/>
    <w:rsid w:val="00A52429"/>
    <w:rsid w:val="00A529A4"/>
    <w:rsid w:val="00A52C02"/>
    <w:rsid w:val="00A55222"/>
    <w:rsid w:val="00A558F3"/>
    <w:rsid w:val="00A55CDB"/>
    <w:rsid w:val="00A56B49"/>
    <w:rsid w:val="00A60C74"/>
    <w:rsid w:val="00A623EE"/>
    <w:rsid w:val="00A64591"/>
    <w:rsid w:val="00A64D8F"/>
    <w:rsid w:val="00A65B46"/>
    <w:rsid w:val="00A672C0"/>
    <w:rsid w:val="00A672C9"/>
    <w:rsid w:val="00A70384"/>
    <w:rsid w:val="00A70FD5"/>
    <w:rsid w:val="00A71942"/>
    <w:rsid w:val="00A72C1F"/>
    <w:rsid w:val="00A72C8F"/>
    <w:rsid w:val="00A72E52"/>
    <w:rsid w:val="00A74569"/>
    <w:rsid w:val="00A74EF8"/>
    <w:rsid w:val="00A765BA"/>
    <w:rsid w:val="00A76622"/>
    <w:rsid w:val="00A7685E"/>
    <w:rsid w:val="00A778B4"/>
    <w:rsid w:val="00A817FA"/>
    <w:rsid w:val="00A84928"/>
    <w:rsid w:val="00A85311"/>
    <w:rsid w:val="00A85C65"/>
    <w:rsid w:val="00A86593"/>
    <w:rsid w:val="00A91A62"/>
    <w:rsid w:val="00A9343F"/>
    <w:rsid w:val="00A949C6"/>
    <w:rsid w:val="00A94D70"/>
    <w:rsid w:val="00A97820"/>
    <w:rsid w:val="00AA0BB6"/>
    <w:rsid w:val="00AA0F6B"/>
    <w:rsid w:val="00AA1317"/>
    <w:rsid w:val="00AA1437"/>
    <w:rsid w:val="00AA194A"/>
    <w:rsid w:val="00AA1F52"/>
    <w:rsid w:val="00AA2D43"/>
    <w:rsid w:val="00AA39D0"/>
    <w:rsid w:val="00AA3BC4"/>
    <w:rsid w:val="00AA41F3"/>
    <w:rsid w:val="00AA6EBF"/>
    <w:rsid w:val="00AB242C"/>
    <w:rsid w:val="00AB253F"/>
    <w:rsid w:val="00AB4F02"/>
    <w:rsid w:val="00AB66A9"/>
    <w:rsid w:val="00AB6AEE"/>
    <w:rsid w:val="00AB6C99"/>
    <w:rsid w:val="00AC0CDB"/>
    <w:rsid w:val="00AC12AF"/>
    <w:rsid w:val="00AC2799"/>
    <w:rsid w:val="00AC29CC"/>
    <w:rsid w:val="00AC598C"/>
    <w:rsid w:val="00AC600D"/>
    <w:rsid w:val="00AD0C21"/>
    <w:rsid w:val="00AD0DAF"/>
    <w:rsid w:val="00AD1B25"/>
    <w:rsid w:val="00AD409B"/>
    <w:rsid w:val="00AD40BB"/>
    <w:rsid w:val="00AD43C0"/>
    <w:rsid w:val="00AD4565"/>
    <w:rsid w:val="00AD4997"/>
    <w:rsid w:val="00AE008A"/>
    <w:rsid w:val="00AE014B"/>
    <w:rsid w:val="00AE15D0"/>
    <w:rsid w:val="00AE1E5C"/>
    <w:rsid w:val="00AE208A"/>
    <w:rsid w:val="00AE5554"/>
    <w:rsid w:val="00AE5FEF"/>
    <w:rsid w:val="00AE633F"/>
    <w:rsid w:val="00AE682D"/>
    <w:rsid w:val="00AE7D5F"/>
    <w:rsid w:val="00AF0D6F"/>
    <w:rsid w:val="00AF2014"/>
    <w:rsid w:val="00AF36AA"/>
    <w:rsid w:val="00AF4259"/>
    <w:rsid w:val="00AF47C6"/>
    <w:rsid w:val="00AF4C38"/>
    <w:rsid w:val="00AF4EF9"/>
    <w:rsid w:val="00AF5F07"/>
    <w:rsid w:val="00AF673E"/>
    <w:rsid w:val="00B001BD"/>
    <w:rsid w:val="00B013B1"/>
    <w:rsid w:val="00B01DD9"/>
    <w:rsid w:val="00B02341"/>
    <w:rsid w:val="00B03FED"/>
    <w:rsid w:val="00B04983"/>
    <w:rsid w:val="00B05CBC"/>
    <w:rsid w:val="00B0680D"/>
    <w:rsid w:val="00B07A37"/>
    <w:rsid w:val="00B07D75"/>
    <w:rsid w:val="00B10618"/>
    <w:rsid w:val="00B10E42"/>
    <w:rsid w:val="00B11131"/>
    <w:rsid w:val="00B11DF4"/>
    <w:rsid w:val="00B127DC"/>
    <w:rsid w:val="00B1341B"/>
    <w:rsid w:val="00B13EED"/>
    <w:rsid w:val="00B14F36"/>
    <w:rsid w:val="00B1524F"/>
    <w:rsid w:val="00B16DB9"/>
    <w:rsid w:val="00B2103E"/>
    <w:rsid w:val="00B22D01"/>
    <w:rsid w:val="00B24168"/>
    <w:rsid w:val="00B24564"/>
    <w:rsid w:val="00B24A4C"/>
    <w:rsid w:val="00B25491"/>
    <w:rsid w:val="00B2555E"/>
    <w:rsid w:val="00B255DA"/>
    <w:rsid w:val="00B26362"/>
    <w:rsid w:val="00B269EA"/>
    <w:rsid w:val="00B26A8D"/>
    <w:rsid w:val="00B279A2"/>
    <w:rsid w:val="00B27F23"/>
    <w:rsid w:val="00B30A0D"/>
    <w:rsid w:val="00B30EF3"/>
    <w:rsid w:val="00B32C96"/>
    <w:rsid w:val="00B330A7"/>
    <w:rsid w:val="00B33A5F"/>
    <w:rsid w:val="00B34C4C"/>
    <w:rsid w:val="00B372CA"/>
    <w:rsid w:val="00B43358"/>
    <w:rsid w:val="00B43A29"/>
    <w:rsid w:val="00B43E85"/>
    <w:rsid w:val="00B45078"/>
    <w:rsid w:val="00B46835"/>
    <w:rsid w:val="00B46BF8"/>
    <w:rsid w:val="00B46E8D"/>
    <w:rsid w:val="00B47746"/>
    <w:rsid w:val="00B50795"/>
    <w:rsid w:val="00B52EBC"/>
    <w:rsid w:val="00B53599"/>
    <w:rsid w:val="00B56D2F"/>
    <w:rsid w:val="00B57109"/>
    <w:rsid w:val="00B6041D"/>
    <w:rsid w:val="00B61DA4"/>
    <w:rsid w:val="00B654ED"/>
    <w:rsid w:val="00B66EFC"/>
    <w:rsid w:val="00B67FB6"/>
    <w:rsid w:val="00B70C94"/>
    <w:rsid w:val="00B7149D"/>
    <w:rsid w:val="00B71F89"/>
    <w:rsid w:val="00B72275"/>
    <w:rsid w:val="00B728E0"/>
    <w:rsid w:val="00B72E1C"/>
    <w:rsid w:val="00B753C1"/>
    <w:rsid w:val="00B75E42"/>
    <w:rsid w:val="00B77262"/>
    <w:rsid w:val="00B77335"/>
    <w:rsid w:val="00B775FC"/>
    <w:rsid w:val="00B77E5C"/>
    <w:rsid w:val="00B821C4"/>
    <w:rsid w:val="00B83324"/>
    <w:rsid w:val="00B8339A"/>
    <w:rsid w:val="00B849C9"/>
    <w:rsid w:val="00B8561E"/>
    <w:rsid w:val="00B856BB"/>
    <w:rsid w:val="00B86C47"/>
    <w:rsid w:val="00B87AFB"/>
    <w:rsid w:val="00B911F2"/>
    <w:rsid w:val="00B92D95"/>
    <w:rsid w:val="00B93FD9"/>
    <w:rsid w:val="00B94D30"/>
    <w:rsid w:val="00B9688D"/>
    <w:rsid w:val="00B97E31"/>
    <w:rsid w:val="00BA08AA"/>
    <w:rsid w:val="00BA1921"/>
    <w:rsid w:val="00BA4AA0"/>
    <w:rsid w:val="00BA52C0"/>
    <w:rsid w:val="00BA5929"/>
    <w:rsid w:val="00BA679B"/>
    <w:rsid w:val="00BA6E0C"/>
    <w:rsid w:val="00BA749A"/>
    <w:rsid w:val="00BA791F"/>
    <w:rsid w:val="00BB1713"/>
    <w:rsid w:val="00BB306F"/>
    <w:rsid w:val="00BB30BE"/>
    <w:rsid w:val="00BB3660"/>
    <w:rsid w:val="00BB397D"/>
    <w:rsid w:val="00BB3C9D"/>
    <w:rsid w:val="00BB6101"/>
    <w:rsid w:val="00BB6E2C"/>
    <w:rsid w:val="00BC0A70"/>
    <w:rsid w:val="00BC0CCA"/>
    <w:rsid w:val="00BC52FE"/>
    <w:rsid w:val="00BC5B27"/>
    <w:rsid w:val="00BD059F"/>
    <w:rsid w:val="00BD09A1"/>
    <w:rsid w:val="00BD0DF6"/>
    <w:rsid w:val="00BE05D3"/>
    <w:rsid w:val="00BE05D9"/>
    <w:rsid w:val="00BE0648"/>
    <w:rsid w:val="00BE0E43"/>
    <w:rsid w:val="00BE260D"/>
    <w:rsid w:val="00BE3186"/>
    <w:rsid w:val="00BE445F"/>
    <w:rsid w:val="00BE4F88"/>
    <w:rsid w:val="00BE5D30"/>
    <w:rsid w:val="00BE5DA2"/>
    <w:rsid w:val="00BE76F4"/>
    <w:rsid w:val="00BE790F"/>
    <w:rsid w:val="00BF05F1"/>
    <w:rsid w:val="00BF1013"/>
    <w:rsid w:val="00BF11EB"/>
    <w:rsid w:val="00BF234C"/>
    <w:rsid w:val="00BF2900"/>
    <w:rsid w:val="00BF3245"/>
    <w:rsid w:val="00BF3514"/>
    <w:rsid w:val="00BF4027"/>
    <w:rsid w:val="00BF48BB"/>
    <w:rsid w:val="00BF4C96"/>
    <w:rsid w:val="00BF5E3E"/>
    <w:rsid w:val="00BF6972"/>
    <w:rsid w:val="00BF7809"/>
    <w:rsid w:val="00BF7BFD"/>
    <w:rsid w:val="00BF7E08"/>
    <w:rsid w:val="00C00694"/>
    <w:rsid w:val="00C01C7E"/>
    <w:rsid w:val="00C02611"/>
    <w:rsid w:val="00C02F9F"/>
    <w:rsid w:val="00C040FC"/>
    <w:rsid w:val="00C052E7"/>
    <w:rsid w:val="00C0574D"/>
    <w:rsid w:val="00C074CB"/>
    <w:rsid w:val="00C10214"/>
    <w:rsid w:val="00C105AE"/>
    <w:rsid w:val="00C118AE"/>
    <w:rsid w:val="00C12C5E"/>
    <w:rsid w:val="00C12E37"/>
    <w:rsid w:val="00C13216"/>
    <w:rsid w:val="00C137DC"/>
    <w:rsid w:val="00C13A0F"/>
    <w:rsid w:val="00C14FDE"/>
    <w:rsid w:val="00C17224"/>
    <w:rsid w:val="00C17A13"/>
    <w:rsid w:val="00C21643"/>
    <w:rsid w:val="00C2290D"/>
    <w:rsid w:val="00C23259"/>
    <w:rsid w:val="00C23E24"/>
    <w:rsid w:val="00C24BCD"/>
    <w:rsid w:val="00C24C9F"/>
    <w:rsid w:val="00C25F38"/>
    <w:rsid w:val="00C25FF3"/>
    <w:rsid w:val="00C26046"/>
    <w:rsid w:val="00C30DDF"/>
    <w:rsid w:val="00C312A3"/>
    <w:rsid w:val="00C317A0"/>
    <w:rsid w:val="00C33473"/>
    <w:rsid w:val="00C334D4"/>
    <w:rsid w:val="00C3373C"/>
    <w:rsid w:val="00C33905"/>
    <w:rsid w:val="00C3571E"/>
    <w:rsid w:val="00C421C9"/>
    <w:rsid w:val="00C44993"/>
    <w:rsid w:val="00C45346"/>
    <w:rsid w:val="00C46CE7"/>
    <w:rsid w:val="00C50AE2"/>
    <w:rsid w:val="00C50D3F"/>
    <w:rsid w:val="00C52DB0"/>
    <w:rsid w:val="00C53723"/>
    <w:rsid w:val="00C549C5"/>
    <w:rsid w:val="00C56139"/>
    <w:rsid w:val="00C5647F"/>
    <w:rsid w:val="00C56AB6"/>
    <w:rsid w:val="00C5788F"/>
    <w:rsid w:val="00C57BF2"/>
    <w:rsid w:val="00C6184D"/>
    <w:rsid w:val="00C618F8"/>
    <w:rsid w:val="00C63DC2"/>
    <w:rsid w:val="00C65900"/>
    <w:rsid w:val="00C66879"/>
    <w:rsid w:val="00C70146"/>
    <w:rsid w:val="00C71D69"/>
    <w:rsid w:val="00C72483"/>
    <w:rsid w:val="00C72A6B"/>
    <w:rsid w:val="00C75DCC"/>
    <w:rsid w:val="00C75EE6"/>
    <w:rsid w:val="00C76EDD"/>
    <w:rsid w:val="00C77044"/>
    <w:rsid w:val="00C775DE"/>
    <w:rsid w:val="00C80398"/>
    <w:rsid w:val="00C804B1"/>
    <w:rsid w:val="00C820C8"/>
    <w:rsid w:val="00C82E66"/>
    <w:rsid w:val="00C83C28"/>
    <w:rsid w:val="00C843D3"/>
    <w:rsid w:val="00C84A4B"/>
    <w:rsid w:val="00C84D82"/>
    <w:rsid w:val="00C85FE4"/>
    <w:rsid w:val="00C861A3"/>
    <w:rsid w:val="00C87B0A"/>
    <w:rsid w:val="00C907CA"/>
    <w:rsid w:val="00C90C89"/>
    <w:rsid w:val="00C90EC2"/>
    <w:rsid w:val="00C91F92"/>
    <w:rsid w:val="00C920F3"/>
    <w:rsid w:val="00C92419"/>
    <w:rsid w:val="00C93F25"/>
    <w:rsid w:val="00C9617E"/>
    <w:rsid w:val="00CA0619"/>
    <w:rsid w:val="00CA0AB3"/>
    <w:rsid w:val="00CA1534"/>
    <w:rsid w:val="00CA2221"/>
    <w:rsid w:val="00CA2BD8"/>
    <w:rsid w:val="00CA4F77"/>
    <w:rsid w:val="00CA50F4"/>
    <w:rsid w:val="00CA52E9"/>
    <w:rsid w:val="00CA7317"/>
    <w:rsid w:val="00CA785A"/>
    <w:rsid w:val="00CA7880"/>
    <w:rsid w:val="00CA7D73"/>
    <w:rsid w:val="00CA7EBB"/>
    <w:rsid w:val="00CB0CDB"/>
    <w:rsid w:val="00CB2EA3"/>
    <w:rsid w:val="00CB5244"/>
    <w:rsid w:val="00CB5A5F"/>
    <w:rsid w:val="00CB6609"/>
    <w:rsid w:val="00CB6997"/>
    <w:rsid w:val="00CB7F58"/>
    <w:rsid w:val="00CC00BA"/>
    <w:rsid w:val="00CC0C28"/>
    <w:rsid w:val="00CC168C"/>
    <w:rsid w:val="00CC1890"/>
    <w:rsid w:val="00CC20D6"/>
    <w:rsid w:val="00CC3B73"/>
    <w:rsid w:val="00CC422F"/>
    <w:rsid w:val="00CC7FBC"/>
    <w:rsid w:val="00CD13FE"/>
    <w:rsid w:val="00CD165E"/>
    <w:rsid w:val="00CD1797"/>
    <w:rsid w:val="00CD208D"/>
    <w:rsid w:val="00CD26CD"/>
    <w:rsid w:val="00CD38F9"/>
    <w:rsid w:val="00CD4991"/>
    <w:rsid w:val="00CD566B"/>
    <w:rsid w:val="00CD579B"/>
    <w:rsid w:val="00CD59D6"/>
    <w:rsid w:val="00CD5FF0"/>
    <w:rsid w:val="00CD6224"/>
    <w:rsid w:val="00CD6AF5"/>
    <w:rsid w:val="00CD7E00"/>
    <w:rsid w:val="00CE20E5"/>
    <w:rsid w:val="00CE2599"/>
    <w:rsid w:val="00CE299F"/>
    <w:rsid w:val="00CE2BF5"/>
    <w:rsid w:val="00CE2E6E"/>
    <w:rsid w:val="00CE3C77"/>
    <w:rsid w:val="00CE453D"/>
    <w:rsid w:val="00CE46F7"/>
    <w:rsid w:val="00CE5BE6"/>
    <w:rsid w:val="00CE7717"/>
    <w:rsid w:val="00CF32B3"/>
    <w:rsid w:val="00CF437A"/>
    <w:rsid w:val="00CF53E9"/>
    <w:rsid w:val="00CF5684"/>
    <w:rsid w:val="00CF5E28"/>
    <w:rsid w:val="00CF604D"/>
    <w:rsid w:val="00CF61F1"/>
    <w:rsid w:val="00CF67D9"/>
    <w:rsid w:val="00D01905"/>
    <w:rsid w:val="00D01D14"/>
    <w:rsid w:val="00D0300A"/>
    <w:rsid w:val="00D0354A"/>
    <w:rsid w:val="00D03C31"/>
    <w:rsid w:val="00D041C7"/>
    <w:rsid w:val="00D052CB"/>
    <w:rsid w:val="00D0736E"/>
    <w:rsid w:val="00D07F86"/>
    <w:rsid w:val="00D07FA2"/>
    <w:rsid w:val="00D10561"/>
    <w:rsid w:val="00D10A68"/>
    <w:rsid w:val="00D13428"/>
    <w:rsid w:val="00D14BEF"/>
    <w:rsid w:val="00D15E40"/>
    <w:rsid w:val="00D16E80"/>
    <w:rsid w:val="00D174F5"/>
    <w:rsid w:val="00D17D94"/>
    <w:rsid w:val="00D21346"/>
    <w:rsid w:val="00D21561"/>
    <w:rsid w:val="00D2182E"/>
    <w:rsid w:val="00D21BE0"/>
    <w:rsid w:val="00D21DF6"/>
    <w:rsid w:val="00D2237B"/>
    <w:rsid w:val="00D22EC2"/>
    <w:rsid w:val="00D23936"/>
    <w:rsid w:val="00D2487F"/>
    <w:rsid w:val="00D24DF6"/>
    <w:rsid w:val="00D26FE5"/>
    <w:rsid w:val="00D27633"/>
    <w:rsid w:val="00D27AF4"/>
    <w:rsid w:val="00D30E01"/>
    <w:rsid w:val="00D3122C"/>
    <w:rsid w:val="00D313C0"/>
    <w:rsid w:val="00D330D9"/>
    <w:rsid w:val="00D33933"/>
    <w:rsid w:val="00D362DB"/>
    <w:rsid w:val="00D36C7C"/>
    <w:rsid w:val="00D371F9"/>
    <w:rsid w:val="00D37BBE"/>
    <w:rsid w:val="00D41615"/>
    <w:rsid w:val="00D416B1"/>
    <w:rsid w:val="00D41A23"/>
    <w:rsid w:val="00D41DEF"/>
    <w:rsid w:val="00D41EBE"/>
    <w:rsid w:val="00D41EC1"/>
    <w:rsid w:val="00D46601"/>
    <w:rsid w:val="00D46E84"/>
    <w:rsid w:val="00D46ECB"/>
    <w:rsid w:val="00D475E0"/>
    <w:rsid w:val="00D50075"/>
    <w:rsid w:val="00D527C5"/>
    <w:rsid w:val="00D52F3D"/>
    <w:rsid w:val="00D53862"/>
    <w:rsid w:val="00D538A5"/>
    <w:rsid w:val="00D547CB"/>
    <w:rsid w:val="00D56B8E"/>
    <w:rsid w:val="00D57974"/>
    <w:rsid w:val="00D57B34"/>
    <w:rsid w:val="00D57C5D"/>
    <w:rsid w:val="00D60412"/>
    <w:rsid w:val="00D60CE7"/>
    <w:rsid w:val="00D6212B"/>
    <w:rsid w:val="00D6224C"/>
    <w:rsid w:val="00D6461E"/>
    <w:rsid w:val="00D65F9C"/>
    <w:rsid w:val="00D6627B"/>
    <w:rsid w:val="00D66296"/>
    <w:rsid w:val="00D677E5"/>
    <w:rsid w:val="00D70738"/>
    <w:rsid w:val="00D725D4"/>
    <w:rsid w:val="00D7447C"/>
    <w:rsid w:val="00D778D2"/>
    <w:rsid w:val="00D80CA5"/>
    <w:rsid w:val="00D811F0"/>
    <w:rsid w:val="00D8164C"/>
    <w:rsid w:val="00D81A00"/>
    <w:rsid w:val="00D83255"/>
    <w:rsid w:val="00D83C02"/>
    <w:rsid w:val="00D840B9"/>
    <w:rsid w:val="00D85108"/>
    <w:rsid w:val="00D856A1"/>
    <w:rsid w:val="00D86A2C"/>
    <w:rsid w:val="00D87261"/>
    <w:rsid w:val="00D91033"/>
    <w:rsid w:val="00D9269B"/>
    <w:rsid w:val="00D92CC0"/>
    <w:rsid w:val="00D938B6"/>
    <w:rsid w:val="00D94925"/>
    <w:rsid w:val="00D96EAA"/>
    <w:rsid w:val="00D96F6B"/>
    <w:rsid w:val="00D97758"/>
    <w:rsid w:val="00D97F2F"/>
    <w:rsid w:val="00DA0B96"/>
    <w:rsid w:val="00DA0EA8"/>
    <w:rsid w:val="00DA1252"/>
    <w:rsid w:val="00DA2C17"/>
    <w:rsid w:val="00DA44C6"/>
    <w:rsid w:val="00DA4543"/>
    <w:rsid w:val="00DA5663"/>
    <w:rsid w:val="00DA58E4"/>
    <w:rsid w:val="00DA5AB6"/>
    <w:rsid w:val="00DA7929"/>
    <w:rsid w:val="00DA7E80"/>
    <w:rsid w:val="00DB004F"/>
    <w:rsid w:val="00DB21FB"/>
    <w:rsid w:val="00DB2E0E"/>
    <w:rsid w:val="00DB3016"/>
    <w:rsid w:val="00DB43E5"/>
    <w:rsid w:val="00DB61AC"/>
    <w:rsid w:val="00DB65ED"/>
    <w:rsid w:val="00DB686F"/>
    <w:rsid w:val="00DB7FC0"/>
    <w:rsid w:val="00DC18BE"/>
    <w:rsid w:val="00DC22AE"/>
    <w:rsid w:val="00DC2AD9"/>
    <w:rsid w:val="00DC2AFD"/>
    <w:rsid w:val="00DC2CAA"/>
    <w:rsid w:val="00DC4160"/>
    <w:rsid w:val="00DC5DA9"/>
    <w:rsid w:val="00DC78CC"/>
    <w:rsid w:val="00DD22B4"/>
    <w:rsid w:val="00DD36BF"/>
    <w:rsid w:val="00DD530C"/>
    <w:rsid w:val="00DD6395"/>
    <w:rsid w:val="00DE079A"/>
    <w:rsid w:val="00DE129F"/>
    <w:rsid w:val="00DE50C0"/>
    <w:rsid w:val="00DE69F0"/>
    <w:rsid w:val="00DE6D5D"/>
    <w:rsid w:val="00DE7E7F"/>
    <w:rsid w:val="00DF15BF"/>
    <w:rsid w:val="00DF1D43"/>
    <w:rsid w:val="00DF2D9D"/>
    <w:rsid w:val="00DF426D"/>
    <w:rsid w:val="00DF5674"/>
    <w:rsid w:val="00DF6545"/>
    <w:rsid w:val="00DF7CC1"/>
    <w:rsid w:val="00DF7FE9"/>
    <w:rsid w:val="00E00B21"/>
    <w:rsid w:val="00E0310B"/>
    <w:rsid w:val="00E03226"/>
    <w:rsid w:val="00E053AC"/>
    <w:rsid w:val="00E0565D"/>
    <w:rsid w:val="00E05F59"/>
    <w:rsid w:val="00E07256"/>
    <w:rsid w:val="00E1109F"/>
    <w:rsid w:val="00E115CF"/>
    <w:rsid w:val="00E129BE"/>
    <w:rsid w:val="00E131D1"/>
    <w:rsid w:val="00E1327D"/>
    <w:rsid w:val="00E14B7D"/>
    <w:rsid w:val="00E159B8"/>
    <w:rsid w:val="00E17B84"/>
    <w:rsid w:val="00E17F7B"/>
    <w:rsid w:val="00E212F6"/>
    <w:rsid w:val="00E216F8"/>
    <w:rsid w:val="00E21EEA"/>
    <w:rsid w:val="00E228F8"/>
    <w:rsid w:val="00E23957"/>
    <w:rsid w:val="00E23D81"/>
    <w:rsid w:val="00E23DF9"/>
    <w:rsid w:val="00E251AF"/>
    <w:rsid w:val="00E27AA5"/>
    <w:rsid w:val="00E30776"/>
    <w:rsid w:val="00E31D67"/>
    <w:rsid w:val="00E323B0"/>
    <w:rsid w:val="00E3242B"/>
    <w:rsid w:val="00E32EE6"/>
    <w:rsid w:val="00E33A0F"/>
    <w:rsid w:val="00E34ABC"/>
    <w:rsid w:val="00E354A9"/>
    <w:rsid w:val="00E35D48"/>
    <w:rsid w:val="00E36236"/>
    <w:rsid w:val="00E408CA"/>
    <w:rsid w:val="00E418DD"/>
    <w:rsid w:val="00E43B7D"/>
    <w:rsid w:val="00E44BFF"/>
    <w:rsid w:val="00E45ED4"/>
    <w:rsid w:val="00E52D34"/>
    <w:rsid w:val="00E52F23"/>
    <w:rsid w:val="00E545FF"/>
    <w:rsid w:val="00E565C0"/>
    <w:rsid w:val="00E56696"/>
    <w:rsid w:val="00E6047F"/>
    <w:rsid w:val="00E62CDD"/>
    <w:rsid w:val="00E63C1A"/>
    <w:rsid w:val="00E64559"/>
    <w:rsid w:val="00E65A4B"/>
    <w:rsid w:val="00E70997"/>
    <w:rsid w:val="00E72928"/>
    <w:rsid w:val="00E72F03"/>
    <w:rsid w:val="00E739E0"/>
    <w:rsid w:val="00E74933"/>
    <w:rsid w:val="00E74E60"/>
    <w:rsid w:val="00E74F9F"/>
    <w:rsid w:val="00E763A4"/>
    <w:rsid w:val="00E76C73"/>
    <w:rsid w:val="00E77DAE"/>
    <w:rsid w:val="00E80345"/>
    <w:rsid w:val="00E80582"/>
    <w:rsid w:val="00E83AF5"/>
    <w:rsid w:val="00E83BAC"/>
    <w:rsid w:val="00E83C4E"/>
    <w:rsid w:val="00E8484E"/>
    <w:rsid w:val="00E857DF"/>
    <w:rsid w:val="00E85B1D"/>
    <w:rsid w:val="00E8725A"/>
    <w:rsid w:val="00E95D6F"/>
    <w:rsid w:val="00E9650D"/>
    <w:rsid w:val="00E96675"/>
    <w:rsid w:val="00E96BB4"/>
    <w:rsid w:val="00E9709B"/>
    <w:rsid w:val="00EA0ED1"/>
    <w:rsid w:val="00EA226F"/>
    <w:rsid w:val="00EA24C0"/>
    <w:rsid w:val="00EA3AEC"/>
    <w:rsid w:val="00EA3D80"/>
    <w:rsid w:val="00EA427B"/>
    <w:rsid w:val="00EA4828"/>
    <w:rsid w:val="00EA5FCA"/>
    <w:rsid w:val="00EB1CB3"/>
    <w:rsid w:val="00EB1F5E"/>
    <w:rsid w:val="00EB3A81"/>
    <w:rsid w:val="00EB5011"/>
    <w:rsid w:val="00EB639D"/>
    <w:rsid w:val="00EB7655"/>
    <w:rsid w:val="00EB786A"/>
    <w:rsid w:val="00EC0095"/>
    <w:rsid w:val="00EC1806"/>
    <w:rsid w:val="00EC2CDF"/>
    <w:rsid w:val="00EC36A1"/>
    <w:rsid w:val="00EC5F96"/>
    <w:rsid w:val="00EC6D2B"/>
    <w:rsid w:val="00EC6EB8"/>
    <w:rsid w:val="00EC794C"/>
    <w:rsid w:val="00ED027C"/>
    <w:rsid w:val="00ED3425"/>
    <w:rsid w:val="00ED4616"/>
    <w:rsid w:val="00ED4F12"/>
    <w:rsid w:val="00ED6052"/>
    <w:rsid w:val="00ED70D5"/>
    <w:rsid w:val="00ED71F2"/>
    <w:rsid w:val="00EE153D"/>
    <w:rsid w:val="00EE361B"/>
    <w:rsid w:val="00EE5A8D"/>
    <w:rsid w:val="00EE6240"/>
    <w:rsid w:val="00EE63B0"/>
    <w:rsid w:val="00EE6C9B"/>
    <w:rsid w:val="00EE7F3A"/>
    <w:rsid w:val="00EF00B2"/>
    <w:rsid w:val="00EF0EF6"/>
    <w:rsid w:val="00EF24A2"/>
    <w:rsid w:val="00EF3166"/>
    <w:rsid w:val="00EF52BB"/>
    <w:rsid w:val="00EF7350"/>
    <w:rsid w:val="00EF7D23"/>
    <w:rsid w:val="00F00635"/>
    <w:rsid w:val="00F0145D"/>
    <w:rsid w:val="00F020A9"/>
    <w:rsid w:val="00F023BF"/>
    <w:rsid w:val="00F026B8"/>
    <w:rsid w:val="00F02AFD"/>
    <w:rsid w:val="00F035CE"/>
    <w:rsid w:val="00F04BD5"/>
    <w:rsid w:val="00F05E46"/>
    <w:rsid w:val="00F05ECC"/>
    <w:rsid w:val="00F07F9D"/>
    <w:rsid w:val="00F1031D"/>
    <w:rsid w:val="00F10B32"/>
    <w:rsid w:val="00F11000"/>
    <w:rsid w:val="00F11A59"/>
    <w:rsid w:val="00F11B64"/>
    <w:rsid w:val="00F12047"/>
    <w:rsid w:val="00F13261"/>
    <w:rsid w:val="00F15734"/>
    <w:rsid w:val="00F16D25"/>
    <w:rsid w:val="00F213DD"/>
    <w:rsid w:val="00F23F44"/>
    <w:rsid w:val="00F246E7"/>
    <w:rsid w:val="00F27D65"/>
    <w:rsid w:val="00F27D6B"/>
    <w:rsid w:val="00F3049F"/>
    <w:rsid w:val="00F35096"/>
    <w:rsid w:val="00F36616"/>
    <w:rsid w:val="00F36F4B"/>
    <w:rsid w:val="00F40198"/>
    <w:rsid w:val="00F408AE"/>
    <w:rsid w:val="00F40A86"/>
    <w:rsid w:val="00F40C9F"/>
    <w:rsid w:val="00F42250"/>
    <w:rsid w:val="00F42386"/>
    <w:rsid w:val="00F427D7"/>
    <w:rsid w:val="00F440DB"/>
    <w:rsid w:val="00F441E5"/>
    <w:rsid w:val="00F45018"/>
    <w:rsid w:val="00F46863"/>
    <w:rsid w:val="00F47D0A"/>
    <w:rsid w:val="00F512F8"/>
    <w:rsid w:val="00F514A4"/>
    <w:rsid w:val="00F54BDF"/>
    <w:rsid w:val="00F54E12"/>
    <w:rsid w:val="00F57535"/>
    <w:rsid w:val="00F609DF"/>
    <w:rsid w:val="00F6291A"/>
    <w:rsid w:val="00F63732"/>
    <w:rsid w:val="00F6397F"/>
    <w:rsid w:val="00F63EE7"/>
    <w:rsid w:val="00F64E74"/>
    <w:rsid w:val="00F64FDD"/>
    <w:rsid w:val="00F65828"/>
    <w:rsid w:val="00F65834"/>
    <w:rsid w:val="00F661A4"/>
    <w:rsid w:val="00F666A5"/>
    <w:rsid w:val="00F669A2"/>
    <w:rsid w:val="00F67362"/>
    <w:rsid w:val="00F6794A"/>
    <w:rsid w:val="00F7085D"/>
    <w:rsid w:val="00F70DA2"/>
    <w:rsid w:val="00F70F5A"/>
    <w:rsid w:val="00F71B08"/>
    <w:rsid w:val="00F72408"/>
    <w:rsid w:val="00F72A33"/>
    <w:rsid w:val="00F72F7A"/>
    <w:rsid w:val="00F73F74"/>
    <w:rsid w:val="00F74621"/>
    <w:rsid w:val="00F75118"/>
    <w:rsid w:val="00F758D3"/>
    <w:rsid w:val="00F75A67"/>
    <w:rsid w:val="00F80A09"/>
    <w:rsid w:val="00F819E0"/>
    <w:rsid w:val="00F81A86"/>
    <w:rsid w:val="00F82461"/>
    <w:rsid w:val="00F8431D"/>
    <w:rsid w:val="00F84A5E"/>
    <w:rsid w:val="00F859E4"/>
    <w:rsid w:val="00F86637"/>
    <w:rsid w:val="00F87308"/>
    <w:rsid w:val="00F875C0"/>
    <w:rsid w:val="00F914AA"/>
    <w:rsid w:val="00F93445"/>
    <w:rsid w:val="00F93461"/>
    <w:rsid w:val="00F95046"/>
    <w:rsid w:val="00F967AE"/>
    <w:rsid w:val="00FA1409"/>
    <w:rsid w:val="00FA16F8"/>
    <w:rsid w:val="00FA1A39"/>
    <w:rsid w:val="00FA266E"/>
    <w:rsid w:val="00FA2986"/>
    <w:rsid w:val="00FA56DA"/>
    <w:rsid w:val="00FA72D8"/>
    <w:rsid w:val="00FA75E7"/>
    <w:rsid w:val="00FB2B71"/>
    <w:rsid w:val="00FB491D"/>
    <w:rsid w:val="00FB5A67"/>
    <w:rsid w:val="00FB7665"/>
    <w:rsid w:val="00FB7DA5"/>
    <w:rsid w:val="00FC29AA"/>
    <w:rsid w:val="00FC3477"/>
    <w:rsid w:val="00FC540E"/>
    <w:rsid w:val="00FC67DB"/>
    <w:rsid w:val="00FC69BE"/>
    <w:rsid w:val="00FC74C4"/>
    <w:rsid w:val="00FD0361"/>
    <w:rsid w:val="00FD0531"/>
    <w:rsid w:val="00FD1679"/>
    <w:rsid w:val="00FD2057"/>
    <w:rsid w:val="00FD6CD2"/>
    <w:rsid w:val="00FD703E"/>
    <w:rsid w:val="00FE4937"/>
    <w:rsid w:val="00FE590B"/>
    <w:rsid w:val="00FE6A1C"/>
    <w:rsid w:val="00FE772F"/>
    <w:rsid w:val="00FE7784"/>
    <w:rsid w:val="00FF10DB"/>
    <w:rsid w:val="00FF3E50"/>
    <w:rsid w:val="00FF4968"/>
    <w:rsid w:val="00FF4D72"/>
    <w:rsid w:val="00FF65A0"/>
    <w:rsid w:val="00FF7080"/>
    <w:rsid w:val="00FF73E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C4A15"/>
  <w15:chartTrackingRefBased/>
  <w15:docId w15:val="{E84C09DB-DCD1-4C9E-BF71-E60454EF2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24367"/>
    <w:pPr>
      <w:autoSpaceDE w:val="0"/>
      <w:autoSpaceDN w:val="0"/>
      <w:adjustRightInd w:val="0"/>
      <w:spacing w:after="0" w:line="360" w:lineRule="auto"/>
      <w:ind w:firstLine="709"/>
      <w:jc w:val="both"/>
    </w:pPr>
    <w:rPr>
      <w:rFonts w:ascii="Arial" w:eastAsia="Times New Roman" w:hAnsi="Arial" w:cs="Times New Roman"/>
      <w:sz w:val="24"/>
      <w:szCs w:val="28"/>
      <w:lang w:eastAsia="pt-BR"/>
    </w:rPr>
  </w:style>
  <w:style w:type="paragraph" w:styleId="Ttulo1">
    <w:name w:val="heading 1"/>
    <w:basedOn w:val="PargrafodaLista"/>
    <w:next w:val="Normal"/>
    <w:link w:val="Ttulo1Char"/>
    <w:uiPriority w:val="9"/>
    <w:qFormat/>
    <w:rsid w:val="003B46D6"/>
    <w:pPr>
      <w:numPr>
        <w:numId w:val="9"/>
      </w:numPr>
      <w:spacing w:after="360"/>
      <w:jc w:val="left"/>
      <w:outlineLvl w:val="0"/>
    </w:pPr>
    <w:rPr>
      <w:b/>
    </w:rPr>
  </w:style>
  <w:style w:type="paragraph" w:styleId="Ttulo2">
    <w:name w:val="heading 2"/>
    <w:basedOn w:val="PargrafodaLista"/>
    <w:next w:val="Normal"/>
    <w:link w:val="Ttulo2Char"/>
    <w:uiPriority w:val="9"/>
    <w:qFormat/>
    <w:rsid w:val="003B46D6"/>
    <w:pPr>
      <w:numPr>
        <w:ilvl w:val="1"/>
        <w:numId w:val="9"/>
      </w:numPr>
      <w:spacing w:before="360" w:after="360"/>
      <w:jc w:val="left"/>
      <w:outlineLvl w:val="1"/>
    </w:pPr>
    <w:rPr>
      <w:b/>
    </w:rPr>
  </w:style>
  <w:style w:type="paragraph" w:styleId="Ttulo3">
    <w:name w:val="heading 3"/>
    <w:basedOn w:val="PargrafodaLista"/>
    <w:next w:val="Normal"/>
    <w:link w:val="Ttulo3Char"/>
    <w:uiPriority w:val="9"/>
    <w:qFormat/>
    <w:rsid w:val="003B46D6"/>
    <w:pPr>
      <w:numPr>
        <w:ilvl w:val="2"/>
        <w:numId w:val="9"/>
      </w:numPr>
      <w:spacing w:before="360" w:after="360"/>
      <w:outlineLvl w:val="2"/>
    </w:pPr>
  </w:style>
  <w:style w:type="paragraph" w:styleId="Ttulo4">
    <w:name w:val="heading 4"/>
    <w:basedOn w:val="Normal"/>
    <w:next w:val="Normal"/>
    <w:link w:val="Ttulo4Char"/>
    <w:uiPriority w:val="9"/>
    <w:unhideWhenUsed/>
    <w:qFormat/>
    <w:rsid w:val="00767C0E"/>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unhideWhenUsed/>
    <w:qFormat/>
    <w:rsid w:val="00CA0AB3"/>
    <w:pPr>
      <w:keepNext/>
      <w:keepLines/>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unhideWhenUsed/>
    <w:qFormat/>
    <w:rsid w:val="00CA0AB3"/>
    <w:pPr>
      <w:keepNext/>
      <w:keepLines/>
      <w:spacing w:before="40"/>
      <w:outlineLvl w:val="5"/>
    </w:pPr>
    <w:rPr>
      <w:rFonts w:asciiTheme="majorHAnsi" w:eastAsiaTheme="majorEastAsia" w:hAnsiTheme="majorHAnsi" w:cstheme="majorBidi"/>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B46D6"/>
    <w:rPr>
      <w:rFonts w:ascii="Arial" w:eastAsia="Times New Roman" w:hAnsi="Arial" w:cs="Times New Roman"/>
      <w:b/>
      <w:sz w:val="24"/>
      <w:szCs w:val="28"/>
      <w:lang w:eastAsia="pt-BR"/>
    </w:rPr>
  </w:style>
  <w:style w:type="character" w:customStyle="1" w:styleId="Ttulo2Char">
    <w:name w:val="Título 2 Char"/>
    <w:basedOn w:val="Fontepargpadro"/>
    <w:link w:val="Ttulo2"/>
    <w:uiPriority w:val="9"/>
    <w:rsid w:val="003B46D6"/>
    <w:rPr>
      <w:rFonts w:ascii="Arial" w:eastAsia="Times New Roman" w:hAnsi="Arial" w:cs="Times New Roman"/>
      <w:b/>
      <w:sz w:val="24"/>
      <w:szCs w:val="28"/>
      <w:lang w:eastAsia="pt-BR"/>
    </w:rPr>
  </w:style>
  <w:style w:type="character" w:customStyle="1" w:styleId="Ttulo3Char">
    <w:name w:val="Título 3 Char"/>
    <w:basedOn w:val="Fontepargpadro"/>
    <w:link w:val="Ttulo3"/>
    <w:uiPriority w:val="9"/>
    <w:rsid w:val="003B46D6"/>
    <w:rPr>
      <w:rFonts w:ascii="Arial" w:eastAsia="Times New Roman" w:hAnsi="Arial" w:cs="Times New Roman"/>
      <w:sz w:val="24"/>
      <w:szCs w:val="28"/>
      <w:lang w:eastAsia="pt-BR"/>
    </w:rPr>
  </w:style>
  <w:style w:type="paragraph" w:customStyle="1" w:styleId="PPGEClinhaembranco">
    <w:name w:val="PPGEC: linha em branco"/>
    <w:basedOn w:val="Normal"/>
    <w:uiPriority w:val="99"/>
    <w:semiHidden/>
    <w:rsid w:val="00A24367"/>
    <w:pPr>
      <w:autoSpaceDE/>
      <w:autoSpaceDN/>
      <w:adjustRightInd/>
    </w:pPr>
    <w:rPr>
      <w:szCs w:val="20"/>
    </w:rPr>
  </w:style>
  <w:style w:type="paragraph" w:styleId="Textodecomentrio">
    <w:name w:val="annotation text"/>
    <w:basedOn w:val="Normal"/>
    <w:link w:val="TextodecomentrioChar"/>
    <w:uiPriority w:val="99"/>
    <w:semiHidden/>
    <w:rsid w:val="00A24367"/>
    <w:rPr>
      <w:sz w:val="20"/>
      <w:szCs w:val="20"/>
    </w:rPr>
  </w:style>
  <w:style w:type="character" w:customStyle="1" w:styleId="TextodecomentrioChar">
    <w:name w:val="Texto de comentário Char"/>
    <w:basedOn w:val="Fontepargpadro"/>
    <w:link w:val="Textodecomentrio"/>
    <w:uiPriority w:val="99"/>
    <w:semiHidden/>
    <w:rsid w:val="00A24367"/>
    <w:rPr>
      <w:rFonts w:ascii="Arial" w:eastAsia="Times New Roman" w:hAnsi="Arial" w:cs="Times New Roman"/>
      <w:sz w:val="20"/>
      <w:szCs w:val="20"/>
      <w:lang w:eastAsia="pt-BR"/>
    </w:rPr>
  </w:style>
  <w:style w:type="paragraph" w:styleId="Sumrio1">
    <w:name w:val="toc 1"/>
    <w:basedOn w:val="Normal"/>
    <w:next w:val="Normal"/>
    <w:uiPriority w:val="39"/>
    <w:rsid w:val="00A24367"/>
    <w:pPr>
      <w:ind w:firstLine="0"/>
    </w:pPr>
    <w:rPr>
      <w:rFonts w:ascii="Arial Negrito" w:hAnsi="Arial Negrito"/>
      <w:b/>
      <w:caps/>
    </w:rPr>
  </w:style>
  <w:style w:type="paragraph" w:styleId="Sumrio2">
    <w:name w:val="toc 2"/>
    <w:basedOn w:val="Normal"/>
    <w:next w:val="Normal"/>
    <w:uiPriority w:val="39"/>
    <w:rsid w:val="00A24367"/>
    <w:pPr>
      <w:ind w:firstLine="0"/>
    </w:pPr>
    <w:rPr>
      <w:rFonts w:ascii="Arial Negrito" w:hAnsi="Arial Negrito"/>
      <w:b/>
    </w:rPr>
  </w:style>
  <w:style w:type="paragraph" w:styleId="Legenda">
    <w:name w:val="caption"/>
    <w:basedOn w:val="Normal"/>
    <w:next w:val="Normal"/>
    <w:link w:val="LegendaChar"/>
    <w:uiPriority w:val="99"/>
    <w:qFormat/>
    <w:rsid w:val="00B66EFC"/>
    <w:pPr>
      <w:keepNext/>
      <w:spacing w:before="360" w:after="120"/>
      <w:ind w:firstLine="0"/>
      <w:jc w:val="center"/>
    </w:pPr>
    <w:rPr>
      <w:bCs/>
      <w:color w:val="000000"/>
      <w:szCs w:val="18"/>
    </w:rPr>
  </w:style>
  <w:style w:type="paragraph" w:styleId="Cabealho">
    <w:name w:val="header"/>
    <w:basedOn w:val="Normal"/>
    <w:link w:val="CabealhoChar"/>
    <w:uiPriority w:val="99"/>
    <w:semiHidden/>
    <w:rsid w:val="00A24367"/>
    <w:pPr>
      <w:tabs>
        <w:tab w:val="center" w:pos="4252"/>
        <w:tab w:val="right" w:pos="8504"/>
      </w:tabs>
      <w:spacing w:line="240" w:lineRule="auto"/>
    </w:pPr>
  </w:style>
  <w:style w:type="character" w:customStyle="1" w:styleId="CabealhoChar">
    <w:name w:val="Cabeçalho Char"/>
    <w:basedOn w:val="Fontepargpadro"/>
    <w:link w:val="Cabealho"/>
    <w:uiPriority w:val="99"/>
    <w:semiHidden/>
    <w:rsid w:val="00A24367"/>
    <w:rPr>
      <w:rFonts w:ascii="Arial" w:eastAsia="Times New Roman" w:hAnsi="Arial" w:cs="Times New Roman"/>
      <w:sz w:val="24"/>
      <w:szCs w:val="28"/>
      <w:lang w:eastAsia="pt-BR"/>
    </w:rPr>
  </w:style>
  <w:style w:type="paragraph" w:styleId="Sumrio3">
    <w:name w:val="toc 3"/>
    <w:basedOn w:val="Normal"/>
    <w:next w:val="Normal"/>
    <w:autoRedefine/>
    <w:uiPriority w:val="39"/>
    <w:rsid w:val="00A24367"/>
    <w:pPr>
      <w:tabs>
        <w:tab w:val="right" w:leader="dot" w:pos="9061"/>
      </w:tabs>
      <w:ind w:firstLine="0"/>
    </w:pPr>
  </w:style>
  <w:style w:type="character" w:styleId="Hyperlink">
    <w:name w:val="Hyperlink"/>
    <w:uiPriority w:val="99"/>
    <w:rsid w:val="00A24367"/>
    <w:rPr>
      <w:color w:val="0563C1"/>
      <w:u w:val="single"/>
    </w:rPr>
  </w:style>
  <w:style w:type="paragraph" w:customStyle="1" w:styleId="ALINEA">
    <w:name w:val="ALINEA"/>
    <w:basedOn w:val="Normal"/>
    <w:next w:val="Normal"/>
    <w:uiPriority w:val="99"/>
    <w:semiHidden/>
    <w:rsid w:val="00A24367"/>
    <w:pPr>
      <w:numPr>
        <w:numId w:val="1"/>
      </w:numPr>
    </w:pPr>
  </w:style>
  <w:style w:type="paragraph" w:customStyle="1" w:styleId="ALNEAS">
    <w:name w:val="ALÍNEAS"/>
    <w:basedOn w:val="Normal"/>
    <w:semiHidden/>
    <w:rsid w:val="00A24367"/>
    <w:pPr>
      <w:numPr>
        <w:numId w:val="2"/>
      </w:numPr>
      <w:autoSpaceDE/>
      <w:autoSpaceDN/>
      <w:adjustRightInd/>
    </w:pPr>
    <w:rPr>
      <w:rFonts w:eastAsia="Calibri"/>
      <w:szCs w:val="22"/>
      <w:lang w:eastAsia="en-US"/>
    </w:rPr>
  </w:style>
  <w:style w:type="character" w:customStyle="1" w:styleId="LegendaChar">
    <w:name w:val="Legenda Char"/>
    <w:link w:val="Legenda"/>
    <w:uiPriority w:val="99"/>
    <w:locked/>
    <w:rsid w:val="00B66EFC"/>
    <w:rPr>
      <w:rFonts w:ascii="Arial" w:eastAsia="Times New Roman" w:hAnsi="Arial" w:cs="Times New Roman"/>
      <w:bCs/>
      <w:color w:val="000000"/>
      <w:sz w:val="24"/>
      <w:szCs w:val="18"/>
      <w:lang w:eastAsia="pt-BR"/>
    </w:rPr>
  </w:style>
  <w:style w:type="paragraph" w:customStyle="1" w:styleId="FONTEDASILUSTRAES">
    <w:name w:val="FONTE DAS ILUSTRAÇÕES"/>
    <w:basedOn w:val="Normal"/>
    <w:next w:val="Normal"/>
    <w:qFormat/>
    <w:rsid w:val="00A24367"/>
    <w:pPr>
      <w:autoSpaceDE/>
      <w:autoSpaceDN/>
      <w:adjustRightInd/>
      <w:spacing w:before="120" w:after="360" w:line="240" w:lineRule="auto"/>
      <w:ind w:firstLine="0"/>
      <w:contextualSpacing/>
      <w:jc w:val="center"/>
    </w:pPr>
    <w:rPr>
      <w:rFonts w:eastAsia="Calibri" w:cs="Arial"/>
      <w:sz w:val="22"/>
      <w:szCs w:val="22"/>
      <w:lang w:eastAsia="en-US"/>
    </w:rPr>
  </w:style>
  <w:style w:type="paragraph" w:customStyle="1" w:styleId="REFERNCIAS">
    <w:name w:val="REFERÊNCIAS"/>
    <w:semiHidden/>
    <w:rsid w:val="00A24367"/>
    <w:pPr>
      <w:spacing w:after="240" w:line="240" w:lineRule="auto"/>
    </w:pPr>
    <w:rPr>
      <w:rFonts w:ascii="Arial" w:eastAsia="Times New Roman" w:hAnsi="Arial" w:cs="Times New Roman"/>
      <w:sz w:val="24"/>
      <w:szCs w:val="28"/>
    </w:rPr>
  </w:style>
  <w:style w:type="paragraph" w:customStyle="1" w:styleId="TtuloApendAnexo">
    <w:name w:val="TítuloApend_Anexo"/>
    <w:basedOn w:val="Ttulo"/>
    <w:link w:val="TtuloApendAnexoChar"/>
    <w:uiPriority w:val="99"/>
    <w:rsid w:val="00A24367"/>
    <w:pPr>
      <w:spacing w:after="360" w:line="360" w:lineRule="auto"/>
      <w:jc w:val="center"/>
    </w:pPr>
    <w:rPr>
      <w:rFonts w:ascii="Arial" w:eastAsia="Calibri" w:hAnsi="Arial" w:cs="Times New Roman"/>
      <w:spacing w:val="5"/>
      <w:sz w:val="24"/>
      <w:szCs w:val="52"/>
    </w:rPr>
  </w:style>
  <w:style w:type="character" w:customStyle="1" w:styleId="TtuloApendAnexoChar">
    <w:name w:val="TítuloApend_Anexo Char"/>
    <w:link w:val="TtuloApendAnexo"/>
    <w:uiPriority w:val="99"/>
    <w:locked/>
    <w:rsid w:val="00A24367"/>
    <w:rPr>
      <w:rFonts w:ascii="Arial" w:eastAsia="Calibri" w:hAnsi="Arial" w:cs="Times New Roman"/>
      <w:spacing w:val="5"/>
      <w:kern w:val="28"/>
      <w:sz w:val="24"/>
      <w:szCs w:val="52"/>
      <w:lang w:eastAsia="pt-BR"/>
    </w:rPr>
  </w:style>
  <w:style w:type="paragraph" w:customStyle="1" w:styleId="CITAOLONGA">
    <w:name w:val="CITAÇÃO LONGA"/>
    <w:basedOn w:val="Normal"/>
    <w:next w:val="Normal"/>
    <w:qFormat/>
    <w:rsid w:val="00A24367"/>
    <w:pPr>
      <w:spacing w:before="360" w:after="360" w:line="240" w:lineRule="auto"/>
      <w:ind w:left="2268" w:firstLine="0"/>
      <w:contextualSpacing/>
    </w:pPr>
    <w:rPr>
      <w:sz w:val="20"/>
    </w:rPr>
  </w:style>
  <w:style w:type="paragraph" w:styleId="PargrafodaLista">
    <w:name w:val="List Paragraph"/>
    <w:basedOn w:val="Normal"/>
    <w:uiPriority w:val="34"/>
    <w:rsid w:val="00A24367"/>
    <w:pPr>
      <w:ind w:left="720"/>
      <w:contextualSpacing/>
    </w:pPr>
  </w:style>
  <w:style w:type="paragraph" w:styleId="ndicedeilustraes">
    <w:name w:val="table of figures"/>
    <w:basedOn w:val="Normal"/>
    <w:next w:val="Normal"/>
    <w:uiPriority w:val="99"/>
    <w:rsid w:val="00A24367"/>
    <w:pPr>
      <w:ind w:firstLine="0"/>
    </w:pPr>
  </w:style>
  <w:style w:type="character" w:styleId="Nmerodepgina">
    <w:name w:val="page number"/>
    <w:uiPriority w:val="99"/>
    <w:semiHidden/>
    <w:rsid w:val="00A24367"/>
    <w:rPr>
      <w:rFonts w:cs="Times New Roman"/>
    </w:rPr>
  </w:style>
  <w:style w:type="paragraph" w:styleId="Ttulo">
    <w:name w:val="Title"/>
    <w:basedOn w:val="Normal"/>
    <w:next w:val="Normal"/>
    <w:link w:val="TtuloChar"/>
    <w:uiPriority w:val="10"/>
    <w:qFormat/>
    <w:rsid w:val="00A24367"/>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A24367"/>
    <w:rPr>
      <w:rFonts w:asciiTheme="majorHAnsi" w:eastAsiaTheme="majorEastAsia" w:hAnsiTheme="majorHAnsi" w:cstheme="majorBidi"/>
      <w:spacing w:val="-10"/>
      <w:kern w:val="28"/>
      <w:sz w:val="56"/>
      <w:szCs w:val="56"/>
      <w:lang w:eastAsia="pt-BR"/>
    </w:rPr>
  </w:style>
  <w:style w:type="table" w:styleId="Tabelacomgrade">
    <w:name w:val="Table Grid"/>
    <w:basedOn w:val="Tabelanormal"/>
    <w:uiPriority w:val="99"/>
    <w:rsid w:val="00EF3166"/>
    <w:pPr>
      <w:spacing w:after="0" w:line="240" w:lineRule="auto"/>
    </w:pPr>
    <w:rPr>
      <w:rFonts w:ascii="Calibri" w:eastAsia="Times New Roman" w:hAnsi="Calibri" w:cs="Times New Roman"/>
      <w:sz w:val="20"/>
      <w:szCs w:val="20"/>
      <w:lang w:eastAsia="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ommarcadores2">
    <w:name w:val="List Bullet 2"/>
    <w:basedOn w:val="Normal"/>
    <w:uiPriority w:val="99"/>
    <w:semiHidden/>
    <w:rsid w:val="00EF3166"/>
    <w:pPr>
      <w:numPr>
        <w:numId w:val="7"/>
      </w:numPr>
      <w:tabs>
        <w:tab w:val="num" w:pos="643"/>
      </w:tabs>
      <w:ind w:left="643"/>
    </w:pPr>
  </w:style>
  <w:style w:type="paragraph" w:styleId="NormalWeb">
    <w:name w:val="Normal (Web)"/>
    <w:basedOn w:val="Normal"/>
    <w:uiPriority w:val="99"/>
    <w:semiHidden/>
    <w:rsid w:val="00EF3166"/>
    <w:rPr>
      <w:szCs w:val="24"/>
    </w:rPr>
  </w:style>
  <w:style w:type="character" w:styleId="TextodoEspaoReservado">
    <w:name w:val="Placeholder Text"/>
    <w:basedOn w:val="Fontepargpadro"/>
    <w:uiPriority w:val="99"/>
    <w:semiHidden/>
    <w:rsid w:val="00D14BEF"/>
    <w:rPr>
      <w:color w:val="808080"/>
    </w:rPr>
  </w:style>
  <w:style w:type="character" w:customStyle="1" w:styleId="Ttulo4Char">
    <w:name w:val="Título 4 Char"/>
    <w:basedOn w:val="Fontepargpadro"/>
    <w:link w:val="Ttulo4"/>
    <w:uiPriority w:val="9"/>
    <w:rsid w:val="00767C0E"/>
    <w:rPr>
      <w:rFonts w:asciiTheme="majorHAnsi" w:eastAsiaTheme="majorEastAsia" w:hAnsiTheme="majorHAnsi" w:cstheme="majorBidi"/>
      <w:i/>
      <w:iCs/>
      <w:color w:val="2E74B5" w:themeColor="accent1" w:themeShade="BF"/>
      <w:sz w:val="24"/>
      <w:szCs w:val="28"/>
      <w:lang w:eastAsia="pt-BR"/>
    </w:rPr>
  </w:style>
  <w:style w:type="character" w:customStyle="1" w:styleId="Ttulo5Char">
    <w:name w:val="Título 5 Char"/>
    <w:basedOn w:val="Fontepargpadro"/>
    <w:link w:val="Ttulo5"/>
    <w:uiPriority w:val="9"/>
    <w:rsid w:val="00CA0AB3"/>
    <w:rPr>
      <w:rFonts w:asciiTheme="majorHAnsi" w:eastAsiaTheme="majorEastAsia" w:hAnsiTheme="majorHAnsi" w:cstheme="majorBidi"/>
      <w:color w:val="2E74B5" w:themeColor="accent1" w:themeShade="BF"/>
      <w:sz w:val="24"/>
      <w:szCs w:val="28"/>
      <w:lang w:eastAsia="pt-BR"/>
    </w:rPr>
  </w:style>
  <w:style w:type="character" w:customStyle="1" w:styleId="Ttulo6Char">
    <w:name w:val="Título 6 Char"/>
    <w:basedOn w:val="Fontepargpadro"/>
    <w:link w:val="Ttulo6"/>
    <w:uiPriority w:val="9"/>
    <w:rsid w:val="00CA0AB3"/>
    <w:rPr>
      <w:rFonts w:asciiTheme="majorHAnsi" w:eastAsiaTheme="majorEastAsia" w:hAnsiTheme="majorHAnsi" w:cstheme="majorBidi"/>
      <w:color w:val="1F4D78" w:themeColor="accent1" w:themeShade="7F"/>
      <w:sz w:val="24"/>
      <w:szCs w:val="28"/>
      <w:lang w:eastAsia="pt-BR"/>
    </w:rPr>
  </w:style>
  <w:style w:type="table" w:styleId="TabelaSimples3">
    <w:name w:val="Plain Table 3"/>
    <w:basedOn w:val="Tabelanormal"/>
    <w:uiPriority w:val="43"/>
    <w:rsid w:val="00F914A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F914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denotaderodap">
    <w:name w:val="footnote text"/>
    <w:basedOn w:val="Normal"/>
    <w:link w:val="TextodenotaderodapChar"/>
    <w:uiPriority w:val="99"/>
    <w:semiHidden/>
    <w:unhideWhenUsed/>
    <w:rsid w:val="00B2555E"/>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B2555E"/>
    <w:rPr>
      <w:rFonts w:ascii="Arial" w:eastAsia="Times New Roman" w:hAnsi="Arial" w:cs="Times New Roman"/>
      <w:sz w:val="20"/>
      <w:szCs w:val="20"/>
      <w:lang w:eastAsia="pt-BR"/>
    </w:rPr>
  </w:style>
  <w:style w:type="character" w:styleId="Refdenotaderodap">
    <w:name w:val="footnote reference"/>
    <w:basedOn w:val="Fontepargpadro"/>
    <w:uiPriority w:val="99"/>
    <w:semiHidden/>
    <w:unhideWhenUsed/>
    <w:rsid w:val="00B2555E"/>
    <w:rPr>
      <w:vertAlign w:val="superscript"/>
    </w:rPr>
  </w:style>
  <w:style w:type="character" w:styleId="Refdecomentrio">
    <w:name w:val="annotation reference"/>
    <w:basedOn w:val="Fontepargpadro"/>
    <w:uiPriority w:val="99"/>
    <w:semiHidden/>
    <w:unhideWhenUsed/>
    <w:rsid w:val="00A558F3"/>
    <w:rPr>
      <w:sz w:val="16"/>
      <w:szCs w:val="16"/>
    </w:rPr>
  </w:style>
  <w:style w:type="paragraph" w:styleId="Assuntodocomentrio">
    <w:name w:val="annotation subject"/>
    <w:basedOn w:val="Textodecomentrio"/>
    <w:next w:val="Textodecomentrio"/>
    <w:link w:val="AssuntodocomentrioChar"/>
    <w:uiPriority w:val="99"/>
    <w:semiHidden/>
    <w:unhideWhenUsed/>
    <w:rsid w:val="00A558F3"/>
    <w:pPr>
      <w:spacing w:line="240" w:lineRule="auto"/>
    </w:pPr>
    <w:rPr>
      <w:b/>
      <w:bCs/>
    </w:rPr>
  </w:style>
  <w:style w:type="character" w:customStyle="1" w:styleId="AssuntodocomentrioChar">
    <w:name w:val="Assunto do comentário Char"/>
    <w:basedOn w:val="TextodecomentrioChar"/>
    <w:link w:val="Assuntodocomentrio"/>
    <w:uiPriority w:val="99"/>
    <w:semiHidden/>
    <w:rsid w:val="00A558F3"/>
    <w:rPr>
      <w:rFonts w:ascii="Arial" w:eastAsia="Times New Roman" w:hAnsi="Arial" w:cs="Times New Roman"/>
      <w:b/>
      <w:bCs/>
      <w:sz w:val="20"/>
      <w:szCs w:val="20"/>
      <w:lang w:eastAsia="pt-BR"/>
    </w:rPr>
  </w:style>
  <w:style w:type="paragraph" w:styleId="Textodebalo">
    <w:name w:val="Balloon Text"/>
    <w:basedOn w:val="Normal"/>
    <w:link w:val="TextodebaloChar"/>
    <w:uiPriority w:val="99"/>
    <w:semiHidden/>
    <w:unhideWhenUsed/>
    <w:rsid w:val="00A558F3"/>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558F3"/>
    <w:rPr>
      <w:rFonts w:ascii="Segoe UI" w:eastAsia="Times New Roman" w:hAnsi="Segoe UI" w:cs="Segoe UI"/>
      <w:sz w:val="18"/>
      <w:szCs w:val="18"/>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620809">
      <w:bodyDiv w:val="1"/>
      <w:marLeft w:val="0"/>
      <w:marRight w:val="0"/>
      <w:marTop w:val="0"/>
      <w:marBottom w:val="0"/>
      <w:divBdr>
        <w:top w:val="none" w:sz="0" w:space="0" w:color="auto"/>
        <w:left w:val="none" w:sz="0" w:space="0" w:color="auto"/>
        <w:bottom w:val="none" w:sz="0" w:space="0" w:color="auto"/>
        <w:right w:val="none" w:sz="0" w:space="0" w:color="auto"/>
      </w:divBdr>
    </w:div>
    <w:div w:id="84882766">
      <w:bodyDiv w:val="1"/>
      <w:marLeft w:val="0"/>
      <w:marRight w:val="0"/>
      <w:marTop w:val="0"/>
      <w:marBottom w:val="0"/>
      <w:divBdr>
        <w:top w:val="none" w:sz="0" w:space="0" w:color="auto"/>
        <w:left w:val="none" w:sz="0" w:space="0" w:color="auto"/>
        <w:bottom w:val="none" w:sz="0" w:space="0" w:color="auto"/>
        <w:right w:val="none" w:sz="0" w:space="0" w:color="auto"/>
      </w:divBdr>
    </w:div>
    <w:div w:id="153839177">
      <w:bodyDiv w:val="1"/>
      <w:marLeft w:val="0"/>
      <w:marRight w:val="0"/>
      <w:marTop w:val="0"/>
      <w:marBottom w:val="0"/>
      <w:divBdr>
        <w:top w:val="none" w:sz="0" w:space="0" w:color="auto"/>
        <w:left w:val="none" w:sz="0" w:space="0" w:color="auto"/>
        <w:bottom w:val="none" w:sz="0" w:space="0" w:color="auto"/>
        <w:right w:val="none" w:sz="0" w:space="0" w:color="auto"/>
      </w:divBdr>
    </w:div>
    <w:div w:id="314190533">
      <w:bodyDiv w:val="1"/>
      <w:marLeft w:val="0"/>
      <w:marRight w:val="0"/>
      <w:marTop w:val="0"/>
      <w:marBottom w:val="0"/>
      <w:divBdr>
        <w:top w:val="none" w:sz="0" w:space="0" w:color="auto"/>
        <w:left w:val="none" w:sz="0" w:space="0" w:color="auto"/>
        <w:bottom w:val="none" w:sz="0" w:space="0" w:color="auto"/>
        <w:right w:val="none" w:sz="0" w:space="0" w:color="auto"/>
      </w:divBdr>
    </w:div>
    <w:div w:id="341514531">
      <w:bodyDiv w:val="1"/>
      <w:marLeft w:val="0"/>
      <w:marRight w:val="0"/>
      <w:marTop w:val="0"/>
      <w:marBottom w:val="0"/>
      <w:divBdr>
        <w:top w:val="none" w:sz="0" w:space="0" w:color="auto"/>
        <w:left w:val="none" w:sz="0" w:space="0" w:color="auto"/>
        <w:bottom w:val="none" w:sz="0" w:space="0" w:color="auto"/>
        <w:right w:val="none" w:sz="0" w:space="0" w:color="auto"/>
      </w:divBdr>
    </w:div>
    <w:div w:id="341669232">
      <w:bodyDiv w:val="1"/>
      <w:marLeft w:val="0"/>
      <w:marRight w:val="0"/>
      <w:marTop w:val="0"/>
      <w:marBottom w:val="0"/>
      <w:divBdr>
        <w:top w:val="none" w:sz="0" w:space="0" w:color="auto"/>
        <w:left w:val="none" w:sz="0" w:space="0" w:color="auto"/>
        <w:bottom w:val="none" w:sz="0" w:space="0" w:color="auto"/>
        <w:right w:val="none" w:sz="0" w:space="0" w:color="auto"/>
      </w:divBdr>
    </w:div>
    <w:div w:id="391077563">
      <w:bodyDiv w:val="1"/>
      <w:marLeft w:val="0"/>
      <w:marRight w:val="0"/>
      <w:marTop w:val="0"/>
      <w:marBottom w:val="0"/>
      <w:divBdr>
        <w:top w:val="none" w:sz="0" w:space="0" w:color="auto"/>
        <w:left w:val="none" w:sz="0" w:space="0" w:color="auto"/>
        <w:bottom w:val="none" w:sz="0" w:space="0" w:color="auto"/>
        <w:right w:val="none" w:sz="0" w:space="0" w:color="auto"/>
      </w:divBdr>
    </w:div>
    <w:div w:id="470486556">
      <w:bodyDiv w:val="1"/>
      <w:marLeft w:val="0"/>
      <w:marRight w:val="0"/>
      <w:marTop w:val="0"/>
      <w:marBottom w:val="0"/>
      <w:divBdr>
        <w:top w:val="none" w:sz="0" w:space="0" w:color="auto"/>
        <w:left w:val="none" w:sz="0" w:space="0" w:color="auto"/>
        <w:bottom w:val="none" w:sz="0" w:space="0" w:color="auto"/>
        <w:right w:val="none" w:sz="0" w:space="0" w:color="auto"/>
      </w:divBdr>
    </w:div>
    <w:div w:id="521094497">
      <w:bodyDiv w:val="1"/>
      <w:marLeft w:val="0"/>
      <w:marRight w:val="0"/>
      <w:marTop w:val="0"/>
      <w:marBottom w:val="0"/>
      <w:divBdr>
        <w:top w:val="none" w:sz="0" w:space="0" w:color="auto"/>
        <w:left w:val="none" w:sz="0" w:space="0" w:color="auto"/>
        <w:bottom w:val="none" w:sz="0" w:space="0" w:color="auto"/>
        <w:right w:val="none" w:sz="0" w:space="0" w:color="auto"/>
      </w:divBdr>
    </w:div>
    <w:div w:id="538279266">
      <w:bodyDiv w:val="1"/>
      <w:marLeft w:val="0"/>
      <w:marRight w:val="0"/>
      <w:marTop w:val="0"/>
      <w:marBottom w:val="0"/>
      <w:divBdr>
        <w:top w:val="none" w:sz="0" w:space="0" w:color="auto"/>
        <w:left w:val="none" w:sz="0" w:space="0" w:color="auto"/>
        <w:bottom w:val="none" w:sz="0" w:space="0" w:color="auto"/>
        <w:right w:val="none" w:sz="0" w:space="0" w:color="auto"/>
      </w:divBdr>
    </w:div>
    <w:div w:id="542450615">
      <w:bodyDiv w:val="1"/>
      <w:marLeft w:val="0"/>
      <w:marRight w:val="0"/>
      <w:marTop w:val="0"/>
      <w:marBottom w:val="0"/>
      <w:divBdr>
        <w:top w:val="none" w:sz="0" w:space="0" w:color="auto"/>
        <w:left w:val="none" w:sz="0" w:space="0" w:color="auto"/>
        <w:bottom w:val="none" w:sz="0" w:space="0" w:color="auto"/>
        <w:right w:val="none" w:sz="0" w:space="0" w:color="auto"/>
      </w:divBdr>
    </w:div>
    <w:div w:id="584849460">
      <w:bodyDiv w:val="1"/>
      <w:marLeft w:val="0"/>
      <w:marRight w:val="0"/>
      <w:marTop w:val="0"/>
      <w:marBottom w:val="0"/>
      <w:divBdr>
        <w:top w:val="none" w:sz="0" w:space="0" w:color="auto"/>
        <w:left w:val="none" w:sz="0" w:space="0" w:color="auto"/>
        <w:bottom w:val="none" w:sz="0" w:space="0" w:color="auto"/>
        <w:right w:val="none" w:sz="0" w:space="0" w:color="auto"/>
      </w:divBdr>
    </w:div>
    <w:div w:id="626396594">
      <w:bodyDiv w:val="1"/>
      <w:marLeft w:val="0"/>
      <w:marRight w:val="0"/>
      <w:marTop w:val="0"/>
      <w:marBottom w:val="0"/>
      <w:divBdr>
        <w:top w:val="none" w:sz="0" w:space="0" w:color="auto"/>
        <w:left w:val="none" w:sz="0" w:space="0" w:color="auto"/>
        <w:bottom w:val="none" w:sz="0" w:space="0" w:color="auto"/>
        <w:right w:val="none" w:sz="0" w:space="0" w:color="auto"/>
      </w:divBdr>
    </w:div>
    <w:div w:id="896091516">
      <w:bodyDiv w:val="1"/>
      <w:marLeft w:val="0"/>
      <w:marRight w:val="0"/>
      <w:marTop w:val="0"/>
      <w:marBottom w:val="0"/>
      <w:divBdr>
        <w:top w:val="none" w:sz="0" w:space="0" w:color="auto"/>
        <w:left w:val="none" w:sz="0" w:space="0" w:color="auto"/>
        <w:bottom w:val="none" w:sz="0" w:space="0" w:color="auto"/>
        <w:right w:val="none" w:sz="0" w:space="0" w:color="auto"/>
      </w:divBdr>
    </w:div>
    <w:div w:id="919829499">
      <w:bodyDiv w:val="1"/>
      <w:marLeft w:val="0"/>
      <w:marRight w:val="0"/>
      <w:marTop w:val="0"/>
      <w:marBottom w:val="0"/>
      <w:divBdr>
        <w:top w:val="none" w:sz="0" w:space="0" w:color="auto"/>
        <w:left w:val="none" w:sz="0" w:space="0" w:color="auto"/>
        <w:bottom w:val="none" w:sz="0" w:space="0" w:color="auto"/>
        <w:right w:val="none" w:sz="0" w:space="0" w:color="auto"/>
      </w:divBdr>
    </w:div>
    <w:div w:id="962154624">
      <w:bodyDiv w:val="1"/>
      <w:marLeft w:val="0"/>
      <w:marRight w:val="0"/>
      <w:marTop w:val="0"/>
      <w:marBottom w:val="0"/>
      <w:divBdr>
        <w:top w:val="none" w:sz="0" w:space="0" w:color="auto"/>
        <w:left w:val="none" w:sz="0" w:space="0" w:color="auto"/>
        <w:bottom w:val="none" w:sz="0" w:space="0" w:color="auto"/>
        <w:right w:val="none" w:sz="0" w:space="0" w:color="auto"/>
      </w:divBdr>
    </w:div>
    <w:div w:id="986862526">
      <w:bodyDiv w:val="1"/>
      <w:marLeft w:val="0"/>
      <w:marRight w:val="0"/>
      <w:marTop w:val="0"/>
      <w:marBottom w:val="0"/>
      <w:divBdr>
        <w:top w:val="none" w:sz="0" w:space="0" w:color="auto"/>
        <w:left w:val="none" w:sz="0" w:space="0" w:color="auto"/>
        <w:bottom w:val="none" w:sz="0" w:space="0" w:color="auto"/>
        <w:right w:val="none" w:sz="0" w:space="0" w:color="auto"/>
      </w:divBdr>
    </w:div>
    <w:div w:id="1144657087">
      <w:bodyDiv w:val="1"/>
      <w:marLeft w:val="0"/>
      <w:marRight w:val="0"/>
      <w:marTop w:val="0"/>
      <w:marBottom w:val="0"/>
      <w:divBdr>
        <w:top w:val="none" w:sz="0" w:space="0" w:color="auto"/>
        <w:left w:val="none" w:sz="0" w:space="0" w:color="auto"/>
        <w:bottom w:val="none" w:sz="0" w:space="0" w:color="auto"/>
        <w:right w:val="none" w:sz="0" w:space="0" w:color="auto"/>
      </w:divBdr>
    </w:div>
    <w:div w:id="1149513267">
      <w:bodyDiv w:val="1"/>
      <w:marLeft w:val="0"/>
      <w:marRight w:val="0"/>
      <w:marTop w:val="0"/>
      <w:marBottom w:val="0"/>
      <w:divBdr>
        <w:top w:val="none" w:sz="0" w:space="0" w:color="auto"/>
        <w:left w:val="none" w:sz="0" w:space="0" w:color="auto"/>
        <w:bottom w:val="none" w:sz="0" w:space="0" w:color="auto"/>
        <w:right w:val="none" w:sz="0" w:space="0" w:color="auto"/>
      </w:divBdr>
    </w:div>
    <w:div w:id="1179083821">
      <w:bodyDiv w:val="1"/>
      <w:marLeft w:val="0"/>
      <w:marRight w:val="0"/>
      <w:marTop w:val="0"/>
      <w:marBottom w:val="0"/>
      <w:divBdr>
        <w:top w:val="none" w:sz="0" w:space="0" w:color="auto"/>
        <w:left w:val="none" w:sz="0" w:space="0" w:color="auto"/>
        <w:bottom w:val="none" w:sz="0" w:space="0" w:color="auto"/>
        <w:right w:val="none" w:sz="0" w:space="0" w:color="auto"/>
      </w:divBdr>
    </w:div>
    <w:div w:id="1206599332">
      <w:bodyDiv w:val="1"/>
      <w:marLeft w:val="0"/>
      <w:marRight w:val="0"/>
      <w:marTop w:val="0"/>
      <w:marBottom w:val="0"/>
      <w:divBdr>
        <w:top w:val="none" w:sz="0" w:space="0" w:color="auto"/>
        <w:left w:val="none" w:sz="0" w:space="0" w:color="auto"/>
        <w:bottom w:val="none" w:sz="0" w:space="0" w:color="auto"/>
        <w:right w:val="none" w:sz="0" w:space="0" w:color="auto"/>
      </w:divBdr>
    </w:div>
    <w:div w:id="1492133218">
      <w:bodyDiv w:val="1"/>
      <w:marLeft w:val="0"/>
      <w:marRight w:val="0"/>
      <w:marTop w:val="0"/>
      <w:marBottom w:val="0"/>
      <w:divBdr>
        <w:top w:val="none" w:sz="0" w:space="0" w:color="auto"/>
        <w:left w:val="none" w:sz="0" w:space="0" w:color="auto"/>
        <w:bottom w:val="none" w:sz="0" w:space="0" w:color="auto"/>
        <w:right w:val="none" w:sz="0" w:space="0" w:color="auto"/>
      </w:divBdr>
    </w:div>
    <w:div w:id="1579556968">
      <w:bodyDiv w:val="1"/>
      <w:marLeft w:val="0"/>
      <w:marRight w:val="0"/>
      <w:marTop w:val="0"/>
      <w:marBottom w:val="0"/>
      <w:divBdr>
        <w:top w:val="none" w:sz="0" w:space="0" w:color="auto"/>
        <w:left w:val="none" w:sz="0" w:space="0" w:color="auto"/>
        <w:bottom w:val="none" w:sz="0" w:space="0" w:color="auto"/>
        <w:right w:val="none" w:sz="0" w:space="0" w:color="auto"/>
      </w:divBdr>
    </w:div>
    <w:div w:id="1756704119">
      <w:bodyDiv w:val="1"/>
      <w:marLeft w:val="0"/>
      <w:marRight w:val="0"/>
      <w:marTop w:val="0"/>
      <w:marBottom w:val="0"/>
      <w:divBdr>
        <w:top w:val="none" w:sz="0" w:space="0" w:color="auto"/>
        <w:left w:val="none" w:sz="0" w:space="0" w:color="auto"/>
        <w:bottom w:val="none" w:sz="0" w:space="0" w:color="auto"/>
        <w:right w:val="none" w:sz="0" w:space="0" w:color="auto"/>
      </w:divBdr>
    </w:div>
    <w:div w:id="1775393048">
      <w:bodyDiv w:val="1"/>
      <w:marLeft w:val="0"/>
      <w:marRight w:val="0"/>
      <w:marTop w:val="0"/>
      <w:marBottom w:val="0"/>
      <w:divBdr>
        <w:top w:val="none" w:sz="0" w:space="0" w:color="auto"/>
        <w:left w:val="none" w:sz="0" w:space="0" w:color="auto"/>
        <w:bottom w:val="none" w:sz="0" w:space="0" w:color="auto"/>
        <w:right w:val="none" w:sz="0" w:space="0" w:color="auto"/>
      </w:divBdr>
    </w:div>
    <w:div w:id="1831824645">
      <w:bodyDiv w:val="1"/>
      <w:marLeft w:val="0"/>
      <w:marRight w:val="0"/>
      <w:marTop w:val="0"/>
      <w:marBottom w:val="0"/>
      <w:divBdr>
        <w:top w:val="none" w:sz="0" w:space="0" w:color="auto"/>
        <w:left w:val="none" w:sz="0" w:space="0" w:color="auto"/>
        <w:bottom w:val="none" w:sz="0" w:space="0" w:color="auto"/>
        <w:right w:val="none" w:sz="0" w:space="0" w:color="auto"/>
      </w:divBdr>
    </w:div>
    <w:div w:id="1988897017">
      <w:bodyDiv w:val="1"/>
      <w:marLeft w:val="0"/>
      <w:marRight w:val="0"/>
      <w:marTop w:val="0"/>
      <w:marBottom w:val="0"/>
      <w:divBdr>
        <w:top w:val="none" w:sz="0" w:space="0" w:color="auto"/>
        <w:left w:val="none" w:sz="0" w:space="0" w:color="auto"/>
        <w:bottom w:val="none" w:sz="0" w:space="0" w:color="auto"/>
        <w:right w:val="none" w:sz="0" w:space="0" w:color="auto"/>
      </w:divBdr>
    </w:div>
    <w:div w:id="2004553422">
      <w:bodyDiv w:val="1"/>
      <w:marLeft w:val="0"/>
      <w:marRight w:val="0"/>
      <w:marTop w:val="0"/>
      <w:marBottom w:val="0"/>
      <w:divBdr>
        <w:top w:val="none" w:sz="0" w:space="0" w:color="auto"/>
        <w:left w:val="none" w:sz="0" w:space="0" w:color="auto"/>
        <w:bottom w:val="none" w:sz="0" w:space="0" w:color="auto"/>
        <w:right w:val="none" w:sz="0" w:space="0" w:color="auto"/>
      </w:divBdr>
    </w:div>
    <w:div w:id="2068531905">
      <w:bodyDiv w:val="1"/>
      <w:marLeft w:val="0"/>
      <w:marRight w:val="0"/>
      <w:marTop w:val="0"/>
      <w:marBottom w:val="0"/>
      <w:divBdr>
        <w:top w:val="none" w:sz="0" w:space="0" w:color="auto"/>
        <w:left w:val="none" w:sz="0" w:space="0" w:color="auto"/>
        <w:bottom w:val="none" w:sz="0" w:space="0" w:color="auto"/>
        <w:right w:val="none" w:sz="0" w:space="0" w:color="auto"/>
      </w:divBdr>
    </w:div>
    <w:div w:id="2131169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diagramQuickStyle" Target="diagrams/quickStyle1.xml"/><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diagramLayout" Target="diagrams/layout1.xm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31" Type="http://schemas.microsoft.com/office/2007/relationships/diagramDrawing" Target="diagrams/drawing1.xml"/><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microsoft.com/office/2011/relationships/people" Target="people.xml"/><Relationship Id="rId8" Type="http://schemas.openxmlformats.org/officeDocument/2006/relationships/header" Target="header1.xml"/><Relationship Id="rId51" Type="http://schemas.openxmlformats.org/officeDocument/2006/relationships/image" Target="media/image32.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E60C69F-53E8-48AC-88DE-D50E1726A1F9}" type="doc">
      <dgm:prSet loTypeId="urn:microsoft.com/office/officeart/2005/8/layout/lProcess2" loCatId="list" qsTypeId="urn:microsoft.com/office/officeart/2005/8/quickstyle/simple1" qsCatId="simple" csTypeId="urn:microsoft.com/office/officeart/2005/8/colors/accent1_2" csCatId="accent1" phldr="1"/>
      <dgm:spPr/>
      <dgm:t>
        <a:bodyPr/>
        <a:lstStyle/>
        <a:p>
          <a:endParaRPr lang="pt-BR"/>
        </a:p>
      </dgm:t>
    </dgm:pt>
    <dgm:pt modelId="{23723C02-7671-41B2-82C0-7A4291FE69F5}">
      <dgm:prSet phldrT="[Texto]"/>
      <dgm:spPr/>
      <dgm:t>
        <a:bodyPr/>
        <a:lstStyle/>
        <a:p>
          <a:r>
            <a:rPr lang="pt-BR"/>
            <a:t>1. Introdução</a:t>
          </a:r>
        </a:p>
      </dgm:t>
    </dgm:pt>
    <dgm:pt modelId="{12BE1AFE-014A-4E4D-834B-0CC27288F3E7}" type="parTrans" cxnId="{C7A059C1-A9BA-4345-836F-E9D07662A93E}">
      <dgm:prSet/>
      <dgm:spPr/>
      <dgm:t>
        <a:bodyPr/>
        <a:lstStyle/>
        <a:p>
          <a:endParaRPr lang="pt-BR"/>
        </a:p>
      </dgm:t>
    </dgm:pt>
    <dgm:pt modelId="{574DCBAE-A4B5-450C-8D32-8D55F40E6BFF}" type="sibTrans" cxnId="{C7A059C1-A9BA-4345-836F-E9D07662A93E}">
      <dgm:prSet/>
      <dgm:spPr/>
      <dgm:t>
        <a:bodyPr/>
        <a:lstStyle/>
        <a:p>
          <a:endParaRPr lang="pt-BR"/>
        </a:p>
      </dgm:t>
    </dgm:pt>
    <dgm:pt modelId="{972FF8FD-4276-4379-9416-EF0AEBD430A7}">
      <dgm:prSet phldrT="[Texto]"/>
      <dgm:spPr/>
      <dgm:t>
        <a:bodyPr/>
        <a:lstStyle/>
        <a:p>
          <a:r>
            <a:rPr lang="pt-BR"/>
            <a:t>Questão de Pesquisa</a:t>
          </a:r>
        </a:p>
      </dgm:t>
    </dgm:pt>
    <dgm:pt modelId="{4DE07BB2-F6B5-4CB4-A357-811DC525ABBE}" type="parTrans" cxnId="{C5B93D43-8BEC-422B-A8B6-4C7FEFA8F6DA}">
      <dgm:prSet/>
      <dgm:spPr/>
      <dgm:t>
        <a:bodyPr/>
        <a:lstStyle/>
        <a:p>
          <a:endParaRPr lang="pt-BR"/>
        </a:p>
      </dgm:t>
    </dgm:pt>
    <dgm:pt modelId="{B0F98B26-6F4E-412B-9774-EA55C1E5E27A}" type="sibTrans" cxnId="{C5B93D43-8BEC-422B-A8B6-4C7FEFA8F6DA}">
      <dgm:prSet/>
      <dgm:spPr/>
      <dgm:t>
        <a:bodyPr/>
        <a:lstStyle/>
        <a:p>
          <a:endParaRPr lang="pt-BR"/>
        </a:p>
      </dgm:t>
    </dgm:pt>
    <dgm:pt modelId="{A3F14993-153F-47BA-964E-54268AF2E21F}">
      <dgm:prSet phldrT="[Texto]"/>
      <dgm:spPr/>
      <dgm:t>
        <a:bodyPr/>
        <a:lstStyle/>
        <a:p>
          <a:r>
            <a:rPr lang="pt-BR"/>
            <a:t>2. Fundamentação Teórica</a:t>
          </a:r>
        </a:p>
      </dgm:t>
    </dgm:pt>
    <dgm:pt modelId="{0834DE99-3D39-4507-A6F2-864F0C2403B3}" type="parTrans" cxnId="{F4348A34-00A7-4299-ACDF-58BB163519CB}">
      <dgm:prSet/>
      <dgm:spPr/>
      <dgm:t>
        <a:bodyPr/>
        <a:lstStyle/>
        <a:p>
          <a:endParaRPr lang="pt-BR"/>
        </a:p>
      </dgm:t>
    </dgm:pt>
    <dgm:pt modelId="{60E43F24-C833-4416-BCE4-26D05658510C}" type="sibTrans" cxnId="{F4348A34-00A7-4299-ACDF-58BB163519CB}">
      <dgm:prSet/>
      <dgm:spPr/>
      <dgm:t>
        <a:bodyPr/>
        <a:lstStyle/>
        <a:p>
          <a:endParaRPr lang="pt-BR"/>
        </a:p>
      </dgm:t>
    </dgm:pt>
    <dgm:pt modelId="{58112D80-7647-4855-B486-DE4D745451AF}">
      <dgm:prSet phldrT="[Texto]"/>
      <dgm:spPr/>
      <dgm:t>
        <a:bodyPr/>
        <a:lstStyle/>
        <a:p>
          <a:r>
            <a:rPr lang="pt-BR"/>
            <a:t>Deep Uncertainty</a:t>
          </a:r>
        </a:p>
      </dgm:t>
    </dgm:pt>
    <dgm:pt modelId="{9CC8F3C8-271C-4848-90A9-6982C7649F7F}" type="parTrans" cxnId="{E0B9FA99-3A3E-4F94-A8DE-145EC031AFE4}">
      <dgm:prSet/>
      <dgm:spPr/>
      <dgm:t>
        <a:bodyPr/>
        <a:lstStyle/>
        <a:p>
          <a:endParaRPr lang="pt-BR"/>
        </a:p>
      </dgm:t>
    </dgm:pt>
    <dgm:pt modelId="{FDAB68DE-6920-41BC-9241-ACEA8C2FC3A1}" type="sibTrans" cxnId="{E0B9FA99-3A3E-4F94-A8DE-145EC031AFE4}">
      <dgm:prSet/>
      <dgm:spPr/>
      <dgm:t>
        <a:bodyPr/>
        <a:lstStyle/>
        <a:p>
          <a:endParaRPr lang="pt-BR"/>
        </a:p>
      </dgm:t>
    </dgm:pt>
    <dgm:pt modelId="{414F514A-5247-4E09-BAE3-E5D7C6C720DD}">
      <dgm:prSet phldrT="[Texto]"/>
      <dgm:spPr/>
      <dgm:t>
        <a:bodyPr/>
        <a:lstStyle/>
        <a:p>
          <a:r>
            <a:rPr lang="pt-BR"/>
            <a:t>Objetivos</a:t>
          </a:r>
        </a:p>
      </dgm:t>
    </dgm:pt>
    <dgm:pt modelId="{83261EBB-448E-482B-AD60-59A3D5D498D6}" type="parTrans" cxnId="{DE71ECF9-E2D4-4B05-9E49-A81228C86882}">
      <dgm:prSet/>
      <dgm:spPr/>
      <dgm:t>
        <a:bodyPr/>
        <a:lstStyle/>
        <a:p>
          <a:endParaRPr lang="pt-BR"/>
        </a:p>
      </dgm:t>
    </dgm:pt>
    <dgm:pt modelId="{4DD19712-3F90-4E21-8D21-92DFC941B4FB}" type="sibTrans" cxnId="{DE71ECF9-E2D4-4B05-9E49-A81228C86882}">
      <dgm:prSet/>
      <dgm:spPr/>
      <dgm:t>
        <a:bodyPr/>
        <a:lstStyle/>
        <a:p>
          <a:endParaRPr lang="pt-BR"/>
        </a:p>
      </dgm:t>
    </dgm:pt>
    <dgm:pt modelId="{67ED277D-773A-4546-BE19-9068881BA21F}">
      <dgm:prSet phldrT="[Texto]"/>
      <dgm:spPr/>
      <dgm:t>
        <a:bodyPr/>
        <a:lstStyle/>
        <a:p>
          <a:r>
            <a:rPr lang="pt-BR"/>
            <a:t>Justificativas</a:t>
          </a:r>
        </a:p>
      </dgm:t>
    </dgm:pt>
    <dgm:pt modelId="{E74760AD-52FD-4D9E-9A60-07E4F8380F9F}" type="parTrans" cxnId="{2CE57987-B5BE-4AED-A633-5BF2890F2F87}">
      <dgm:prSet/>
      <dgm:spPr/>
      <dgm:t>
        <a:bodyPr/>
        <a:lstStyle/>
        <a:p>
          <a:endParaRPr lang="pt-BR"/>
        </a:p>
      </dgm:t>
    </dgm:pt>
    <dgm:pt modelId="{DEEAF8ED-4CE6-4858-9731-9684FCBB0DD3}" type="sibTrans" cxnId="{2CE57987-B5BE-4AED-A633-5BF2890F2F87}">
      <dgm:prSet/>
      <dgm:spPr/>
      <dgm:t>
        <a:bodyPr/>
        <a:lstStyle/>
        <a:p>
          <a:endParaRPr lang="pt-BR"/>
        </a:p>
      </dgm:t>
    </dgm:pt>
    <dgm:pt modelId="{80984163-296D-439B-AEB6-6A2E34FE1F00}">
      <dgm:prSet phldrT="[Texto]"/>
      <dgm:spPr/>
      <dgm:t>
        <a:bodyPr/>
        <a:lstStyle/>
        <a:p>
          <a:r>
            <a:rPr lang="pt-BR"/>
            <a:t>Estrutura do Trabalho</a:t>
          </a:r>
        </a:p>
      </dgm:t>
    </dgm:pt>
    <dgm:pt modelId="{3A8DB6C0-77A5-45D4-BF69-CF09FA6E98ED}" type="parTrans" cxnId="{16B77817-D24C-404A-AB01-82E363C01865}">
      <dgm:prSet/>
      <dgm:spPr/>
      <dgm:t>
        <a:bodyPr/>
        <a:lstStyle/>
        <a:p>
          <a:endParaRPr lang="pt-BR"/>
        </a:p>
      </dgm:t>
    </dgm:pt>
    <dgm:pt modelId="{20629E35-CF44-41C9-984B-70AB4C137B5D}" type="sibTrans" cxnId="{16B77817-D24C-404A-AB01-82E363C01865}">
      <dgm:prSet/>
      <dgm:spPr/>
      <dgm:t>
        <a:bodyPr/>
        <a:lstStyle/>
        <a:p>
          <a:endParaRPr lang="pt-BR"/>
        </a:p>
      </dgm:t>
    </dgm:pt>
    <dgm:pt modelId="{BE815770-7CB1-4CA3-AB71-7FCAA9D6BAC3}">
      <dgm:prSet phldrT="[Texto]"/>
      <dgm:spPr/>
      <dgm:t>
        <a:bodyPr/>
        <a:lstStyle/>
        <a:p>
          <a:r>
            <a:rPr lang="pt-BR"/>
            <a:t>Modelagem Exploratória</a:t>
          </a:r>
        </a:p>
      </dgm:t>
    </dgm:pt>
    <dgm:pt modelId="{DCAFE773-1CD0-414A-97BE-4B759C5CCEB8}" type="parTrans" cxnId="{0CDB5F2E-0B83-4E32-A026-68CA757415FD}">
      <dgm:prSet/>
      <dgm:spPr/>
      <dgm:t>
        <a:bodyPr/>
        <a:lstStyle/>
        <a:p>
          <a:endParaRPr lang="pt-BR"/>
        </a:p>
      </dgm:t>
    </dgm:pt>
    <dgm:pt modelId="{6DED4AC4-DEE8-40C1-9920-362E6BF6A3EF}" type="sibTrans" cxnId="{0CDB5F2E-0B83-4E32-A026-68CA757415FD}">
      <dgm:prSet/>
      <dgm:spPr/>
      <dgm:t>
        <a:bodyPr/>
        <a:lstStyle/>
        <a:p>
          <a:endParaRPr lang="pt-BR"/>
        </a:p>
      </dgm:t>
    </dgm:pt>
    <dgm:pt modelId="{CB0CD200-2049-4686-B3A7-2E0F50F27418}">
      <dgm:prSet phldrT="[Texto]"/>
      <dgm:spPr/>
      <dgm:t>
        <a:bodyPr/>
        <a:lstStyle/>
        <a:p>
          <a:r>
            <a:rPr lang="pt-BR"/>
            <a:t>RDM - Robust Decision Making</a:t>
          </a:r>
        </a:p>
      </dgm:t>
    </dgm:pt>
    <dgm:pt modelId="{CCBBE8C2-A776-4649-9F40-EFC26FF3D926}" type="parTrans" cxnId="{BB540B76-D390-4157-8D8E-CF11BC66868D}">
      <dgm:prSet/>
      <dgm:spPr/>
      <dgm:t>
        <a:bodyPr/>
        <a:lstStyle/>
        <a:p>
          <a:endParaRPr lang="pt-BR"/>
        </a:p>
      </dgm:t>
    </dgm:pt>
    <dgm:pt modelId="{F5E56731-238E-487A-9056-32C69F5820D4}" type="sibTrans" cxnId="{BB540B76-D390-4157-8D8E-CF11BC66868D}">
      <dgm:prSet/>
      <dgm:spPr/>
      <dgm:t>
        <a:bodyPr/>
        <a:lstStyle/>
        <a:p>
          <a:endParaRPr lang="pt-BR"/>
        </a:p>
      </dgm:t>
    </dgm:pt>
    <dgm:pt modelId="{0FCFE305-7FDF-4121-9A19-4847B930E0A4}">
      <dgm:prSet phldrT="[Texto]"/>
      <dgm:spPr/>
      <dgm:t>
        <a:bodyPr/>
        <a:lstStyle/>
        <a:p>
          <a:r>
            <a:rPr lang="pt-BR"/>
            <a:t>3. Método de Pesquisa</a:t>
          </a:r>
        </a:p>
      </dgm:t>
    </dgm:pt>
    <dgm:pt modelId="{E3BE1CFB-A07C-4351-9098-FA533917BCAC}" type="parTrans" cxnId="{E8E55DDD-91E5-45DA-B562-D6E045DE1D9B}">
      <dgm:prSet/>
      <dgm:spPr/>
      <dgm:t>
        <a:bodyPr/>
        <a:lstStyle/>
        <a:p>
          <a:endParaRPr lang="pt-BR"/>
        </a:p>
      </dgm:t>
    </dgm:pt>
    <dgm:pt modelId="{4850860E-FDEB-4C66-BF33-67471F2E3CF3}" type="sibTrans" cxnId="{E8E55DDD-91E5-45DA-B562-D6E045DE1D9B}">
      <dgm:prSet/>
      <dgm:spPr/>
      <dgm:t>
        <a:bodyPr/>
        <a:lstStyle/>
        <a:p>
          <a:endParaRPr lang="pt-BR"/>
        </a:p>
      </dgm:t>
    </dgm:pt>
    <dgm:pt modelId="{C5D63993-86AB-41B9-B01C-A31E16BAC4DB}">
      <dgm:prSet phldrT="[Texto]"/>
      <dgm:spPr/>
      <dgm:t>
        <a:bodyPr/>
        <a:lstStyle/>
        <a:p>
          <a:r>
            <a:rPr lang="pt-BR"/>
            <a:t>Delineamento da Pesquisa</a:t>
          </a:r>
        </a:p>
      </dgm:t>
    </dgm:pt>
    <dgm:pt modelId="{38AA80FF-1143-4838-A082-CF04187DAC15}" type="parTrans" cxnId="{E817BFDF-715A-4B79-A657-1540EE46E9DB}">
      <dgm:prSet/>
      <dgm:spPr/>
      <dgm:t>
        <a:bodyPr/>
        <a:lstStyle/>
        <a:p>
          <a:endParaRPr lang="pt-BR"/>
        </a:p>
      </dgm:t>
    </dgm:pt>
    <dgm:pt modelId="{87E9AFC4-638F-4ECD-8660-79BC4329D8CD}" type="sibTrans" cxnId="{E817BFDF-715A-4B79-A657-1540EE46E9DB}">
      <dgm:prSet/>
      <dgm:spPr/>
      <dgm:t>
        <a:bodyPr/>
        <a:lstStyle/>
        <a:p>
          <a:endParaRPr lang="pt-BR"/>
        </a:p>
      </dgm:t>
    </dgm:pt>
    <dgm:pt modelId="{A034B519-472A-435C-AAD6-5C36DA15E4D5}">
      <dgm:prSet phldrT="[Texto]"/>
      <dgm:spPr/>
      <dgm:t>
        <a:bodyPr/>
        <a:lstStyle/>
        <a:p>
          <a:r>
            <a:rPr lang="pt-BR"/>
            <a:t>Método de Trabalho</a:t>
          </a:r>
        </a:p>
      </dgm:t>
    </dgm:pt>
    <dgm:pt modelId="{82629FFF-79B4-4982-9C8E-4939F456D90A}" type="parTrans" cxnId="{B0A8AB6B-143A-4771-9F91-C9B715F946F4}">
      <dgm:prSet/>
      <dgm:spPr/>
      <dgm:t>
        <a:bodyPr/>
        <a:lstStyle/>
        <a:p>
          <a:endParaRPr lang="pt-BR"/>
        </a:p>
      </dgm:t>
    </dgm:pt>
    <dgm:pt modelId="{E0C95942-ACF4-4503-AA56-4E41874FE01B}" type="sibTrans" cxnId="{B0A8AB6B-143A-4771-9F91-C9B715F946F4}">
      <dgm:prSet/>
      <dgm:spPr/>
      <dgm:t>
        <a:bodyPr/>
        <a:lstStyle/>
        <a:p>
          <a:endParaRPr lang="pt-BR"/>
        </a:p>
      </dgm:t>
    </dgm:pt>
    <dgm:pt modelId="{46D2559C-1D32-4538-A572-614F48BAF2E0}">
      <dgm:prSet phldrT="[Texto]"/>
      <dgm:spPr/>
      <dgm:t>
        <a:bodyPr/>
        <a:lstStyle/>
        <a:p>
          <a:r>
            <a:rPr lang="pt-BR"/>
            <a:t>4. Aplicação e Avaliação do RDM</a:t>
          </a:r>
        </a:p>
      </dgm:t>
    </dgm:pt>
    <dgm:pt modelId="{3B83AD29-ACE9-4A1B-83D5-EC83BDFF1788}" type="parTrans" cxnId="{EBC56454-120D-489E-8F51-E0B02063C58D}">
      <dgm:prSet/>
      <dgm:spPr/>
      <dgm:t>
        <a:bodyPr/>
        <a:lstStyle/>
        <a:p>
          <a:endParaRPr lang="pt-BR"/>
        </a:p>
      </dgm:t>
    </dgm:pt>
    <dgm:pt modelId="{92AE2E55-3065-447E-BCEE-1465B6C70A0F}" type="sibTrans" cxnId="{EBC56454-120D-489E-8F51-E0B02063C58D}">
      <dgm:prSet/>
      <dgm:spPr/>
      <dgm:t>
        <a:bodyPr/>
        <a:lstStyle/>
        <a:p>
          <a:endParaRPr lang="pt-BR"/>
        </a:p>
      </dgm:t>
    </dgm:pt>
    <dgm:pt modelId="{E7A301FF-45A5-4CB8-A1D3-AFCEC94AE8D5}">
      <dgm:prSet phldrT="[Texto]"/>
      <dgm:spPr/>
      <dgm:t>
        <a:bodyPr/>
        <a:lstStyle/>
        <a:p>
          <a:r>
            <a:rPr lang="pt-BR"/>
            <a:t>Estruturação da Situação (XLRM)</a:t>
          </a:r>
        </a:p>
      </dgm:t>
    </dgm:pt>
    <dgm:pt modelId="{EA00E925-2A6E-4BA5-BC4B-1907A016C28C}" type="parTrans" cxnId="{85FB1590-683A-4032-BF52-7B68279FA260}">
      <dgm:prSet/>
      <dgm:spPr/>
      <dgm:t>
        <a:bodyPr/>
        <a:lstStyle/>
        <a:p>
          <a:endParaRPr lang="pt-BR"/>
        </a:p>
      </dgm:t>
    </dgm:pt>
    <dgm:pt modelId="{049F7FA9-55B9-49CB-9397-24CA41DD0248}" type="sibTrans" cxnId="{85FB1590-683A-4032-BF52-7B68279FA260}">
      <dgm:prSet/>
      <dgm:spPr/>
      <dgm:t>
        <a:bodyPr/>
        <a:lstStyle/>
        <a:p>
          <a:endParaRPr lang="pt-BR"/>
        </a:p>
      </dgm:t>
    </dgm:pt>
    <dgm:pt modelId="{5895EEC6-FD6A-46AF-9DB2-08CDBF7A2E23}">
      <dgm:prSet phldrT="[Texto]"/>
      <dgm:spPr/>
      <dgm:t>
        <a:bodyPr/>
        <a:lstStyle/>
        <a:p>
          <a:r>
            <a:rPr lang="pt-BR"/>
            <a:t>Projeto do Modelo</a:t>
          </a:r>
        </a:p>
      </dgm:t>
    </dgm:pt>
    <dgm:pt modelId="{8176B1FB-C8AC-4A6B-BDDA-D905A6A257C3}" type="parTrans" cxnId="{E7BE2427-A6CD-400A-AA1F-DFC9A4DEF50A}">
      <dgm:prSet/>
      <dgm:spPr/>
      <dgm:t>
        <a:bodyPr/>
        <a:lstStyle/>
        <a:p>
          <a:endParaRPr lang="pt-BR"/>
        </a:p>
      </dgm:t>
    </dgm:pt>
    <dgm:pt modelId="{217CBE63-14D7-4B15-8E2E-98AEF36CED23}" type="sibTrans" cxnId="{E7BE2427-A6CD-400A-AA1F-DFC9A4DEF50A}">
      <dgm:prSet/>
      <dgm:spPr/>
      <dgm:t>
        <a:bodyPr/>
        <a:lstStyle/>
        <a:p>
          <a:endParaRPr lang="pt-BR"/>
        </a:p>
      </dgm:t>
    </dgm:pt>
    <dgm:pt modelId="{4DA05FE6-7AFF-4A02-AE1A-16F21798CE04}">
      <dgm:prSet phldrT="[Texto]"/>
      <dgm:spPr/>
      <dgm:t>
        <a:bodyPr/>
        <a:lstStyle/>
        <a:p>
          <a:r>
            <a:rPr lang="pt-BR"/>
            <a:t>Geração de Casos</a:t>
          </a:r>
        </a:p>
      </dgm:t>
    </dgm:pt>
    <dgm:pt modelId="{61F7AD07-3052-42EA-96D1-E39A90212DC3}" type="parTrans" cxnId="{BADE6738-596A-4698-A2C6-28F11BF068D8}">
      <dgm:prSet/>
      <dgm:spPr/>
      <dgm:t>
        <a:bodyPr/>
        <a:lstStyle/>
        <a:p>
          <a:endParaRPr lang="pt-BR"/>
        </a:p>
      </dgm:t>
    </dgm:pt>
    <dgm:pt modelId="{6A6A0F9B-FEE0-4D99-A1C2-5CAA2EEB5239}" type="sibTrans" cxnId="{BADE6738-596A-4698-A2C6-28F11BF068D8}">
      <dgm:prSet/>
      <dgm:spPr/>
      <dgm:t>
        <a:bodyPr/>
        <a:lstStyle/>
        <a:p>
          <a:endParaRPr lang="pt-BR"/>
        </a:p>
      </dgm:t>
    </dgm:pt>
    <dgm:pt modelId="{9C98B702-AF5F-4287-B4CF-C006095E8A8E}">
      <dgm:prSet phldrT="[Texto]"/>
      <dgm:spPr/>
      <dgm:t>
        <a:bodyPr/>
        <a:lstStyle/>
        <a:p>
          <a:r>
            <a:rPr lang="pt-BR"/>
            <a:t>Análise de Robustez das Decisões</a:t>
          </a:r>
        </a:p>
      </dgm:t>
    </dgm:pt>
    <dgm:pt modelId="{AF1CB4CE-36DB-48B6-BA3B-BCFDA55C9D0E}" type="parTrans" cxnId="{0A265C9F-0643-4427-A36B-9F90EDCCB8A7}">
      <dgm:prSet/>
      <dgm:spPr/>
      <dgm:t>
        <a:bodyPr/>
        <a:lstStyle/>
        <a:p>
          <a:endParaRPr lang="pt-BR"/>
        </a:p>
      </dgm:t>
    </dgm:pt>
    <dgm:pt modelId="{81DE494E-678C-486A-9FF0-3B3A84DE7CB9}" type="sibTrans" cxnId="{0A265C9F-0643-4427-A36B-9F90EDCCB8A7}">
      <dgm:prSet/>
      <dgm:spPr/>
      <dgm:t>
        <a:bodyPr/>
        <a:lstStyle/>
        <a:p>
          <a:endParaRPr lang="pt-BR"/>
        </a:p>
      </dgm:t>
    </dgm:pt>
    <dgm:pt modelId="{F65841A1-D638-4DC3-94E6-589066D5CB33}">
      <dgm:prSet phldrT="[Texto]"/>
      <dgm:spPr/>
      <dgm:t>
        <a:bodyPr/>
        <a:lstStyle/>
        <a:p>
          <a:r>
            <a:rPr lang="pt-BR"/>
            <a:t>Análise de Tradeoffs</a:t>
          </a:r>
        </a:p>
      </dgm:t>
    </dgm:pt>
    <dgm:pt modelId="{AD543A85-F6AD-4074-9FC4-FC233E559F1D}" type="parTrans" cxnId="{5987CBD1-7ACC-45E5-8113-1638C04FAF6E}">
      <dgm:prSet/>
      <dgm:spPr/>
      <dgm:t>
        <a:bodyPr/>
        <a:lstStyle/>
        <a:p>
          <a:endParaRPr lang="pt-BR"/>
        </a:p>
      </dgm:t>
    </dgm:pt>
    <dgm:pt modelId="{DA5553FF-5613-4F6E-936C-6637AD333F93}" type="sibTrans" cxnId="{5987CBD1-7ACC-45E5-8113-1638C04FAF6E}">
      <dgm:prSet/>
      <dgm:spPr/>
      <dgm:t>
        <a:bodyPr/>
        <a:lstStyle/>
        <a:p>
          <a:endParaRPr lang="pt-BR"/>
        </a:p>
      </dgm:t>
    </dgm:pt>
    <dgm:pt modelId="{B8F1CF92-6498-458A-ABD4-F0E4AA0E5A8D}">
      <dgm:prSet phldrT="[Texto]"/>
      <dgm:spPr/>
      <dgm:t>
        <a:bodyPr/>
        <a:lstStyle/>
        <a:p>
          <a:r>
            <a:rPr lang="pt-BR"/>
            <a:t>Discussão da Análise</a:t>
          </a:r>
        </a:p>
      </dgm:t>
    </dgm:pt>
    <dgm:pt modelId="{F7BC8155-CD57-43D5-8207-82324F6F9922}" type="parTrans" cxnId="{D093449D-7C1F-400F-96A4-E73FB18C58F1}">
      <dgm:prSet/>
      <dgm:spPr/>
      <dgm:t>
        <a:bodyPr/>
        <a:lstStyle/>
        <a:p>
          <a:endParaRPr lang="pt-BR"/>
        </a:p>
      </dgm:t>
    </dgm:pt>
    <dgm:pt modelId="{3BB4F8C0-EA60-4A47-80EB-86B5D517249D}" type="sibTrans" cxnId="{D093449D-7C1F-400F-96A4-E73FB18C58F1}">
      <dgm:prSet/>
      <dgm:spPr/>
      <dgm:t>
        <a:bodyPr/>
        <a:lstStyle/>
        <a:p>
          <a:endParaRPr lang="pt-BR"/>
        </a:p>
      </dgm:t>
    </dgm:pt>
    <dgm:pt modelId="{6AF8CB23-140F-4BF4-B5AC-191DC031CEDF}">
      <dgm:prSet phldrT="[Texto]"/>
      <dgm:spPr/>
      <dgm:t>
        <a:bodyPr/>
        <a:lstStyle/>
        <a:p>
          <a:r>
            <a:rPr lang="pt-BR"/>
            <a:t>Análise RDM</a:t>
          </a:r>
        </a:p>
      </dgm:t>
    </dgm:pt>
    <dgm:pt modelId="{9047B83A-34AC-48C1-BE06-782FD5979EC4}" type="parTrans" cxnId="{94384FBC-88C5-4D10-9F1F-2BE15A382AC4}">
      <dgm:prSet/>
      <dgm:spPr/>
      <dgm:t>
        <a:bodyPr/>
        <a:lstStyle/>
        <a:p>
          <a:endParaRPr lang="pt-BR"/>
        </a:p>
      </dgm:t>
    </dgm:pt>
    <dgm:pt modelId="{2A07937C-0FE2-439D-B32D-88E57BC5D92F}" type="sibTrans" cxnId="{94384FBC-88C5-4D10-9F1F-2BE15A382AC4}">
      <dgm:prSet/>
      <dgm:spPr/>
      <dgm:t>
        <a:bodyPr/>
        <a:lstStyle/>
        <a:p>
          <a:endParaRPr lang="pt-BR"/>
        </a:p>
      </dgm:t>
    </dgm:pt>
    <dgm:pt modelId="{3D25D597-477E-4228-A5CE-5ED40BE24892}">
      <dgm:prSet phldrT="[Texto]"/>
      <dgm:spPr/>
      <dgm:t>
        <a:bodyPr/>
        <a:lstStyle/>
        <a:p>
          <a:r>
            <a:rPr lang="pt-BR"/>
            <a:t>Heurísticas Contingenciais</a:t>
          </a:r>
        </a:p>
      </dgm:t>
    </dgm:pt>
    <dgm:pt modelId="{BCD14D6E-3FAF-446D-B290-CAB02AA54019}" type="parTrans" cxnId="{756211D9-3222-4700-82EB-16278E64224D}">
      <dgm:prSet/>
      <dgm:spPr/>
      <dgm:t>
        <a:bodyPr/>
        <a:lstStyle/>
        <a:p>
          <a:endParaRPr lang="pt-BR"/>
        </a:p>
      </dgm:t>
    </dgm:pt>
    <dgm:pt modelId="{6D960FA2-7372-4D4D-B426-FD26F532E409}" type="sibTrans" cxnId="{756211D9-3222-4700-82EB-16278E64224D}">
      <dgm:prSet/>
      <dgm:spPr/>
      <dgm:t>
        <a:bodyPr/>
        <a:lstStyle/>
        <a:p>
          <a:endParaRPr lang="pt-BR"/>
        </a:p>
      </dgm:t>
    </dgm:pt>
    <dgm:pt modelId="{19CB61C3-BE47-46D2-8B3D-FC419A4D538A}">
      <dgm:prSet phldrT="[Texto]"/>
      <dgm:spPr/>
      <dgm:t>
        <a:bodyPr/>
        <a:lstStyle/>
        <a:p>
          <a:r>
            <a:rPr lang="pt-BR"/>
            <a:t>Heurísticas Construtivas</a:t>
          </a:r>
        </a:p>
      </dgm:t>
    </dgm:pt>
    <dgm:pt modelId="{6C908794-BDDC-4CD2-AB78-3E609FD8F5F4}" type="parTrans" cxnId="{222C5CCA-47B9-4A4A-B6FC-17D17BB3B25F}">
      <dgm:prSet/>
      <dgm:spPr/>
      <dgm:t>
        <a:bodyPr/>
        <a:lstStyle/>
        <a:p>
          <a:endParaRPr lang="pt-BR"/>
        </a:p>
      </dgm:t>
    </dgm:pt>
    <dgm:pt modelId="{7EB0E1E2-970C-46FE-9865-E29BF5682BDD}" type="sibTrans" cxnId="{222C5CCA-47B9-4A4A-B6FC-17D17BB3B25F}">
      <dgm:prSet/>
      <dgm:spPr/>
      <dgm:t>
        <a:bodyPr/>
        <a:lstStyle/>
        <a:p>
          <a:endParaRPr lang="pt-BR"/>
        </a:p>
      </dgm:t>
    </dgm:pt>
    <dgm:pt modelId="{2A5BF518-3B88-43C5-AE6C-A529B4BBA776}">
      <dgm:prSet phldrT="[Texto]"/>
      <dgm:spPr/>
      <dgm:t>
        <a:bodyPr/>
        <a:lstStyle/>
        <a:p>
          <a:r>
            <a:rPr lang="pt-BR"/>
            <a:t>Avaliação</a:t>
          </a:r>
        </a:p>
      </dgm:t>
    </dgm:pt>
    <dgm:pt modelId="{2D9DEDB9-46B3-4979-833B-D916BA56EDB7}" type="parTrans" cxnId="{57D3F5EF-38F9-4F41-8728-536B229CA76B}">
      <dgm:prSet/>
      <dgm:spPr/>
      <dgm:t>
        <a:bodyPr/>
        <a:lstStyle/>
        <a:p>
          <a:endParaRPr lang="pt-BR"/>
        </a:p>
      </dgm:t>
    </dgm:pt>
    <dgm:pt modelId="{431B0596-9E23-4515-B9EE-865F0C9EDF36}" type="sibTrans" cxnId="{57D3F5EF-38F9-4F41-8728-536B229CA76B}">
      <dgm:prSet/>
      <dgm:spPr/>
      <dgm:t>
        <a:bodyPr/>
        <a:lstStyle/>
        <a:p>
          <a:endParaRPr lang="pt-BR"/>
        </a:p>
      </dgm:t>
    </dgm:pt>
    <dgm:pt modelId="{F2953EDB-58EE-43A6-AE0F-AB68BCB8D246}">
      <dgm:prSet phldrT="[Texto]"/>
      <dgm:spPr/>
      <dgm:t>
        <a:bodyPr/>
        <a:lstStyle/>
        <a:p>
          <a:r>
            <a:rPr lang="pt-BR"/>
            <a:t>Avaliação da Aplicação do Método</a:t>
          </a:r>
        </a:p>
      </dgm:t>
    </dgm:pt>
    <dgm:pt modelId="{F24CB4BF-5012-40F1-90AC-297CBEC2606A}" type="parTrans" cxnId="{561ACB47-B37D-461D-84DF-74D57539B1B4}">
      <dgm:prSet/>
      <dgm:spPr/>
      <dgm:t>
        <a:bodyPr/>
        <a:lstStyle/>
        <a:p>
          <a:endParaRPr lang="pt-BR"/>
        </a:p>
      </dgm:t>
    </dgm:pt>
    <dgm:pt modelId="{02A08F47-FA0E-499F-A478-6DEB3F0223A5}" type="sibTrans" cxnId="{561ACB47-B37D-461D-84DF-74D57539B1B4}">
      <dgm:prSet/>
      <dgm:spPr/>
      <dgm:t>
        <a:bodyPr/>
        <a:lstStyle/>
        <a:p>
          <a:endParaRPr lang="pt-BR"/>
        </a:p>
      </dgm:t>
    </dgm:pt>
    <dgm:pt modelId="{9E012758-009C-407A-9F40-46BC4AFE06D2}">
      <dgm:prSet phldrT="[Texto]"/>
      <dgm:spPr/>
      <dgm:t>
        <a:bodyPr/>
        <a:lstStyle/>
        <a:p>
          <a:r>
            <a:rPr lang="pt-BR"/>
            <a:t>Avaliação do Método</a:t>
          </a:r>
        </a:p>
      </dgm:t>
    </dgm:pt>
    <dgm:pt modelId="{3C8ED0BA-0313-4051-A06C-B93EA7E51922}" type="parTrans" cxnId="{893774C1-4B7B-4475-9B6C-90559C772D5E}">
      <dgm:prSet/>
      <dgm:spPr/>
      <dgm:t>
        <a:bodyPr/>
        <a:lstStyle/>
        <a:p>
          <a:endParaRPr lang="pt-BR"/>
        </a:p>
      </dgm:t>
    </dgm:pt>
    <dgm:pt modelId="{6EE39456-4013-462A-A44A-AFEB50A8FCAA}" type="sibTrans" cxnId="{893774C1-4B7B-4475-9B6C-90559C772D5E}">
      <dgm:prSet/>
      <dgm:spPr/>
      <dgm:t>
        <a:bodyPr/>
        <a:lstStyle/>
        <a:p>
          <a:endParaRPr lang="pt-BR"/>
        </a:p>
      </dgm:t>
    </dgm:pt>
    <dgm:pt modelId="{26A314DF-12B7-4E4B-A891-D2CCCAB89411}">
      <dgm:prSet phldrT="[Texto]"/>
      <dgm:spPr/>
      <dgm:t>
        <a:bodyPr/>
        <a:lstStyle/>
        <a:p>
          <a:r>
            <a:rPr lang="pt-BR"/>
            <a:t>5. Conclusão</a:t>
          </a:r>
        </a:p>
      </dgm:t>
    </dgm:pt>
    <dgm:pt modelId="{4C4CB6F8-258D-43C1-9732-39E16FAC749D}" type="parTrans" cxnId="{B18DA50D-3BE6-4D60-8AD4-A48A4CD8C2B9}">
      <dgm:prSet/>
      <dgm:spPr/>
      <dgm:t>
        <a:bodyPr/>
        <a:lstStyle/>
        <a:p>
          <a:endParaRPr lang="pt-BR"/>
        </a:p>
      </dgm:t>
    </dgm:pt>
    <dgm:pt modelId="{FBC5A58A-9B66-4275-B34C-9766A869AA2F}" type="sibTrans" cxnId="{B18DA50D-3BE6-4D60-8AD4-A48A4CD8C2B9}">
      <dgm:prSet/>
      <dgm:spPr/>
      <dgm:t>
        <a:bodyPr/>
        <a:lstStyle/>
        <a:p>
          <a:endParaRPr lang="pt-BR"/>
        </a:p>
      </dgm:t>
    </dgm:pt>
    <dgm:pt modelId="{7D1809BA-D9BF-4A68-A3D2-F5B2227E611D}">
      <dgm:prSet phldrT="[Texto]"/>
      <dgm:spPr/>
      <dgm:t>
        <a:bodyPr/>
        <a:lstStyle/>
        <a:p>
          <a:r>
            <a:rPr lang="pt-BR"/>
            <a:t>Contribuições do Trabalho</a:t>
          </a:r>
        </a:p>
      </dgm:t>
    </dgm:pt>
    <dgm:pt modelId="{68B6A1C2-E809-44E9-8DBD-C260AC7E152A}" type="parTrans" cxnId="{D3211150-FACE-4C17-A299-6281D4A7CCEB}">
      <dgm:prSet/>
      <dgm:spPr/>
      <dgm:t>
        <a:bodyPr/>
        <a:lstStyle/>
        <a:p>
          <a:endParaRPr lang="pt-BR"/>
        </a:p>
      </dgm:t>
    </dgm:pt>
    <dgm:pt modelId="{E83DA8D0-459B-4A7E-9A17-9DD044C49A8A}" type="sibTrans" cxnId="{D3211150-FACE-4C17-A299-6281D4A7CCEB}">
      <dgm:prSet/>
      <dgm:spPr/>
      <dgm:t>
        <a:bodyPr/>
        <a:lstStyle/>
        <a:p>
          <a:endParaRPr lang="pt-BR"/>
        </a:p>
      </dgm:t>
    </dgm:pt>
    <dgm:pt modelId="{AAA7B775-9AC4-40AF-AF42-EE693B945B1A}">
      <dgm:prSet phldrT="[Texto]"/>
      <dgm:spPr/>
      <dgm:t>
        <a:bodyPr/>
        <a:lstStyle/>
        <a:p>
          <a:r>
            <a:rPr lang="pt-BR"/>
            <a:t>Limitações</a:t>
          </a:r>
        </a:p>
      </dgm:t>
    </dgm:pt>
    <dgm:pt modelId="{3D906802-344D-453F-B85C-777F73BB108A}" type="parTrans" cxnId="{9CF349EF-60AE-4255-96AD-6C1677CFE166}">
      <dgm:prSet/>
      <dgm:spPr/>
      <dgm:t>
        <a:bodyPr/>
        <a:lstStyle/>
        <a:p>
          <a:endParaRPr lang="pt-BR"/>
        </a:p>
      </dgm:t>
    </dgm:pt>
    <dgm:pt modelId="{14E1C051-F352-4A9E-90EC-3D0DA87FF796}" type="sibTrans" cxnId="{9CF349EF-60AE-4255-96AD-6C1677CFE166}">
      <dgm:prSet/>
      <dgm:spPr/>
      <dgm:t>
        <a:bodyPr/>
        <a:lstStyle/>
        <a:p>
          <a:endParaRPr lang="pt-BR"/>
        </a:p>
      </dgm:t>
    </dgm:pt>
    <dgm:pt modelId="{EED063F3-EDBB-4F45-AA2F-9C4382F85C4E}">
      <dgm:prSet phldrT="[Texto]"/>
      <dgm:spPr/>
      <dgm:t>
        <a:bodyPr/>
        <a:lstStyle/>
        <a:p>
          <a:r>
            <a:rPr lang="pt-BR"/>
            <a:t>Trabalhos Futuros</a:t>
          </a:r>
        </a:p>
      </dgm:t>
    </dgm:pt>
    <dgm:pt modelId="{26AA3477-7D52-4C9B-A137-27EA84CAA56D}" type="parTrans" cxnId="{2CE76A5E-E0B6-4E9A-9D7A-717ABC2620BD}">
      <dgm:prSet/>
      <dgm:spPr/>
      <dgm:t>
        <a:bodyPr/>
        <a:lstStyle/>
        <a:p>
          <a:endParaRPr lang="pt-BR"/>
        </a:p>
      </dgm:t>
    </dgm:pt>
    <dgm:pt modelId="{AF3B6536-C719-4F7F-9EE3-82A30EDF1335}" type="sibTrans" cxnId="{2CE76A5E-E0B6-4E9A-9D7A-717ABC2620BD}">
      <dgm:prSet/>
      <dgm:spPr/>
      <dgm:t>
        <a:bodyPr/>
        <a:lstStyle/>
        <a:p>
          <a:endParaRPr lang="pt-BR"/>
        </a:p>
      </dgm:t>
    </dgm:pt>
    <dgm:pt modelId="{FA3F1A5A-EBEC-45B6-B5A7-BBAA1712988D}" type="pres">
      <dgm:prSet presAssocID="{1E60C69F-53E8-48AC-88DE-D50E1726A1F9}" presName="theList" presStyleCnt="0">
        <dgm:presLayoutVars>
          <dgm:dir/>
          <dgm:animLvl val="lvl"/>
          <dgm:resizeHandles val="exact"/>
        </dgm:presLayoutVars>
      </dgm:prSet>
      <dgm:spPr/>
    </dgm:pt>
    <dgm:pt modelId="{58A313CC-691F-48C7-B5C5-F7DEA899F294}" type="pres">
      <dgm:prSet presAssocID="{23723C02-7671-41B2-82C0-7A4291FE69F5}" presName="compNode" presStyleCnt="0"/>
      <dgm:spPr/>
    </dgm:pt>
    <dgm:pt modelId="{BE8896C0-9B4E-4471-9CB6-6E576D6E29B8}" type="pres">
      <dgm:prSet presAssocID="{23723C02-7671-41B2-82C0-7A4291FE69F5}" presName="aNode" presStyleLbl="bgShp" presStyleIdx="0" presStyleCnt="5"/>
      <dgm:spPr/>
    </dgm:pt>
    <dgm:pt modelId="{B87AC60D-D7C5-4E4B-899E-79216DBA7A52}" type="pres">
      <dgm:prSet presAssocID="{23723C02-7671-41B2-82C0-7A4291FE69F5}" presName="textNode" presStyleLbl="bgShp" presStyleIdx="0" presStyleCnt="5"/>
      <dgm:spPr/>
    </dgm:pt>
    <dgm:pt modelId="{4E621397-5B27-4F12-B186-B3928DA0D849}" type="pres">
      <dgm:prSet presAssocID="{23723C02-7671-41B2-82C0-7A4291FE69F5}" presName="compChildNode" presStyleCnt="0"/>
      <dgm:spPr/>
    </dgm:pt>
    <dgm:pt modelId="{7F4EE09F-8637-44FF-A7A4-CD4B69C8DD5C}" type="pres">
      <dgm:prSet presAssocID="{23723C02-7671-41B2-82C0-7A4291FE69F5}" presName="theInnerList" presStyleCnt="0"/>
      <dgm:spPr/>
    </dgm:pt>
    <dgm:pt modelId="{DAD35F94-6C3F-47BF-96EE-E36C69313349}" type="pres">
      <dgm:prSet presAssocID="{972FF8FD-4276-4379-9416-EF0AEBD430A7}" presName="childNode" presStyleLbl="node1" presStyleIdx="0" presStyleCnt="15">
        <dgm:presLayoutVars>
          <dgm:bulletEnabled val="1"/>
        </dgm:presLayoutVars>
      </dgm:prSet>
      <dgm:spPr/>
    </dgm:pt>
    <dgm:pt modelId="{EFFBC869-BE08-4583-AB71-508FFC02E743}" type="pres">
      <dgm:prSet presAssocID="{972FF8FD-4276-4379-9416-EF0AEBD430A7}" presName="aSpace2" presStyleCnt="0"/>
      <dgm:spPr/>
    </dgm:pt>
    <dgm:pt modelId="{4B2DD93D-DA16-4397-8F0F-B20B417F1607}" type="pres">
      <dgm:prSet presAssocID="{414F514A-5247-4E09-BAE3-E5D7C6C720DD}" presName="childNode" presStyleLbl="node1" presStyleIdx="1" presStyleCnt="15">
        <dgm:presLayoutVars>
          <dgm:bulletEnabled val="1"/>
        </dgm:presLayoutVars>
      </dgm:prSet>
      <dgm:spPr/>
    </dgm:pt>
    <dgm:pt modelId="{AEBB0A7D-AC45-4915-8954-AD3834C79098}" type="pres">
      <dgm:prSet presAssocID="{414F514A-5247-4E09-BAE3-E5D7C6C720DD}" presName="aSpace2" presStyleCnt="0"/>
      <dgm:spPr/>
    </dgm:pt>
    <dgm:pt modelId="{3867D8B8-7BE6-46DD-A4B7-89705CBB9A6A}" type="pres">
      <dgm:prSet presAssocID="{67ED277D-773A-4546-BE19-9068881BA21F}" presName="childNode" presStyleLbl="node1" presStyleIdx="2" presStyleCnt="15">
        <dgm:presLayoutVars>
          <dgm:bulletEnabled val="1"/>
        </dgm:presLayoutVars>
      </dgm:prSet>
      <dgm:spPr/>
    </dgm:pt>
    <dgm:pt modelId="{1C880D6D-54C8-44EC-B242-F659410275D9}" type="pres">
      <dgm:prSet presAssocID="{67ED277D-773A-4546-BE19-9068881BA21F}" presName="aSpace2" presStyleCnt="0"/>
      <dgm:spPr/>
    </dgm:pt>
    <dgm:pt modelId="{728EAEA7-84F7-476C-B910-D9189A0A8093}" type="pres">
      <dgm:prSet presAssocID="{80984163-296D-439B-AEB6-6A2E34FE1F00}" presName="childNode" presStyleLbl="node1" presStyleIdx="3" presStyleCnt="15">
        <dgm:presLayoutVars>
          <dgm:bulletEnabled val="1"/>
        </dgm:presLayoutVars>
      </dgm:prSet>
      <dgm:spPr/>
    </dgm:pt>
    <dgm:pt modelId="{DC9699E6-07E3-4594-8953-E35901B207E0}" type="pres">
      <dgm:prSet presAssocID="{23723C02-7671-41B2-82C0-7A4291FE69F5}" presName="aSpace" presStyleCnt="0"/>
      <dgm:spPr/>
    </dgm:pt>
    <dgm:pt modelId="{CEEF1954-A6C9-4EBE-9E14-E7D30039C75E}" type="pres">
      <dgm:prSet presAssocID="{A3F14993-153F-47BA-964E-54268AF2E21F}" presName="compNode" presStyleCnt="0"/>
      <dgm:spPr/>
    </dgm:pt>
    <dgm:pt modelId="{3D96B5C1-29CD-40BB-8820-35E50FA416DB}" type="pres">
      <dgm:prSet presAssocID="{A3F14993-153F-47BA-964E-54268AF2E21F}" presName="aNode" presStyleLbl="bgShp" presStyleIdx="1" presStyleCnt="5"/>
      <dgm:spPr/>
    </dgm:pt>
    <dgm:pt modelId="{E27039EC-FACE-4EDD-A356-9E7F6F217828}" type="pres">
      <dgm:prSet presAssocID="{A3F14993-153F-47BA-964E-54268AF2E21F}" presName="textNode" presStyleLbl="bgShp" presStyleIdx="1" presStyleCnt="5"/>
      <dgm:spPr/>
    </dgm:pt>
    <dgm:pt modelId="{579D42AD-8751-49D8-8D75-79D15F4F64FB}" type="pres">
      <dgm:prSet presAssocID="{A3F14993-153F-47BA-964E-54268AF2E21F}" presName="compChildNode" presStyleCnt="0"/>
      <dgm:spPr/>
    </dgm:pt>
    <dgm:pt modelId="{DCA1A644-36E8-4EC3-B13C-F75339FDB19C}" type="pres">
      <dgm:prSet presAssocID="{A3F14993-153F-47BA-964E-54268AF2E21F}" presName="theInnerList" presStyleCnt="0"/>
      <dgm:spPr/>
    </dgm:pt>
    <dgm:pt modelId="{C795E80E-FED3-4DEE-A85A-770FE80ADE91}" type="pres">
      <dgm:prSet presAssocID="{58112D80-7647-4855-B486-DE4D745451AF}" presName="childNode" presStyleLbl="node1" presStyleIdx="4" presStyleCnt="15">
        <dgm:presLayoutVars>
          <dgm:bulletEnabled val="1"/>
        </dgm:presLayoutVars>
      </dgm:prSet>
      <dgm:spPr/>
    </dgm:pt>
    <dgm:pt modelId="{D021AF81-9B7B-44B8-96C8-1E4DAEBB71D9}" type="pres">
      <dgm:prSet presAssocID="{58112D80-7647-4855-B486-DE4D745451AF}" presName="aSpace2" presStyleCnt="0"/>
      <dgm:spPr/>
    </dgm:pt>
    <dgm:pt modelId="{F10A362C-A91D-4A74-A348-CA7BC45D1750}" type="pres">
      <dgm:prSet presAssocID="{BE815770-7CB1-4CA3-AB71-7FCAA9D6BAC3}" presName="childNode" presStyleLbl="node1" presStyleIdx="5" presStyleCnt="15">
        <dgm:presLayoutVars>
          <dgm:bulletEnabled val="1"/>
        </dgm:presLayoutVars>
      </dgm:prSet>
      <dgm:spPr/>
    </dgm:pt>
    <dgm:pt modelId="{C8F49F7C-9338-49F5-8713-75944B88D03B}" type="pres">
      <dgm:prSet presAssocID="{BE815770-7CB1-4CA3-AB71-7FCAA9D6BAC3}" presName="aSpace2" presStyleCnt="0"/>
      <dgm:spPr/>
    </dgm:pt>
    <dgm:pt modelId="{DD7B2598-D467-4156-B2E1-2D6DC8A992E7}" type="pres">
      <dgm:prSet presAssocID="{CB0CD200-2049-4686-B3A7-2E0F50F27418}" presName="childNode" presStyleLbl="node1" presStyleIdx="6" presStyleCnt="15">
        <dgm:presLayoutVars>
          <dgm:bulletEnabled val="1"/>
        </dgm:presLayoutVars>
      </dgm:prSet>
      <dgm:spPr/>
    </dgm:pt>
    <dgm:pt modelId="{89E75F29-C0CA-4D96-891C-83A68EE073F7}" type="pres">
      <dgm:prSet presAssocID="{A3F14993-153F-47BA-964E-54268AF2E21F}" presName="aSpace" presStyleCnt="0"/>
      <dgm:spPr/>
    </dgm:pt>
    <dgm:pt modelId="{B8E96688-2CF5-433F-A1C1-DB160CF50331}" type="pres">
      <dgm:prSet presAssocID="{0FCFE305-7FDF-4121-9A19-4847B930E0A4}" presName="compNode" presStyleCnt="0"/>
      <dgm:spPr/>
    </dgm:pt>
    <dgm:pt modelId="{AFD33783-5F4D-4966-AA28-19A3E66C9B22}" type="pres">
      <dgm:prSet presAssocID="{0FCFE305-7FDF-4121-9A19-4847B930E0A4}" presName="aNode" presStyleLbl="bgShp" presStyleIdx="2" presStyleCnt="5"/>
      <dgm:spPr/>
    </dgm:pt>
    <dgm:pt modelId="{2E967C39-8D60-4E0D-B8D0-64E011A44E46}" type="pres">
      <dgm:prSet presAssocID="{0FCFE305-7FDF-4121-9A19-4847B930E0A4}" presName="textNode" presStyleLbl="bgShp" presStyleIdx="2" presStyleCnt="5"/>
      <dgm:spPr/>
    </dgm:pt>
    <dgm:pt modelId="{7D32D56E-7837-4A2B-8F30-6164E05CF44C}" type="pres">
      <dgm:prSet presAssocID="{0FCFE305-7FDF-4121-9A19-4847B930E0A4}" presName="compChildNode" presStyleCnt="0"/>
      <dgm:spPr/>
    </dgm:pt>
    <dgm:pt modelId="{C4C729C3-5F7D-444D-82F0-5C91989AFA73}" type="pres">
      <dgm:prSet presAssocID="{0FCFE305-7FDF-4121-9A19-4847B930E0A4}" presName="theInnerList" presStyleCnt="0"/>
      <dgm:spPr/>
    </dgm:pt>
    <dgm:pt modelId="{24139C42-536D-433D-8A4F-FAEE25CAF71F}" type="pres">
      <dgm:prSet presAssocID="{C5D63993-86AB-41B9-B01C-A31E16BAC4DB}" presName="childNode" presStyleLbl="node1" presStyleIdx="7" presStyleCnt="15">
        <dgm:presLayoutVars>
          <dgm:bulletEnabled val="1"/>
        </dgm:presLayoutVars>
      </dgm:prSet>
      <dgm:spPr/>
    </dgm:pt>
    <dgm:pt modelId="{BFCF6FA1-0029-426B-83A8-1334EE6042BA}" type="pres">
      <dgm:prSet presAssocID="{C5D63993-86AB-41B9-B01C-A31E16BAC4DB}" presName="aSpace2" presStyleCnt="0"/>
      <dgm:spPr/>
    </dgm:pt>
    <dgm:pt modelId="{6D28501D-5BCC-43D3-A28B-D78F75437FAF}" type="pres">
      <dgm:prSet presAssocID="{A034B519-472A-435C-AAD6-5C36DA15E4D5}" presName="childNode" presStyleLbl="node1" presStyleIdx="8" presStyleCnt="15">
        <dgm:presLayoutVars>
          <dgm:bulletEnabled val="1"/>
        </dgm:presLayoutVars>
      </dgm:prSet>
      <dgm:spPr/>
    </dgm:pt>
    <dgm:pt modelId="{D42A59D6-C8F0-4A60-99AF-EEDA694F8281}" type="pres">
      <dgm:prSet presAssocID="{0FCFE305-7FDF-4121-9A19-4847B930E0A4}" presName="aSpace" presStyleCnt="0"/>
      <dgm:spPr/>
    </dgm:pt>
    <dgm:pt modelId="{82094EBE-0B5A-4C39-A533-266AC95E2399}" type="pres">
      <dgm:prSet presAssocID="{46D2559C-1D32-4538-A572-614F48BAF2E0}" presName="compNode" presStyleCnt="0"/>
      <dgm:spPr/>
    </dgm:pt>
    <dgm:pt modelId="{B92513D3-B88B-4FE1-B726-2FDF262FF6DA}" type="pres">
      <dgm:prSet presAssocID="{46D2559C-1D32-4538-A572-614F48BAF2E0}" presName="aNode" presStyleLbl="bgShp" presStyleIdx="3" presStyleCnt="5"/>
      <dgm:spPr/>
    </dgm:pt>
    <dgm:pt modelId="{4296D3E8-5092-4EE7-B380-9D598DD1A897}" type="pres">
      <dgm:prSet presAssocID="{46D2559C-1D32-4538-A572-614F48BAF2E0}" presName="textNode" presStyleLbl="bgShp" presStyleIdx="3" presStyleCnt="5"/>
      <dgm:spPr/>
    </dgm:pt>
    <dgm:pt modelId="{FABB4BB4-0FD0-41D7-939F-B94BD9368E48}" type="pres">
      <dgm:prSet presAssocID="{46D2559C-1D32-4538-A572-614F48BAF2E0}" presName="compChildNode" presStyleCnt="0"/>
      <dgm:spPr/>
    </dgm:pt>
    <dgm:pt modelId="{304B6A29-6221-4BB6-B6AE-B45723751D01}" type="pres">
      <dgm:prSet presAssocID="{46D2559C-1D32-4538-A572-614F48BAF2E0}" presName="theInnerList" presStyleCnt="0"/>
      <dgm:spPr/>
    </dgm:pt>
    <dgm:pt modelId="{A8CAFEBC-ABFD-4B02-A2E3-DC1842FC0AEC}" type="pres">
      <dgm:prSet presAssocID="{6AF8CB23-140F-4BF4-B5AC-191DC031CEDF}" presName="childNode" presStyleLbl="node1" presStyleIdx="9" presStyleCnt="15">
        <dgm:presLayoutVars>
          <dgm:bulletEnabled val="1"/>
        </dgm:presLayoutVars>
      </dgm:prSet>
      <dgm:spPr/>
    </dgm:pt>
    <dgm:pt modelId="{AA597B00-B2A9-42DE-8A12-4603125EF49B}" type="pres">
      <dgm:prSet presAssocID="{6AF8CB23-140F-4BF4-B5AC-191DC031CEDF}" presName="aSpace2" presStyleCnt="0"/>
      <dgm:spPr/>
    </dgm:pt>
    <dgm:pt modelId="{AD296A9D-7BD9-4DC6-A72E-FE0661F0EADC}" type="pres">
      <dgm:prSet presAssocID="{B8F1CF92-6498-458A-ABD4-F0E4AA0E5A8D}" presName="childNode" presStyleLbl="node1" presStyleIdx="10" presStyleCnt="15">
        <dgm:presLayoutVars>
          <dgm:bulletEnabled val="1"/>
        </dgm:presLayoutVars>
      </dgm:prSet>
      <dgm:spPr/>
    </dgm:pt>
    <dgm:pt modelId="{238BBC34-9C4F-4810-A8C6-0821797295B3}" type="pres">
      <dgm:prSet presAssocID="{B8F1CF92-6498-458A-ABD4-F0E4AA0E5A8D}" presName="aSpace2" presStyleCnt="0"/>
      <dgm:spPr/>
    </dgm:pt>
    <dgm:pt modelId="{55806251-F107-46E7-8EE5-949F47020EE4}" type="pres">
      <dgm:prSet presAssocID="{2A5BF518-3B88-43C5-AE6C-A529B4BBA776}" presName="childNode" presStyleLbl="node1" presStyleIdx="11" presStyleCnt="15">
        <dgm:presLayoutVars>
          <dgm:bulletEnabled val="1"/>
        </dgm:presLayoutVars>
      </dgm:prSet>
      <dgm:spPr/>
    </dgm:pt>
    <dgm:pt modelId="{649283A7-4471-4EB6-96D2-8B342375416C}" type="pres">
      <dgm:prSet presAssocID="{46D2559C-1D32-4538-A572-614F48BAF2E0}" presName="aSpace" presStyleCnt="0"/>
      <dgm:spPr/>
    </dgm:pt>
    <dgm:pt modelId="{82A864E1-491A-4C2E-9828-E582A085BB1D}" type="pres">
      <dgm:prSet presAssocID="{26A314DF-12B7-4E4B-A891-D2CCCAB89411}" presName="compNode" presStyleCnt="0"/>
      <dgm:spPr/>
    </dgm:pt>
    <dgm:pt modelId="{4E3244BE-2B1F-4EED-BD70-80D2421DC976}" type="pres">
      <dgm:prSet presAssocID="{26A314DF-12B7-4E4B-A891-D2CCCAB89411}" presName="aNode" presStyleLbl="bgShp" presStyleIdx="4" presStyleCnt="5"/>
      <dgm:spPr/>
    </dgm:pt>
    <dgm:pt modelId="{C997BDBA-C790-46E4-86AA-6590F1C950B6}" type="pres">
      <dgm:prSet presAssocID="{26A314DF-12B7-4E4B-A891-D2CCCAB89411}" presName="textNode" presStyleLbl="bgShp" presStyleIdx="4" presStyleCnt="5"/>
      <dgm:spPr/>
    </dgm:pt>
    <dgm:pt modelId="{0EEE2B5A-020E-463C-BE7C-6D0BAB7EDA30}" type="pres">
      <dgm:prSet presAssocID="{26A314DF-12B7-4E4B-A891-D2CCCAB89411}" presName="compChildNode" presStyleCnt="0"/>
      <dgm:spPr/>
    </dgm:pt>
    <dgm:pt modelId="{4EF50789-C077-48DB-82B6-64124ADA0CDD}" type="pres">
      <dgm:prSet presAssocID="{26A314DF-12B7-4E4B-A891-D2CCCAB89411}" presName="theInnerList" presStyleCnt="0"/>
      <dgm:spPr/>
    </dgm:pt>
    <dgm:pt modelId="{4B2AF897-590E-48D2-95D8-B6671DBF1AF2}" type="pres">
      <dgm:prSet presAssocID="{7D1809BA-D9BF-4A68-A3D2-F5B2227E611D}" presName="childNode" presStyleLbl="node1" presStyleIdx="12" presStyleCnt="15">
        <dgm:presLayoutVars>
          <dgm:bulletEnabled val="1"/>
        </dgm:presLayoutVars>
      </dgm:prSet>
      <dgm:spPr/>
    </dgm:pt>
    <dgm:pt modelId="{2A975BFF-B432-488B-9AA0-7BDA52F8D5A9}" type="pres">
      <dgm:prSet presAssocID="{7D1809BA-D9BF-4A68-A3D2-F5B2227E611D}" presName="aSpace2" presStyleCnt="0"/>
      <dgm:spPr/>
    </dgm:pt>
    <dgm:pt modelId="{2883EA21-7A79-404A-915D-92ADDE7CC133}" type="pres">
      <dgm:prSet presAssocID="{AAA7B775-9AC4-40AF-AF42-EE693B945B1A}" presName="childNode" presStyleLbl="node1" presStyleIdx="13" presStyleCnt="15">
        <dgm:presLayoutVars>
          <dgm:bulletEnabled val="1"/>
        </dgm:presLayoutVars>
      </dgm:prSet>
      <dgm:spPr/>
    </dgm:pt>
    <dgm:pt modelId="{8174FE1C-38CB-4507-95B7-D81EE663A583}" type="pres">
      <dgm:prSet presAssocID="{AAA7B775-9AC4-40AF-AF42-EE693B945B1A}" presName="aSpace2" presStyleCnt="0"/>
      <dgm:spPr/>
    </dgm:pt>
    <dgm:pt modelId="{1FC90346-5C90-47DE-8338-1D919620C0A6}" type="pres">
      <dgm:prSet presAssocID="{EED063F3-EDBB-4F45-AA2F-9C4382F85C4E}" presName="childNode" presStyleLbl="node1" presStyleIdx="14" presStyleCnt="15">
        <dgm:presLayoutVars>
          <dgm:bulletEnabled val="1"/>
        </dgm:presLayoutVars>
      </dgm:prSet>
      <dgm:spPr/>
    </dgm:pt>
  </dgm:ptLst>
  <dgm:cxnLst>
    <dgm:cxn modelId="{07524FBC-142A-4637-BD67-ED1721E43692}" type="presOf" srcId="{F65841A1-D638-4DC3-94E6-589066D5CB33}" destId="{A8CAFEBC-ABFD-4B02-A2E3-DC1842FC0AEC}" srcOrd="0" destOrd="5" presId="urn:microsoft.com/office/officeart/2005/8/layout/lProcess2"/>
    <dgm:cxn modelId="{3B8F2A82-8B09-4317-846F-B9E7CB2CEFA1}" type="presOf" srcId="{7D1809BA-D9BF-4A68-A3D2-F5B2227E611D}" destId="{4B2AF897-590E-48D2-95D8-B6671DBF1AF2}" srcOrd="0" destOrd="0" presId="urn:microsoft.com/office/officeart/2005/8/layout/lProcess2"/>
    <dgm:cxn modelId="{7A5B4518-F755-4287-AF56-75D30E7C5B3A}" type="presOf" srcId="{23723C02-7671-41B2-82C0-7A4291FE69F5}" destId="{BE8896C0-9B4E-4471-9CB6-6E576D6E29B8}" srcOrd="0" destOrd="0" presId="urn:microsoft.com/office/officeart/2005/8/layout/lProcess2"/>
    <dgm:cxn modelId="{C7A059C1-A9BA-4345-836F-E9D07662A93E}" srcId="{1E60C69F-53E8-48AC-88DE-D50E1726A1F9}" destId="{23723C02-7671-41B2-82C0-7A4291FE69F5}" srcOrd="0" destOrd="0" parTransId="{12BE1AFE-014A-4E4D-834B-0CC27288F3E7}" sibTransId="{574DCBAE-A4B5-450C-8D32-8D55F40E6BFF}"/>
    <dgm:cxn modelId="{E7BE2427-A6CD-400A-AA1F-DFC9A4DEF50A}" srcId="{6AF8CB23-140F-4BF4-B5AC-191DC031CEDF}" destId="{5895EEC6-FD6A-46AF-9DB2-08CDBF7A2E23}" srcOrd="1" destOrd="0" parTransId="{8176B1FB-C8AC-4A6B-BDDA-D905A6A257C3}" sibTransId="{217CBE63-14D7-4B15-8E2E-98AEF36CED23}"/>
    <dgm:cxn modelId="{6C9EAA59-3EC8-469E-9666-4DCCEF9EE863}" type="presOf" srcId="{46D2559C-1D32-4538-A572-614F48BAF2E0}" destId="{4296D3E8-5092-4EE7-B380-9D598DD1A897}" srcOrd="1" destOrd="0" presId="urn:microsoft.com/office/officeart/2005/8/layout/lProcess2"/>
    <dgm:cxn modelId="{5987CBD1-7ACC-45E5-8113-1638C04FAF6E}" srcId="{6AF8CB23-140F-4BF4-B5AC-191DC031CEDF}" destId="{F65841A1-D638-4DC3-94E6-589066D5CB33}" srcOrd="4" destOrd="0" parTransId="{AD543A85-F6AD-4074-9FC4-FC233E559F1D}" sibTransId="{DA5553FF-5613-4F6E-936C-6637AD333F93}"/>
    <dgm:cxn modelId="{06847BE2-60B2-44DD-BB21-3B917BFD7380}" type="presOf" srcId="{EED063F3-EDBB-4F45-AA2F-9C4382F85C4E}" destId="{1FC90346-5C90-47DE-8338-1D919620C0A6}" srcOrd="0" destOrd="0" presId="urn:microsoft.com/office/officeart/2005/8/layout/lProcess2"/>
    <dgm:cxn modelId="{705EA40B-F270-4622-AEC4-966B0B9A88CF}" type="presOf" srcId="{46D2559C-1D32-4538-A572-614F48BAF2E0}" destId="{B92513D3-B88B-4FE1-B726-2FDF262FF6DA}" srcOrd="0" destOrd="0" presId="urn:microsoft.com/office/officeart/2005/8/layout/lProcess2"/>
    <dgm:cxn modelId="{222C5CCA-47B9-4A4A-B6FC-17D17BB3B25F}" srcId="{B8F1CF92-6498-458A-ABD4-F0E4AA0E5A8D}" destId="{19CB61C3-BE47-46D2-8B3D-FC419A4D538A}" srcOrd="1" destOrd="0" parTransId="{6C908794-BDDC-4CD2-AB78-3E609FD8F5F4}" sibTransId="{7EB0E1E2-970C-46FE-9865-E29BF5682BDD}"/>
    <dgm:cxn modelId="{893774C1-4B7B-4475-9B6C-90559C772D5E}" srcId="{2A5BF518-3B88-43C5-AE6C-A529B4BBA776}" destId="{9E012758-009C-407A-9F40-46BC4AFE06D2}" srcOrd="1" destOrd="0" parTransId="{3C8ED0BA-0313-4051-A06C-B93EA7E51922}" sibTransId="{6EE39456-4013-462A-A44A-AFEB50A8FCAA}"/>
    <dgm:cxn modelId="{D3211150-FACE-4C17-A299-6281D4A7CCEB}" srcId="{26A314DF-12B7-4E4B-A891-D2CCCAB89411}" destId="{7D1809BA-D9BF-4A68-A3D2-F5B2227E611D}" srcOrd="0" destOrd="0" parTransId="{68B6A1C2-E809-44E9-8DBD-C260AC7E152A}" sibTransId="{E83DA8D0-459B-4A7E-9A17-9DD044C49A8A}"/>
    <dgm:cxn modelId="{E817BFDF-715A-4B79-A657-1540EE46E9DB}" srcId="{0FCFE305-7FDF-4121-9A19-4847B930E0A4}" destId="{C5D63993-86AB-41B9-B01C-A31E16BAC4DB}" srcOrd="0" destOrd="0" parTransId="{38AA80FF-1143-4838-A082-CF04187DAC15}" sibTransId="{87E9AFC4-638F-4ECD-8660-79BC4329D8CD}"/>
    <dgm:cxn modelId="{2CE57987-B5BE-4AED-A633-5BF2890F2F87}" srcId="{23723C02-7671-41B2-82C0-7A4291FE69F5}" destId="{67ED277D-773A-4546-BE19-9068881BA21F}" srcOrd="2" destOrd="0" parTransId="{E74760AD-52FD-4D9E-9A60-07E4F8380F9F}" sibTransId="{DEEAF8ED-4CE6-4858-9731-9684FCBB0DD3}"/>
    <dgm:cxn modelId="{756211D9-3222-4700-82EB-16278E64224D}" srcId="{B8F1CF92-6498-458A-ABD4-F0E4AA0E5A8D}" destId="{3D25D597-477E-4228-A5CE-5ED40BE24892}" srcOrd="0" destOrd="0" parTransId="{BCD14D6E-3FAF-446D-B290-CAB02AA54019}" sibTransId="{6D960FA2-7372-4D4D-B426-FD26F532E409}"/>
    <dgm:cxn modelId="{C5B93D43-8BEC-422B-A8B6-4C7FEFA8F6DA}" srcId="{23723C02-7671-41B2-82C0-7A4291FE69F5}" destId="{972FF8FD-4276-4379-9416-EF0AEBD430A7}" srcOrd="0" destOrd="0" parTransId="{4DE07BB2-F6B5-4CB4-A357-811DC525ABBE}" sibTransId="{B0F98B26-6F4E-412B-9774-EA55C1E5E27A}"/>
    <dgm:cxn modelId="{E8A9ED5E-438C-46EE-A1F5-7792D1A16CA6}" type="presOf" srcId="{972FF8FD-4276-4379-9416-EF0AEBD430A7}" destId="{DAD35F94-6C3F-47BF-96EE-E36C69313349}" srcOrd="0" destOrd="0" presId="urn:microsoft.com/office/officeart/2005/8/layout/lProcess2"/>
    <dgm:cxn modelId="{7F748144-0120-476D-9583-8A04368325C7}" type="presOf" srcId="{9C98B702-AF5F-4287-B4CF-C006095E8A8E}" destId="{A8CAFEBC-ABFD-4B02-A2E3-DC1842FC0AEC}" srcOrd="0" destOrd="4" presId="urn:microsoft.com/office/officeart/2005/8/layout/lProcess2"/>
    <dgm:cxn modelId="{11664CE0-5CA3-415C-928B-5D26ECF63F82}" type="presOf" srcId="{9E012758-009C-407A-9F40-46BC4AFE06D2}" destId="{55806251-F107-46E7-8EE5-949F47020EE4}" srcOrd="0" destOrd="2" presId="urn:microsoft.com/office/officeart/2005/8/layout/lProcess2"/>
    <dgm:cxn modelId="{F4348A34-00A7-4299-ACDF-58BB163519CB}" srcId="{1E60C69F-53E8-48AC-88DE-D50E1726A1F9}" destId="{A3F14993-153F-47BA-964E-54268AF2E21F}" srcOrd="1" destOrd="0" parTransId="{0834DE99-3D39-4507-A6F2-864F0C2403B3}" sibTransId="{60E43F24-C833-4416-BCE4-26D05658510C}"/>
    <dgm:cxn modelId="{9356F083-7FCE-45C9-962B-573140B01A14}" type="presOf" srcId="{19CB61C3-BE47-46D2-8B3D-FC419A4D538A}" destId="{AD296A9D-7BD9-4DC6-A72E-FE0661F0EADC}" srcOrd="0" destOrd="2" presId="urn:microsoft.com/office/officeart/2005/8/layout/lProcess2"/>
    <dgm:cxn modelId="{A9938C01-478A-409E-A2C7-162F3A03473C}" type="presOf" srcId="{2A5BF518-3B88-43C5-AE6C-A529B4BBA776}" destId="{55806251-F107-46E7-8EE5-949F47020EE4}" srcOrd="0" destOrd="0" presId="urn:microsoft.com/office/officeart/2005/8/layout/lProcess2"/>
    <dgm:cxn modelId="{FB5325DB-D67E-49A8-9199-7A375F576AAC}" type="presOf" srcId="{6AF8CB23-140F-4BF4-B5AC-191DC031CEDF}" destId="{A8CAFEBC-ABFD-4B02-A2E3-DC1842FC0AEC}" srcOrd="0" destOrd="0" presId="urn:microsoft.com/office/officeart/2005/8/layout/lProcess2"/>
    <dgm:cxn modelId="{4F1573C0-DCC9-4377-8F91-342474003D3F}" type="presOf" srcId="{58112D80-7647-4855-B486-DE4D745451AF}" destId="{C795E80E-FED3-4DEE-A85A-770FE80ADE91}" srcOrd="0" destOrd="0" presId="urn:microsoft.com/office/officeart/2005/8/layout/lProcess2"/>
    <dgm:cxn modelId="{0A265C9F-0643-4427-A36B-9F90EDCCB8A7}" srcId="{6AF8CB23-140F-4BF4-B5AC-191DC031CEDF}" destId="{9C98B702-AF5F-4287-B4CF-C006095E8A8E}" srcOrd="3" destOrd="0" parTransId="{AF1CB4CE-36DB-48B6-BA3B-BCFDA55C9D0E}" sibTransId="{81DE494E-678C-486A-9FF0-3B3A84DE7CB9}"/>
    <dgm:cxn modelId="{4D3C83E3-70F6-426B-ADD2-961C99887675}" type="presOf" srcId="{0FCFE305-7FDF-4121-9A19-4847B930E0A4}" destId="{AFD33783-5F4D-4966-AA28-19A3E66C9B22}" srcOrd="0" destOrd="0" presId="urn:microsoft.com/office/officeart/2005/8/layout/lProcess2"/>
    <dgm:cxn modelId="{E8FCD081-1BBA-419F-9C35-6F7C63C4F952}" type="presOf" srcId="{A3F14993-153F-47BA-964E-54268AF2E21F}" destId="{E27039EC-FACE-4EDD-A356-9E7F6F217828}" srcOrd="1" destOrd="0" presId="urn:microsoft.com/office/officeart/2005/8/layout/lProcess2"/>
    <dgm:cxn modelId="{BE7144DD-773C-4168-8038-0E64492575BA}" type="presOf" srcId="{5895EEC6-FD6A-46AF-9DB2-08CDBF7A2E23}" destId="{A8CAFEBC-ABFD-4B02-A2E3-DC1842FC0AEC}" srcOrd="0" destOrd="2" presId="urn:microsoft.com/office/officeart/2005/8/layout/lProcess2"/>
    <dgm:cxn modelId="{15B641FC-06B5-4031-9F07-3EE2215EB6C2}" type="presOf" srcId="{A034B519-472A-435C-AAD6-5C36DA15E4D5}" destId="{6D28501D-5BCC-43D3-A28B-D78F75437FAF}" srcOrd="0" destOrd="0" presId="urn:microsoft.com/office/officeart/2005/8/layout/lProcess2"/>
    <dgm:cxn modelId="{ED0FA0D9-4D6B-4A4D-860B-F7B2D60C214B}" type="presOf" srcId="{26A314DF-12B7-4E4B-A891-D2CCCAB89411}" destId="{4E3244BE-2B1F-4EED-BD70-80D2421DC976}" srcOrd="0" destOrd="0" presId="urn:microsoft.com/office/officeart/2005/8/layout/lProcess2"/>
    <dgm:cxn modelId="{9CF349EF-60AE-4255-96AD-6C1677CFE166}" srcId="{26A314DF-12B7-4E4B-A891-D2CCCAB89411}" destId="{AAA7B775-9AC4-40AF-AF42-EE693B945B1A}" srcOrd="1" destOrd="0" parTransId="{3D906802-344D-453F-B85C-777F73BB108A}" sibTransId="{14E1C051-F352-4A9E-90EC-3D0DA87FF796}"/>
    <dgm:cxn modelId="{EBC56454-120D-489E-8F51-E0B02063C58D}" srcId="{1E60C69F-53E8-48AC-88DE-D50E1726A1F9}" destId="{46D2559C-1D32-4538-A572-614F48BAF2E0}" srcOrd="3" destOrd="0" parTransId="{3B83AD29-ACE9-4A1B-83D5-EC83BDFF1788}" sibTransId="{92AE2E55-3065-447E-BCEE-1465B6C70A0F}"/>
    <dgm:cxn modelId="{59D54462-F6F1-422F-BD90-69B245780680}" type="presOf" srcId="{A3F14993-153F-47BA-964E-54268AF2E21F}" destId="{3D96B5C1-29CD-40BB-8820-35E50FA416DB}" srcOrd="0" destOrd="0" presId="urn:microsoft.com/office/officeart/2005/8/layout/lProcess2"/>
    <dgm:cxn modelId="{D093449D-7C1F-400F-96A4-E73FB18C58F1}" srcId="{46D2559C-1D32-4538-A572-614F48BAF2E0}" destId="{B8F1CF92-6498-458A-ABD4-F0E4AA0E5A8D}" srcOrd="1" destOrd="0" parTransId="{F7BC8155-CD57-43D5-8207-82324F6F9922}" sibTransId="{3BB4F8C0-EA60-4A47-80EB-86B5D517249D}"/>
    <dgm:cxn modelId="{561ACB47-B37D-461D-84DF-74D57539B1B4}" srcId="{2A5BF518-3B88-43C5-AE6C-A529B4BBA776}" destId="{F2953EDB-58EE-43A6-AE0F-AB68BCB8D246}" srcOrd="0" destOrd="0" parTransId="{F24CB4BF-5012-40F1-90AC-297CBEC2606A}" sibTransId="{02A08F47-FA0E-499F-A478-6DEB3F0223A5}"/>
    <dgm:cxn modelId="{2CE76A5E-E0B6-4E9A-9D7A-717ABC2620BD}" srcId="{26A314DF-12B7-4E4B-A891-D2CCCAB89411}" destId="{EED063F3-EDBB-4F45-AA2F-9C4382F85C4E}" srcOrd="2" destOrd="0" parTransId="{26AA3477-7D52-4C9B-A137-27EA84CAA56D}" sibTransId="{AF3B6536-C719-4F7F-9EE3-82A30EDF1335}"/>
    <dgm:cxn modelId="{8509E787-8401-4BC9-8E43-6E7B21F8C68D}" type="presOf" srcId="{F2953EDB-58EE-43A6-AE0F-AB68BCB8D246}" destId="{55806251-F107-46E7-8EE5-949F47020EE4}" srcOrd="0" destOrd="1" presId="urn:microsoft.com/office/officeart/2005/8/layout/lProcess2"/>
    <dgm:cxn modelId="{BADE6738-596A-4698-A2C6-28F11BF068D8}" srcId="{6AF8CB23-140F-4BF4-B5AC-191DC031CEDF}" destId="{4DA05FE6-7AFF-4A02-AE1A-16F21798CE04}" srcOrd="2" destOrd="0" parTransId="{61F7AD07-3052-42EA-96D1-E39A90212DC3}" sibTransId="{6A6A0F9B-FEE0-4D99-A1C2-5CAA2EEB5239}"/>
    <dgm:cxn modelId="{B0A8AB6B-143A-4771-9F91-C9B715F946F4}" srcId="{0FCFE305-7FDF-4121-9A19-4847B930E0A4}" destId="{A034B519-472A-435C-AAD6-5C36DA15E4D5}" srcOrd="1" destOrd="0" parTransId="{82629FFF-79B4-4982-9C8E-4939F456D90A}" sibTransId="{E0C95942-ACF4-4503-AA56-4E41874FE01B}"/>
    <dgm:cxn modelId="{BB540B76-D390-4157-8D8E-CF11BC66868D}" srcId="{A3F14993-153F-47BA-964E-54268AF2E21F}" destId="{CB0CD200-2049-4686-B3A7-2E0F50F27418}" srcOrd="2" destOrd="0" parTransId="{CCBBE8C2-A776-4649-9F40-EFC26FF3D926}" sibTransId="{F5E56731-238E-487A-9056-32C69F5820D4}"/>
    <dgm:cxn modelId="{16B77817-D24C-404A-AB01-82E363C01865}" srcId="{23723C02-7671-41B2-82C0-7A4291FE69F5}" destId="{80984163-296D-439B-AEB6-6A2E34FE1F00}" srcOrd="3" destOrd="0" parTransId="{3A8DB6C0-77A5-45D4-BF69-CF09FA6E98ED}" sibTransId="{20629E35-CF44-41C9-984B-70AB4C137B5D}"/>
    <dgm:cxn modelId="{7010D001-9F82-48E0-A5B5-0F48C3132D49}" type="presOf" srcId="{AAA7B775-9AC4-40AF-AF42-EE693B945B1A}" destId="{2883EA21-7A79-404A-915D-92ADDE7CC133}" srcOrd="0" destOrd="0" presId="urn:microsoft.com/office/officeart/2005/8/layout/lProcess2"/>
    <dgm:cxn modelId="{B6C0FD08-F356-4C7B-A2FB-A87A3EB5DFE2}" type="presOf" srcId="{B8F1CF92-6498-458A-ABD4-F0E4AA0E5A8D}" destId="{AD296A9D-7BD9-4DC6-A72E-FE0661F0EADC}" srcOrd="0" destOrd="0" presId="urn:microsoft.com/office/officeart/2005/8/layout/lProcess2"/>
    <dgm:cxn modelId="{A03B03C0-394F-4CA3-AF34-60923E5FB421}" type="presOf" srcId="{23723C02-7671-41B2-82C0-7A4291FE69F5}" destId="{B87AC60D-D7C5-4E4B-899E-79216DBA7A52}" srcOrd="1" destOrd="0" presId="urn:microsoft.com/office/officeart/2005/8/layout/lProcess2"/>
    <dgm:cxn modelId="{2CEA5237-ACCC-4381-9EF8-C40D2421B37B}" type="presOf" srcId="{67ED277D-773A-4546-BE19-9068881BA21F}" destId="{3867D8B8-7BE6-46DD-A4B7-89705CBB9A6A}" srcOrd="0" destOrd="0" presId="urn:microsoft.com/office/officeart/2005/8/layout/lProcess2"/>
    <dgm:cxn modelId="{A4340BC0-23AB-4346-B2F7-A7EAC973679D}" type="presOf" srcId="{0FCFE305-7FDF-4121-9A19-4847B930E0A4}" destId="{2E967C39-8D60-4E0D-B8D0-64E011A44E46}" srcOrd="1" destOrd="0" presId="urn:microsoft.com/office/officeart/2005/8/layout/lProcess2"/>
    <dgm:cxn modelId="{D8AB4AEF-C33D-4CE0-8AD1-E6F2122F7B6F}" type="presOf" srcId="{26A314DF-12B7-4E4B-A891-D2CCCAB89411}" destId="{C997BDBA-C790-46E4-86AA-6590F1C950B6}" srcOrd="1" destOrd="0" presId="urn:microsoft.com/office/officeart/2005/8/layout/lProcess2"/>
    <dgm:cxn modelId="{3E9EDF33-556A-4C00-BE55-6F45D46EE721}" type="presOf" srcId="{3D25D597-477E-4228-A5CE-5ED40BE24892}" destId="{AD296A9D-7BD9-4DC6-A72E-FE0661F0EADC}" srcOrd="0" destOrd="1" presId="urn:microsoft.com/office/officeart/2005/8/layout/lProcess2"/>
    <dgm:cxn modelId="{57D3F5EF-38F9-4F41-8728-536B229CA76B}" srcId="{46D2559C-1D32-4538-A572-614F48BAF2E0}" destId="{2A5BF518-3B88-43C5-AE6C-A529B4BBA776}" srcOrd="2" destOrd="0" parTransId="{2D9DEDB9-46B3-4979-833B-D916BA56EDB7}" sibTransId="{431B0596-9E23-4515-B9EE-865F0C9EDF36}"/>
    <dgm:cxn modelId="{F2112651-11A0-4475-BB92-2BDA1561CA8C}" type="presOf" srcId="{4DA05FE6-7AFF-4A02-AE1A-16F21798CE04}" destId="{A8CAFEBC-ABFD-4B02-A2E3-DC1842FC0AEC}" srcOrd="0" destOrd="3" presId="urn:microsoft.com/office/officeart/2005/8/layout/lProcess2"/>
    <dgm:cxn modelId="{94384FBC-88C5-4D10-9F1F-2BE15A382AC4}" srcId="{46D2559C-1D32-4538-A572-614F48BAF2E0}" destId="{6AF8CB23-140F-4BF4-B5AC-191DC031CEDF}" srcOrd="0" destOrd="0" parTransId="{9047B83A-34AC-48C1-BE06-782FD5979EC4}" sibTransId="{2A07937C-0FE2-439D-B32D-88E57BC5D92F}"/>
    <dgm:cxn modelId="{9E693BF2-EAF6-42AD-8FAB-50E95A98A561}" type="presOf" srcId="{80984163-296D-439B-AEB6-6A2E34FE1F00}" destId="{728EAEA7-84F7-476C-B910-D9189A0A8093}" srcOrd="0" destOrd="0" presId="urn:microsoft.com/office/officeart/2005/8/layout/lProcess2"/>
    <dgm:cxn modelId="{E8E55DDD-91E5-45DA-B562-D6E045DE1D9B}" srcId="{1E60C69F-53E8-48AC-88DE-D50E1726A1F9}" destId="{0FCFE305-7FDF-4121-9A19-4847B930E0A4}" srcOrd="2" destOrd="0" parTransId="{E3BE1CFB-A07C-4351-9098-FA533917BCAC}" sibTransId="{4850860E-FDEB-4C66-BF33-67471F2E3CF3}"/>
    <dgm:cxn modelId="{E0B9FA99-3A3E-4F94-A8DE-145EC031AFE4}" srcId="{A3F14993-153F-47BA-964E-54268AF2E21F}" destId="{58112D80-7647-4855-B486-DE4D745451AF}" srcOrd="0" destOrd="0" parTransId="{9CC8F3C8-271C-4848-90A9-6982C7649F7F}" sibTransId="{FDAB68DE-6920-41BC-9241-ACEA8C2FC3A1}"/>
    <dgm:cxn modelId="{B18DA50D-3BE6-4D60-8AD4-A48A4CD8C2B9}" srcId="{1E60C69F-53E8-48AC-88DE-D50E1726A1F9}" destId="{26A314DF-12B7-4E4B-A891-D2CCCAB89411}" srcOrd="4" destOrd="0" parTransId="{4C4CB6F8-258D-43C1-9732-39E16FAC749D}" sibTransId="{FBC5A58A-9B66-4275-B34C-9766A869AA2F}"/>
    <dgm:cxn modelId="{85FB1590-683A-4032-BF52-7B68279FA260}" srcId="{6AF8CB23-140F-4BF4-B5AC-191DC031CEDF}" destId="{E7A301FF-45A5-4CB8-A1D3-AFCEC94AE8D5}" srcOrd="0" destOrd="0" parTransId="{EA00E925-2A6E-4BA5-BC4B-1907A016C28C}" sibTransId="{049F7FA9-55B9-49CB-9397-24CA41DD0248}"/>
    <dgm:cxn modelId="{BE394036-432F-401C-8079-A0A564B423AD}" type="presOf" srcId="{BE815770-7CB1-4CA3-AB71-7FCAA9D6BAC3}" destId="{F10A362C-A91D-4A74-A348-CA7BC45D1750}" srcOrd="0" destOrd="0" presId="urn:microsoft.com/office/officeart/2005/8/layout/lProcess2"/>
    <dgm:cxn modelId="{8EF4E3C5-90C3-4F6B-9CAE-36FA2E7A3BF0}" type="presOf" srcId="{CB0CD200-2049-4686-B3A7-2E0F50F27418}" destId="{DD7B2598-D467-4156-B2E1-2D6DC8A992E7}" srcOrd="0" destOrd="0" presId="urn:microsoft.com/office/officeart/2005/8/layout/lProcess2"/>
    <dgm:cxn modelId="{C984C5F2-B677-45BE-8E9A-745A0A48270A}" type="presOf" srcId="{414F514A-5247-4E09-BAE3-E5D7C6C720DD}" destId="{4B2DD93D-DA16-4397-8F0F-B20B417F1607}" srcOrd="0" destOrd="0" presId="urn:microsoft.com/office/officeart/2005/8/layout/lProcess2"/>
    <dgm:cxn modelId="{0CDB5F2E-0B83-4E32-A026-68CA757415FD}" srcId="{A3F14993-153F-47BA-964E-54268AF2E21F}" destId="{BE815770-7CB1-4CA3-AB71-7FCAA9D6BAC3}" srcOrd="1" destOrd="0" parTransId="{DCAFE773-1CD0-414A-97BE-4B759C5CCEB8}" sibTransId="{6DED4AC4-DEE8-40C1-9920-362E6BF6A3EF}"/>
    <dgm:cxn modelId="{170DCF81-652B-49B5-A1BF-3DCB795F9569}" type="presOf" srcId="{C5D63993-86AB-41B9-B01C-A31E16BAC4DB}" destId="{24139C42-536D-433D-8A4F-FAEE25CAF71F}" srcOrd="0" destOrd="0" presId="urn:microsoft.com/office/officeart/2005/8/layout/lProcess2"/>
    <dgm:cxn modelId="{406006E3-ACDB-4C17-9131-65B6496109AD}" type="presOf" srcId="{1E60C69F-53E8-48AC-88DE-D50E1726A1F9}" destId="{FA3F1A5A-EBEC-45B6-B5A7-BBAA1712988D}" srcOrd="0" destOrd="0" presId="urn:microsoft.com/office/officeart/2005/8/layout/lProcess2"/>
    <dgm:cxn modelId="{4D08FD81-F11F-4FAB-B3E1-C661407E1093}" type="presOf" srcId="{E7A301FF-45A5-4CB8-A1D3-AFCEC94AE8D5}" destId="{A8CAFEBC-ABFD-4B02-A2E3-DC1842FC0AEC}" srcOrd="0" destOrd="1" presId="urn:microsoft.com/office/officeart/2005/8/layout/lProcess2"/>
    <dgm:cxn modelId="{DE71ECF9-E2D4-4B05-9E49-A81228C86882}" srcId="{23723C02-7671-41B2-82C0-7A4291FE69F5}" destId="{414F514A-5247-4E09-BAE3-E5D7C6C720DD}" srcOrd="1" destOrd="0" parTransId="{83261EBB-448E-482B-AD60-59A3D5D498D6}" sibTransId="{4DD19712-3F90-4E21-8D21-92DFC941B4FB}"/>
    <dgm:cxn modelId="{A79CC31E-3B31-4D9C-AA4F-42B936308787}" type="presParOf" srcId="{FA3F1A5A-EBEC-45B6-B5A7-BBAA1712988D}" destId="{58A313CC-691F-48C7-B5C5-F7DEA899F294}" srcOrd="0" destOrd="0" presId="urn:microsoft.com/office/officeart/2005/8/layout/lProcess2"/>
    <dgm:cxn modelId="{450E012B-8930-4369-8565-58938D63F224}" type="presParOf" srcId="{58A313CC-691F-48C7-B5C5-F7DEA899F294}" destId="{BE8896C0-9B4E-4471-9CB6-6E576D6E29B8}" srcOrd="0" destOrd="0" presId="urn:microsoft.com/office/officeart/2005/8/layout/lProcess2"/>
    <dgm:cxn modelId="{A613FEF9-2734-4943-96DF-A235383F70B3}" type="presParOf" srcId="{58A313CC-691F-48C7-B5C5-F7DEA899F294}" destId="{B87AC60D-D7C5-4E4B-899E-79216DBA7A52}" srcOrd="1" destOrd="0" presId="urn:microsoft.com/office/officeart/2005/8/layout/lProcess2"/>
    <dgm:cxn modelId="{314E942E-1878-43CF-A065-274201B551D2}" type="presParOf" srcId="{58A313CC-691F-48C7-B5C5-F7DEA899F294}" destId="{4E621397-5B27-4F12-B186-B3928DA0D849}" srcOrd="2" destOrd="0" presId="urn:microsoft.com/office/officeart/2005/8/layout/lProcess2"/>
    <dgm:cxn modelId="{0301CD8B-0346-44B8-BFDA-5089BBBC504F}" type="presParOf" srcId="{4E621397-5B27-4F12-B186-B3928DA0D849}" destId="{7F4EE09F-8637-44FF-A7A4-CD4B69C8DD5C}" srcOrd="0" destOrd="0" presId="urn:microsoft.com/office/officeart/2005/8/layout/lProcess2"/>
    <dgm:cxn modelId="{C628DE0F-C071-4204-9EBB-3027AE15ABF0}" type="presParOf" srcId="{7F4EE09F-8637-44FF-A7A4-CD4B69C8DD5C}" destId="{DAD35F94-6C3F-47BF-96EE-E36C69313349}" srcOrd="0" destOrd="0" presId="urn:microsoft.com/office/officeart/2005/8/layout/lProcess2"/>
    <dgm:cxn modelId="{A82E8821-5CF2-4899-A046-E6057FC89DA6}" type="presParOf" srcId="{7F4EE09F-8637-44FF-A7A4-CD4B69C8DD5C}" destId="{EFFBC869-BE08-4583-AB71-508FFC02E743}" srcOrd="1" destOrd="0" presId="urn:microsoft.com/office/officeart/2005/8/layout/lProcess2"/>
    <dgm:cxn modelId="{8C25C9C1-8349-46C2-B38C-DC9B5D48A558}" type="presParOf" srcId="{7F4EE09F-8637-44FF-A7A4-CD4B69C8DD5C}" destId="{4B2DD93D-DA16-4397-8F0F-B20B417F1607}" srcOrd="2" destOrd="0" presId="urn:microsoft.com/office/officeart/2005/8/layout/lProcess2"/>
    <dgm:cxn modelId="{CF24F619-FA93-403B-AD1F-E5A06A2EB42E}" type="presParOf" srcId="{7F4EE09F-8637-44FF-A7A4-CD4B69C8DD5C}" destId="{AEBB0A7D-AC45-4915-8954-AD3834C79098}" srcOrd="3" destOrd="0" presId="urn:microsoft.com/office/officeart/2005/8/layout/lProcess2"/>
    <dgm:cxn modelId="{BE5E9BCB-A6D9-43F8-B2FB-752AEDD09D55}" type="presParOf" srcId="{7F4EE09F-8637-44FF-A7A4-CD4B69C8DD5C}" destId="{3867D8B8-7BE6-46DD-A4B7-89705CBB9A6A}" srcOrd="4" destOrd="0" presId="urn:microsoft.com/office/officeart/2005/8/layout/lProcess2"/>
    <dgm:cxn modelId="{B5F583D1-9F69-401D-99A8-957B6A8C2FB3}" type="presParOf" srcId="{7F4EE09F-8637-44FF-A7A4-CD4B69C8DD5C}" destId="{1C880D6D-54C8-44EC-B242-F659410275D9}" srcOrd="5" destOrd="0" presId="urn:microsoft.com/office/officeart/2005/8/layout/lProcess2"/>
    <dgm:cxn modelId="{15127089-2656-4BD9-9391-4AB9FF7C1602}" type="presParOf" srcId="{7F4EE09F-8637-44FF-A7A4-CD4B69C8DD5C}" destId="{728EAEA7-84F7-476C-B910-D9189A0A8093}" srcOrd="6" destOrd="0" presId="urn:microsoft.com/office/officeart/2005/8/layout/lProcess2"/>
    <dgm:cxn modelId="{736C1757-B9E1-4337-A6B5-7FB5EB4A9EE9}" type="presParOf" srcId="{FA3F1A5A-EBEC-45B6-B5A7-BBAA1712988D}" destId="{DC9699E6-07E3-4594-8953-E35901B207E0}" srcOrd="1" destOrd="0" presId="urn:microsoft.com/office/officeart/2005/8/layout/lProcess2"/>
    <dgm:cxn modelId="{F9AD36EB-4DFE-4373-A804-D892621772ED}" type="presParOf" srcId="{FA3F1A5A-EBEC-45B6-B5A7-BBAA1712988D}" destId="{CEEF1954-A6C9-4EBE-9E14-E7D30039C75E}" srcOrd="2" destOrd="0" presId="urn:microsoft.com/office/officeart/2005/8/layout/lProcess2"/>
    <dgm:cxn modelId="{228AA413-4BCB-498A-AA3F-1888F9E31C0C}" type="presParOf" srcId="{CEEF1954-A6C9-4EBE-9E14-E7D30039C75E}" destId="{3D96B5C1-29CD-40BB-8820-35E50FA416DB}" srcOrd="0" destOrd="0" presId="urn:microsoft.com/office/officeart/2005/8/layout/lProcess2"/>
    <dgm:cxn modelId="{D5AB1D80-7F32-4A7B-ACC2-00A2FED3B169}" type="presParOf" srcId="{CEEF1954-A6C9-4EBE-9E14-E7D30039C75E}" destId="{E27039EC-FACE-4EDD-A356-9E7F6F217828}" srcOrd="1" destOrd="0" presId="urn:microsoft.com/office/officeart/2005/8/layout/lProcess2"/>
    <dgm:cxn modelId="{2E688CCA-5E2B-43C5-AC75-E4321F60088F}" type="presParOf" srcId="{CEEF1954-A6C9-4EBE-9E14-E7D30039C75E}" destId="{579D42AD-8751-49D8-8D75-79D15F4F64FB}" srcOrd="2" destOrd="0" presId="urn:microsoft.com/office/officeart/2005/8/layout/lProcess2"/>
    <dgm:cxn modelId="{B242746E-7CDF-4EED-9C0C-D6C4A58F5CF8}" type="presParOf" srcId="{579D42AD-8751-49D8-8D75-79D15F4F64FB}" destId="{DCA1A644-36E8-4EC3-B13C-F75339FDB19C}" srcOrd="0" destOrd="0" presId="urn:microsoft.com/office/officeart/2005/8/layout/lProcess2"/>
    <dgm:cxn modelId="{2156D421-D124-497D-9B17-4FA00EF4E90A}" type="presParOf" srcId="{DCA1A644-36E8-4EC3-B13C-F75339FDB19C}" destId="{C795E80E-FED3-4DEE-A85A-770FE80ADE91}" srcOrd="0" destOrd="0" presId="urn:microsoft.com/office/officeart/2005/8/layout/lProcess2"/>
    <dgm:cxn modelId="{66E686A5-6907-4A34-BE2C-1CAF693DD857}" type="presParOf" srcId="{DCA1A644-36E8-4EC3-B13C-F75339FDB19C}" destId="{D021AF81-9B7B-44B8-96C8-1E4DAEBB71D9}" srcOrd="1" destOrd="0" presId="urn:microsoft.com/office/officeart/2005/8/layout/lProcess2"/>
    <dgm:cxn modelId="{035382B6-6422-432A-8984-F8F4DF74BCBF}" type="presParOf" srcId="{DCA1A644-36E8-4EC3-B13C-F75339FDB19C}" destId="{F10A362C-A91D-4A74-A348-CA7BC45D1750}" srcOrd="2" destOrd="0" presId="urn:microsoft.com/office/officeart/2005/8/layout/lProcess2"/>
    <dgm:cxn modelId="{3B2B9841-41DC-41D6-A5D1-D9EF3D6CD0DE}" type="presParOf" srcId="{DCA1A644-36E8-4EC3-B13C-F75339FDB19C}" destId="{C8F49F7C-9338-49F5-8713-75944B88D03B}" srcOrd="3" destOrd="0" presId="urn:microsoft.com/office/officeart/2005/8/layout/lProcess2"/>
    <dgm:cxn modelId="{49637846-2D43-422B-97A0-E9ACAB131A07}" type="presParOf" srcId="{DCA1A644-36E8-4EC3-B13C-F75339FDB19C}" destId="{DD7B2598-D467-4156-B2E1-2D6DC8A992E7}" srcOrd="4" destOrd="0" presId="urn:microsoft.com/office/officeart/2005/8/layout/lProcess2"/>
    <dgm:cxn modelId="{918661EB-D253-411E-99AA-8D79A818AF0B}" type="presParOf" srcId="{FA3F1A5A-EBEC-45B6-B5A7-BBAA1712988D}" destId="{89E75F29-C0CA-4D96-891C-83A68EE073F7}" srcOrd="3" destOrd="0" presId="urn:microsoft.com/office/officeart/2005/8/layout/lProcess2"/>
    <dgm:cxn modelId="{B7142C85-F442-46B3-8FC1-532FE8425785}" type="presParOf" srcId="{FA3F1A5A-EBEC-45B6-B5A7-BBAA1712988D}" destId="{B8E96688-2CF5-433F-A1C1-DB160CF50331}" srcOrd="4" destOrd="0" presId="urn:microsoft.com/office/officeart/2005/8/layout/lProcess2"/>
    <dgm:cxn modelId="{11E15A10-CD5E-4B2B-BE1E-EA555DBD3350}" type="presParOf" srcId="{B8E96688-2CF5-433F-A1C1-DB160CF50331}" destId="{AFD33783-5F4D-4966-AA28-19A3E66C9B22}" srcOrd="0" destOrd="0" presId="urn:microsoft.com/office/officeart/2005/8/layout/lProcess2"/>
    <dgm:cxn modelId="{78BC25D2-5625-410C-BC77-D40F42E748C0}" type="presParOf" srcId="{B8E96688-2CF5-433F-A1C1-DB160CF50331}" destId="{2E967C39-8D60-4E0D-B8D0-64E011A44E46}" srcOrd="1" destOrd="0" presId="urn:microsoft.com/office/officeart/2005/8/layout/lProcess2"/>
    <dgm:cxn modelId="{E4955C17-708A-454A-BBD0-CF8B68ECEFF5}" type="presParOf" srcId="{B8E96688-2CF5-433F-A1C1-DB160CF50331}" destId="{7D32D56E-7837-4A2B-8F30-6164E05CF44C}" srcOrd="2" destOrd="0" presId="urn:microsoft.com/office/officeart/2005/8/layout/lProcess2"/>
    <dgm:cxn modelId="{9D8640C8-B839-4F42-98DF-C9910C5B039C}" type="presParOf" srcId="{7D32D56E-7837-4A2B-8F30-6164E05CF44C}" destId="{C4C729C3-5F7D-444D-82F0-5C91989AFA73}" srcOrd="0" destOrd="0" presId="urn:microsoft.com/office/officeart/2005/8/layout/lProcess2"/>
    <dgm:cxn modelId="{D48C8E1E-72FE-44AE-BCFA-A7BC26CF40A1}" type="presParOf" srcId="{C4C729C3-5F7D-444D-82F0-5C91989AFA73}" destId="{24139C42-536D-433D-8A4F-FAEE25CAF71F}" srcOrd="0" destOrd="0" presId="urn:microsoft.com/office/officeart/2005/8/layout/lProcess2"/>
    <dgm:cxn modelId="{07CBF21C-CF16-4FBD-B992-3F4DCBE8FD12}" type="presParOf" srcId="{C4C729C3-5F7D-444D-82F0-5C91989AFA73}" destId="{BFCF6FA1-0029-426B-83A8-1334EE6042BA}" srcOrd="1" destOrd="0" presId="urn:microsoft.com/office/officeart/2005/8/layout/lProcess2"/>
    <dgm:cxn modelId="{8A1337ED-41D4-4061-9D1C-75EF9B68F66A}" type="presParOf" srcId="{C4C729C3-5F7D-444D-82F0-5C91989AFA73}" destId="{6D28501D-5BCC-43D3-A28B-D78F75437FAF}" srcOrd="2" destOrd="0" presId="urn:microsoft.com/office/officeart/2005/8/layout/lProcess2"/>
    <dgm:cxn modelId="{F1EDA891-610C-4284-8CFE-0A6D6177E0AA}" type="presParOf" srcId="{FA3F1A5A-EBEC-45B6-B5A7-BBAA1712988D}" destId="{D42A59D6-C8F0-4A60-99AF-EEDA694F8281}" srcOrd="5" destOrd="0" presId="urn:microsoft.com/office/officeart/2005/8/layout/lProcess2"/>
    <dgm:cxn modelId="{3E26E2CB-A110-4088-9582-D67EFB420CEA}" type="presParOf" srcId="{FA3F1A5A-EBEC-45B6-B5A7-BBAA1712988D}" destId="{82094EBE-0B5A-4C39-A533-266AC95E2399}" srcOrd="6" destOrd="0" presId="urn:microsoft.com/office/officeart/2005/8/layout/lProcess2"/>
    <dgm:cxn modelId="{EE98ACF7-CEFF-4ADF-B1AC-84DAC327362B}" type="presParOf" srcId="{82094EBE-0B5A-4C39-A533-266AC95E2399}" destId="{B92513D3-B88B-4FE1-B726-2FDF262FF6DA}" srcOrd="0" destOrd="0" presId="urn:microsoft.com/office/officeart/2005/8/layout/lProcess2"/>
    <dgm:cxn modelId="{939DEE70-C0E5-4985-83E7-76529BA240AE}" type="presParOf" srcId="{82094EBE-0B5A-4C39-A533-266AC95E2399}" destId="{4296D3E8-5092-4EE7-B380-9D598DD1A897}" srcOrd="1" destOrd="0" presId="urn:microsoft.com/office/officeart/2005/8/layout/lProcess2"/>
    <dgm:cxn modelId="{2407C4BA-6035-429C-A2DC-8F1F5EB1FF4F}" type="presParOf" srcId="{82094EBE-0B5A-4C39-A533-266AC95E2399}" destId="{FABB4BB4-0FD0-41D7-939F-B94BD9368E48}" srcOrd="2" destOrd="0" presId="urn:microsoft.com/office/officeart/2005/8/layout/lProcess2"/>
    <dgm:cxn modelId="{6343EB59-7BEB-439D-90C9-CC10307329D4}" type="presParOf" srcId="{FABB4BB4-0FD0-41D7-939F-B94BD9368E48}" destId="{304B6A29-6221-4BB6-B6AE-B45723751D01}" srcOrd="0" destOrd="0" presId="urn:microsoft.com/office/officeart/2005/8/layout/lProcess2"/>
    <dgm:cxn modelId="{1A2375A8-B3C4-42DB-B652-490B35AB9953}" type="presParOf" srcId="{304B6A29-6221-4BB6-B6AE-B45723751D01}" destId="{A8CAFEBC-ABFD-4B02-A2E3-DC1842FC0AEC}" srcOrd="0" destOrd="0" presId="urn:microsoft.com/office/officeart/2005/8/layout/lProcess2"/>
    <dgm:cxn modelId="{F2379C6E-4097-4F76-9D82-FF65323661D7}" type="presParOf" srcId="{304B6A29-6221-4BB6-B6AE-B45723751D01}" destId="{AA597B00-B2A9-42DE-8A12-4603125EF49B}" srcOrd="1" destOrd="0" presId="urn:microsoft.com/office/officeart/2005/8/layout/lProcess2"/>
    <dgm:cxn modelId="{8DE99B10-C41C-4C6F-8BF3-2CF2A91364DF}" type="presParOf" srcId="{304B6A29-6221-4BB6-B6AE-B45723751D01}" destId="{AD296A9D-7BD9-4DC6-A72E-FE0661F0EADC}" srcOrd="2" destOrd="0" presId="urn:microsoft.com/office/officeart/2005/8/layout/lProcess2"/>
    <dgm:cxn modelId="{A969D542-A8A4-44E9-A9D8-2FE61F4B4BF0}" type="presParOf" srcId="{304B6A29-6221-4BB6-B6AE-B45723751D01}" destId="{238BBC34-9C4F-4810-A8C6-0821797295B3}" srcOrd="3" destOrd="0" presId="urn:microsoft.com/office/officeart/2005/8/layout/lProcess2"/>
    <dgm:cxn modelId="{CD5D827E-653A-403B-AB02-B6BED8E4D21E}" type="presParOf" srcId="{304B6A29-6221-4BB6-B6AE-B45723751D01}" destId="{55806251-F107-46E7-8EE5-949F47020EE4}" srcOrd="4" destOrd="0" presId="urn:microsoft.com/office/officeart/2005/8/layout/lProcess2"/>
    <dgm:cxn modelId="{85D9C759-9EB9-4C6D-8DCE-24D6D6DAEA66}" type="presParOf" srcId="{FA3F1A5A-EBEC-45B6-B5A7-BBAA1712988D}" destId="{649283A7-4471-4EB6-96D2-8B342375416C}" srcOrd="7" destOrd="0" presId="urn:microsoft.com/office/officeart/2005/8/layout/lProcess2"/>
    <dgm:cxn modelId="{46CBE03D-7292-4095-A1BB-40E831C20871}" type="presParOf" srcId="{FA3F1A5A-EBEC-45B6-B5A7-BBAA1712988D}" destId="{82A864E1-491A-4C2E-9828-E582A085BB1D}" srcOrd="8" destOrd="0" presId="urn:microsoft.com/office/officeart/2005/8/layout/lProcess2"/>
    <dgm:cxn modelId="{FF7CB556-855D-43AD-A62F-0267772A240E}" type="presParOf" srcId="{82A864E1-491A-4C2E-9828-E582A085BB1D}" destId="{4E3244BE-2B1F-4EED-BD70-80D2421DC976}" srcOrd="0" destOrd="0" presId="urn:microsoft.com/office/officeart/2005/8/layout/lProcess2"/>
    <dgm:cxn modelId="{83017BCA-F506-4B58-B727-2A894E043B25}" type="presParOf" srcId="{82A864E1-491A-4C2E-9828-E582A085BB1D}" destId="{C997BDBA-C790-46E4-86AA-6590F1C950B6}" srcOrd="1" destOrd="0" presId="urn:microsoft.com/office/officeart/2005/8/layout/lProcess2"/>
    <dgm:cxn modelId="{E58B0410-2979-4E9A-8E44-E8D1DE07B0FA}" type="presParOf" srcId="{82A864E1-491A-4C2E-9828-E582A085BB1D}" destId="{0EEE2B5A-020E-463C-BE7C-6D0BAB7EDA30}" srcOrd="2" destOrd="0" presId="urn:microsoft.com/office/officeart/2005/8/layout/lProcess2"/>
    <dgm:cxn modelId="{2E4254DF-347D-4138-9F97-D1F46EB80B01}" type="presParOf" srcId="{0EEE2B5A-020E-463C-BE7C-6D0BAB7EDA30}" destId="{4EF50789-C077-48DB-82B6-64124ADA0CDD}" srcOrd="0" destOrd="0" presId="urn:microsoft.com/office/officeart/2005/8/layout/lProcess2"/>
    <dgm:cxn modelId="{DB0BE792-037B-4B11-8D17-C9E7AEEC44D9}" type="presParOf" srcId="{4EF50789-C077-48DB-82B6-64124ADA0CDD}" destId="{4B2AF897-590E-48D2-95D8-B6671DBF1AF2}" srcOrd="0" destOrd="0" presId="urn:microsoft.com/office/officeart/2005/8/layout/lProcess2"/>
    <dgm:cxn modelId="{3E4DDD7C-B599-4CD9-8B8C-C0E9253BB324}" type="presParOf" srcId="{4EF50789-C077-48DB-82B6-64124ADA0CDD}" destId="{2A975BFF-B432-488B-9AA0-7BDA52F8D5A9}" srcOrd="1" destOrd="0" presId="urn:microsoft.com/office/officeart/2005/8/layout/lProcess2"/>
    <dgm:cxn modelId="{0B8D2C82-F16B-44C1-B2E4-36AADF739D5B}" type="presParOf" srcId="{4EF50789-C077-48DB-82B6-64124ADA0CDD}" destId="{2883EA21-7A79-404A-915D-92ADDE7CC133}" srcOrd="2" destOrd="0" presId="urn:microsoft.com/office/officeart/2005/8/layout/lProcess2"/>
    <dgm:cxn modelId="{2B7F5AE9-1E34-45C8-8480-49F56E435C5E}" type="presParOf" srcId="{4EF50789-C077-48DB-82B6-64124ADA0CDD}" destId="{8174FE1C-38CB-4507-95B7-D81EE663A583}" srcOrd="3" destOrd="0" presId="urn:microsoft.com/office/officeart/2005/8/layout/lProcess2"/>
    <dgm:cxn modelId="{7B3E81B3-F78B-4EE9-B646-538DE9FF3839}" type="presParOf" srcId="{4EF50789-C077-48DB-82B6-64124ADA0CDD}" destId="{1FC90346-5C90-47DE-8338-1D919620C0A6}" srcOrd="4" destOrd="0" presId="urn:microsoft.com/office/officeart/2005/8/layout/lProcess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8896C0-9B4E-4471-9CB6-6E576D6E29B8}">
      <dsp:nvSpPr>
        <dsp:cNvPr id="0" name=""/>
        <dsp:cNvSpPr/>
      </dsp:nvSpPr>
      <dsp:spPr>
        <a:xfrm>
          <a:off x="3054" y="0"/>
          <a:ext cx="1071757" cy="54102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t>1. Introdução</a:t>
          </a:r>
        </a:p>
      </dsp:txBody>
      <dsp:txXfrm>
        <a:off x="3054" y="0"/>
        <a:ext cx="1071757" cy="1623060"/>
      </dsp:txXfrm>
    </dsp:sp>
    <dsp:sp modelId="{DAD35F94-6C3F-47BF-96EE-E36C69313349}">
      <dsp:nvSpPr>
        <dsp:cNvPr id="0" name=""/>
        <dsp:cNvSpPr/>
      </dsp:nvSpPr>
      <dsp:spPr>
        <a:xfrm>
          <a:off x="110230" y="1623192"/>
          <a:ext cx="857406" cy="7881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Questão de Pesquisa</a:t>
          </a:r>
        </a:p>
      </dsp:txBody>
      <dsp:txXfrm>
        <a:off x="133314" y="1646276"/>
        <a:ext cx="811238" cy="741982"/>
      </dsp:txXfrm>
    </dsp:sp>
    <dsp:sp modelId="{4B2DD93D-DA16-4397-8F0F-B20B417F1607}">
      <dsp:nvSpPr>
        <dsp:cNvPr id="0" name=""/>
        <dsp:cNvSpPr/>
      </dsp:nvSpPr>
      <dsp:spPr>
        <a:xfrm>
          <a:off x="110230" y="2532597"/>
          <a:ext cx="857406" cy="7881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Objetivos</a:t>
          </a:r>
        </a:p>
      </dsp:txBody>
      <dsp:txXfrm>
        <a:off x="133314" y="2555681"/>
        <a:ext cx="811238" cy="741982"/>
      </dsp:txXfrm>
    </dsp:sp>
    <dsp:sp modelId="{3867D8B8-7BE6-46DD-A4B7-89705CBB9A6A}">
      <dsp:nvSpPr>
        <dsp:cNvPr id="0" name=""/>
        <dsp:cNvSpPr/>
      </dsp:nvSpPr>
      <dsp:spPr>
        <a:xfrm>
          <a:off x="110230" y="3442001"/>
          <a:ext cx="857406" cy="7881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Justificativas</a:t>
          </a:r>
        </a:p>
      </dsp:txBody>
      <dsp:txXfrm>
        <a:off x="133314" y="3465085"/>
        <a:ext cx="811238" cy="741982"/>
      </dsp:txXfrm>
    </dsp:sp>
    <dsp:sp modelId="{728EAEA7-84F7-476C-B910-D9189A0A8093}">
      <dsp:nvSpPr>
        <dsp:cNvPr id="0" name=""/>
        <dsp:cNvSpPr/>
      </dsp:nvSpPr>
      <dsp:spPr>
        <a:xfrm>
          <a:off x="110230" y="4351406"/>
          <a:ext cx="857406" cy="7881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Estrutura do Trabalho</a:t>
          </a:r>
        </a:p>
      </dsp:txBody>
      <dsp:txXfrm>
        <a:off x="133314" y="4374490"/>
        <a:ext cx="811238" cy="741982"/>
      </dsp:txXfrm>
    </dsp:sp>
    <dsp:sp modelId="{3D96B5C1-29CD-40BB-8820-35E50FA416DB}">
      <dsp:nvSpPr>
        <dsp:cNvPr id="0" name=""/>
        <dsp:cNvSpPr/>
      </dsp:nvSpPr>
      <dsp:spPr>
        <a:xfrm>
          <a:off x="1155193" y="0"/>
          <a:ext cx="1071757" cy="54102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t>2. Fundamentação Teórica</a:t>
          </a:r>
        </a:p>
      </dsp:txBody>
      <dsp:txXfrm>
        <a:off x="1155193" y="0"/>
        <a:ext cx="1071757" cy="1623060"/>
      </dsp:txXfrm>
    </dsp:sp>
    <dsp:sp modelId="{C795E80E-FED3-4DEE-A85A-770FE80ADE91}">
      <dsp:nvSpPr>
        <dsp:cNvPr id="0" name=""/>
        <dsp:cNvSpPr/>
      </dsp:nvSpPr>
      <dsp:spPr>
        <a:xfrm>
          <a:off x="1262369" y="1623522"/>
          <a:ext cx="857406"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Deep Uncertainty</a:t>
          </a:r>
        </a:p>
      </dsp:txBody>
      <dsp:txXfrm>
        <a:off x="1287482" y="1648635"/>
        <a:ext cx="807180" cy="1012661"/>
      </dsp:txXfrm>
    </dsp:sp>
    <dsp:sp modelId="{F10A362C-A91D-4A74-A348-CA7BC45D1750}">
      <dsp:nvSpPr>
        <dsp:cNvPr id="0" name=""/>
        <dsp:cNvSpPr/>
      </dsp:nvSpPr>
      <dsp:spPr>
        <a:xfrm>
          <a:off x="1262369" y="2849931"/>
          <a:ext cx="857406"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Modelagem Exploratória</a:t>
          </a:r>
        </a:p>
      </dsp:txBody>
      <dsp:txXfrm>
        <a:off x="1287482" y="2875044"/>
        <a:ext cx="807180" cy="1012661"/>
      </dsp:txXfrm>
    </dsp:sp>
    <dsp:sp modelId="{DD7B2598-D467-4156-B2E1-2D6DC8A992E7}">
      <dsp:nvSpPr>
        <dsp:cNvPr id="0" name=""/>
        <dsp:cNvSpPr/>
      </dsp:nvSpPr>
      <dsp:spPr>
        <a:xfrm>
          <a:off x="1262369" y="4076340"/>
          <a:ext cx="857406"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RDM - Robust Decision Making</a:t>
          </a:r>
        </a:p>
      </dsp:txBody>
      <dsp:txXfrm>
        <a:off x="1287482" y="4101453"/>
        <a:ext cx="807180" cy="1012661"/>
      </dsp:txXfrm>
    </dsp:sp>
    <dsp:sp modelId="{AFD33783-5F4D-4966-AA28-19A3E66C9B22}">
      <dsp:nvSpPr>
        <dsp:cNvPr id="0" name=""/>
        <dsp:cNvSpPr/>
      </dsp:nvSpPr>
      <dsp:spPr>
        <a:xfrm>
          <a:off x="2307333" y="0"/>
          <a:ext cx="1071757" cy="54102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t>3. Método de Pesquisa</a:t>
          </a:r>
        </a:p>
      </dsp:txBody>
      <dsp:txXfrm>
        <a:off x="2307333" y="0"/>
        <a:ext cx="1071757" cy="1623060"/>
      </dsp:txXfrm>
    </dsp:sp>
    <dsp:sp modelId="{24139C42-536D-433D-8A4F-FAEE25CAF71F}">
      <dsp:nvSpPr>
        <dsp:cNvPr id="0" name=""/>
        <dsp:cNvSpPr/>
      </dsp:nvSpPr>
      <dsp:spPr>
        <a:xfrm>
          <a:off x="2414509" y="1624645"/>
          <a:ext cx="857406" cy="163124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Delineamento da Pesquisa</a:t>
          </a:r>
        </a:p>
      </dsp:txBody>
      <dsp:txXfrm>
        <a:off x="2439622" y="1649758"/>
        <a:ext cx="807180" cy="1581023"/>
      </dsp:txXfrm>
    </dsp:sp>
    <dsp:sp modelId="{6D28501D-5BCC-43D3-A28B-D78F75437FAF}">
      <dsp:nvSpPr>
        <dsp:cNvPr id="0" name=""/>
        <dsp:cNvSpPr/>
      </dsp:nvSpPr>
      <dsp:spPr>
        <a:xfrm>
          <a:off x="2414509" y="3506855"/>
          <a:ext cx="857406" cy="163124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Método de Trabalho</a:t>
          </a:r>
        </a:p>
      </dsp:txBody>
      <dsp:txXfrm>
        <a:off x="2439622" y="3531968"/>
        <a:ext cx="807180" cy="1581023"/>
      </dsp:txXfrm>
    </dsp:sp>
    <dsp:sp modelId="{B92513D3-B88B-4FE1-B726-2FDF262FF6DA}">
      <dsp:nvSpPr>
        <dsp:cNvPr id="0" name=""/>
        <dsp:cNvSpPr/>
      </dsp:nvSpPr>
      <dsp:spPr>
        <a:xfrm>
          <a:off x="3459473" y="0"/>
          <a:ext cx="1071757" cy="54102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t>4. Aplicação e Avaliação do RDM</a:t>
          </a:r>
        </a:p>
      </dsp:txBody>
      <dsp:txXfrm>
        <a:off x="3459473" y="0"/>
        <a:ext cx="1071757" cy="1623060"/>
      </dsp:txXfrm>
    </dsp:sp>
    <dsp:sp modelId="{A8CAFEBC-ABFD-4B02-A2E3-DC1842FC0AEC}">
      <dsp:nvSpPr>
        <dsp:cNvPr id="0" name=""/>
        <dsp:cNvSpPr/>
      </dsp:nvSpPr>
      <dsp:spPr>
        <a:xfrm>
          <a:off x="3566649" y="1623522"/>
          <a:ext cx="857406"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t" anchorCtr="0">
          <a:noAutofit/>
        </a:bodyPr>
        <a:lstStyle/>
        <a:p>
          <a:pPr marL="0" lvl="0" indent="0" algn="l" defTabSz="355600">
            <a:lnSpc>
              <a:spcPct val="90000"/>
            </a:lnSpc>
            <a:spcBef>
              <a:spcPct val="0"/>
            </a:spcBef>
            <a:spcAft>
              <a:spcPct val="35000"/>
            </a:spcAft>
            <a:buNone/>
          </a:pPr>
          <a:r>
            <a:rPr lang="pt-BR" sz="800" kern="1200"/>
            <a:t>Análise RDM</a:t>
          </a:r>
        </a:p>
        <a:p>
          <a:pPr marL="57150" lvl="1" indent="-57150" algn="l" defTabSz="266700">
            <a:lnSpc>
              <a:spcPct val="90000"/>
            </a:lnSpc>
            <a:spcBef>
              <a:spcPct val="0"/>
            </a:spcBef>
            <a:spcAft>
              <a:spcPct val="15000"/>
            </a:spcAft>
            <a:buChar char="•"/>
          </a:pPr>
          <a:r>
            <a:rPr lang="pt-BR" sz="600" kern="1200"/>
            <a:t>Estruturação da Situação (XLRM)</a:t>
          </a:r>
        </a:p>
        <a:p>
          <a:pPr marL="57150" lvl="1" indent="-57150" algn="l" defTabSz="266700">
            <a:lnSpc>
              <a:spcPct val="90000"/>
            </a:lnSpc>
            <a:spcBef>
              <a:spcPct val="0"/>
            </a:spcBef>
            <a:spcAft>
              <a:spcPct val="15000"/>
            </a:spcAft>
            <a:buChar char="•"/>
          </a:pPr>
          <a:r>
            <a:rPr lang="pt-BR" sz="600" kern="1200"/>
            <a:t>Projeto do Modelo</a:t>
          </a:r>
        </a:p>
        <a:p>
          <a:pPr marL="57150" lvl="1" indent="-57150" algn="l" defTabSz="266700">
            <a:lnSpc>
              <a:spcPct val="90000"/>
            </a:lnSpc>
            <a:spcBef>
              <a:spcPct val="0"/>
            </a:spcBef>
            <a:spcAft>
              <a:spcPct val="15000"/>
            </a:spcAft>
            <a:buChar char="•"/>
          </a:pPr>
          <a:r>
            <a:rPr lang="pt-BR" sz="600" kern="1200"/>
            <a:t>Geração de Casos</a:t>
          </a:r>
        </a:p>
        <a:p>
          <a:pPr marL="57150" lvl="1" indent="-57150" algn="l" defTabSz="266700">
            <a:lnSpc>
              <a:spcPct val="90000"/>
            </a:lnSpc>
            <a:spcBef>
              <a:spcPct val="0"/>
            </a:spcBef>
            <a:spcAft>
              <a:spcPct val="15000"/>
            </a:spcAft>
            <a:buChar char="•"/>
          </a:pPr>
          <a:r>
            <a:rPr lang="pt-BR" sz="600" kern="1200"/>
            <a:t>Análise de Robustez das Decisões</a:t>
          </a:r>
        </a:p>
        <a:p>
          <a:pPr marL="57150" lvl="1" indent="-57150" algn="l" defTabSz="266700">
            <a:lnSpc>
              <a:spcPct val="90000"/>
            </a:lnSpc>
            <a:spcBef>
              <a:spcPct val="0"/>
            </a:spcBef>
            <a:spcAft>
              <a:spcPct val="15000"/>
            </a:spcAft>
            <a:buChar char="•"/>
          </a:pPr>
          <a:r>
            <a:rPr lang="pt-BR" sz="600" kern="1200"/>
            <a:t>Análise de Tradeoffs</a:t>
          </a:r>
        </a:p>
      </dsp:txBody>
      <dsp:txXfrm>
        <a:off x="3591762" y="1648635"/>
        <a:ext cx="807180" cy="1012661"/>
      </dsp:txXfrm>
    </dsp:sp>
    <dsp:sp modelId="{AD296A9D-7BD9-4DC6-A72E-FE0661F0EADC}">
      <dsp:nvSpPr>
        <dsp:cNvPr id="0" name=""/>
        <dsp:cNvSpPr/>
      </dsp:nvSpPr>
      <dsp:spPr>
        <a:xfrm>
          <a:off x="3566649" y="2849931"/>
          <a:ext cx="857406"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t" anchorCtr="0">
          <a:noAutofit/>
        </a:bodyPr>
        <a:lstStyle/>
        <a:p>
          <a:pPr marL="0" lvl="0" indent="0" algn="l" defTabSz="355600">
            <a:lnSpc>
              <a:spcPct val="90000"/>
            </a:lnSpc>
            <a:spcBef>
              <a:spcPct val="0"/>
            </a:spcBef>
            <a:spcAft>
              <a:spcPct val="35000"/>
            </a:spcAft>
            <a:buNone/>
          </a:pPr>
          <a:r>
            <a:rPr lang="pt-BR" sz="800" kern="1200"/>
            <a:t>Discussão da Análise</a:t>
          </a:r>
        </a:p>
        <a:p>
          <a:pPr marL="57150" lvl="1" indent="-57150" algn="l" defTabSz="266700">
            <a:lnSpc>
              <a:spcPct val="90000"/>
            </a:lnSpc>
            <a:spcBef>
              <a:spcPct val="0"/>
            </a:spcBef>
            <a:spcAft>
              <a:spcPct val="15000"/>
            </a:spcAft>
            <a:buChar char="•"/>
          </a:pPr>
          <a:r>
            <a:rPr lang="pt-BR" sz="600" kern="1200"/>
            <a:t>Heurísticas Contingenciais</a:t>
          </a:r>
        </a:p>
        <a:p>
          <a:pPr marL="57150" lvl="1" indent="-57150" algn="l" defTabSz="266700">
            <a:lnSpc>
              <a:spcPct val="90000"/>
            </a:lnSpc>
            <a:spcBef>
              <a:spcPct val="0"/>
            </a:spcBef>
            <a:spcAft>
              <a:spcPct val="15000"/>
            </a:spcAft>
            <a:buChar char="•"/>
          </a:pPr>
          <a:r>
            <a:rPr lang="pt-BR" sz="600" kern="1200"/>
            <a:t>Heurísticas Construtivas</a:t>
          </a:r>
        </a:p>
      </dsp:txBody>
      <dsp:txXfrm>
        <a:off x="3591762" y="2875044"/>
        <a:ext cx="807180" cy="1012661"/>
      </dsp:txXfrm>
    </dsp:sp>
    <dsp:sp modelId="{55806251-F107-46E7-8EE5-949F47020EE4}">
      <dsp:nvSpPr>
        <dsp:cNvPr id="0" name=""/>
        <dsp:cNvSpPr/>
      </dsp:nvSpPr>
      <dsp:spPr>
        <a:xfrm>
          <a:off x="3566649" y="4076340"/>
          <a:ext cx="857406"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t" anchorCtr="0">
          <a:noAutofit/>
        </a:bodyPr>
        <a:lstStyle/>
        <a:p>
          <a:pPr marL="0" lvl="0" indent="0" algn="l" defTabSz="355600">
            <a:lnSpc>
              <a:spcPct val="90000"/>
            </a:lnSpc>
            <a:spcBef>
              <a:spcPct val="0"/>
            </a:spcBef>
            <a:spcAft>
              <a:spcPct val="35000"/>
            </a:spcAft>
            <a:buNone/>
          </a:pPr>
          <a:r>
            <a:rPr lang="pt-BR" sz="800" kern="1200"/>
            <a:t>Avaliação</a:t>
          </a:r>
        </a:p>
        <a:p>
          <a:pPr marL="57150" lvl="1" indent="-57150" algn="l" defTabSz="266700">
            <a:lnSpc>
              <a:spcPct val="90000"/>
            </a:lnSpc>
            <a:spcBef>
              <a:spcPct val="0"/>
            </a:spcBef>
            <a:spcAft>
              <a:spcPct val="15000"/>
            </a:spcAft>
            <a:buChar char="•"/>
          </a:pPr>
          <a:r>
            <a:rPr lang="pt-BR" sz="600" kern="1200"/>
            <a:t>Avaliação da Aplicação do Método</a:t>
          </a:r>
        </a:p>
        <a:p>
          <a:pPr marL="57150" lvl="1" indent="-57150" algn="l" defTabSz="266700">
            <a:lnSpc>
              <a:spcPct val="90000"/>
            </a:lnSpc>
            <a:spcBef>
              <a:spcPct val="0"/>
            </a:spcBef>
            <a:spcAft>
              <a:spcPct val="15000"/>
            </a:spcAft>
            <a:buChar char="•"/>
          </a:pPr>
          <a:r>
            <a:rPr lang="pt-BR" sz="600" kern="1200"/>
            <a:t>Avaliação do Método</a:t>
          </a:r>
        </a:p>
      </dsp:txBody>
      <dsp:txXfrm>
        <a:off x="3591762" y="4101453"/>
        <a:ext cx="807180" cy="1012661"/>
      </dsp:txXfrm>
    </dsp:sp>
    <dsp:sp modelId="{4E3244BE-2B1F-4EED-BD70-80D2421DC976}">
      <dsp:nvSpPr>
        <dsp:cNvPr id="0" name=""/>
        <dsp:cNvSpPr/>
      </dsp:nvSpPr>
      <dsp:spPr>
        <a:xfrm>
          <a:off x="4611612" y="0"/>
          <a:ext cx="1071757" cy="54102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t>5. Conclusão</a:t>
          </a:r>
        </a:p>
      </dsp:txBody>
      <dsp:txXfrm>
        <a:off x="4611612" y="0"/>
        <a:ext cx="1071757" cy="1623060"/>
      </dsp:txXfrm>
    </dsp:sp>
    <dsp:sp modelId="{4B2AF897-590E-48D2-95D8-B6671DBF1AF2}">
      <dsp:nvSpPr>
        <dsp:cNvPr id="0" name=""/>
        <dsp:cNvSpPr/>
      </dsp:nvSpPr>
      <dsp:spPr>
        <a:xfrm>
          <a:off x="4718788" y="1623522"/>
          <a:ext cx="857406"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Contribuições do Trabalho</a:t>
          </a:r>
        </a:p>
      </dsp:txBody>
      <dsp:txXfrm>
        <a:off x="4743901" y="1648635"/>
        <a:ext cx="807180" cy="1012661"/>
      </dsp:txXfrm>
    </dsp:sp>
    <dsp:sp modelId="{2883EA21-7A79-404A-915D-92ADDE7CC133}">
      <dsp:nvSpPr>
        <dsp:cNvPr id="0" name=""/>
        <dsp:cNvSpPr/>
      </dsp:nvSpPr>
      <dsp:spPr>
        <a:xfrm>
          <a:off x="4718788" y="2849931"/>
          <a:ext cx="857406"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Limitações</a:t>
          </a:r>
        </a:p>
      </dsp:txBody>
      <dsp:txXfrm>
        <a:off x="4743901" y="2875044"/>
        <a:ext cx="807180" cy="1012661"/>
      </dsp:txXfrm>
    </dsp:sp>
    <dsp:sp modelId="{1FC90346-5C90-47DE-8338-1D919620C0A6}">
      <dsp:nvSpPr>
        <dsp:cNvPr id="0" name=""/>
        <dsp:cNvSpPr/>
      </dsp:nvSpPr>
      <dsp:spPr>
        <a:xfrm>
          <a:off x="4718788" y="4076340"/>
          <a:ext cx="857406"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Trabalhos Futuros</a:t>
          </a:r>
        </a:p>
      </dsp:txBody>
      <dsp:txXfrm>
        <a:off x="4743901" y="4101453"/>
        <a:ext cx="807180" cy="1012661"/>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21C02E-C13B-419F-9630-F9AC7B71B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16233</TotalTime>
  <Pages>88</Pages>
  <Words>158188</Words>
  <Characters>854218</Characters>
  <Application>Microsoft Office Word</Application>
  <DocSecurity>0</DocSecurity>
  <Lines>7118</Lines>
  <Paragraphs>2020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1010386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Lima</dc:creator>
  <cp:keywords/>
  <dc:description/>
  <cp:lastModifiedBy>Pedro Lima</cp:lastModifiedBy>
  <cp:revision>1728</cp:revision>
  <cp:lastPrinted>2017-04-07T20:05:00Z</cp:lastPrinted>
  <dcterms:created xsi:type="dcterms:W3CDTF">2016-11-28T16:25:00Z</dcterms:created>
  <dcterms:modified xsi:type="dcterms:W3CDTF">2017-04-29T22:49:00Z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de84a397-ef48-3377-aa3b-156061da1433</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http://www.zotero.org/styles/associacao-brasileira-de-normas-tecnicas</vt:lpwstr>
  </property>
  <property fmtid="{D5CDD505-2E9C-101B-9397-08002B2CF9AE}" pid="12" name="Mendeley Recent Style Name 3_1">
    <vt:lpwstr>Associação Brasileira de Normas Técnicas (Portuguese - Brazil)</vt:lpwstr>
  </property>
  <property fmtid="{D5CDD505-2E9C-101B-9397-08002B2CF9AE}" pid="13" name="Mendeley Recent Style Id 4_1">
    <vt:lpwstr>http://www.zotero.org/styles/associacao-brasileira-de-normas-tecnicas-ufrgs</vt:lpwstr>
  </property>
  <property fmtid="{D5CDD505-2E9C-101B-9397-08002B2CF9AE}" pid="14" name="Mendeley Recent Style Name 4_1">
    <vt:lpwstr>Associação Brasileira de Normas Técnicas - Universidade Federal do Rio Grande do Sul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16th edition (author-date)</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(author-date)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7th edition</vt:lpwstr>
  </property>
</Properties>
</file>